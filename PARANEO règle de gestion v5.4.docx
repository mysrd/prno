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45FE" w:rsidRPr="0022162D" w:rsidRDefault="004145FE" w:rsidP="00C169B9">
      <w:pPr>
        <w:jc w:val="center"/>
        <w:rPr>
          <w:rFonts w:asciiTheme="minorHAnsi" w:hAnsiTheme="minorHAnsi" w:cstheme="minorHAnsi"/>
          <w:b/>
          <w:sz w:val="28"/>
          <w:szCs w:val="28"/>
        </w:rPr>
      </w:pPr>
    </w:p>
    <w:p w:rsidR="004145FE" w:rsidRPr="004E2387" w:rsidRDefault="004145FE" w:rsidP="00C169B9">
      <w:pPr>
        <w:jc w:val="center"/>
        <w:rPr>
          <w:rFonts w:asciiTheme="minorHAnsi" w:hAnsiTheme="minorHAnsi" w:cstheme="minorHAnsi"/>
          <w:sz w:val="28"/>
          <w:szCs w:val="28"/>
        </w:rPr>
      </w:pPr>
    </w:p>
    <w:p w:rsidR="004145FE" w:rsidRPr="004E2387" w:rsidRDefault="004145FE" w:rsidP="00C169B9">
      <w:pPr>
        <w:jc w:val="center"/>
        <w:rPr>
          <w:rFonts w:asciiTheme="minorHAnsi" w:hAnsiTheme="minorHAnsi" w:cstheme="minorHAnsi"/>
          <w:sz w:val="28"/>
          <w:szCs w:val="28"/>
        </w:rPr>
      </w:pPr>
    </w:p>
    <w:p w:rsidR="004145FE" w:rsidRPr="004E2387" w:rsidRDefault="004145FE" w:rsidP="00C169B9">
      <w:pPr>
        <w:jc w:val="center"/>
        <w:rPr>
          <w:rFonts w:asciiTheme="minorHAnsi" w:hAnsiTheme="minorHAnsi" w:cstheme="minorHAnsi"/>
          <w:sz w:val="28"/>
          <w:szCs w:val="28"/>
        </w:rPr>
      </w:pPr>
    </w:p>
    <w:p w:rsidR="004145FE" w:rsidRPr="004E2387" w:rsidRDefault="004145FE" w:rsidP="00C169B9">
      <w:pPr>
        <w:jc w:val="center"/>
        <w:rPr>
          <w:rFonts w:asciiTheme="minorHAnsi" w:hAnsiTheme="minorHAnsi" w:cstheme="minorHAnsi"/>
          <w:sz w:val="28"/>
          <w:szCs w:val="28"/>
        </w:rPr>
      </w:pPr>
    </w:p>
    <w:p w:rsidR="00B11CD8" w:rsidRPr="002E1FC6" w:rsidRDefault="00B11CD8" w:rsidP="00C169B9">
      <w:pPr>
        <w:jc w:val="center"/>
        <w:rPr>
          <w:rFonts w:asciiTheme="minorHAnsi" w:hAnsiTheme="minorHAnsi" w:cstheme="minorHAnsi"/>
          <w:b/>
          <w:sz w:val="28"/>
          <w:szCs w:val="28"/>
        </w:rPr>
      </w:pPr>
    </w:p>
    <w:p w:rsidR="004145FE" w:rsidRPr="004E2387" w:rsidRDefault="004145FE" w:rsidP="00C169B9">
      <w:pPr>
        <w:jc w:val="center"/>
        <w:rPr>
          <w:rFonts w:asciiTheme="minorHAnsi" w:hAnsiTheme="minorHAnsi" w:cstheme="minorHAnsi"/>
          <w:sz w:val="28"/>
          <w:szCs w:val="28"/>
        </w:rPr>
      </w:pPr>
    </w:p>
    <w:p w:rsidR="004145FE" w:rsidRPr="004E2387" w:rsidRDefault="004145FE" w:rsidP="00C169B9">
      <w:pPr>
        <w:jc w:val="center"/>
        <w:rPr>
          <w:rFonts w:asciiTheme="minorHAnsi" w:hAnsiTheme="minorHAnsi" w:cstheme="minorHAnsi"/>
          <w:sz w:val="28"/>
          <w:szCs w:val="28"/>
        </w:rPr>
      </w:pPr>
    </w:p>
    <w:p w:rsidR="004145FE" w:rsidRPr="004E2387" w:rsidRDefault="004145FE" w:rsidP="00C169B9">
      <w:pPr>
        <w:jc w:val="center"/>
        <w:rPr>
          <w:rFonts w:asciiTheme="minorHAnsi" w:hAnsiTheme="minorHAnsi" w:cstheme="minorHAnsi"/>
          <w:sz w:val="28"/>
          <w:szCs w:val="28"/>
        </w:rPr>
      </w:pPr>
    </w:p>
    <w:p w:rsidR="004145FE" w:rsidRPr="004E2387" w:rsidRDefault="004145FE" w:rsidP="00C169B9">
      <w:pPr>
        <w:jc w:val="center"/>
        <w:rPr>
          <w:rFonts w:asciiTheme="minorHAnsi" w:hAnsiTheme="minorHAnsi" w:cstheme="minorHAnsi"/>
          <w:sz w:val="28"/>
          <w:szCs w:val="28"/>
        </w:rPr>
      </w:pPr>
    </w:p>
    <w:p w:rsidR="009C05C6" w:rsidRPr="004E2387" w:rsidRDefault="009C05C6" w:rsidP="00C169B9">
      <w:pPr>
        <w:jc w:val="center"/>
        <w:rPr>
          <w:rFonts w:asciiTheme="minorHAnsi" w:hAnsiTheme="minorHAnsi" w:cstheme="minorHAnsi"/>
          <w:sz w:val="28"/>
          <w:szCs w:val="28"/>
        </w:rPr>
      </w:pPr>
      <w:r w:rsidRPr="004E2387">
        <w:rPr>
          <w:rFonts w:asciiTheme="minorHAnsi" w:hAnsiTheme="minorHAnsi" w:cstheme="minorHAnsi"/>
          <w:sz w:val="28"/>
          <w:szCs w:val="28"/>
        </w:rPr>
        <w:t>PARANEO</w:t>
      </w:r>
    </w:p>
    <w:p w:rsidR="009C05C6" w:rsidRPr="004E2387" w:rsidRDefault="009C05C6" w:rsidP="00C169B9">
      <w:pPr>
        <w:jc w:val="center"/>
        <w:rPr>
          <w:rFonts w:asciiTheme="minorHAnsi" w:hAnsiTheme="minorHAnsi" w:cstheme="minorHAnsi"/>
          <w:sz w:val="28"/>
          <w:szCs w:val="28"/>
        </w:rPr>
      </w:pPr>
    </w:p>
    <w:p w:rsidR="004F36B7" w:rsidRDefault="002036FB" w:rsidP="00C169B9">
      <w:pPr>
        <w:jc w:val="center"/>
        <w:rPr>
          <w:rFonts w:asciiTheme="minorHAnsi" w:hAnsiTheme="minorHAnsi" w:cstheme="minorHAnsi"/>
          <w:sz w:val="28"/>
          <w:szCs w:val="28"/>
        </w:rPr>
      </w:pPr>
      <w:r>
        <w:rPr>
          <w:rFonts w:asciiTheme="minorHAnsi" w:hAnsiTheme="minorHAnsi" w:cstheme="minorHAnsi"/>
          <w:sz w:val="28"/>
          <w:szCs w:val="28"/>
        </w:rPr>
        <w:t xml:space="preserve">SFD - </w:t>
      </w:r>
      <w:r w:rsidR="00F96DFF" w:rsidRPr="004E2387">
        <w:rPr>
          <w:rFonts w:asciiTheme="minorHAnsi" w:hAnsiTheme="minorHAnsi" w:cstheme="minorHAnsi"/>
          <w:sz w:val="28"/>
          <w:szCs w:val="28"/>
        </w:rPr>
        <w:t>Règles</w:t>
      </w:r>
      <w:r w:rsidR="00483F7A" w:rsidRPr="004E2387">
        <w:rPr>
          <w:rFonts w:asciiTheme="minorHAnsi" w:hAnsiTheme="minorHAnsi" w:cstheme="minorHAnsi"/>
          <w:sz w:val="28"/>
          <w:szCs w:val="28"/>
        </w:rPr>
        <w:t xml:space="preserve"> de gestion</w:t>
      </w:r>
    </w:p>
    <w:p w:rsidR="002036FB" w:rsidRDefault="002036FB" w:rsidP="00C169B9">
      <w:pPr>
        <w:jc w:val="center"/>
        <w:rPr>
          <w:rFonts w:asciiTheme="minorHAnsi" w:hAnsiTheme="minorHAnsi" w:cstheme="minorHAnsi"/>
          <w:sz w:val="28"/>
          <w:szCs w:val="28"/>
        </w:rPr>
      </w:pPr>
    </w:p>
    <w:p w:rsidR="002036FB" w:rsidRDefault="002036FB" w:rsidP="00C169B9">
      <w:pPr>
        <w:jc w:val="center"/>
        <w:rPr>
          <w:rFonts w:asciiTheme="minorHAnsi" w:hAnsiTheme="minorHAnsi" w:cstheme="minorHAnsi"/>
          <w:sz w:val="28"/>
          <w:szCs w:val="28"/>
        </w:rPr>
      </w:pPr>
    </w:p>
    <w:p w:rsidR="00687A27" w:rsidRDefault="00687A27" w:rsidP="00C169B9">
      <w:pPr>
        <w:jc w:val="center"/>
        <w:rPr>
          <w:rFonts w:asciiTheme="minorHAnsi" w:hAnsiTheme="minorHAnsi" w:cstheme="minorHAnsi"/>
          <w:sz w:val="28"/>
          <w:szCs w:val="28"/>
        </w:rPr>
      </w:pPr>
    </w:p>
    <w:p w:rsidR="00687A27" w:rsidRDefault="00687A27" w:rsidP="00C169B9">
      <w:pPr>
        <w:jc w:val="center"/>
        <w:rPr>
          <w:rFonts w:asciiTheme="minorHAnsi" w:hAnsiTheme="minorHAnsi" w:cstheme="minorHAnsi"/>
          <w:sz w:val="28"/>
          <w:szCs w:val="28"/>
        </w:rPr>
      </w:pPr>
    </w:p>
    <w:p w:rsidR="002036FB" w:rsidRDefault="002036FB" w:rsidP="00C169B9">
      <w:pPr>
        <w:jc w:val="center"/>
        <w:rPr>
          <w:rFonts w:asciiTheme="minorHAnsi" w:hAnsiTheme="minorHAnsi" w:cstheme="minorHAnsi"/>
          <w:sz w:val="28"/>
          <w:szCs w:val="28"/>
        </w:rPr>
      </w:pPr>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0"/>
        <w:gridCol w:w="1630"/>
        <w:gridCol w:w="1596"/>
        <w:gridCol w:w="4970"/>
      </w:tblGrid>
      <w:tr w:rsidR="009B2A19" w:rsidRPr="00107555" w:rsidTr="00157296">
        <w:trPr>
          <w:jc w:val="center"/>
        </w:trPr>
        <w:tc>
          <w:tcPr>
            <w:tcW w:w="1630" w:type="dxa"/>
          </w:tcPr>
          <w:p w:rsidR="009B2A19" w:rsidRPr="00107555" w:rsidRDefault="009B2A19" w:rsidP="009B2A19">
            <w:pPr>
              <w:spacing w:before="120"/>
              <w:jc w:val="center"/>
              <w:rPr>
                <w:rFonts w:asciiTheme="minorHAnsi" w:eastAsia="Times New Roman" w:hAnsiTheme="minorHAnsi" w:cstheme="minorHAnsi"/>
                <w:color w:val="000000"/>
                <w:sz w:val="22"/>
                <w:szCs w:val="20"/>
                <w:lang w:eastAsia="fr-FR" w:bidi="ar-SA"/>
              </w:rPr>
            </w:pPr>
            <w:r w:rsidRPr="00107555">
              <w:rPr>
                <w:rFonts w:asciiTheme="minorHAnsi" w:eastAsia="Times New Roman" w:hAnsiTheme="minorHAnsi" w:cstheme="minorHAnsi"/>
                <w:color w:val="000000"/>
                <w:sz w:val="22"/>
                <w:szCs w:val="20"/>
                <w:lang w:eastAsia="fr-FR" w:bidi="ar-SA"/>
              </w:rPr>
              <w:t>Version</w:t>
            </w:r>
          </w:p>
        </w:tc>
        <w:tc>
          <w:tcPr>
            <w:tcW w:w="1630" w:type="dxa"/>
          </w:tcPr>
          <w:p w:rsidR="009B2A19" w:rsidRPr="00107555" w:rsidRDefault="009B2A19" w:rsidP="009B2A19">
            <w:pPr>
              <w:spacing w:before="120"/>
              <w:jc w:val="center"/>
              <w:rPr>
                <w:rFonts w:asciiTheme="minorHAnsi" w:eastAsia="Times New Roman" w:hAnsiTheme="minorHAnsi" w:cstheme="minorHAnsi"/>
                <w:color w:val="000000"/>
                <w:sz w:val="22"/>
                <w:szCs w:val="20"/>
                <w:lang w:eastAsia="fr-FR" w:bidi="ar-SA"/>
              </w:rPr>
            </w:pPr>
            <w:r w:rsidRPr="00107555">
              <w:rPr>
                <w:rFonts w:asciiTheme="minorHAnsi" w:eastAsia="Times New Roman" w:hAnsiTheme="minorHAnsi" w:cstheme="minorHAnsi"/>
                <w:color w:val="000000"/>
                <w:sz w:val="22"/>
                <w:szCs w:val="20"/>
                <w:lang w:eastAsia="fr-FR" w:bidi="ar-SA"/>
              </w:rPr>
              <w:t xml:space="preserve">Date </w:t>
            </w:r>
          </w:p>
        </w:tc>
        <w:tc>
          <w:tcPr>
            <w:tcW w:w="1596" w:type="dxa"/>
          </w:tcPr>
          <w:p w:rsidR="009B2A19" w:rsidRPr="00107555" w:rsidRDefault="009B2A19" w:rsidP="009B2A19">
            <w:pPr>
              <w:spacing w:before="120"/>
              <w:jc w:val="center"/>
              <w:rPr>
                <w:rFonts w:asciiTheme="minorHAnsi" w:eastAsia="Times New Roman" w:hAnsiTheme="minorHAnsi" w:cstheme="minorHAnsi"/>
                <w:color w:val="000000"/>
                <w:sz w:val="22"/>
                <w:szCs w:val="20"/>
                <w:lang w:eastAsia="fr-FR" w:bidi="ar-SA"/>
              </w:rPr>
            </w:pPr>
            <w:r w:rsidRPr="00107555">
              <w:rPr>
                <w:rFonts w:asciiTheme="minorHAnsi" w:eastAsia="Times New Roman" w:hAnsiTheme="minorHAnsi" w:cstheme="minorHAnsi"/>
                <w:color w:val="000000"/>
                <w:sz w:val="22"/>
                <w:szCs w:val="20"/>
                <w:lang w:eastAsia="fr-FR" w:bidi="ar-SA"/>
              </w:rPr>
              <w:t>Auteur /</w:t>
            </w:r>
            <w:r w:rsidR="000A6C3D" w:rsidRPr="00107555">
              <w:rPr>
                <w:rFonts w:asciiTheme="minorHAnsi" w:eastAsia="Times New Roman" w:hAnsiTheme="minorHAnsi" w:cstheme="minorHAnsi"/>
                <w:color w:val="000000"/>
                <w:sz w:val="22"/>
                <w:szCs w:val="20"/>
                <w:lang w:eastAsia="fr-FR" w:bidi="ar-SA"/>
              </w:rPr>
              <w:t>Rédacteur</w:t>
            </w:r>
          </w:p>
        </w:tc>
        <w:tc>
          <w:tcPr>
            <w:tcW w:w="4970" w:type="dxa"/>
          </w:tcPr>
          <w:p w:rsidR="009B2A19" w:rsidRPr="00107555" w:rsidRDefault="009B2A19" w:rsidP="009B2A19">
            <w:pPr>
              <w:spacing w:before="120"/>
              <w:jc w:val="center"/>
              <w:rPr>
                <w:rFonts w:asciiTheme="minorHAnsi" w:eastAsia="Times New Roman" w:hAnsiTheme="minorHAnsi" w:cstheme="minorHAnsi"/>
                <w:color w:val="000000"/>
                <w:sz w:val="22"/>
                <w:szCs w:val="20"/>
                <w:lang w:eastAsia="fr-FR" w:bidi="ar-SA"/>
              </w:rPr>
            </w:pPr>
            <w:r w:rsidRPr="00107555">
              <w:rPr>
                <w:rFonts w:asciiTheme="minorHAnsi" w:eastAsia="Times New Roman" w:hAnsiTheme="minorHAnsi" w:cstheme="minorHAnsi"/>
                <w:color w:val="000000"/>
                <w:sz w:val="22"/>
                <w:szCs w:val="20"/>
                <w:lang w:eastAsia="fr-FR" w:bidi="ar-SA"/>
              </w:rPr>
              <w:t>Commentaires</w:t>
            </w:r>
          </w:p>
        </w:tc>
      </w:tr>
      <w:tr w:rsidR="009B2A19" w:rsidRPr="009B2A19" w:rsidTr="00157296">
        <w:trPr>
          <w:jc w:val="center"/>
        </w:trPr>
        <w:tc>
          <w:tcPr>
            <w:tcW w:w="1630" w:type="dxa"/>
          </w:tcPr>
          <w:p w:rsidR="009B2A19" w:rsidRPr="00107555" w:rsidRDefault="009B2A19" w:rsidP="00107555">
            <w:pPr>
              <w:jc w:val="center"/>
              <w:rPr>
                <w:rFonts w:asciiTheme="minorHAnsi" w:eastAsia="Times New Roman" w:hAnsiTheme="minorHAnsi" w:cstheme="minorHAnsi"/>
                <w:color w:val="000000"/>
                <w:sz w:val="18"/>
                <w:szCs w:val="18"/>
                <w:lang w:eastAsia="fr-FR" w:bidi="ar-SA"/>
              </w:rPr>
            </w:pPr>
            <w:r w:rsidRPr="00107555">
              <w:rPr>
                <w:rFonts w:asciiTheme="minorHAnsi" w:eastAsia="Times New Roman" w:hAnsiTheme="minorHAnsi" w:cstheme="minorHAnsi"/>
                <w:color w:val="000000"/>
                <w:sz w:val="18"/>
                <w:szCs w:val="18"/>
                <w:lang w:eastAsia="fr-FR" w:bidi="ar-SA"/>
              </w:rPr>
              <w:t>V1.0</w:t>
            </w:r>
          </w:p>
        </w:tc>
        <w:tc>
          <w:tcPr>
            <w:tcW w:w="1630" w:type="dxa"/>
          </w:tcPr>
          <w:p w:rsidR="009B2A19" w:rsidRPr="00107555" w:rsidRDefault="009B2A19" w:rsidP="00107555">
            <w:pPr>
              <w:jc w:val="center"/>
              <w:rPr>
                <w:rFonts w:asciiTheme="minorHAnsi" w:eastAsia="Times New Roman" w:hAnsiTheme="minorHAnsi" w:cstheme="minorHAnsi"/>
                <w:color w:val="000000"/>
                <w:sz w:val="18"/>
                <w:szCs w:val="18"/>
                <w:lang w:eastAsia="fr-FR" w:bidi="ar-SA"/>
              </w:rPr>
            </w:pPr>
            <w:r w:rsidRPr="00107555">
              <w:rPr>
                <w:rFonts w:asciiTheme="minorHAnsi" w:eastAsia="Times New Roman" w:hAnsiTheme="minorHAnsi" w:cstheme="minorHAnsi"/>
                <w:color w:val="000000"/>
                <w:sz w:val="18"/>
                <w:szCs w:val="18"/>
                <w:lang w:eastAsia="fr-FR" w:bidi="ar-SA"/>
              </w:rPr>
              <w:t>02/09/2016</w:t>
            </w:r>
          </w:p>
        </w:tc>
        <w:tc>
          <w:tcPr>
            <w:tcW w:w="1596" w:type="dxa"/>
          </w:tcPr>
          <w:p w:rsidR="009B2A19" w:rsidRPr="00107555" w:rsidRDefault="009B2A19" w:rsidP="00107555">
            <w:pPr>
              <w:jc w:val="center"/>
              <w:rPr>
                <w:rFonts w:asciiTheme="minorHAnsi" w:eastAsia="Times New Roman" w:hAnsiTheme="minorHAnsi" w:cstheme="minorHAnsi"/>
                <w:color w:val="000000"/>
                <w:sz w:val="18"/>
                <w:szCs w:val="18"/>
                <w:lang w:eastAsia="fr-FR" w:bidi="ar-SA"/>
              </w:rPr>
            </w:pPr>
            <w:r w:rsidRPr="00107555">
              <w:rPr>
                <w:rFonts w:asciiTheme="minorHAnsi" w:eastAsia="Times New Roman" w:hAnsiTheme="minorHAnsi" w:cstheme="minorHAnsi"/>
                <w:color w:val="000000"/>
                <w:sz w:val="18"/>
                <w:szCs w:val="18"/>
                <w:lang w:eastAsia="fr-FR" w:bidi="ar-SA"/>
              </w:rPr>
              <w:t>H.MARTIN</w:t>
            </w:r>
          </w:p>
        </w:tc>
        <w:tc>
          <w:tcPr>
            <w:tcW w:w="4970" w:type="dxa"/>
          </w:tcPr>
          <w:p w:rsidR="009B2A19" w:rsidRPr="00107555" w:rsidRDefault="009B2A19" w:rsidP="00107555">
            <w:pPr>
              <w:rPr>
                <w:rFonts w:asciiTheme="minorHAnsi" w:eastAsia="Times New Roman" w:hAnsiTheme="minorHAnsi" w:cstheme="minorHAnsi"/>
                <w:color w:val="000000"/>
                <w:sz w:val="18"/>
                <w:szCs w:val="18"/>
                <w:lang w:eastAsia="fr-FR" w:bidi="ar-SA"/>
              </w:rPr>
            </w:pPr>
            <w:r w:rsidRPr="00107555">
              <w:rPr>
                <w:rFonts w:asciiTheme="minorHAnsi" w:eastAsia="Times New Roman" w:hAnsiTheme="minorHAnsi" w:cstheme="minorHAnsi"/>
                <w:color w:val="000000"/>
                <w:sz w:val="18"/>
                <w:szCs w:val="18"/>
                <w:lang w:eastAsia="fr-FR" w:bidi="ar-SA"/>
              </w:rPr>
              <w:t>Initialisation des SFD à partir de EA</w:t>
            </w:r>
          </w:p>
          <w:p w:rsidR="00107555" w:rsidRPr="00107555" w:rsidRDefault="00107555" w:rsidP="00107555">
            <w:pPr>
              <w:rPr>
                <w:rFonts w:asciiTheme="minorHAnsi" w:eastAsia="Times New Roman" w:hAnsiTheme="minorHAnsi" w:cstheme="minorHAnsi"/>
                <w:color w:val="000000"/>
                <w:sz w:val="18"/>
                <w:szCs w:val="18"/>
                <w:lang w:eastAsia="fr-FR" w:bidi="ar-SA"/>
              </w:rPr>
            </w:pPr>
            <w:r w:rsidRPr="00107555">
              <w:rPr>
                <w:rFonts w:asciiTheme="minorHAnsi" w:eastAsia="Times New Roman" w:hAnsiTheme="minorHAnsi" w:cstheme="minorHAnsi"/>
                <w:color w:val="000000"/>
                <w:sz w:val="18"/>
                <w:szCs w:val="18"/>
                <w:lang w:eastAsia="fr-FR" w:bidi="ar-SA"/>
              </w:rPr>
              <w:t xml:space="preserve">Intégration du </w:t>
            </w:r>
            <w:r w:rsidR="000A6C3D" w:rsidRPr="00107555">
              <w:rPr>
                <w:rFonts w:asciiTheme="minorHAnsi" w:eastAsia="Times New Roman" w:hAnsiTheme="minorHAnsi" w:cstheme="minorHAnsi"/>
                <w:color w:val="000000"/>
                <w:sz w:val="18"/>
                <w:szCs w:val="18"/>
                <w:lang w:eastAsia="fr-FR" w:bidi="ar-SA"/>
              </w:rPr>
              <w:t>dictionnaire</w:t>
            </w:r>
            <w:r w:rsidRPr="00107555">
              <w:rPr>
                <w:rFonts w:asciiTheme="minorHAnsi" w:eastAsia="Times New Roman" w:hAnsiTheme="minorHAnsi" w:cstheme="minorHAnsi"/>
                <w:color w:val="000000"/>
                <w:sz w:val="18"/>
                <w:szCs w:val="18"/>
                <w:lang w:eastAsia="fr-FR" w:bidi="ar-SA"/>
              </w:rPr>
              <w:t xml:space="preserve"> de </w:t>
            </w:r>
            <w:r w:rsidR="000A6C3D" w:rsidRPr="00107555">
              <w:rPr>
                <w:rFonts w:asciiTheme="minorHAnsi" w:eastAsia="Times New Roman" w:hAnsiTheme="minorHAnsi" w:cstheme="minorHAnsi"/>
                <w:color w:val="000000"/>
                <w:sz w:val="18"/>
                <w:szCs w:val="18"/>
                <w:lang w:eastAsia="fr-FR" w:bidi="ar-SA"/>
              </w:rPr>
              <w:t>données en</w:t>
            </w:r>
            <w:r w:rsidRPr="00107555">
              <w:rPr>
                <w:rFonts w:asciiTheme="minorHAnsi" w:eastAsia="Times New Roman" w:hAnsiTheme="minorHAnsi" w:cstheme="minorHAnsi"/>
                <w:color w:val="000000"/>
                <w:sz w:val="18"/>
                <w:szCs w:val="18"/>
                <w:lang w:eastAsia="fr-FR" w:bidi="ar-SA"/>
              </w:rPr>
              <w:t xml:space="preserve"> version du 2016/08/31.</w:t>
            </w:r>
          </w:p>
        </w:tc>
      </w:tr>
      <w:tr w:rsidR="00876D3B" w:rsidRPr="009B2A19" w:rsidTr="00157296">
        <w:trPr>
          <w:jc w:val="center"/>
        </w:trPr>
        <w:tc>
          <w:tcPr>
            <w:tcW w:w="1630" w:type="dxa"/>
          </w:tcPr>
          <w:p w:rsidR="00876D3B" w:rsidRPr="00107555" w:rsidRDefault="00876D3B" w:rsidP="00107555">
            <w:pPr>
              <w:jc w:val="center"/>
              <w:rPr>
                <w:rFonts w:asciiTheme="minorHAnsi" w:eastAsia="Times New Roman" w:hAnsiTheme="minorHAnsi" w:cstheme="minorHAnsi"/>
                <w:color w:val="000000"/>
                <w:sz w:val="18"/>
                <w:szCs w:val="18"/>
                <w:lang w:eastAsia="fr-FR" w:bidi="ar-SA"/>
              </w:rPr>
            </w:pPr>
            <w:r>
              <w:rPr>
                <w:rFonts w:asciiTheme="minorHAnsi" w:eastAsia="Times New Roman" w:hAnsiTheme="minorHAnsi" w:cstheme="minorHAnsi"/>
                <w:color w:val="000000"/>
                <w:sz w:val="18"/>
                <w:szCs w:val="18"/>
                <w:lang w:eastAsia="fr-FR" w:bidi="ar-SA"/>
              </w:rPr>
              <w:t>V1.01</w:t>
            </w:r>
          </w:p>
        </w:tc>
        <w:tc>
          <w:tcPr>
            <w:tcW w:w="1630" w:type="dxa"/>
          </w:tcPr>
          <w:p w:rsidR="00876D3B" w:rsidRPr="00107555" w:rsidRDefault="00876D3B" w:rsidP="00107555">
            <w:pPr>
              <w:jc w:val="center"/>
              <w:rPr>
                <w:rFonts w:asciiTheme="minorHAnsi" w:eastAsia="Times New Roman" w:hAnsiTheme="minorHAnsi" w:cstheme="minorHAnsi"/>
                <w:color w:val="000000"/>
                <w:sz w:val="18"/>
                <w:szCs w:val="18"/>
                <w:lang w:eastAsia="fr-FR" w:bidi="ar-SA"/>
              </w:rPr>
            </w:pPr>
            <w:r>
              <w:rPr>
                <w:rFonts w:asciiTheme="minorHAnsi" w:eastAsia="Times New Roman" w:hAnsiTheme="minorHAnsi" w:cstheme="minorHAnsi"/>
                <w:color w:val="000000"/>
                <w:sz w:val="18"/>
                <w:szCs w:val="18"/>
                <w:lang w:eastAsia="fr-FR" w:bidi="ar-SA"/>
              </w:rPr>
              <w:t>27/09/2016</w:t>
            </w:r>
          </w:p>
        </w:tc>
        <w:tc>
          <w:tcPr>
            <w:tcW w:w="1596" w:type="dxa"/>
          </w:tcPr>
          <w:p w:rsidR="00876D3B" w:rsidRPr="00107555" w:rsidRDefault="00876D3B" w:rsidP="00107555">
            <w:pPr>
              <w:jc w:val="center"/>
              <w:rPr>
                <w:rFonts w:asciiTheme="minorHAnsi" w:eastAsia="Times New Roman" w:hAnsiTheme="minorHAnsi" w:cstheme="minorHAnsi"/>
                <w:color w:val="000000"/>
                <w:sz w:val="18"/>
                <w:szCs w:val="18"/>
                <w:lang w:eastAsia="fr-FR" w:bidi="ar-SA"/>
              </w:rPr>
            </w:pPr>
            <w:r w:rsidRPr="00107555">
              <w:rPr>
                <w:rFonts w:asciiTheme="minorHAnsi" w:eastAsia="Times New Roman" w:hAnsiTheme="minorHAnsi" w:cstheme="minorHAnsi"/>
                <w:color w:val="000000"/>
                <w:sz w:val="18"/>
                <w:szCs w:val="18"/>
                <w:lang w:eastAsia="fr-FR" w:bidi="ar-SA"/>
              </w:rPr>
              <w:t>H.MARTIN</w:t>
            </w:r>
          </w:p>
        </w:tc>
        <w:tc>
          <w:tcPr>
            <w:tcW w:w="4970" w:type="dxa"/>
          </w:tcPr>
          <w:p w:rsidR="00876D3B" w:rsidRPr="00107555" w:rsidRDefault="00876D3B" w:rsidP="00107555">
            <w:pPr>
              <w:rPr>
                <w:rFonts w:asciiTheme="minorHAnsi" w:eastAsia="Times New Roman" w:hAnsiTheme="minorHAnsi" w:cstheme="minorHAnsi"/>
                <w:color w:val="000000"/>
                <w:sz w:val="18"/>
                <w:szCs w:val="18"/>
                <w:lang w:eastAsia="fr-FR" w:bidi="ar-SA"/>
              </w:rPr>
            </w:pPr>
            <w:r>
              <w:rPr>
                <w:rFonts w:asciiTheme="minorHAnsi" w:eastAsia="Times New Roman" w:hAnsiTheme="minorHAnsi" w:cstheme="minorHAnsi"/>
                <w:color w:val="000000"/>
                <w:sz w:val="18"/>
                <w:szCs w:val="18"/>
                <w:lang w:eastAsia="fr-FR" w:bidi="ar-SA"/>
              </w:rPr>
              <w:t xml:space="preserve">Ajout de la focntion de suppression de la table </w:t>
            </w:r>
            <w:r w:rsidRPr="00876D3B">
              <w:rPr>
                <w:rFonts w:asciiTheme="minorHAnsi" w:eastAsia="Times New Roman" w:hAnsiTheme="minorHAnsi" w:cstheme="minorHAnsi"/>
                <w:color w:val="000000"/>
                <w:sz w:val="18"/>
                <w:szCs w:val="18"/>
                <w:lang w:eastAsia="fr-FR" w:bidi="ar-SA"/>
              </w:rPr>
              <w:t>ta_code_comptable_elementaire_gmtamo06</w:t>
            </w:r>
          </w:p>
        </w:tc>
      </w:tr>
      <w:tr w:rsidR="00B04E4A" w:rsidRPr="009B2A19" w:rsidTr="00157296">
        <w:trPr>
          <w:trHeight w:val="490"/>
          <w:jc w:val="center"/>
        </w:trPr>
        <w:tc>
          <w:tcPr>
            <w:tcW w:w="1630" w:type="dxa"/>
          </w:tcPr>
          <w:p w:rsidR="00B04E4A" w:rsidRPr="003D4B81" w:rsidRDefault="00B04E4A" w:rsidP="00107555">
            <w:pPr>
              <w:jc w:val="center"/>
              <w:rPr>
                <w:rFonts w:asciiTheme="minorHAnsi" w:eastAsia="Times New Roman" w:hAnsiTheme="minorHAnsi" w:cstheme="minorHAnsi"/>
                <w:color w:val="000000"/>
                <w:sz w:val="18"/>
                <w:szCs w:val="18"/>
                <w:lang w:eastAsia="fr-FR" w:bidi="ar-SA"/>
              </w:rPr>
            </w:pPr>
            <w:r w:rsidRPr="003D4B81">
              <w:rPr>
                <w:rFonts w:asciiTheme="minorHAnsi" w:eastAsia="Times New Roman" w:hAnsiTheme="minorHAnsi" w:cstheme="minorHAnsi"/>
                <w:color w:val="000000"/>
                <w:sz w:val="18"/>
                <w:szCs w:val="18"/>
                <w:lang w:eastAsia="fr-FR" w:bidi="ar-SA"/>
              </w:rPr>
              <w:t>V5.2</w:t>
            </w:r>
          </w:p>
        </w:tc>
        <w:tc>
          <w:tcPr>
            <w:tcW w:w="1630" w:type="dxa"/>
          </w:tcPr>
          <w:p w:rsidR="00B04E4A" w:rsidRPr="003D4B81" w:rsidRDefault="00B04E4A" w:rsidP="00107555">
            <w:pPr>
              <w:jc w:val="center"/>
              <w:rPr>
                <w:rFonts w:asciiTheme="minorHAnsi" w:eastAsia="Times New Roman" w:hAnsiTheme="minorHAnsi" w:cstheme="minorHAnsi"/>
                <w:color w:val="000000"/>
                <w:sz w:val="18"/>
                <w:szCs w:val="18"/>
                <w:lang w:eastAsia="fr-FR" w:bidi="ar-SA"/>
              </w:rPr>
            </w:pPr>
            <w:r w:rsidRPr="003D4B81">
              <w:rPr>
                <w:rFonts w:asciiTheme="minorHAnsi" w:eastAsia="Times New Roman" w:hAnsiTheme="minorHAnsi" w:cstheme="minorHAnsi"/>
                <w:color w:val="000000"/>
                <w:sz w:val="18"/>
                <w:szCs w:val="18"/>
                <w:lang w:eastAsia="fr-FR" w:bidi="ar-SA"/>
              </w:rPr>
              <w:t>10/04/2018</w:t>
            </w:r>
          </w:p>
        </w:tc>
        <w:tc>
          <w:tcPr>
            <w:tcW w:w="1596" w:type="dxa"/>
          </w:tcPr>
          <w:p w:rsidR="00B04E4A" w:rsidRPr="003D4B81" w:rsidRDefault="00B04E4A" w:rsidP="00107555">
            <w:pPr>
              <w:jc w:val="center"/>
              <w:rPr>
                <w:rFonts w:asciiTheme="minorHAnsi" w:eastAsia="Times New Roman" w:hAnsiTheme="minorHAnsi" w:cstheme="minorHAnsi"/>
                <w:color w:val="000000"/>
                <w:sz w:val="18"/>
                <w:szCs w:val="18"/>
                <w:lang w:eastAsia="fr-FR" w:bidi="ar-SA"/>
              </w:rPr>
            </w:pPr>
            <w:r w:rsidRPr="003D4B81">
              <w:rPr>
                <w:rFonts w:asciiTheme="minorHAnsi" w:eastAsia="Times New Roman" w:hAnsiTheme="minorHAnsi" w:cstheme="minorHAnsi"/>
                <w:color w:val="000000"/>
                <w:sz w:val="18"/>
                <w:szCs w:val="18"/>
                <w:lang w:eastAsia="fr-FR" w:bidi="ar-SA"/>
              </w:rPr>
              <w:t>Osiatisaa</w:t>
            </w:r>
          </w:p>
        </w:tc>
        <w:tc>
          <w:tcPr>
            <w:tcW w:w="4970" w:type="dxa"/>
          </w:tcPr>
          <w:p w:rsidR="009E280B" w:rsidRPr="003D4B81" w:rsidRDefault="00B04E4A" w:rsidP="00107555">
            <w:pPr>
              <w:rPr>
                <w:rFonts w:asciiTheme="minorHAnsi" w:eastAsia="Times New Roman" w:hAnsiTheme="minorHAnsi" w:cstheme="minorHAnsi"/>
                <w:color w:val="000000"/>
                <w:sz w:val="18"/>
                <w:szCs w:val="18"/>
                <w:lang w:eastAsia="fr-FR" w:bidi="ar-SA"/>
              </w:rPr>
            </w:pPr>
            <w:r w:rsidRPr="003D4B81">
              <w:rPr>
                <w:rFonts w:asciiTheme="minorHAnsi" w:eastAsia="Times New Roman" w:hAnsiTheme="minorHAnsi" w:cstheme="minorHAnsi"/>
                <w:color w:val="000000"/>
                <w:sz w:val="18"/>
                <w:szCs w:val="18"/>
                <w:lang w:eastAsia="fr-FR" w:bidi="ar-SA"/>
              </w:rPr>
              <w:t>Intégration des tables G3P</w:t>
            </w:r>
            <w:r w:rsidR="009E280B" w:rsidRPr="003D4B81">
              <w:rPr>
                <w:rFonts w:asciiTheme="minorHAnsi" w:eastAsia="Times New Roman" w:hAnsiTheme="minorHAnsi" w:cstheme="minorHAnsi"/>
                <w:color w:val="000000"/>
                <w:sz w:val="18"/>
                <w:szCs w:val="18"/>
                <w:lang w:eastAsia="fr-FR" w:bidi="ar-SA"/>
              </w:rPr>
              <w:t> </w:t>
            </w:r>
          </w:p>
          <w:p w:rsidR="00B04E4A" w:rsidRPr="003D4B81" w:rsidRDefault="009E280B" w:rsidP="00107555">
            <w:pPr>
              <w:rPr>
                <w:rFonts w:asciiTheme="minorHAnsi" w:eastAsia="Times New Roman" w:hAnsiTheme="minorHAnsi" w:cstheme="minorHAnsi"/>
                <w:color w:val="000000"/>
                <w:sz w:val="18"/>
                <w:szCs w:val="18"/>
                <w:lang w:eastAsia="fr-FR" w:bidi="ar-SA"/>
              </w:rPr>
            </w:pPr>
            <w:r w:rsidRPr="003D4B81">
              <w:rPr>
                <w:rFonts w:asciiTheme="minorHAnsi" w:eastAsia="Times New Roman" w:hAnsiTheme="minorHAnsi" w:cstheme="minorHAnsi"/>
                <w:color w:val="000000"/>
                <w:sz w:val="18"/>
                <w:szCs w:val="18"/>
                <w:lang w:eastAsia="fr-FR" w:bidi="ar-SA"/>
              </w:rPr>
              <w:t>§7 - Pages (226 – 277)</w:t>
            </w:r>
          </w:p>
        </w:tc>
      </w:tr>
      <w:tr w:rsidR="003D4B81" w:rsidRPr="009B2A19" w:rsidTr="00157296">
        <w:trPr>
          <w:trHeight w:val="490"/>
          <w:jc w:val="center"/>
        </w:trPr>
        <w:tc>
          <w:tcPr>
            <w:tcW w:w="1630" w:type="dxa"/>
          </w:tcPr>
          <w:p w:rsidR="003D4B81" w:rsidRPr="00157296" w:rsidRDefault="003D4B81" w:rsidP="00107555">
            <w:pPr>
              <w:jc w:val="center"/>
              <w:rPr>
                <w:rFonts w:asciiTheme="minorHAnsi" w:eastAsia="Times New Roman" w:hAnsiTheme="minorHAnsi" w:cstheme="minorHAnsi"/>
                <w:color w:val="000000"/>
                <w:sz w:val="18"/>
                <w:szCs w:val="18"/>
                <w:lang w:eastAsia="fr-FR" w:bidi="ar-SA"/>
              </w:rPr>
            </w:pPr>
            <w:r w:rsidRPr="00157296">
              <w:rPr>
                <w:rFonts w:asciiTheme="minorHAnsi" w:eastAsia="Times New Roman" w:hAnsiTheme="minorHAnsi" w:cstheme="minorHAnsi"/>
                <w:color w:val="000000"/>
                <w:sz w:val="18"/>
                <w:szCs w:val="18"/>
                <w:lang w:eastAsia="fr-FR" w:bidi="ar-SA"/>
              </w:rPr>
              <w:t>V5.3</w:t>
            </w:r>
          </w:p>
        </w:tc>
        <w:tc>
          <w:tcPr>
            <w:tcW w:w="1630" w:type="dxa"/>
          </w:tcPr>
          <w:p w:rsidR="003D4B81" w:rsidRPr="00157296" w:rsidRDefault="000F6B03" w:rsidP="00107555">
            <w:pPr>
              <w:jc w:val="center"/>
              <w:rPr>
                <w:rFonts w:asciiTheme="minorHAnsi" w:eastAsia="Times New Roman" w:hAnsiTheme="minorHAnsi" w:cstheme="minorHAnsi"/>
                <w:color w:val="000000"/>
                <w:sz w:val="18"/>
                <w:szCs w:val="18"/>
                <w:lang w:eastAsia="fr-FR" w:bidi="ar-SA"/>
              </w:rPr>
            </w:pPr>
            <w:r w:rsidRPr="00157296">
              <w:rPr>
                <w:rFonts w:asciiTheme="minorHAnsi" w:eastAsia="Times New Roman" w:hAnsiTheme="minorHAnsi" w:cstheme="minorHAnsi"/>
                <w:color w:val="000000"/>
                <w:sz w:val="18"/>
                <w:szCs w:val="18"/>
                <w:lang w:eastAsia="fr-FR" w:bidi="ar-SA"/>
              </w:rPr>
              <w:t>17</w:t>
            </w:r>
            <w:r w:rsidR="003D4B81" w:rsidRPr="00157296">
              <w:rPr>
                <w:rFonts w:asciiTheme="minorHAnsi" w:eastAsia="Times New Roman" w:hAnsiTheme="minorHAnsi" w:cstheme="minorHAnsi"/>
                <w:color w:val="000000"/>
                <w:sz w:val="18"/>
                <w:szCs w:val="18"/>
                <w:lang w:eastAsia="fr-FR" w:bidi="ar-SA"/>
              </w:rPr>
              <w:t>/0</w:t>
            </w:r>
            <w:r w:rsidRPr="00157296">
              <w:rPr>
                <w:rFonts w:asciiTheme="minorHAnsi" w:eastAsia="Times New Roman" w:hAnsiTheme="minorHAnsi" w:cstheme="minorHAnsi"/>
                <w:color w:val="000000"/>
                <w:sz w:val="18"/>
                <w:szCs w:val="18"/>
                <w:lang w:eastAsia="fr-FR" w:bidi="ar-SA"/>
              </w:rPr>
              <w:t>5</w:t>
            </w:r>
            <w:r w:rsidR="003D4B81" w:rsidRPr="00157296">
              <w:rPr>
                <w:rFonts w:asciiTheme="minorHAnsi" w:eastAsia="Times New Roman" w:hAnsiTheme="minorHAnsi" w:cstheme="minorHAnsi"/>
                <w:color w:val="000000"/>
                <w:sz w:val="18"/>
                <w:szCs w:val="18"/>
                <w:lang w:eastAsia="fr-FR" w:bidi="ar-SA"/>
              </w:rPr>
              <w:t>/2018</w:t>
            </w:r>
          </w:p>
        </w:tc>
        <w:tc>
          <w:tcPr>
            <w:tcW w:w="1596" w:type="dxa"/>
          </w:tcPr>
          <w:p w:rsidR="003D4B81" w:rsidRPr="00157296" w:rsidRDefault="003D4B81" w:rsidP="00107555">
            <w:pPr>
              <w:jc w:val="center"/>
              <w:rPr>
                <w:rFonts w:asciiTheme="minorHAnsi" w:eastAsia="Times New Roman" w:hAnsiTheme="minorHAnsi" w:cstheme="minorHAnsi"/>
                <w:color w:val="000000"/>
                <w:sz w:val="18"/>
                <w:szCs w:val="18"/>
                <w:lang w:eastAsia="fr-FR" w:bidi="ar-SA"/>
              </w:rPr>
            </w:pPr>
            <w:r w:rsidRPr="00157296">
              <w:rPr>
                <w:rFonts w:asciiTheme="minorHAnsi" w:eastAsia="Times New Roman" w:hAnsiTheme="minorHAnsi" w:cstheme="minorHAnsi"/>
                <w:color w:val="000000"/>
                <w:sz w:val="18"/>
                <w:szCs w:val="18"/>
                <w:lang w:eastAsia="fr-FR" w:bidi="ar-SA"/>
              </w:rPr>
              <w:t>Osiatisaa</w:t>
            </w:r>
          </w:p>
        </w:tc>
        <w:tc>
          <w:tcPr>
            <w:tcW w:w="4970" w:type="dxa"/>
          </w:tcPr>
          <w:p w:rsidR="00D164D7" w:rsidRPr="00157296" w:rsidRDefault="000F6B03" w:rsidP="00107555">
            <w:pPr>
              <w:rPr>
                <w:rFonts w:asciiTheme="minorHAnsi" w:eastAsia="Times New Roman" w:hAnsiTheme="minorHAnsi" w:cstheme="minorHAnsi"/>
                <w:color w:val="000000"/>
                <w:sz w:val="18"/>
                <w:szCs w:val="18"/>
                <w:lang w:eastAsia="fr-FR" w:bidi="ar-SA"/>
              </w:rPr>
            </w:pPr>
            <w:r w:rsidRPr="00157296">
              <w:rPr>
                <w:rFonts w:asciiTheme="minorHAnsi" w:eastAsia="Times New Roman" w:hAnsiTheme="minorHAnsi" w:cstheme="minorHAnsi"/>
                <w:color w:val="000000"/>
                <w:sz w:val="18"/>
                <w:szCs w:val="18"/>
                <w:lang w:eastAsia="fr-FR" w:bidi="ar-SA"/>
              </w:rPr>
              <w:t>Correction SFD</w:t>
            </w:r>
            <w:r w:rsidR="0012059A" w:rsidRPr="00157296">
              <w:rPr>
                <w:rFonts w:asciiTheme="minorHAnsi" w:eastAsia="Times New Roman" w:hAnsiTheme="minorHAnsi" w:cstheme="minorHAnsi"/>
                <w:color w:val="000000"/>
                <w:sz w:val="18"/>
                <w:szCs w:val="18"/>
                <w:lang w:eastAsia="fr-FR" w:bidi="ar-SA"/>
              </w:rPr>
              <w:t xml:space="preserve"> + Ajout</w:t>
            </w:r>
            <w:r w:rsidR="00A361AE" w:rsidRPr="00157296">
              <w:rPr>
                <w:rFonts w:asciiTheme="minorHAnsi" w:eastAsia="Times New Roman" w:hAnsiTheme="minorHAnsi" w:cstheme="minorHAnsi"/>
                <w:color w:val="000000"/>
                <w:sz w:val="18"/>
                <w:szCs w:val="18"/>
                <w:lang w:eastAsia="fr-FR" w:bidi="ar-SA"/>
              </w:rPr>
              <w:t xml:space="preserve"> Profil LM4G3P</w:t>
            </w:r>
          </w:p>
          <w:p w:rsidR="00DA77A1" w:rsidRPr="00157296" w:rsidRDefault="00DA77A1" w:rsidP="00107555">
            <w:pPr>
              <w:rPr>
                <w:rFonts w:asciiTheme="minorHAnsi" w:eastAsia="Times New Roman" w:hAnsiTheme="minorHAnsi" w:cstheme="minorHAnsi"/>
                <w:color w:val="000000"/>
                <w:sz w:val="18"/>
                <w:szCs w:val="18"/>
                <w:lang w:eastAsia="fr-FR" w:bidi="ar-SA"/>
              </w:rPr>
            </w:pPr>
            <w:r w:rsidRPr="00157296">
              <w:rPr>
                <w:rFonts w:asciiTheme="minorHAnsi" w:eastAsia="Times New Roman" w:hAnsiTheme="minorHAnsi" w:cstheme="minorHAnsi"/>
                <w:color w:val="000000"/>
                <w:sz w:val="18"/>
                <w:szCs w:val="18"/>
                <w:lang w:eastAsia="fr-FR" w:bidi="ar-SA"/>
              </w:rPr>
              <w:t>§3.3 – Page(</w:t>
            </w:r>
            <w:del w:id="0" w:author="Osiatisaa, Cds (Ext)" w:date="2018-05-30T11:02:00Z">
              <w:r w:rsidRPr="00157296" w:rsidDel="00172EB9">
                <w:rPr>
                  <w:rFonts w:asciiTheme="minorHAnsi" w:eastAsia="Times New Roman" w:hAnsiTheme="minorHAnsi" w:cstheme="minorHAnsi"/>
                  <w:color w:val="000000"/>
                  <w:sz w:val="18"/>
                  <w:szCs w:val="18"/>
                  <w:lang w:eastAsia="fr-FR" w:bidi="ar-SA"/>
                </w:rPr>
                <w:delText>7</w:delText>
              </w:r>
            </w:del>
            <w:ins w:id="1" w:author="Osiatisaa, Cds (Ext)" w:date="2018-05-30T11:02:00Z">
              <w:r w:rsidR="00172EB9">
                <w:rPr>
                  <w:rFonts w:asciiTheme="minorHAnsi" w:eastAsia="Times New Roman" w:hAnsiTheme="minorHAnsi" w:cstheme="minorHAnsi"/>
                  <w:color w:val="000000"/>
                  <w:sz w:val="18"/>
                  <w:szCs w:val="18"/>
                  <w:lang w:eastAsia="fr-FR" w:bidi="ar-SA"/>
                </w:rPr>
                <w:t>34</w:t>
              </w:r>
            </w:ins>
            <w:r w:rsidRPr="00157296">
              <w:rPr>
                <w:rFonts w:asciiTheme="minorHAnsi" w:eastAsia="Times New Roman" w:hAnsiTheme="minorHAnsi" w:cstheme="minorHAnsi"/>
                <w:color w:val="000000"/>
                <w:sz w:val="18"/>
                <w:szCs w:val="18"/>
                <w:lang w:eastAsia="fr-FR" w:bidi="ar-SA"/>
              </w:rPr>
              <w:t>)</w:t>
            </w:r>
          </w:p>
        </w:tc>
      </w:tr>
      <w:tr w:rsidR="00157296" w:rsidRPr="009B2A19" w:rsidTr="00157296">
        <w:trPr>
          <w:trHeight w:val="490"/>
          <w:jc w:val="center"/>
        </w:trPr>
        <w:tc>
          <w:tcPr>
            <w:tcW w:w="1630" w:type="dxa"/>
          </w:tcPr>
          <w:p w:rsidR="00157296" w:rsidRPr="00616287" w:rsidRDefault="00157296" w:rsidP="00107555">
            <w:pPr>
              <w:jc w:val="center"/>
              <w:rPr>
                <w:rFonts w:asciiTheme="minorHAnsi" w:eastAsia="Times New Roman" w:hAnsiTheme="minorHAnsi" w:cstheme="minorHAnsi"/>
                <w:color w:val="000000"/>
                <w:sz w:val="18"/>
                <w:szCs w:val="18"/>
                <w:highlight w:val="yellow"/>
                <w:lang w:eastAsia="fr-FR" w:bidi="ar-SA"/>
                <w:rPrChange w:id="2" w:author="Osiatisaa, Cds (Ext)" w:date="2018-05-30T11:49:00Z">
                  <w:rPr>
                    <w:rFonts w:asciiTheme="minorHAnsi" w:eastAsia="Times New Roman" w:hAnsiTheme="minorHAnsi" w:cstheme="minorHAnsi"/>
                    <w:color w:val="000000"/>
                    <w:sz w:val="18"/>
                    <w:szCs w:val="18"/>
                    <w:lang w:eastAsia="fr-FR" w:bidi="ar-SA"/>
                  </w:rPr>
                </w:rPrChange>
              </w:rPr>
            </w:pPr>
            <w:r w:rsidRPr="00616287">
              <w:rPr>
                <w:rFonts w:asciiTheme="minorHAnsi" w:eastAsia="Times New Roman" w:hAnsiTheme="minorHAnsi" w:cstheme="minorHAnsi"/>
                <w:color w:val="000000"/>
                <w:sz w:val="18"/>
                <w:szCs w:val="18"/>
                <w:highlight w:val="yellow"/>
                <w:lang w:eastAsia="fr-FR" w:bidi="ar-SA"/>
                <w:rPrChange w:id="3" w:author="Osiatisaa, Cds (Ext)" w:date="2018-05-30T11:49:00Z">
                  <w:rPr>
                    <w:rFonts w:asciiTheme="minorHAnsi" w:eastAsia="Times New Roman" w:hAnsiTheme="minorHAnsi" w:cstheme="minorHAnsi"/>
                    <w:color w:val="000000"/>
                    <w:sz w:val="18"/>
                    <w:szCs w:val="18"/>
                    <w:lang w:eastAsia="fr-FR" w:bidi="ar-SA"/>
                  </w:rPr>
                </w:rPrChange>
              </w:rPr>
              <w:t>V5.4</w:t>
            </w:r>
          </w:p>
        </w:tc>
        <w:tc>
          <w:tcPr>
            <w:tcW w:w="1630" w:type="dxa"/>
          </w:tcPr>
          <w:p w:rsidR="00157296" w:rsidRPr="00616287" w:rsidRDefault="008A44B9" w:rsidP="00107555">
            <w:pPr>
              <w:jc w:val="center"/>
              <w:rPr>
                <w:rFonts w:asciiTheme="minorHAnsi" w:eastAsia="Times New Roman" w:hAnsiTheme="minorHAnsi" w:cstheme="minorHAnsi"/>
                <w:color w:val="000000"/>
                <w:sz w:val="18"/>
                <w:szCs w:val="18"/>
                <w:highlight w:val="yellow"/>
                <w:lang w:eastAsia="fr-FR" w:bidi="ar-SA"/>
                <w:rPrChange w:id="4" w:author="Osiatisaa, Cds (Ext)" w:date="2018-05-30T11:49:00Z">
                  <w:rPr>
                    <w:rFonts w:asciiTheme="minorHAnsi" w:eastAsia="Times New Roman" w:hAnsiTheme="minorHAnsi" w:cstheme="minorHAnsi"/>
                    <w:color w:val="000000"/>
                    <w:sz w:val="18"/>
                    <w:szCs w:val="18"/>
                    <w:lang w:eastAsia="fr-FR" w:bidi="ar-SA"/>
                  </w:rPr>
                </w:rPrChange>
              </w:rPr>
            </w:pPr>
            <w:r w:rsidRPr="00616287">
              <w:rPr>
                <w:rFonts w:asciiTheme="minorHAnsi" w:eastAsia="Times New Roman" w:hAnsiTheme="minorHAnsi" w:cstheme="minorHAnsi"/>
                <w:color w:val="000000"/>
                <w:sz w:val="18"/>
                <w:szCs w:val="18"/>
                <w:highlight w:val="yellow"/>
                <w:lang w:eastAsia="fr-FR" w:bidi="ar-SA"/>
                <w:rPrChange w:id="5" w:author="Osiatisaa, Cds (Ext)" w:date="2018-05-30T11:49:00Z">
                  <w:rPr>
                    <w:rFonts w:asciiTheme="minorHAnsi" w:eastAsia="Times New Roman" w:hAnsiTheme="minorHAnsi" w:cstheme="minorHAnsi"/>
                    <w:color w:val="000000"/>
                    <w:sz w:val="18"/>
                    <w:szCs w:val="18"/>
                    <w:lang w:eastAsia="fr-FR" w:bidi="ar-SA"/>
                  </w:rPr>
                </w:rPrChange>
              </w:rPr>
              <w:t>30</w:t>
            </w:r>
            <w:r w:rsidR="00157296" w:rsidRPr="00616287">
              <w:rPr>
                <w:rFonts w:asciiTheme="minorHAnsi" w:eastAsia="Times New Roman" w:hAnsiTheme="minorHAnsi" w:cstheme="minorHAnsi"/>
                <w:color w:val="000000"/>
                <w:sz w:val="18"/>
                <w:szCs w:val="18"/>
                <w:highlight w:val="yellow"/>
                <w:lang w:eastAsia="fr-FR" w:bidi="ar-SA"/>
                <w:rPrChange w:id="6" w:author="Osiatisaa, Cds (Ext)" w:date="2018-05-30T11:49:00Z">
                  <w:rPr>
                    <w:rFonts w:asciiTheme="minorHAnsi" w:eastAsia="Times New Roman" w:hAnsiTheme="minorHAnsi" w:cstheme="minorHAnsi"/>
                    <w:color w:val="000000"/>
                    <w:sz w:val="18"/>
                    <w:szCs w:val="18"/>
                    <w:lang w:eastAsia="fr-FR" w:bidi="ar-SA"/>
                  </w:rPr>
                </w:rPrChange>
              </w:rPr>
              <w:t>/05/2018</w:t>
            </w:r>
          </w:p>
        </w:tc>
        <w:tc>
          <w:tcPr>
            <w:tcW w:w="1596" w:type="dxa"/>
          </w:tcPr>
          <w:p w:rsidR="00157296" w:rsidRPr="00616287" w:rsidRDefault="00157296" w:rsidP="00107555">
            <w:pPr>
              <w:jc w:val="center"/>
              <w:rPr>
                <w:rFonts w:asciiTheme="minorHAnsi" w:eastAsia="Times New Roman" w:hAnsiTheme="minorHAnsi" w:cstheme="minorHAnsi"/>
                <w:color w:val="000000"/>
                <w:sz w:val="18"/>
                <w:szCs w:val="18"/>
                <w:highlight w:val="yellow"/>
                <w:lang w:eastAsia="fr-FR" w:bidi="ar-SA"/>
                <w:rPrChange w:id="7" w:author="Osiatisaa, Cds (Ext)" w:date="2018-05-30T11:49:00Z">
                  <w:rPr>
                    <w:rFonts w:asciiTheme="minorHAnsi" w:eastAsia="Times New Roman" w:hAnsiTheme="minorHAnsi" w:cstheme="minorHAnsi"/>
                    <w:color w:val="000000"/>
                    <w:sz w:val="18"/>
                    <w:szCs w:val="18"/>
                    <w:lang w:eastAsia="fr-FR" w:bidi="ar-SA"/>
                  </w:rPr>
                </w:rPrChange>
              </w:rPr>
            </w:pPr>
            <w:r w:rsidRPr="00616287">
              <w:rPr>
                <w:rFonts w:asciiTheme="minorHAnsi" w:eastAsia="Times New Roman" w:hAnsiTheme="minorHAnsi" w:cstheme="minorHAnsi"/>
                <w:color w:val="000000"/>
                <w:sz w:val="18"/>
                <w:szCs w:val="18"/>
                <w:highlight w:val="yellow"/>
                <w:lang w:eastAsia="fr-FR" w:bidi="ar-SA"/>
                <w:rPrChange w:id="8" w:author="Osiatisaa, Cds (Ext)" w:date="2018-05-30T11:49:00Z">
                  <w:rPr>
                    <w:rFonts w:asciiTheme="minorHAnsi" w:eastAsia="Times New Roman" w:hAnsiTheme="minorHAnsi" w:cstheme="minorHAnsi"/>
                    <w:color w:val="000000"/>
                    <w:sz w:val="18"/>
                    <w:szCs w:val="18"/>
                    <w:lang w:eastAsia="fr-FR" w:bidi="ar-SA"/>
                  </w:rPr>
                </w:rPrChange>
              </w:rPr>
              <w:t>Osiatisaa</w:t>
            </w:r>
          </w:p>
        </w:tc>
        <w:tc>
          <w:tcPr>
            <w:tcW w:w="4970" w:type="dxa"/>
          </w:tcPr>
          <w:p w:rsidR="00157296" w:rsidRDefault="00157296" w:rsidP="00107555">
            <w:pPr>
              <w:rPr>
                <w:ins w:id="9" w:author="Osiatisaa, Cds (Ext)" w:date="2018-05-30T11:49:00Z"/>
                <w:rFonts w:asciiTheme="minorHAnsi" w:eastAsia="Times New Roman" w:hAnsiTheme="minorHAnsi" w:cstheme="minorHAnsi"/>
                <w:color w:val="000000"/>
                <w:sz w:val="18"/>
                <w:szCs w:val="18"/>
                <w:highlight w:val="yellow"/>
                <w:lang w:eastAsia="fr-FR" w:bidi="ar-SA"/>
              </w:rPr>
            </w:pPr>
            <w:r w:rsidRPr="00616287">
              <w:rPr>
                <w:rFonts w:asciiTheme="minorHAnsi" w:eastAsia="Times New Roman" w:hAnsiTheme="minorHAnsi" w:cstheme="minorHAnsi"/>
                <w:color w:val="000000"/>
                <w:sz w:val="18"/>
                <w:szCs w:val="18"/>
                <w:highlight w:val="yellow"/>
                <w:lang w:eastAsia="fr-FR" w:bidi="ar-SA"/>
                <w:rPrChange w:id="10" w:author="Osiatisaa, Cds (Ext)" w:date="2018-05-30T11:49:00Z">
                  <w:rPr>
                    <w:rFonts w:asciiTheme="minorHAnsi" w:eastAsia="Times New Roman" w:hAnsiTheme="minorHAnsi" w:cstheme="minorHAnsi"/>
                    <w:color w:val="000000"/>
                    <w:sz w:val="18"/>
                    <w:szCs w:val="18"/>
                    <w:lang w:eastAsia="fr-FR" w:bidi="ar-SA"/>
                  </w:rPr>
                </w:rPrChange>
              </w:rPr>
              <w:t>Ajout Tables (ta_g3p_convention &amp; ta_g3p_lien_g3p_convention)</w:t>
            </w:r>
          </w:p>
          <w:p w:rsidR="00616287" w:rsidRPr="00616287" w:rsidRDefault="00616287" w:rsidP="00107555">
            <w:pPr>
              <w:rPr>
                <w:rFonts w:asciiTheme="minorHAnsi" w:eastAsia="Times New Roman" w:hAnsiTheme="minorHAnsi" w:cstheme="minorHAnsi"/>
                <w:color w:val="000000"/>
                <w:sz w:val="18"/>
                <w:szCs w:val="18"/>
                <w:highlight w:val="yellow"/>
                <w:lang w:eastAsia="fr-FR" w:bidi="ar-SA"/>
                <w:rPrChange w:id="11" w:author="Osiatisaa, Cds (Ext)" w:date="2018-05-30T11:49:00Z">
                  <w:rPr>
                    <w:rFonts w:asciiTheme="minorHAnsi" w:eastAsia="Times New Roman" w:hAnsiTheme="minorHAnsi" w:cstheme="minorHAnsi"/>
                    <w:color w:val="000000"/>
                    <w:sz w:val="18"/>
                    <w:szCs w:val="18"/>
                    <w:lang w:eastAsia="fr-FR" w:bidi="ar-SA"/>
                  </w:rPr>
                </w:rPrChange>
              </w:rPr>
            </w:pPr>
            <w:ins w:id="12" w:author="Osiatisaa, Cds (Ext)" w:date="2018-05-30T11:49:00Z">
              <w:r>
                <w:rPr>
                  <w:rFonts w:asciiTheme="minorHAnsi" w:eastAsia="Times New Roman" w:hAnsiTheme="minorHAnsi" w:cstheme="minorHAnsi"/>
                  <w:color w:val="000000"/>
                  <w:sz w:val="18"/>
                  <w:szCs w:val="18"/>
                  <w:highlight w:val="yellow"/>
                  <w:lang w:eastAsia="fr-FR" w:bidi="ar-SA"/>
                </w:rPr>
                <w:t>Page</w:t>
              </w:r>
            </w:ins>
            <w:ins w:id="13" w:author="Osiatisaa, Cds (Ext)" w:date="2018-05-30T11:50:00Z">
              <w:r>
                <w:rPr>
                  <w:rFonts w:asciiTheme="minorHAnsi" w:eastAsia="Times New Roman" w:hAnsiTheme="minorHAnsi" w:cstheme="minorHAnsi"/>
                  <w:color w:val="000000"/>
                  <w:sz w:val="18"/>
                  <w:szCs w:val="18"/>
                  <w:highlight w:val="yellow"/>
                  <w:lang w:eastAsia="fr-FR" w:bidi="ar-SA"/>
                </w:rPr>
                <w:t>s</w:t>
              </w:r>
            </w:ins>
            <w:ins w:id="14" w:author="Osiatisaa, Cds (Ext)" w:date="2018-05-30T11:49:00Z">
              <w:r>
                <w:rPr>
                  <w:rFonts w:asciiTheme="minorHAnsi" w:eastAsia="Times New Roman" w:hAnsiTheme="minorHAnsi" w:cstheme="minorHAnsi"/>
                  <w:color w:val="000000"/>
                  <w:sz w:val="18"/>
                  <w:szCs w:val="18"/>
                  <w:highlight w:val="yellow"/>
                  <w:lang w:eastAsia="fr-FR" w:bidi="ar-SA"/>
                </w:rPr>
                <w:t xml:space="preserve"> (</w:t>
              </w:r>
            </w:ins>
            <w:ins w:id="15" w:author="Osiatisaa, Cds (Ext)" w:date="2018-05-30T11:50:00Z">
              <w:r>
                <w:rPr>
                  <w:rFonts w:asciiTheme="minorHAnsi" w:eastAsia="Times New Roman" w:hAnsiTheme="minorHAnsi" w:cstheme="minorHAnsi"/>
                  <w:color w:val="000000"/>
                  <w:sz w:val="18"/>
                  <w:szCs w:val="18"/>
                  <w:highlight w:val="yellow"/>
                  <w:lang w:eastAsia="fr-FR" w:bidi="ar-SA"/>
                </w:rPr>
                <w:t>266 – 269)</w:t>
              </w:r>
            </w:ins>
          </w:p>
        </w:tc>
      </w:tr>
    </w:tbl>
    <w:p w:rsidR="002036FB" w:rsidRPr="004E2387" w:rsidRDefault="002036FB" w:rsidP="00C169B9">
      <w:pPr>
        <w:jc w:val="center"/>
        <w:rPr>
          <w:rFonts w:asciiTheme="minorHAnsi" w:hAnsiTheme="minorHAnsi" w:cstheme="minorHAnsi"/>
          <w:sz w:val="28"/>
          <w:szCs w:val="28"/>
        </w:rPr>
      </w:pPr>
    </w:p>
    <w:p w:rsidR="004145FE" w:rsidRPr="004E2387" w:rsidRDefault="004145FE" w:rsidP="009B2A19">
      <w:pPr>
        <w:ind w:left="-142" w:firstLine="142"/>
        <w:jc w:val="center"/>
        <w:rPr>
          <w:rFonts w:asciiTheme="minorHAnsi" w:hAnsiTheme="minorHAnsi" w:cstheme="minorHAnsi"/>
          <w:sz w:val="28"/>
          <w:szCs w:val="28"/>
        </w:rPr>
      </w:pPr>
    </w:p>
    <w:p w:rsidR="004145FE" w:rsidRPr="004E2387" w:rsidRDefault="004145FE" w:rsidP="004145FE">
      <w:pPr>
        <w:rPr>
          <w:rFonts w:asciiTheme="minorHAnsi" w:hAnsiTheme="minorHAnsi" w:cstheme="minorHAnsi"/>
          <w:sz w:val="28"/>
          <w:szCs w:val="28"/>
        </w:rPr>
      </w:pPr>
      <w:r w:rsidRPr="004E2387">
        <w:rPr>
          <w:rFonts w:asciiTheme="minorHAnsi" w:hAnsiTheme="minorHAnsi" w:cstheme="minorHAnsi"/>
          <w:sz w:val="28"/>
          <w:szCs w:val="28"/>
        </w:rPr>
        <w:br w:type="page"/>
      </w:r>
    </w:p>
    <w:p w:rsidR="004145FE" w:rsidRPr="004E2387" w:rsidRDefault="009A1ADD" w:rsidP="00C169B9">
      <w:pPr>
        <w:jc w:val="center"/>
        <w:rPr>
          <w:rFonts w:asciiTheme="minorHAnsi" w:hAnsiTheme="minorHAnsi" w:cstheme="minorHAnsi"/>
          <w:sz w:val="28"/>
          <w:szCs w:val="28"/>
        </w:rPr>
      </w:pPr>
      <w:r>
        <w:rPr>
          <w:rFonts w:asciiTheme="minorHAnsi" w:hAnsiTheme="minorHAnsi" w:cstheme="minorHAnsi"/>
          <w:sz w:val="28"/>
          <w:szCs w:val="28"/>
        </w:rPr>
        <w:lastRenderedPageBreak/>
        <w:t>TABLE DES MATIERES</w:t>
      </w:r>
    </w:p>
    <w:p w:rsidR="00616287" w:rsidRDefault="00DE3E57">
      <w:pPr>
        <w:pStyle w:val="TM1"/>
        <w:rPr>
          <w:ins w:id="16" w:author="Osiatisaa, Cds (Ext)" w:date="2018-05-30T11:50:00Z"/>
          <w:rFonts w:asciiTheme="minorHAnsi" w:eastAsiaTheme="minorEastAsia" w:hAnsiTheme="minorHAnsi" w:cstheme="minorBidi"/>
          <w:sz w:val="22"/>
          <w:szCs w:val="22"/>
          <w:lang w:eastAsia="fr-FR" w:bidi="ar-SA"/>
        </w:rPr>
      </w:pPr>
      <w:r w:rsidRPr="004E2387">
        <w:rPr>
          <w:rFonts w:asciiTheme="minorHAnsi" w:hAnsiTheme="minorHAnsi" w:cstheme="minorHAnsi"/>
          <w:sz w:val="28"/>
          <w:szCs w:val="28"/>
        </w:rPr>
        <w:fldChar w:fldCharType="begin"/>
      </w:r>
      <w:r w:rsidRPr="004E2387">
        <w:rPr>
          <w:rFonts w:asciiTheme="minorHAnsi" w:hAnsiTheme="minorHAnsi" w:cstheme="minorHAnsi"/>
          <w:sz w:val="28"/>
          <w:szCs w:val="28"/>
        </w:rPr>
        <w:instrText xml:space="preserve"> TOC \o "1-3" \h \z \u </w:instrText>
      </w:r>
      <w:r w:rsidRPr="004E2387">
        <w:rPr>
          <w:rFonts w:asciiTheme="minorHAnsi" w:hAnsiTheme="minorHAnsi" w:cstheme="minorHAnsi"/>
          <w:sz w:val="28"/>
          <w:szCs w:val="28"/>
        </w:rPr>
        <w:fldChar w:fldCharType="separate"/>
      </w:r>
      <w:ins w:id="17" w:author="Osiatisaa, Cds (Ext)" w:date="2018-05-30T11:50:00Z">
        <w:r w:rsidR="00616287" w:rsidRPr="00E64F2E">
          <w:rPr>
            <w:rStyle w:val="Lienhypertexte"/>
          </w:rPr>
          <w:fldChar w:fldCharType="begin"/>
        </w:r>
        <w:r w:rsidR="00616287" w:rsidRPr="00E64F2E">
          <w:rPr>
            <w:rStyle w:val="Lienhypertexte"/>
          </w:rPr>
          <w:instrText xml:space="preserve"> </w:instrText>
        </w:r>
        <w:r w:rsidR="00616287">
          <w:instrText>HYPERLINK \l "_Toc515444366"</w:instrText>
        </w:r>
        <w:r w:rsidR="00616287" w:rsidRPr="00E64F2E">
          <w:rPr>
            <w:rStyle w:val="Lienhypertexte"/>
          </w:rPr>
          <w:instrText xml:space="preserve"> </w:instrText>
        </w:r>
        <w:r w:rsidR="00616287" w:rsidRPr="00E64F2E">
          <w:rPr>
            <w:rStyle w:val="Lienhypertexte"/>
          </w:rPr>
          <w:fldChar w:fldCharType="separate"/>
        </w:r>
        <w:r w:rsidR="00616287" w:rsidRPr="00E64F2E">
          <w:rPr>
            <w:rStyle w:val="Lienhypertexte"/>
            <w:rFonts w:cstheme="minorHAnsi"/>
          </w:rPr>
          <w:t>1</w:t>
        </w:r>
        <w:r w:rsidR="00616287">
          <w:rPr>
            <w:rFonts w:asciiTheme="minorHAnsi" w:eastAsiaTheme="minorEastAsia" w:hAnsiTheme="minorHAnsi" w:cstheme="minorBidi"/>
            <w:sz w:val="22"/>
            <w:szCs w:val="22"/>
            <w:lang w:eastAsia="fr-FR" w:bidi="ar-SA"/>
          </w:rPr>
          <w:tab/>
        </w:r>
        <w:r w:rsidR="00616287" w:rsidRPr="00E64F2E">
          <w:rPr>
            <w:rStyle w:val="Lienhypertexte"/>
            <w:rFonts w:cstheme="minorHAnsi"/>
          </w:rPr>
          <w:t>Généralités</w:t>
        </w:r>
        <w:r w:rsidR="00616287">
          <w:rPr>
            <w:webHidden/>
          </w:rPr>
          <w:tab/>
        </w:r>
        <w:r w:rsidR="00616287">
          <w:rPr>
            <w:webHidden/>
          </w:rPr>
          <w:fldChar w:fldCharType="begin"/>
        </w:r>
        <w:r w:rsidR="00616287">
          <w:rPr>
            <w:webHidden/>
          </w:rPr>
          <w:instrText xml:space="preserve"> PAGEREF _Toc515444366 \h </w:instrText>
        </w:r>
      </w:ins>
      <w:r w:rsidR="00616287">
        <w:rPr>
          <w:webHidden/>
        </w:rPr>
      </w:r>
      <w:r w:rsidR="00616287">
        <w:rPr>
          <w:webHidden/>
        </w:rPr>
        <w:fldChar w:fldCharType="separate"/>
      </w:r>
      <w:r w:rsidR="001E36CF">
        <w:rPr>
          <w:webHidden/>
        </w:rPr>
        <w:t>7</w:t>
      </w:r>
      <w:ins w:id="18" w:author="Osiatisaa, Cds (Ext)" w:date="2018-05-30T11:50:00Z">
        <w:r w:rsidR="00616287">
          <w:rPr>
            <w:webHidden/>
          </w:rPr>
          <w:fldChar w:fldCharType="end"/>
        </w:r>
        <w:r w:rsidR="00616287" w:rsidRPr="00E64F2E">
          <w:rPr>
            <w:rStyle w:val="Lienhypertexte"/>
          </w:rPr>
          <w:fldChar w:fldCharType="end"/>
        </w:r>
      </w:ins>
    </w:p>
    <w:p w:rsidR="00616287" w:rsidRDefault="00616287">
      <w:pPr>
        <w:pStyle w:val="TM1"/>
        <w:rPr>
          <w:ins w:id="19" w:author="Osiatisaa, Cds (Ext)" w:date="2018-05-30T11:50:00Z"/>
          <w:rFonts w:asciiTheme="minorHAnsi" w:eastAsiaTheme="minorEastAsia" w:hAnsiTheme="minorHAnsi" w:cstheme="minorBidi"/>
          <w:sz w:val="22"/>
          <w:szCs w:val="22"/>
          <w:lang w:eastAsia="fr-FR" w:bidi="ar-SA"/>
        </w:rPr>
      </w:pPr>
      <w:ins w:id="20" w:author="Osiatisaa, Cds (Ext)" w:date="2018-05-30T11:50:00Z">
        <w:r w:rsidRPr="00E64F2E">
          <w:rPr>
            <w:rStyle w:val="Lienhypertexte"/>
          </w:rPr>
          <w:fldChar w:fldCharType="begin"/>
        </w:r>
        <w:r w:rsidRPr="00E64F2E">
          <w:rPr>
            <w:rStyle w:val="Lienhypertexte"/>
          </w:rPr>
          <w:instrText xml:space="preserve"> </w:instrText>
        </w:r>
        <w:r>
          <w:instrText>HYPERLINK \l "_Toc515444367"</w:instrText>
        </w:r>
        <w:r w:rsidRPr="00E64F2E">
          <w:rPr>
            <w:rStyle w:val="Lienhypertexte"/>
          </w:rPr>
          <w:instrText xml:space="preserve"> </w:instrText>
        </w:r>
        <w:r w:rsidRPr="00E64F2E">
          <w:rPr>
            <w:rStyle w:val="Lienhypertexte"/>
          </w:rPr>
          <w:fldChar w:fldCharType="separate"/>
        </w:r>
        <w:r w:rsidRPr="00E64F2E">
          <w:rPr>
            <w:rStyle w:val="Lienhypertexte"/>
            <w:rFonts w:cstheme="minorHAnsi"/>
          </w:rPr>
          <w:t>2</w:t>
        </w:r>
        <w:r>
          <w:rPr>
            <w:rFonts w:asciiTheme="minorHAnsi" w:eastAsiaTheme="minorEastAsia" w:hAnsiTheme="minorHAnsi" w:cstheme="minorBidi"/>
            <w:sz w:val="22"/>
            <w:szCs w:val="22"/>
            <w:lang w:eastAsia="fr-FR" w:bidi="ar-SA"/>
          </w:rPr>
          <w:tab/>
        </w:r>
        <w:r w:rsidRPr="00E64F2E">
          <w:rPr>
            <w:rStyle w:val="Lienhypertexte"/>
            <w:rFonts w:cstheme="minorHAnsi"/>
          </w:rPr>
          <w:t>L’environnement technique</w:t>
        </w:r>
        <w:r>
          <w:rPr>
            <w:webHidden/>
          </w:rPr>
          <w:tab/>
        </w:r>
        <w:r>
          <w:rPr>
            <w:webHidden/>
          </w:rPr>
          <w:fldChar w:fldCharType="begin"/>
        </w:r>
        <w:r>
          <w:rPr>
            <w:webHidden/>
          </w:rPr>
          <w:instrText xml:space="preserve"> PAGEREF _Toc515444367 \h </w:instrText>
        </w:r>
      </w:ins>
      <w:r>
        <w:rPr>
          <w:webHidden/>
        </w:rPr>
      </w:r>
      <w:r>
        <w:rPr>
          <w:webHidden/>
        </w:rPr>
        <w:fldChar w:fldCharType="separate"/>
      </w:r>
      <w:r w:rsidR="001E36CF">
        <w:rPr>
          <w:webHidden/>
        </w:rPr>
        <w:t>7</w:t>
      </w:r>
      <w:ins w:id="21" w:author="Osiatisaa, Cds (Ext)" w:date="2018-05-30T11:50:00Z">
        <w:r>
          <w:rPr>
            <w:webHidden/>
          </w:rPr>
          <w:fldChar w:fldCharType="end"/>
        </w:r>
        <w:r w:rsidRPr="00E64F2E">
          <w:rPr>
            <w:rStyle w:val="Lienhypertexte"/>
          </w:rPr>
          <w:fldChar w:fldCharType="end"/>
        </w:r>
      </w:ins>
    </w:p>
    <w:p w:rsidR="00616287" w:rsidRDefault="00616287">
      <w:pPr>
        <w:pStyle w:val="TM2"/>
        <w:tabs>
          <w:tab w:val="left" w:pos="880"/>
          <w:tab w:val="right" w:leader="dot" w:pos="10338"/>
        </w:tabs>
        <w:rPr>
          <w:ins w:id="22" w:author="Osiatisaa, Cds (Ext)" w:date="2018-05-30T11:50:00Z"/>
          <w:rFonts w:asciiTheme="minorHAnsi" w:eastAsiaTheme="minorEastAsia" w:hAnsiTheme="minorHAnsi" w:cstheme="minorBidi"/>
          <w:noProof/>
          <w:sz w:val="22"/>
          <w:szCs w:val="22"/>
          <w:lang w:eastAsia="fr-FR" w:bidi="ar-SA"/>
        </w:rPr>
      </w:pPr>
      <w:ins w:id="2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"_Toc515444368"</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rPr>
          <w:t>2.1</w:t>
        </w:r>
        <w:r>
          <w:rPr>
            <w:rFonts w:asciiTheme="minorHAnsi" w:eastAsiaTheme="minorEastAsia" w:hAnsiTheme="minorHAnsi" w:cstheme="minorBidi"/>
            <w:noProof/>
            <w:sz w:val="22"/>
            <w:szCs w:val="22"/>
            <w:lang w:eastAsia="fr-FR" w:bidi="ar-SA"/>
          </w:rPr>
          <w:tab/>
        </w:r>
        <w:r w:rsidRPr="00E64F2E">
          <w:rPr>
            <w:rStyle w:val="Lienhypertexte"/>
            <w:rFonts w:cstheme="minorHAnsi"/>
            <w:noProof/>
          </w:rPr>
          <w:t>Schéma des flux inter applications</w:t>
        </w:r>
        <w:r>
          <w:rPr>
            <w:noProof/>
            <w:webHidden/>
          </w:rPr>
          <w:tab/>
        </w:r>
        <w:r>
          <w:rPr>
            <w:noProof/>
            <w:webHidden/>
          </w:rPr>
          <w:fldChar w:fldCharType="begin"/>
        </w:r>
        <w:r>
          <w:rPr>
            <w:noProof/>
            <w:webHidden/>
          </w:rPr>
          <w:instrText xml:space="preserve"> PAGEREF _Toc515444368 \h </w:instrText>
        </w:r>
      </w:ins>
      <w:r>
        <w:rPr>
          <w:noProof/>
          <w:webHidden/>
        </w:rPr>
      </w:r>
      <w:r>
        <w:rPr>
          <w:noProof/>
          <w:webHidden/>
        </w:rPr>
        <w:fldChar w:fldCharType="separate"/>
      </w:r>
      <w:r w:rsidR="001E36CF">
        <w:rPr>
          <w:noProof/>
          <w:webHidden/>
        </w:rPr>
        <w:t>7</w:t>
      </w:r>
      <w:ins w:id="24"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25" w:author="Osiatisaa, Cds (Ext)" w:date="2018-05-30T11:50:00Z"/>
          <w:rFonts w:asciiTheme="minorHAnsi" w:eastAsiaTheme="minorEastAsia" w:hAnsiTheme="minorHAnsi" w:cstheme="minorBidi"/>
          <w:noProof/>
          <w:sz w:val="22"/>
          <w:szCs w:val="22"/>
          <w:lang w:eastAsia="fr-FR" w:bidi="ar-SA"/>
        </w:rPr>
      </w:pPr>
      <w:ins w:id="2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"_Toc515444369"</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rPr>
          <w:t>2.2</w:t>
        </w:r>
        <w:r>
          <w:rPr>
            <w:rFonts w:asciiTheme="minorHAnsi" w:eastAsiaTheme="minorEastAsia" w:hAnsiTheme="minorHAnsi" w:cstheme="minorBidi"/>
            <w:noProof/>
            <w:sz w:val="22"/>
            <w:szCs w:val="22"/>
            <w:lang w:eastAsia="fr-FR" w:bidi="ar-SA"/>
          </w:rPr>
          <w:tab/>
        </w:r>
        <w:r w:rsidRPr="00E64F2E">
          <w:rPr>
            <w:rStyle w:val="Lienhypertexte"/>
            <w:rFonts w:cstheme="minorHAnsi"/>
            <w:noProof/>
          </w:rPr>
          <w:t>Schéma d’architecture logique</w:t>
        </w:r>
        <w:r>
          <w:rPr>
            <w:noProof/>
            <w:webHidden/>
          </w:rPr>
          <w:tab/>
        </w:r>
        <w:r>
          <w:rPr>
            <w:noProof/>
            <w:webHidden/>
          </w:rPr>
          <w:fldChar w:fldCharType="begin"/>
        </w:r>
        <w:r>
          <w:rPr>
            <w:noProof/>
            <w:webHidden/>
          </w:rPr>
          <w:instrText xml:space="preserve"> PAGEREF _Toc515444369 \h </w:instrText>
        </w:r>
      </w:ins>
      <w:r>
        <w:rPr>
          <w:noProof/>
          <w:webHidden/>
        </w:rPr>
      </w:r>
      <w:r>
        <w:rPr>
          <w:noProof/>
          <w:webHidden/>
        </w:rPr>
        <w:fldChar w:fldCharType="separate"/>
      </w:r>
      <w:r w:rsidR="001E36CF">
        <w:rPr>
          <w:noProof/>
          <w:webHidden/>
        </w:rPr>
        <w:t>8</w:t>
      </w:r>
      <w:ins w:id="27"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28" w:author="Osiatisaa, Cds (Ext)" w:date="2018-05-30T11:50:00Z"/>
          <w:rFonts w:asciiTheme="minorHAnsi" w:eastAsiaTheme="minorEastAsia" w:hAnsiTheme="minorHAnsi" w:cstheme="minorBidi"/>
          <w:noProof/>
          <w:sz w:val="22"/>
          <w:szCs w:val="22"/>
          <w:lang w:eastAsia="fr-FR" w:bidi="ar-SA"/>
        </w:rPr>
      </w:pPr>
      <w:ins w:id="2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"_Toc515444370"</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rPr>
          <w:t>2.3</w:t>
        </w:r>
        <w:r>
          <w:rPr>
            <w:rFonts w:asciiTheme="minorHAnsi" w:eastAsiaTheme="minorEastAsia" w:hAnsiTheme="minorHAnsi" w:cstheme="minorBidi"/>
            <w:noProof/>
            <w:sz w:val="22"/>
            <w:szCs w:val="22"/>
            <w:lang w:eastAsia="fr-FR" w:bidi="ar-SA"/>
          </w:rPr>
          <w:tab/>
        </w:r>
        <w:r w:rsidRPr="00E64F2E">
          <w:rPr>
            <w:rStyle w:val="Lienhypertexte"/>
            <w:rFonts w:cstheme="minorHAnsi"/>
            <w:noProof/>
          </w:rPr>
          <w:t>Schéma d’architecture physique</w:t>
        </w:r>
        <w:r>
          <w:rPr>
            <w:noProof/>
            <w:webHidden/>
          </w:rPr>
          <w:tab/>
        </w:r>
        <w:r>
          <w:rPr>
            <w:noProof/>
            <w:webHidden/>
          </w:rPr>
          <w:fldChar w:fldCharType="begin"/>
        </w:r>
        <w:r>
          <w:rPr>
            <w:noProof/>
            <w:webHidden/>
          </w:rPr>
          <w:instrText xml:space="preserve"> PAGEREF _Toc515444370 \h </w:instrText>
        </w:r>
      </w:ins>
      <w:r>
        <w:rPr>
          <w:noProof/>
          <w:webHidden/>
        </w:rPr>
      </w:r>
      <w:r>
        <w:rPr>
          <w:noProof/>
          <w:webHidden/>
        </w:rPr>
        <w:fldChar w:fldCharType="separate"/>
      </w:r>
      <w:r w:rsidR="001E36CF">
        <w:rPr>
          <w:noProof/>
          <w:webHidden/>
        </w:rPr>
        <w:t>8</w:t>
      </w:r>
      <w:ins w:id="30" w:author="Osiatisaa, Cds (Ext)" w:date="2018-05-30T11:50:00Z">
        <w:r>
          <w:rPr>
            <w:noProof/>
            <w:webHidden/>
          </w:rPr>
          <w:fldChar w:fldCharType="end"/>
        </w:r>
        <w:r w:rsidRPr="00E64F2E">
          <w:rPr>
            <w:rStyle w:val="Lienhypertexte"/>
            <w:noProof/>
          </w:rPr>
          <w:fldChar w:fldCharType="end"/>
        </w:r>
      </w:ins>
    </w:p>
    <w:p w:rsidR="00616287" w:rsidRDefault="00616287">
      <w:pPr>
        <w:pStyle w:val="TM1"/>
        <w:rPr>
          <w:ins w:id="31" w:author="Osiatisaa, Cds (Ext)" w:date="2018-05-30T11:50:00Z"/>
          <w:rFonts w:asciiTheme="minorHAnsi" w:eastAsiaTheme="minorEastAsia" w:hAnsiTheme="minorHAnsi" w:cstheme="minorBidi"/>
          <w:sz w:val="22"/>
          <w:szCs w:val="22"/>
          <w:lang w:eastAsia="fr-FR" w:bidi="ar-SA"/>
        </w:rPr>
      </w:pPr>
      <w:ins w:id="32" w:author="Osiatisaa, Cds (Ext)" w:date="2018-05-30T11:50:00Z">
        <w:r w:rsidRPr="00E64F2E">
          <w:rPr>
            <w:rStyle w:val="Lienhypertexte"/>
          </w:rPr>
          <w:fldChar w:fldCharType="begin"/>
        </w:r>
        <w:r w:rsidRPr="00E64F2E">
          <w:rPr>
            <w:rStyle w:val="Lienhypertexte"/>
          </w:rPr>
          <w:instrText xml:space="preserve"> </w:instrText>
        </w:r>
        <w:r>
          <w:instrText>HYPERLINK \l "_Toc515444371"</w:instrText>
        </w:r>
        <w:r w:rsidRPr="00E64F2E">
          <w:rPr>
            <w:rStyle w:val="Lienhypertexte"/>
          </w:rPr>
          <w:instrText xml:space="preserve"> </w:instrText>
        </w:r>
        <w:r w:rsidRPr="00E64F2E">
          <w:rPr>
            <w:rStyle w:val="Lienhypertexte"/>
          </w:rPr>
          <w:fldChar w:fldCharType="separate"/>
        </w:r>
        <w:r w:rsidRPr="00E64F2E">
          <w:rPr>
            <w:rStyle w:val="Lienhypertexte"/>
            <w:rFonts w:cstheme="minorHAnsi"/>
          </w:rPr>
          <w:t>3</w:t>
        </w:r>
        <w:r>
          <w:rPr>
            <w:rFonts w:asciiTheme="minorHAnsi" w:eastAsiaTheme="minorEastAsia" w:hAnsiTheme="minorHAnsi" w:cstheme="minorBidi"/>
            <w:sz w:val="22"/>
            <w:szCs w:val="22"/>
            <w:lang w:eastAsia="fr-FR" w:bidi="ar-SA"/>
          </w:rPr>
          <w:tab/>
        </w:r>
        <w:r w:rsidRPr="00E64F2E">
          <w:rPr>
            <w:rStyle w:val="Lienhypertexte"/>
            <w:rFonts w:cstheme="minorHAnsi"/>
          </w:rPr>
          <w:t>Le fonctionnement de l’application PARANEO</w:t>
        </w:r>
        <w:r>
          <w:rPr>
            <w:webHidden/>
          </w:rPr>
          <w:tab/>
        </w:r>
        <w:r>
          <w:rPr>
            <w:webHidden/>
          </w:rPr>
          <w:fldChar w:fldCharType="begin"/>
        </w:r>
        <w:r>
          <w:rPr>
            <w:webHidden/>
          </w:rPr>
          <w:instrText xml:space="preserve"> PAGEREF _Toc515444371 \h </w:instrText>
        </w:r>
      </w:ins>
      <w:r>
        <w:rPr>
          <w:webHidden/>
        </w:rPr>
      </w:r>
      <w:r>
        <w:rPr>
          <w:webHidden/>
        </w:rPr>
        <w:fldChar w:fldCharType="separate"/>
      </w:r>
      <w:r w:rsidR="001E36CF">
        <w:rPr>
          <w:webHidden/>
        </w:rPr>
        <w:t>9</w:t>
      </w:r>
      <w:ins w:id="33" w:author="Osiatisaa, Cds (Ext)" w:date="2018-05-30T11:50:00Z">
        <w:r>
          <w:rPr>
            <w:webHidden/>
          </w:rPr>
          <w:fldChar w:fldCharType="end"/>
        </w:r>
        <w:r w:rsidRPr="00E64F2E">
          <w:rPr>
            <w:rStyle w:val="Lienhypertexte"/>
          </w:rPr>
          <w:fldChar w:fldCharType="end"/>
        </w:r>
      </w:ins>
    </w:p>
    <w:p w:rsidR="00616287" w:rsidRDefault="00616287">
      <w:pPr>
        <w:pStyle w:val="TM2"/>
        <w:tabs>
          <w:tab w:val="left" w:pos="880"/>
          <w:tab w:val="right" w:leader="dot" w:pos="10338"/>
        </w:tabs>
        <w:rPr>
          <w:ins w:id="34" w:author="Osiatisaa, Cds (Ext)" w:date="2018-05-30T11:50:00Z"/>
          <w:rFonts w:asciiTheme="minorHAnsi" w:eastAsiaTheme="minorEastAsia" w:hAnsiTheme="minorHAnsi" w:cstheme="minorBidi"/>
          <w:noProof/>
          <w:sz w:val="22"/>
          <w:szCs w:val="22"/>
          <w:lang w:eastAsia="fr-FR" w:bidi="ar-SA"/>
        </w:rPr>
      </w:pPr>
      <w:ins w:id="3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"_Toc515444372"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3.1</w:t>
        </w:r>
        <w:r>
          <w:rPr>
            <w:rFonts w:asciiTheme="minorHAnsi" w:eastAsiaTheme="minorEastAsia" w:hAnsiTheme="minorHAnsi" w:cstheme="minorBidi"/>
            <w:noProof/>
            <w:sz w:val="22"/>
            <w:szCs w:val="22"/>
            <w:lang w:eastAsia="fr-FR" w:bidi="ar-SA"/>
          </w:rPr>
          <w:tab/>
        </w:r>
        <w:r w:rsidRPr="00E64F2E">
          <w:rPr>
            <w:rStyle w:val="Lienhypertexte"/>
            <w:noProof/>
          </w:rPr>
          <w:t>Les fonctionnalités</w:t>
        </w:r>
        <w:r>
          <w:rPr>
            <w:noProof/>
            <w:webHidden/>
          </w:rPr>
          <w:tab/>
        </w:r>
        <w:r>
          <w:rPr>
            <w:noProof/>
            <w:webHidden/>
          </w:rPr>
          <w:fldChar w:fldCharType="begin"/>
        </w:r>
        <w:r>
          <w:rPr>
            <w:noProof/>
            <w:webHidden/>
          </w:rPr>
          <w:instrText xml:space="preserve"> PAGEREF _Toc515444372 \h </w:instrText>
        </w:r>
      </w:ins>
      <w:r>
        <w:rPr>
          <w:noProof/>
          <w:webHidden/>
        </w:rPr>
      </w:r>
      <w:r>
        <w:rPr>
          <w:noProof/>
          <w:webHidden/>
        </w:rPr>
        <w:fldChar w:fldCharType="separate"/>
      </w:r>
      <w:r w:rsidR="001E36CF">
        <w:rPr>
          <w:noProof/>
          <w:webHidden/>
        </w:rPr>
        <w:t>10</w:t>
      </w:r>
      <w:ins w:id="36"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7" w:author="Osiatisaa, Cds (Ext)" w:date="2018-05-30T11:50:00Z"/>
          <w:rFonts w:asciiTheme="minorHAnsi" w:eastAsiaTheme="minorEastAsia" w:hAnsiTheme="minorHAnsi" w:cstheme="minorBidi"/>
          <w:noProof/>
          <w:sz w:val="22"/>
          <w:szCs w:val="22"/>
          <w:lang w:eastAsia="fr-FR" w:bidi="ar-SA"/>
        </w:rPr>
      </w:pPr>
      <w:ins w:id="3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"_Toc515444373"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3.1.1</w:t>
        </w:r>
        <w:r>
          <w:rPr>
            <w:rFonts w:asciiTheme="minorHAnsi" w:eastAsiaTheme="minorEastAsia" w:hAnsiTheme="minorHAnsi" w:cstheme="minorBidi"/>
            <w:noProof/>
            <w:sz w:val="22"/>
            <w:szCs w:val="22"/>
            <w:lang w:eastAsia="fr-FR" w:bidi="ar-SA"/>
          </w:rPr>
          <w:tab/>
        </w:r>
        <w:r w:rsidRPr="00E64F2E">
          <w:rPr>
            <w:rStyle w:val="Lienhypertexte"/>
            <w:noProof/>
          </w:rPr>
          <w:t>Lister les tables</w:t>
        </w:r>
        <w:r>
          <w:rPr>
            <w:noProof/>
            <w:webHidden/>
          </w:rPr>
          <w:tab/>
        </w:r>
        <w:r>
          <w:rPr>
            <w:noProof/>
            <w:webHidden/>
          </w:rPr>
          <w:fldChar w:fldCharType="begin"/>
        </w:r>
        <w:r>
          <w:rPr>
            <w:noProof/>
            <w:webHidden/>
          </w:rPr>
          <w:instrText xml:space="preserve"> PAGEREF _Toc515444373 \h </w:instrText>
        </w:r>
      </w:ins>
      <w:r>
        <w:rPr>
          <w:noProof/>
          <w:webHidden/>
        </w:rPr>
      </w:r>
      <w:r>
        <w:rPr>
          <w:noProof/>
          <w:webHidden/>
        </w:rPr>
        <w:fldChar w:fldCharType="separate"/>
      </w:r>
      <w:r w:rsidR="001E36CF">
        <w:rPr>
          <w:noProof/>
          <w:webHidden/>
        </w:rPr>
        <w:t>10</w:t>
      </w:r>
      <w:ins w:id="39"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0" w:author="Osiatisaa, Cds (Ext)" w:date="2018-05-30T11:50:00Z"/>
          <w:rFonts w:asciiTheme="minorHAnsi" w:eastAsiaTheme="minorEastAsia" w:hAnsiTheme="minorHAnsi" w:cstheme="minorBidi"/>
          <w:noProof/>
          <w:sz w:val="22"/>
          <w:szCs w:val="22"/>
          <w:lang w:eastAsia="fr-FR" w:bidi="ar-SA"/>
        </w:rPr>
      </w:pPr>
      <w:ins w:id="4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"_Toc515444374"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3.1.2</w:t>
        </w:r>
        <w:r>
          <w:rPr>
            <w:rFonts w:asciiTheme="minorHAnsi" w:eastAsiaTheme="minorEastAsia" w:hAnsiTheme="minorHAnsi" w:cstheme="minorBidi"/>
            <w:noProof/>
            <w:sz w:val="22"/>
            <w:szCs w:val="22"/>
            <w:lang w:eastAsia="fr-FR" w:bidi="ar-SA"/>
          </w:rPr>
          <w:tab/>
        </w:r>
        <w:r w:rsidRPr="00E64F2E">
          <w:rPr>
            <w:rStyle w:val="Lienhypertexte"/>
            <w:noProof/>
          </w:rPr>
          <w:t>Consulter le contenu d’une table</w:t>
        </w:r>
        <w:r>
          <w:rPr>
            <w:noProof/>
            <w:webHidden/>
          </w:rPr>
          <w:tab/>
        </w:r>
        <w:r>
          <w:rPr>
            <w:noProof/>
            <w:webHidden/>
          </w:rPr>
          <w:fldChar w:fldCharType="begin"/>
        </w:r>
        <w:r>
          <w:rPr>
            <w:noProof/>
            <w:webHidden/>
          </w:rPr>
          <w:instrText xml:space="preserve"> PAGEREF _Toc515444374 \h </w:instrText>
        </w:r>
      </w:ins>
      <w:r>
        <w:rPr>
          <w:noProof/>
          <w:webHidden/>
        </w:rPr>
      </w:r>
      <w:r>
        <w:rPr>
          <w:noProof/>
          <w:webHidden/>
        </w:rPr>
        <w:fldChar w:fldCharType="separate"/>
      </w:r>
      <w:r w:rsidR="001E36CF">
        <w:rPr>
          <w:noProof/>
          <w:webHidden/>
        </w:rPr>
        <w:t>13</w:t>
      </w:r>
      <w:ins w:id="4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3" w:author="Osiatisaa, Cds (Ext)" w:date="2018-05-30T11:50:00Z"/>
          <w:rFonts w:asciiTheme="minorHAnsi" w:eastAsiaTheme="minorEastAsia" w:hAnsiTheme="minorHAnsi" w:cstheme="minorBidi"/>
          <w:noProof/>
          <w:sz w:val="22"/>
          <w:szCs w:val="22"/>
          <w:lang w:eastAsia="fr-FR" w:bidi="ar-SA"/>
        </w:rPr>
      </w:pPr>
      <w:ins w:id="4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"_Toc515444375"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3.1.3</w:t>
        </w:r>
        <w:r>
          <w:rPr>
            <w:rFonts w:asciiTheme="minorHAnsi" w:eastAsiaTheme="minorEastAsia" w:hAnsiTheme="minorHAnsi" w:cstheme="minorBidi"/>
            <w:noProof/>
            <w:sz w:val="22"/>
            <w:szCs w:val="22"/>
            <w:lang w:eastAsia="fr-FR" w:bidi="ar-SA"/>
          </w:rPr>
          <w:tab/>
        </w:r>
        <w:r w:rsidRPr="00E64F2E">
          <w:rPr>
            <w:rStyle w:val="Lienhypertexte"/>
            <w:noProof/>
          </w:rPr>
          <w:t>Insérer une ligne dans une table</w:t>
        </w:r>
        <w:r>
          <w:rPr>
            <w:noProof/>
            <w:webHidden/>
          </w:rPr>
          <w:tab/>
        </w:r>
        <w:r>
          <w:rPr>
            <w:noProof/>
            <w:webHidden/>
          </w:rPr>
          <w:fldChar w:fldCharType="begin"/>
        </w:r>
        <w:r>
          <w:rPr>
            <w:noProof/>
            <w:webHidden/>
          </w:rPr>
          <w:instrText xml:space="preserve"> PAGEREF _Toc515444375 \h </w:instrText>
        </w:r>
      </w:ins>
      <w:r>
        <w:rPr>
          <w:noProof/>
          <w:webHidden/>
        </w:rPr>
      </w:r>
      <w:r>
        <w:rPr>
          <w:noProof/>
          <w:webHidden/>
        </w:rPr>
        <w:fldChar w:fldCharType="separate"/>
      </w:r>
      <w:r w:rsidR="001E36CF">
        <w:rPr>
          <w:noProof/>
          <w:webHidden/>
        </w:rPr>
        <w:t>20</w:t>
      </w:r>
      <w:ins w:id="4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6" w:author="Osiatisaa, Cds (Ext)" w:date="2018-05-30T11:50:00Z"/>
          <w:rFonts w:asciiTheme="minorHAnsi" w:eastAsiaTheme="minorEastAsia" w:hAnsiTheme="minorHAnsi" w:cstheme="minorBidi"/>
          <w:noProof/>
          <w:sz w:val="22"/>
          <w:szCs w:val="22"/>
          <w:lang w:eastAsia="fr-FR" w:bidi="ar-SA"/>
        </w:rPr>
      </w:pPr>
      <w:ins w:id="4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"_Toc515444376"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3.1.4</w:t>
        </w:r>
        <w:r>
          <w:rPr>
            <w:rFonts w:asciiTheme="minorHAnsi" w:eastAsiaTheme="minorEastAsia" w:hAnsiTheme="minorHAnsi" w:cstheme="minorBidi"/>
            <w:noProof/>
            <w:sz w:val="22"/>
            <w:szCs w:val="22"/>
            <w:lang w:eastAsia="fr-FR" w:bidi="ar-SA"/>
          </w:rPr>
          <w:tab/>
        </w:r>
        <w:r w:rsidRPr="00E64F2E">
          <w:rPr>
            <w:rStyle w:val="Lienhypertexte"/>
            <w:noProof/>
          </w:rPr>
          <w:t>Exporter le contenu d’une table</w:t>
        </w:r>
        <w:r>
          <w:rPr>
            <w:noProof/>
            <w:webHidden/>
          </w:rPr>
          <w:tab/>
        </w:r>
        <w:r>
          <w:rPr>
            <w:noProof/>
            <w:webHidden/>
          </w:rPr>
          <w:fldChar w:fldCharType="begin"/>
        </w:r>
        <w:r>
          <w:rPr>
            <w:noProof/>
            <w:webHidden/>
          </w:rPr>
          <w:instrText xml:space="preserve"> PAGEREF _Toc515444376 \h </w:instrText>
        </w:r>
      </w:ins>
      <w:r>
        <w:rPr>
          <w:noProof/>
          <w:webHidden/>
        </w:rPr>
      </w:r>
      <w:r>
        <w:rPr>
          <w:noProof/>
          <w:webHidden/>
        </w:rPr>
        <w:fldChar w:fldCharType="separate"/>
      </w:r>
      <w:r w:rsidR="001E36CF">
        <w:rPr>
          <w:noProof/>
          <w:webHidden/>
        </w:rPr>
        <w:t>24</w:t>
      </w:r>
      <w:ins w:id="4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9" w:author="Osiatisaa, Cds (Ext)" w:date="2018-05-30T11:50:00Z"/>
          <w:rFonts w:asciiTheme="minorHAnsi" w:eastAsiaTheme="minorEastAsia" w:hAnsiTheme="minorHAnsi" w:cstheme="minorBidi"/>
          <w:noProof/>
          <w:sz w:val="22"/>
          <w:szCs w:val="22"/>
          <w:lang w:eastAsia="fr-FR" w:bidi="ar-SA"/>
        </w:rPr>
      </w:pPr>
      <w:ins w:id="5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"_Toc515444377"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3.1.5</w:t>
        </w:r>
        <w:r>
          <w:rPr>
            <w:rFonts w:asciiTheme="minorHAnsi" w:eastAsiaTheme="minorEastAsia" w:hAnsiTheme="minorHAnsi" w:cstheme="minorBidi"/>
            <w:noProof/>
            <w:sz w:val="22"/>
            <w:szCs w:val="22"/>
            <w:lang w:eastAsia="fr-FR" w:bidi="ar-SA"/>
          </w:rPr>
          <w:tab/>
        </w:r>
        <w:r w:rsidRPr="00E64F2E">
          <w:rPr>
            <w:rStyle w:val="Lienhypertexte"/>
            <w:noProof/>
          </w:rPr>
          <w:t>Mettre à jour les codes postaux</w:t>
        </w:r>
        <w:r>
          <w:rPr>
            <w:noProof/>
            <w:webHidden/>
          </w:rPr>
          <w:tab/>
        </w:r>
        <w:r>
          <w:rPr>
            <w:noProof/>
            <w:webHidden/>
          </w:rPr>
          <w:fldChar w:fldCharType="begin"/>
        </w:r>
        <w:r>
          <w:rPr>
            <w:noProof/>
            <w:webHidden/>
          </w:rPr>
          <w:instrText xml:space="preserve"> PAGEREF _Toc515444377 \h </w:instrText>
        </w:r>
      </w:ins>
      <w:r>
        <w:rPr>
          <w:noProof/>
          <w:webHidden/>
        </w:rPr>
      </w:r>
      <w:r>
        <w:rPr>
          <w:noProof/>
          <w:webHidden/>
        </w:rPr>
        <w:fldChar w:fldCharType="separate"/>
      </w:r>
      <w:r w:rsidR="001E36CF">
        <w:rPr>
          <w:noProof/>
          <w:webHidden/>
        </w:rPr>
        <w:t>28</w:t>
      </w:r>
      <w:ins w:id="51"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52" w:author="Osiatisaa, Cds (Ext)" w:date="2018-05-30T11:50:00Z"/>
          <w:rFonts w:asciiTheme="minorHAnsi" w:eastAsiaTheme="minorEastAsia" w:hAnsiTheme="minorHAnsi" w:cstheme="minorBidi"/>
          <w:noProof/>
          <w:sz w:val="22"/>
          <w:szCs w:val="22"/>
          <w:lang w:eastAsia="fr-FR" w:bidi="ar-SA"/>
        </w:rPr>
      </w:pPr>
      <w:ins w:id="5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"_Toc515444378"</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rPr>
          <w:t>3.2</w:t>
        </w:r>
        <w:r>
          <w:rPr>
            <w:rFonts w:asciiTheme="minorHAnsi" w:eastAsiaTheme="minorEastAsia" w:hAnsiTheme="minorHAnsi" w:cstheme="minorBidi"/>
            <w:noProof/>
            <w:sz w:val="22"/>
            <w:szCs w:val="22"/>
            <w:lang w:eastAsia="fr-FR" w:bidi="ar-SA"/>
          </w:rPr>
          <w:tab/>
        </w:r>
        <w:r w:rsidRPr="00E64F2E">
          <w:rPr>
            <w:rStyle w:val="Lienhypertexte"/>
            <w:rFonts w:cstheme="minorHAnsi"/>
            <w:noProof/>
          </w:rPr>
          <w:t>L’IHM</w:t>
        </w:r>
        <w:r>
          <w:rPr>
            <w:noProof/>
            <w:webHidden/>
          </w:rPr>
          <w:tab/>
        </w:r>
        <w:r>
          <w:rPr>
            <w:noProof/>
            <w:webHidden/>
          </w:rPr>
          <w:fldChar w:fldCharType="begin"/>
        </w:r>
        <w:r>
          <w:rPr>
            <w:noProof/>
            <w:webHidden/>
          </w:rPr>
          <w:instrText xml:space="preserve"> PAGEREF _Toc515444378 \h </w:instrText>
        </w:r>
      </w:ins>
      <w:r>
        <w:rPr>
          <w:noProof/>
          <w:webHidden/>
        </w:rPr>
      </w:r>
      <w:r>
        <w:rPr>
          <w:noProof/>
          <w:webHidden/>
        </w:rPr>
        <w:fldChar w:fldCharType="separate"/>
      </w:r>
      <w:r w:rsidR="001E36CF">
        <w:rPr>
          <w:noProof/>
          <w:webHidden/>
        </w:rPr>
        <w:t>32</w:t>
      </w:r>
      <w:ins w:id="5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55" w:author="Osiatisaa, Cds (Ext)" w:date="2018-05-30T11:50:00Z"/>
          <w:rFonts w:asciiTheme="minorHAnsi" w:eastAsiaTheme="minorEastAsia" w:hAnsiTheme="minorHAnsi" w:cstheme="minorBidi"/>
          <w:noProof/>
          <w:sz w:val="22"/>
          <w:szCs w:val="22"/>
          <w:lang w:eastAsia="fr-FR" w:bidi="ar-SA"/>
        </w:rPr>
      </w:pPr>
      <w:ins w:id="5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"_Toc515444379"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3.2.1</w:t>
        </w:r>
        <w:r>
          <w:rPr>
            <w:rFonts w:asciiTheme="minorHAnsi" w:eastAsiaTheme="minorEastAsia" w:hAnsiTheme="minorHAnsi" w:cstheme="minorBidi"/>
            <w:noProof/>
            <w:sz w:val="22"/>
            <w:szCs w:val="22"/>
            <w:lang w:eastAsia="fr-FR" w:bidi="ar-SA"/>
          </w:rPr>
          <w:tab/>
        </w:r>
        <w:r w:rsidRPr="00E64F2E">
          <w:rPr>
            <w:rStyle w:val="Lienhypertexte"/>
            <w:noProof/>
          </w:rPr>
          <w:t>Schéma</w:t>
        </w:r>
        <w:r>
          <w:rPr>
            <w:noProof/>
            <w:webHidden/>
          </w:rPr>
          <w:tab/>
        </w:r>
        <w:r>
          <w:rPr>
            <w:noProof/>
            <w:webHidden/>
          </w:rPr>
          <w:fldChar w:fldCharType="begin"/>
        </w:r>
        <w:r>
          <w:rPr>
            <w:noProof/>
            <w:webHidden/>
          </w:rPr>
          <w:instrText xml:space="preserve"> PAGEREF _Toc515444379 \h </w:instrText>
        </w:r>
      </w:ins>
      <w:r>
        <w:rPr>
          <w:noProof/>
          <w:webHidden/>
        </w:rPr>
      </w:r>
      <w:r>
        <w:rPr>
          <w:noProof/>
          <w:webHidden/>
        </w:rPr>
        <w:fldChar w:fldCharType="separate"/>
      </w:r>
      <w:r w:rsidR="001E36CF">
        <w:rPr>
          <w:noProof/>
          <w:webHidden/>
        </w:rPr>
        <w:t>32</w:t>
      </w:r>
      <w:ins w:id="5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58" w:author="Osiatisaa, Cds (Ext)" w:date="2018-05-30T11:50:00Z"/>
          <w:rFonts w:asciiTheme="minorHAnsi" w:eastAsiaTheme="minorEastAsia" w:hAnsiTheme="minorHAnsi" w:cstheme="minorBidi"/>
          <w:noProof/>
          <w:sz w:val="22"/>
          <w:szCs w:val="22"/>
          <w:lang w:eastAsia="fr-FR" w:bidi="ar-SA"/>
        </w:rPr>
      </w:pPr>
      <w:ins w:id="5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"_Toc515444380"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3.2.2</w:t>
        </w:r>
        <w:r>
          <w:rPr>
            <w:rFonts w:asciiTheme="minorHAnsi" w:eastAsiaTheme="minorEastAsia" w:hAnsiTheme="minorHAnsi" w:cstheme="minorBidi"/>
            <w:noProof/>
            <w:sz w:val="22"/>
            <w:szCs w:val="22"/>
            <w:lang w:eastAsia="fr-FR" w:bidi="ar-SA"/>
          </w:rPr>
          <w:tab/>
        </w:r>
        <w:r w:rsidRPr="00E64F2E">
          <w:rPr>
            <w:rStyle w:val="Lienhypertexte"/>
            <w:noProof/>
          </w:rPr>
          <w:t>La consultation</w:t>
        </w:r>
        <w:r>
          <w:rPr>
            <w:noProof/>
            <w:webHidden/>
          </w:rPr>
          <w:tab/>
        </w:r>
        <w:r>
          <w:rPr>
            <w:noProof/>
            <w:webHidden/>
          </w:rPr>
          <w:fldChar w:fldCharType="begin"/>
        </w:r>
        <w:r>
          <w:rPr>
            <w:noProof/>
            <w:webHidden/>
          </w:rPr>
          <w:instrText xml:space="preserve"> PAGEREF _Toc515444380 \h </w:instrText>
        </w:r>
      </w:ins>
      <w:r>
        <w:rPr>
          <w:noProof/>
          <w:webHidden/>
        </w:rPr>
      </w:r>
      <w:r>
        <w:rPr>
          <w:noProof/>
          <w:webHidden/>
        </w:rPr>
        <w:fldChar w:fldCharType="separate"/>
      </w:r>
      <w:r w:rsidR="001E36CF">
        <w:rPr>
          <w:noProof/>
          <w:webHidden/>
        </w:rPr>
        <w:t>32</w:t>
      </w:r>
      <w:ins w:id="6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61" w:author="Osiatisaa, Cds (Ext)" w:date="2018-05-30T11:50:00Z"/>
          <w:rFonts w:asciiTheme="minorHAnsi" w:eastAsiaTheme="minorEastAsia" w:hAnsiTheme="minorHAnsi" w:cstheme="minorBidi"/>
          <w:noProof/>
          <w:sz w:val="22"/>
          <w:szCs w:val="22"/>
          <w:lang w:eastAsia="fr-FR" w:bidi="ar-SA"/>
        </w:rPr>
      </w:pPr>
      <w:ins w:id="6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"_Toc515444381"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3.2.3</w:t>
        </w:r>
        <w:r>
          <w:rPr>
            <w:rFonts w:asciiTheme="minorHAnsi" w:eastAsiaTheme="minorEastAsia" w:hAnsiTheme="minorHAnsi" w:cstheme="minorBidi"/>
            <w:noProof/>
            <w:sz w:val="22"/>
            <w:szCs w:val="22"/>
            <w:lang w:eastAsia="fr-FR" w:bidi="ar-SA"/>
          </w:rPr>
          <w:tab/>
        </w:r>
        <w:r w:rsidRPr="00E64F2E">
          <w:rPr>
            <w:rStyle w:val="Lienhypertexte"/>
            <w:noProof/>
          </w:rPr>
          <w:t>La création</w:t>
        </w:r>
        <w:r>
          <w:rPr>
            <w:noProof/>
            <w:webHidden/>
          </w:rPr>
          <w:tab/>
        </w:r>
        <w:r>
          <w:rPr>
            <w:noProof/>
            <w:webHidden/>
          </w:rPr>
          <w:fldChar w:fldCharType="begin"/>
        </w:r>
        <w:r>
          <w:rPr>
            <w:noProof/>
            <w:webHidden/>
          </w:rPr>
          <w:instrText xml:space="preserve"> PAGEREF _Toc515444381 \h </w:instrText>
        </w:r>
      </w:ins>
      <w:r>
        <w:rPr>
          <w:noProof/>
          <w:webHidden/>
        </w:rPr>
      </w:r>
      <w:r>
        <w:rPr>
          <w:noProof/>
          <w:webHidden/>
        </w:rPr>
        <w:fldChar w:fldCharType="separate"/>
      </w:r>
      <w:r w:rsidR="001E36CF">
        <w:rPr>
          <w:noProof/>
          <w:webHidden/>
        </w:rPr>
        <w:t>33</w:t>
      </w:r>
      <w:ins w:id="6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64" w:author="Osiatisaa, Cds (Ext)" w:date="2018-05-30T11:50:00Z"/>
          <w:rFonts w:asciiTheme="minorHAnsi" w:eastAsiaTheme="minorEastAsia" w:hAnsiTheme="minorHAnsi" w:cstheme="minorBidi"/>
          <w:noProof/>
          <w:sz w:val="22"/>
          <w:szCs w:val="22"/>
          <w:lang w:eastAsia="fr-FR" w:bidi="ar-SA"/>
        </w:rPr>
      </w:pPr>
      <w:ins w:id="6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"_Toc515444382"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3.2.4</w:t>
        </w:r>
        <w:r>
          <w:rPr>
            <w:rFonts w:asciiTheme="minorHAnsi" w:eastAsiaTheme="minorEastAsia" w:hAnsiTheme="minorHAnsi" w:cstheme="minorBidi"/>
            <w:noProof/>
            <w:sz w:val="22"/>
            <w:szCs w:val="22"/>
            <w:lang w:eastAsia="fr-FR" w:bidi="ar-SA"/>
          </w:rPr>
          <w:tab/>
        </w:r>
        <w:r w:rsidRPr="00E64F2E">
          <w:rPr>
            <w:rStyle w:val="Lienhypertexte"/>
            <w:noProof/>
          </w:rPr>
          <w:t>La modification / suppression</w:t>
        </w:r>
        <w:r>
          <w:rPr>
            <w:noProof/>
            <w:webHidden/>
          </w:rPr>
          <w:tab/>
        </w:r>
        <w:r>
          <w:rPr>
            <w:noProof/>
            <w:webHidden/>
          </w:rPr>
          <w:fldChar w:fldCharType="begin"/>
        </w:r>
        <w:r>
          <w:rPr>
            <w:noProof/>
            <w:webHidden/>
          </w:rPr>
          <w:instrText xml:space="preserve"> PAGEREF _Toc515444382 \h </w:instrText>
        </w:r>
      </w:ins>
      <w:r>
        <w:rPr>
          <w:noProof/>
          <w:webHidden/>
        </w:rPr>
      </w:r>
      <w:r>
        <w:rPr>
          <w:noProof/>
          <w:webHidden/>
        </w:rPr>
        <w:fldChar w:fldCharType="separate"/>
      </w:r>
      <w:r w:rsidR="001E36CF">
        <w:rPr>
          <w:noProof/>
          <w:webHidden/>
        </w:rPr>
        <w:t>33</w:t>
      </w:r>
      <w:ins w:id="66"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67" w:author="Osiatisaa, Cds (Ext)" w:date="2018-05-30T11:50:00Z"/>
          <w:rFonts w:asciiTheme="minorHAnsi" w:eastAsiaTheme="minorEastAsia" w:hAnsiTheme="minorHAnsi" w:cstheme="minorBidi"/>
          <w:noProof/>
          <w:sz w:val="22"/>
          <w:szCs w:val="22"/>
          <w:lang w:eastAsia="fr-FR" w:bidi="ar-SA"/>
        </w:rPr>
      </w:pPr>
      <w:ins w:id="6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"_Toc515444383"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3.2.5</w:t>
        </w:r>
        <w:r>
          <w:rPr>
            <w:rFonts w:asciiTheme="minorHAnsi" w:eastAsiaTheme="minorEastAsia" w:hAnsiTheme="minorHAnsi" w:cstheme="minorBidi"/>
            <w:noProof/>
            <w:sz w:val="22"/>
            <w:szCs w:val="22"/>
            <w:lang w:eastAsia="fr-FR" w:bidi="ar-SA"/>
          </w:rPr>
          <w:tab/>
        </w:r>
        <w:r w:rsidRPr="00E64F2E">
          <w:rPr>
            <w:rStyle w:val="Lienhypertexte"/>
            <w:noProof/>
          </w:rPr>
          <w:t>L’exportation</w:t>
        </w:r>
        <w:r>
          <w:rPr>
            <w:noProof/>
            <w:webHidden/>
          </w:rPr>
          <w:tab/>
        </w:r>
        <w:r>
          <w:rPr>
            <w:noProof/>
            <w:webHidden/>
          </w:rPr>
          <w:fldChar w:fldCharType="begin"/>
        </w:r>
        <w:r>
          <w:rPr>
            <w:noProof/>
            <w:webHidden/>
          </w:rPr>
          <w:instrText xml:space="preserve"> PAGEREF _Toc515444383 \h </w:instrText>
        </w:r>
      </w:ins>
      <w:r>
        <w:rPr>
          <w:noProof/>
          <w:webHidden/>
        </w:rPr>
      </w:r>
      <w:r>
        <w:rPr>
          <w:noProof/>
          <w:webHidden/>
        </w:rPr>
        <w:fldChar w:fldCharType="separate"/>
      </w:r>
      <w:r w:rsidR="001E36CF">
        <w:rPr>
          <w:noProof/>
          <w:webHidden/>
        </w:rPr>
        <w:t>33</w:t>
      </w:r>
      <w:ins w:id="69"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70" w:author="Osiatisaa, Cds (Ext)" w:date="2018-05-30T11:50:00Z"/>
          <w:rFonts w:asciiTheme="minorHAnsi" w:eastAsiaTheme="minorEastAsia" w:hAnsiTheme="minorHAnsi" w:cstheme="minorBidi"/>
          <w:noProof/>
          <w:sz w:val="22"/>
          <w:szCs w:val="22"/>
          <w:lang w:eastAsia="fr-FR" w:bidi="ar-SA"/>
        </w:rPr>
      </w:pPr>
      <w:ins w:id="7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"_Toc515444384"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3.2.6</w:t>
        </w:r>
        <w:r>
          <w:rPr>
            <w:rFonts w:asciiTheme="minorHAnsi" w:eastAsiaTheme="minorEastAsia" w:hAnsiTheme="minorHAnsi" w:cstheme="minorBidi"/>
            <w:noProof/>
            <w:sz w:val="22"/>
            <w:szCs w:val="22"/>
            <w:lang w:eastAsia="fr-FR" w:bidi="ar-SA"/>
          </w:rPr>
          <w:tab/>
        </w:r>
        <w:r w:rsidRPr="00E64F2E">
          <w:rPr>
            <w:rStyle w:val="Lienhypertexte"/>
            <w:noProof/>
          </w:rPr>
          <w:t>L’import de données</w:t>
        </w:r>
        <w:r>
          <w:rPr>
            <w:noProof/>
            <w:webHidden/>
          </w:rPr>
          <w:tab/>
        </w:r>
        <w:r>
          <w:rPr>
            <w:noProof/>
            <w:webHidden/>
          </w:rPr>
          <w:fldChar w:fldCharType="begin"/>
        </w:r>
        <w:r>
          <w:rPr>
            <w:noProof/>
            <w:webHidden/>
          </w:rPr>
          <w:instrText xml:space="preserve"> PAGEREF _Toc515444384 \h </w:instrText>
        </w:r>
      </w:ins>
      <w:r>
        <w:rPr>
          <w:noProof/>
          <w:webHidden/>
        </w:rPr>
      </w:r>
      <w:r>
        <w:rPr>
          <w:noProof/>
          <w:webHidden/>
        </w:rPr>
        <w:fldChar w:fldCharType="separate"/>
      </w:r>
      <w:r w:rsidR="001E36CF">
        <w:rPr>
          <w:noProof/>
          <w:webHidden/>
        </w:rPr>
        <w:t>33</w:t>
      </w:r>
      <w:ins w:id="72"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73" w:author="Osiatisaa, Cds (Ext)" w:date="2018-05-30T11:50:00Z"/>
          <w:rFonts w:asciiTheme="minorHAnsi" w:eastAsiaTheme="minorEastAsia" w:hAnsiTheme="minorHAnsi" w:cstheme="minorBidi"/>
          <w:noProof/>
          <w:sz w:val="22"/>
          <w:szCs w:val="22"/>
          <w:lang w:eastAsia="fr-FR" w:bidi="ar-SA"/>
        </w:rPr>
      </w:pPr>
      <w:ins w:id="7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"_Toc515444385"</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rPr>
          <w:t>3.3</w:t>
        </w:r>
        <w:r>
          <w:rPr>
            <w:rFonts w:asciiTheme="minorHAnsi" w:eastAsiaTheme="minorEastAsia" w:hAnsiTheme="minorHAnsi" w:cstheme="minorBidi"/>
            <w:noProof/>
            <w:sz w:val="22"/>
            <w:szCs w:val="22"/>
            <w:lang w:eastAsia="fr-FR" w:bidi="ar-SA"/>
          </w:rPr>
          <w:tab/>
        </w:r>
        <w:r w:rsidRPr="00E64F2E">
          <w:rPr>
            <w:rStyle w:val="Lienhypertexte"/>
            <w:rFonts w:cstheme="minorHAnsi"/>
            <w:noProof/>
          </w:rPr>
          <w:t>La sécurité et les habilitations</w:t>
        </w:r>
        <w:r>
          <w:rPr>
            <w:noProof/>
            <w:webHidden/>
          </w:rPr>
          <w:tab/>
        </w:r>
        <w:r>
          <w:rPr>
            <w:noProof/>
            <w:webHidden/>
          </w:rPr>
          <w:fldChar w:fldCharType="begin"/>
        </w:r>
        <w:r>
          <w:rPr>
            <w:noProof/>
            <w:webHidden/>
          </w:rPr>
          <w:instrText xml:space="preserve"> PAGEREF _Toc515444385 \h </w:instrText>
        </w:r>
      </w:ins>
      <w:r>
        <w:rPr>
          <w:noProof/>
          <w:webHidden/>
        </w:rPr>
      </w:r>
      <w:r>
        <w:rPr>
          <w:noProof/>
          <w:webHidden/>
        </w:rPr>
        <w:fldChar w:fldCharType="separate"/>
      </w:r>
      <w:r w:rsidR="001E36CF">
        <w:rPr>
          <w:noProof/>
          <w:webHidden/>
        </w:rPr>
        <w:t>34</w:t>
      </w:r>
      <w:ins w:id="7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76" w:author="Osiatisaa, Cds (Ext)" w:date="2018-05-30T11:50:00Z"/>
          <w:rFonts w:asciiTheme="minorHAnsi" w:eastAsiaTheme="minorEastAsia" w:hAnsiTheme="minorHAnsi" w:cstheme="minorBidi"/>
          <w:noProof/>
          <w:sz w:val="22"/>
          <w:szCs w:val="22"/>
          <w:lang w:eastAsia="fr-FR" w:bidi="ar-SA"/>
        </w:rPr>
      </w:pPr>
      <w:ins w:id="7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"_Toc515444386"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3.3.1</w:t>
        </w:r>
        <w:r>
          <w:rPr>
            <w:rFonts w:asciiTheme="minorHAnsi" w:eastAsiaTheme="minorEastAsia" w:hAnsiTheme="minorHAnsi" w:cstheme="minorBidi"/>
            <w:noProof/>
            <w:sz w:val="22"/>
            <w:szCs w:val="22"/>
            <w:lang w:eastAsia="fr-FR" w:bidi="ar-SA"/>
          </w:rPr>
          <w:tab/>
        </w:r>
        <w:r w:rsidRPr="00E64F2E">
          <w:rPr>
            <w:rStyle w:val="Lienhypertexte"/>
            <w:noProof/>
          </w:rPr>
          <w:t>Généralités</w:t>
        </w:r>
        <w:r>
          <w:rPr>
            <w:noProof/>
            <w:webHidden/>
          </w:rPr>
          <w:tab/>
        </w:r>
        <w:r>
          <w:rPr>
            <w:noProof/>
            <w:webHidden/>
          </w:rPr>
          <w:fldChar w:fldCharType="begin"/>
        </w:r>
        <w:r>
          <w:rPr>
            <w:noProof/>
            <w:webHidden/>
          </w:rPr>
          <w:instrText xml:space="preserve"> PAGEREF _Toc515444386 \h </w:instrText>
        </w:r>
      </w:ins>
      <w:r>
        <w:rPr>
          <w:noProof/>
          <w:webHidden/>
        </w:rPr>
      </w:r>
      <w:r>
        <w:rPr>
          <w:noProof/>
          <w:webHidden/>
        </w:rPr>
        <w:fldChar w:fldCharType="separate"/>
      </w:r>
      <w:r w:rsidR="001E36CF">
        <w:rPr>
          <w:noProof/>
          <w:webHidden/>
        </w:rPr>
        <w:t>34</w:t>
      </w:r>
      <w:ins w:id="7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79" w:author="Osiatisaa, Cds (Ext)" w:date="2018-05-30T11:50:00Z"/>
          <w:rFonts w:asciiTheme="minorHAnsi" w:eastAsiaTheme="minorEastAsia" w:hAnsiTheme="minorHAnsi" w:cstheme="minorBidi"/>
          <w:noProof/>
          <w:sz w:val="22"/>
          <w:szCs w:val="22"/>
          <w:lang w:eastAsia="fr-FR" w:bidi="ar-SA"/>
        </w:rPr>
      </w:pPr>
      <w:ins w:id="8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"_Toc515444387"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3.3.2</w:t>
        </w:r>
        <w:r>
          <w:rPr>
            <w:rFonts w:asciiTheme="minorHAnsi" w:eastAsiaTheme="minorEastAsia" w:hAnsiTheme="minorHAnsi" w:cstheme="minorBidi"/>
            <w:noProof/>
            <w:sz w:val="22"/>
            <w:szCs w:val="22"/>
            <w:lang w:eastAsia="fr-FR" w:bidi="ar-SA"/>
          </w:rPr>
          <w:tab/>
        </w:r>
        <w:r w:rsidRPr="00E64F2E">
          <w:rPr>
            <w:rStyle w:val="Lienhypertexte"/>
            <w:noProof/>
          </w:rPr>
          <w:t>Détail de la matrice d’habilitation dans PARANEO</w:t>
        </w:r>
        <w:r>
          <w:rPr>
            <w:noProof/>
            <w:webHidden/>
          </w:rPr>
          <w:tab/>
        </w:r>
        <w:r>
          <w:rPr>
            <w:noProof/>
            <w:webHidden/>
          </w:rPr>
          <w:fldChar w:fldCharType="begin"/>
        </w:r>
        <w:r>
          <w:rPr>
            <w:noProof/>
            <w:webHidden/>
          </w:rPr>
          <w:instrText xml:space="preserve"> PAGEREF _Toc515444387 \h </w:instrText>
        </w:r>
      </w:ins>
      <w:r>
        <w:rPr>
          <w:noProof/>
          <w:webHidden/>
        </w:rPr>
      </w:r>
      <w:r>
        <w:rPr>
          <w:noProof/>
          <w:webHidden/>
        </w:rPr>
        <w:fldChar w:fldCharType="separate"/>
      </w:r>
      <w:r w:rsidR="001E36CF">
        <w:rPr>
          <w:noProof/>
          <w:webHidden/>
        </w:rPr>
        <w:t>34</w:t>
      </w:r>
      <w:ins w:id="81"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82" w:author="Osiatisaa, Cds (Ext)" w:date="2018-05-30T11:50:00Z"/>
          <w:rFonts w:asciiTheme="minorHAnsi" w:eastAsiaTheme="minorEastAsia" w:hAnsiTheme="minorHAnsi" w:cstheme="minorBidi"/>
          <w:noProof/>
          <w:sz w:val="22"/>
          <w:szCs w:val="22"/>
          <w:lang w:eastAsia="fr-FR" w:bidi="ar-SA"/>
        </w:rPr>
      </w:pPr>
      <w:ins w:id="8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"_Toc515444388"</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rPr>
          <w:t>3.4</w:t>
        </w:r>
        <w:r>
          <w:rPr>
            <w:rFonts w:asciiTheme="minorHAnsi" w:eastAsiaTheme="minorEastAsia" w:hAnsiTheme="minorHAnsi" w:cstheme="minorBidi"/>
            <w:noProof/>
            <w:sz w:val="22"/>
            <w:szCs w:val="22"/>
            <w:lang w:eastAsia="fr-FR" w:bidi="ar-SA"/>
          </w:rPr>
          <w:tab/>
        </w:r>
        <w:r w:rsidRPr="00E64F2E">
          <w:rPr>
            <w:rStyle w:val="Lienhypertexte"/>
            <w:rFonts w:cstheme="minorHAnsi"/>
            <w:noProof/>
          </w:rPr>
          <w:t>L’accès aux données</w:t>
        </w:r>
        <w:r>
          <w:rPr>
            <w:noProof/>
            <w:webHidden/>
          </w:rPr>
          <w:tab/>
        </w:r>
        <w:r>
          <w:rPr>
            <w:noProof/>
            <w:webHidden/>
          </w:rPr>
          <w:fldChar w:fldCharType="begin"/>
        </w:r>
        <w:r>
          <w:rPr>
            <w:noProof/>
            <w:webHidden/>
          </w:rPr>
          <w:instrText xml:space="preserve"> PAGEREF _Toc515444388 \h </w:instrText>
        </w:r>
      </w:ins>
      <w:r>
        <w:rPr>
          <w:noProof/>
          <w:webHidden/>
        </w:rPr>
      </w:r>
      <w:r>
        <w:rPr>
          <w:noProof/>
          <w:webHidden/>
        </w:rPr>
        <w:fldChar w:fldCharType="separate"/>
      </w:r>
      <w:r w:rsidR="001E36CF">
        <w:rPr>
          <w:noProof/>
          <w:webHidden/>
        </w:rPr>
        <w:t>35</w:t>
      </w:r>
      <w:ins w:id="8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85" w:author="Osiatisaa, Cds (Ext)" w:date="2018-05-30T11:50:00Z"/>
          <w:rFonts w:asciiTheme="minorHAnsi" w:eastAsiaTheme="minorEastAsia" w:hAnsiTheme="minorHAnsi" w:cstheme="minorBidi"/>
          <w:noProof/>
          <w:sz w:val="22"/>
          <w:szCs w:val="22"/>
          <w:lang w:eastAsia="fr-FR" w:bidi="ar-SA"/>
        </w:rPr>
      </w:pPr>
      <w:ins w:id="8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"_Toc515444389"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3.4.1</w:t>
        </w:r>
        <w:r>
          <w:rPr>
            <w:rFonts w:asciiTheme="minorHAnsi" w:eastAsiaTheme="minorEastAsia" w:hAnsiTheme="minorHAnsi" w:cstheme="minorBidi"/>
            <w:noProof/>
            <w:sz w:val="22"/>
            <w:szCs w:val="22"/>
            <w:lang w:eastAsia="fr-FR" w:bidi="ar-SA"/>
          </w:rPr>
          <w:tab/>
        </w:r>
        <w:r w:rsidRPr="00E64F2E">
          <w:rPr>
            <w:rStyle w:val="Lienhypertexte"/>
            <w:noProof/>
          </w:rPr>
          <w:t>Généralités</w:t>
        </w:r>
        <w:r>
          <w:rPr>
            <w:noProof/>
            <w:webHidden/>
          </w:rPr>
          <w:tab/>
        </w:r>
        <w:r>
          <w:rPr>
            <w:noProof/>
            <w:webHidden/>
          </w:rPr>
          <w:fldChar w:fldCharType="begin"/>
        </w:r>
        <w:r>
          <w:rPr>
            <w:noProof/>
            <w:webHidden/>
          </w:rPr>
          <w:instrText xml:space="preserve"> PAGEREF _Toc515444389 \h </w:instrText>
        </w:r>
      </w:ins>
      <w:r>
        <w:rPr>
          <w:noProof/>
          <w:webHidden/>
        </w:rPr>
      </w:r>
      <w:r>
        <w:rPr>
          <w:noProof/>
          <w:webHidden/>
        </w:rPr>
        <w:fldChar w:fldCharType="separate"/>
      </w:r>
      <w:r w:rsidR="001E36CF">
        <w:rPr>
          <w:noProof/>
          <w:webHidden/>
        </w:rPr>
        <w:t>35</w:t>
      </w:r>
      <w:ins w:id="8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88" w:author="Osiatisaa, Cds (Ext)" w:date="2018-05-30T11:50:00Z"/>
          <w:rFonts w:asciiTheme="minorHAnsi" w:eastAsiaTheme="minorEastAsia" w:hAnsiTheme="minorHAnsi" w:cstheme="minorBidi"/>
          <w:noProof/>
          <w:sz w:val="22"/>
          <w:szCs w:val="22"/>
          <w:lang w:eastAsia="fr-FR" w:bidi="ar-SA"/>
        </w:rPr>
      </w:pPr>
      <w:ins w:id="8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"_Toc515444390"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3.4.2</w:t>
        </w:r>
        <w:r>
          <w:rPr>
            <w:rFonts w:asciiTheme="minorHAnsi" w:eastAsiaTheme="minorEastAsia" w:hAnsiTheme="minorHAnsi" w:cstheme="minorBidi"/>
            <w:noProof/>
            <w:sz w:val="22"/>
            <w:szCs w:val="22"/>
            <w:lang w:eastAsia="fr-FR" w:bidi="ar-SA"/>
          </w:rPr>
          <w:tab/>
        </w:r>
        <w:r w:rsidRPr="00E64F2E">
          <w:rPr>
            <w:rStyle w:val="Lienhypertexte"/>
            <w:noProof/>
          </w:rPr>
          <w:t>Typologie d’accès</w:t>
        </w:r>
        <w:r>
          <w:rPr>
            <w:noProof/>
            <w:webHidden/>
          </w:rPr>
          <w:tab/>
        </w:r>
        <w:r>
          <w:rPr>
            <w:noProof/>
            <w:webHidden/>
          </w:rPr>
          <w:fldChar w:fldCharType="begin"/>
        </w:r>
        <w:r>
          <w:rPr>
            <w:noProof/>
            <w:webHidden/>
          </w:rPr>
          <w:instrText xml:space="preserve"> PAGEREF _Toc515444390 \h </w:instrText>
        </w:r>
      </w:ins>
      <w:r>
        <w:rPr>
          <w:noProof/>
          <w:webHidden/>
        </w:rPr>
      </w:r>
      <w:r>
        <w:rPr>
          <w:noProof/>
          <w:webHidden/>
        </w:rPr>
        <w:fldChar w:fldCharType="separate"/>
      </w:r>
      <w:r w:rsidR="001E36CF">
        <w:rPr>
          <w:noProof/>
          <w:webHidden/>
        </w:rPr>
        <w:t>36</w:t>
      </w:r>
      <w:ins w:id="9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91" w:author="Osiatisaa, Cds (Ext)" w:date="2018-05-30T11:50:00Z"/>
          <w:rFonts w:asciiTheme="minorHAnsi" w:eastAsiaTheme="minorEastAsia" w:hAnsiTheme="minorHAnsi" w:cstheme="minorBidi"/>
          <w:noProof/>
          <w:sz w:val="22"/>
          <w:szCs w:val="22"/>
          <w:lang w:eastAsia="fr-FR" w:bidi="ar-SA"/>
        </w:rPr>
      </w:pPr>
      <w:ins w:id="9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"_Toc515444391"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3.4.3</w:t>
        </w:r>
        <w:r>
          <w:rPr>
            <w:rFonts w:asciiTheme="minorHAnsi" w:eastAsiaTheme="minorEastAsia" w:hAnsiTheme="minorHAnsi" w:cstheme="minorBidi"/>
            <w:noProof/>
            <w:sz w:val="22"/>
            <w:szCs w:val="22"/>
            <w:lang w:eastAsia="fr-FR" w:bidi="ar-SA"/>
          </w:rPr>
          <w:tab/>
        </w:r>
        <w:r w:rsidRPr="00E64F2E">
          <w:rPr>
            <w:rStyle w:val="Lienhypertexte"/>
            <w:noProof/>
            <w:lang w:eastAsia="fr-FR"/>
          </w:rPr>
          <w:t>Les caractères interdits en saisie</w:t>
        </w:r>
        <w:r>
          <w:rPr>
            <w:noProof/>
            <w:webHidden/>
          </w:rPr>
          <w:tab/>
        </w:r>
        <w:r>
          <w:rPr>
            <w:noProof/>
            <w:webHidden/>
          </w:rPr>
          <w:fldChar w:fldCharType="begin"/>
        </w:r>
        <w:r>
          <w:rPr>
            <w:noProof/>
            <w:webHidden/>
          </w:rPr>
          <w:instrText xml:space="preserve"> PAGEREF _Toc515444391 \h </w:instrText>
        </w:r>
      </w:ins>
      <w:r>
        <w:rPr>
          <w:noProof/>
          <w:webHidden/>
        </w:rPr>
      </w:r>
      <w:r>
        <w:rPr>
          <w:noProof/>
          <w:webHidden/>
        </w:rPr>
        <w:fldChar w:fldCharType="separate"/>
      </w:r>
      <w:r w:rsidR="001E36CF">
        <w:rPr>
          <w:noProof/>
          <w:webHidden/>
        </w:rPr>
        <w:t>36</w:t>
      </w:r>
      <w:ins w:id="93" w:author="Osiatisaa, Cds (Ext)" w:date="2018-05-30T11:50:00Z">
        <w:r>
          <w:rPr>
            <w:noProof/>
            <w:webHidden/>
          </w:rPr>
          <w:fldChar w:fldCharType="end"/>
        </w:r>
        <w:r w:rsidRPr="00E64F2E">
          <w:rPr>
            <w:rStyle w:val="Lienhypertexte"/>
            <w:noProof/>
          </w:rPr>
          <w:fldChar w:fldCharType="end"/>
        </w:r>
      </w:ins>
    </w:p>
    <w:p w:rsidR="00616287" w:rsidRDefault="00616287">
      <w:pPr>
        <w:pStyle w:val="TM1"/>
        <w:rPr>
          <w:ins w:id="94" w:author="Osiatisaa, Cds (Ext)" w:date="2018-05-30T11:50:00Z"/>
          <w:rFonts w:asciiTheme="minorHAnsi" w:eastAsiaTheme="minorEastAsia" w:hAnsiTheme="minorHAnsi" w:cstheme="minorBidi"/>
          <w:sz w:val="22"/>
          <w:szCs w:val="22"/>
          <w:lang w:eastAsia="fr-FR" w:bidi="ar-SA"/>
        </w:rPr>
      </w:pPr>
      <w:ins w:id="95" w:author="Osiatisaa, Cds (Ext)" w:date="2018-05-30T11:50:00Z">
        <w:r w:rsidRPr="00E64F2E">
          <w:rPr>
            <w:rStyle w:val="Lienhypertexte"/>
          </w:rPr>
          <w:fldChar w:fldCharType="begin"/>
        </w:r>
        <w:r w:rsidRPr="00E64F2E">
          <w:rPr>
            <w:rStyle w:val="Lienhypertexte"/>
          </w:rPr>
          <w:instrText xml:space="preserve"> </w:instrText>
        </w:r>
        <w:r>
          <w:instrText>HYPERLINK \l "_Toc515444392"</w:instrText>
        </w:r>
        <w:r w:rsidRPr="00E64F2E">
          <w:rPr>
            <w:rStyle w:val="Lienhypertexte"/>
          </w:rPr>
          <w:instrText xml:space="preserve"> </w:instrText>
        </w:r>
        <w:r w:rsidRPr="00E64F2E">
          <w:rPr>
            <w:rStyle w:val="Lienhypertexte"/>
          </w:rPr>
          <w:fldChar w:fldCharType="separate"/>
        </w:r>
        <w:r w:rsidRPr="00E64F2E">
          <w:rPr>
            <w:rStyle w:val="Lienhypertexte"/>
            <w:rFonts w:cstheme="minorHAnsi"/>
            <w:lang w:eastAsia="fr-FR"/>
          </w:rPr>
          <w:t>4</w:t>
        </w:r>
        <w:r>
          <w:rPr>
            <w:rFonts w:asciiTheme="minorHAnsi" w:eastAsiaTheme="minorEastAsia" w:hAnsiTheme="minorHAnsi" w:cstheme="minorBidi"/>
            <w:sz w:val="22"/>
            <w:szCs w:val="22"/>
            <w:lang w:eastAsia="fr-FR" w:bidi="ar-SA"/>
          </w:rPr>
          <w:tab/>
        </w:r>
        <w:r w:rsidRPr="00E64F2E">
          <w:rPr>
            <w:rStyle w:val="Lienhypertexte"/>
            <w:rFonts w:cstheme="minorHAnsi"/>
            <w:lang w:eastAsia="fr-FR"/>
          </w:rPr>
          <w:t>Structures et spécificités fonctionnelles des tables</w:t>
        </w:r>
        <w:r>
          <w:rPr>
            <w:webHidden/>
          </w:rPr>
          <w:tab/>
        </w:r>
        <w:r>
          <w:rPr>
            <w:webHidden/>
          </w:rPr>
          <w:fldChar w:fldCharType="begin"/>
        </w:r>
        <w:r>
          <w:rPr>
            <w:webHidden/>
          </w:rPr>
          <w:instrText xml:space="preserve"> PAGEREF _Toc515444392 \h </w:instrText>
        </w:r>
      </w:ins>
      <w:r>
        <w:rPr>
          <w:webHidden/>
        </w:rPr>
      </w:r>
      <w:r>
        <w:rPr>
          <w:webHidden/>
        </w:rPr>
        <w:fldChar w:fldCharType="separate"/>
      </w:r>
      <w:r w:rsidR="001E36CF">
        <w:rPr>
          <w:webHidden/>
        </w:rPr>
        <w:t>37</w:t>
      </w:r>
      <w:ins w:id="96" w:author="Osiatisaa, Cds (Ext)" w:date="2018-05-30T11:50:00Z">
        <w:r>
          <w:rPr>
            <w:webHidden/>
          </w:rPr>
          <w:fldChar w:fldCharType="end"/>
        </w:r>
        <w:r w:rsidRPr="00E64F2E">
          <w:rPr>
            <w:rStyle w:val="Lienhypertexte"/>
          </w:rPr>
          <w:fldChar w:fldCharType="end"/>
        </w:r>
      </w:ins>
    </w:p>
    <w:p w:rsidR="00616287" w:rsidRDefault="00616287">
      <w:pPr>
        <w:pStyle w:val="TM2"/>
        <w:tabs>
          <w:tab w:val="left" w:pos="880"/>
          <w:tab w:val="right" w:leader="dot" w:pos="10338"/>
        </w:tabs>
        <w:rPr>
          <w:ins w:id="97" w:author="Osiatisaa, Cds (Ext)" w:date="2018-05-30T11:50:00Z"/>
          <w:rFonts w:asciiTheme="minorHAnsi" w:eastAsiaTheme="minorEastAsia" w:hAnsiTheme="minorHAnsi" w:cstheme="minorBidi"/>
          <w:noProof/>
          <w:sz w:val="22"/>
          <w:szCs w:val="22"/>
          <w:lang w:eastAsia="fr-FR" w:bidi="ar-SA"/>
        </w:rPr>
      </w:pPr>
      <w:ins w:id="9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"_Toc515444393"</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lang w:eastAsia="fr-FR"/>
          </w:rPr>
          <w:t>4.1</w:t>
        </w:r>
        <w:r>
          <w:rPr>
            <w:rFonts w:asciiTheme="minorHAnsi" w:eastAsiaTheme="minorEastAsia" w:hAnsiTheme="minorHAnsi" w:cstheme="minorBidi"/>
            <w:noProof/>
            <w:sz w:val="22"/>
            <w:szCs w:val="22"/>
            <w:lang w:eastAsia="fr-FR" w:bidi="ar-SA"/>
          </w:rPr>
          <w:tab/>
        </w:r>
        <w:r w:rsidRPr="00E64F2E">
          <w:rPr>
            <w:rStyle w:val="Lienhypertexte"/>
            <w:rFonts w:cstheme="minorHAnsi"/>
            <w:noProof/>
            <w:lang w:eastAsia="fr-FR"/>
          </w:rPr>
          <w:t>PAYS (A)</w:t>
        </w:r>
        <w:r>
          <w:rPr>
            <w:noProof/>
            <w:webHidden/>
          </w:rPr>
          <w:tab/>
        </w:r>
        <w:r>
          <w:rPr>
            <w:noProof/>
            <w:webHidden/>
          </w:rPr>
          <w:fldChar w:fldCharType="begin"/>
        </w:r>
        <w:r>
          <w:rPr>
            <w:noProof/>
            <w:webHidden/>
          </w:rPr>
          <w:instrText xml:space="preserve"> PAGEREF _Toc515444393 \h </w:instrText>
        </w:r>
      </w:ins>
      <w:r>
        <w:rPr>
          <w:noProof/>
          <w:webHidden/>
        </w:rPr>
      </w:r>
      <w:r>
        <w:rPr>
          <w:noProof/>
          <w:webHidden/>
        </w:rPr>
        <w:fldChar w:fldCharType="separate"/>
      </w:r>
      <w:r w:rsidR="001E36CF">
        <w:rPr>
          <w:noProof/>
          <w:webHidden/>
        </w:rPr>
        <w:t>37</w:t>
      </w:r>
      <w:ins w:id="99"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00" w:author="Osiatisaa, Cds (Ext)" w:date="2018-05-30T11:50:00Z"/>
          <w:rFonts w:asciiTheme="minorHAnsi" w:eastAsiaTheme="minorEastAsia" w:hAnsiTheme="minorHAnsi" w:cstheme="minorBidi"/>
          <w:noProof/>
          <w:sz w:val="22"/>
          <w:szCs w:val="22"/>
          <w:lang w:eastAsia="fr-FR" w:bidi="ar-SA"/>
        </w:rPr>
      </w:pPr>
      <w:ins w:id="10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"_Toc515444394"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4.1.1</w:t>
        </w:r>
        <w:r>
          <w:rPr>
            <w:rFonts w:asciiTheme="minorHAnsi" w:eastAsiaTheme="minorEastAsia" w:hAnsiTheme="minorHAnsi" w:cstheme="minorBidi"/>
            <w:noProof/>
            <w:sz w:val="22"/>
            <w:szCs w:val="22"/>
            <w:lang w:eastAsia="fr-FR" w:bidi="ar-SA"/>
          </w:rPr>
          <w:tab/>
        </w:r>
        <w:r w:rsidRPr="00E64F2E">
          <w:rPr>
            <w:rStyle w:val="Lienhypertexte"/>
            <w:noProof/>
          </w:rPr>
          <w:t>ta_pays_lmtay501</w:t>
        </w:r>
        <w:r>
          <w:rPr>
            <w:noProof/>
            <w:webHidden/>
          </w:rPr>
          <w:tab/>
        </w:r>
        <w:r>
          <w:rPr>
            <w:noProof/>
            <w:webHidden/>
          </w:rPr>
          <w:fldChar w:fldCharType="begin"/>
        </w:r>
        <w:r>
          <w:rPr>
            <w:noProof/>
            <w:webHidden/>
          </w:rPr>
          <w:instrText xml:space="preserve"> PAGEREF _Toc515444394 \h </w:instrText>
        </w:r>
      </w:ins>
      <w:r>
        <w:rPr>
          <w:noProof/>
          <w:webHidden/>
        </w:rPr>
      </w:r>
      <w:r>
        <w:rPr>
          <w:noProof/>
          <w:webHidden/>
        </w:rPr>
        <w:fldChar w:fldCharType="separate"/>
      </w:r>
      <w:r w:rsidR="001E36CF">
        <w:rPr>
          <w:noProof/>
          <w:webHidden/>
        </w:rPr>
        <w:t>37</w:t>
      </w:r>
      <w:ins w:id="10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03" w:author="Osiatisaa, Cds (Ext)" w:date="2018-05-30T11:50:00Z"/>
          <w:rFonts w:asciiTheme="minorHAnsi" w:eastAsiaTheme="minorEastAsia" w:hAnsiTheme="minorHAnsi" w:cstheme="minorBidi"/>
          <w:noProof/>
          <w:sz w:val="22"/>
          <w:szCs w:val="22"/>
          <w:lang w:eastAsia="fr-FR" w:bidi="ar-SA"/>
        </w:rPr>
      </w:pPr>
      <w:ins w:id="10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"_Toc515444395"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4.1.2</w:t>
        </w:r>
        <w:r>
          <w:rPr>
            <w:rFonts w:asciiTheme="minorHAnsi" w:eastAsiaTheme="minorEastAsia" w:hAnsiTheme="minorHAnsi" w:cstheme="minorBidi"/>
            <w:noProof/>
            <w:sz w:val="22"/>
            <w:szCs w:val="22"/>
            <w:lang w:eastAsia="fr-FR" w:bidi="ar-SA"/>
          </w:rPr>
          <w:tab/>
        </w:r>
        <w:r w:rsidRPr="00E64F2E">
          <w:rPr>
            <w:rStyle w:val="Lienhypertexte"/>
            <w:noProof/>
          </w:rPr>
          <w:t>ta_devise_lmtay502</w:t>
        </w:r>
        <w:r>
          <w:rPr>
            <w:noProof/>
            <w:webHidden/>
          </w:rPr>
          <w:tab/>
        </w:r>
        <w:r>
          <w:rPr>
            <w:noProof/>
            <w:webHidden/>
          </w:rPr>
          <w:fldChar w:fldCharType="begin"/>
        </w:r>
        <w:r>
          <w:rPr>
            <w:noProof/>
            <w:webHidden/>
          </w:rPr>
          <w:instrText xml:space="preserve"> PAGEREF _Toc515444395 \h </w:instrText>
        </w:r>
      </w:ins>
      <w:r>
        <w:rPr>
          <w:noProof/>
          <w:webHidden/>
        </w:rPr>
      </w:r>
      <w:r>
        <w:rPr>
          <w:noProof/>
          <w:webHidden/>
        </w:rPr>
        <w:fldChar w:fldCharType="separate"/>
      </w:r>
      <w:r w:rsidR="001E36CF">
        <w:rPr>
          <w:noProof/>
          <w:webHidden/>
        </w:rPr>
        <w:t>43</w:t>
      </w:r>
      <w:ins w:id="10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06" w:author="Osiatisaa, Cds (Ext)" w:date="2018-05-30T11:50:00Z"/>
          <w:rFonts w:asciiTheme="minorHAnsi" w:eastAsiaTheme="minorEastAsia" w:hAnsiTheme="minorHAnsi" w:cstheme="minorBidi"/>
          <w:noProof/>
          <w:sz w:val="22"/>
          <w:szCs w:val="22"/>
          <w:lang w:eastAsia="fr-FR" w:bidi="ar-SA"/>
        </w:rPr>
      </w:pPr>
      <w:ins w:id="10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"_Toc515444396"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4.1.3</w:t>
        </w:r>
        <w:r>
          <w:rPr>
            <w:rFonts w:asciiTheme="minorHAnsi" w:eastAsiaTheme="minorEastAsia" w:hAnsiTheme="minorHAnsi" w:cstheme="minorBidi"/>
            <w:noProof/>
            <w:sz w:val="22"/>
            <w:szCs w:val="22"/>
            <w:lang w:eastAsia="fr-FR" w:bidi="ar-SA"/>
          </w:rPr>
          <w:tab/>
        </w:r>
        <w:r w:rsidRPr="00E64F2E">
          <w:rPr>
            <w:rStyle w:val="Lienhypertexte"/>
            <w:noProof/>
          </w:rPr>
          <w:t>ta_lien_pays_devise_lmtay503</w:t>
        </w:r>
        <w:r>
          <w:rPr>
            <w:noProof/>
            <w:webHidden/>
          </w:rPr>
          <w:tab/>
        </w:r>
        <w:r>
          <w:rPr>
            <w:noProof/>
            <w:webHidden/>
          </w:rPr>
          <w:fldChar w:fldCharType="begin"/>
        </w:r>
        <w:r>
          <w:rPr>
            <w:noProof/>
            <w:webHidden/>
          </w:rPr>
          <w:instrText xml:space="preserve"> PAGEREF _Toc515444396 \h </w:instrText>
        </w:r>
      </w:ins>
      <w:r>
        <w:rPr>
          <w:noProof/>
          <w:webHidden/>
        </w:rPr>
      </w:r>
      <w:r>
        <w:rPr>
          <w:noProof/>
          <w:webHidden/>
        </w:rPr>
        <w:fldChar w:fldCharType="separate"/>
      </w:r>
      <w:r w:rsidR="001E36CF">
        <w:rPr>
          <w:noProof/>
          <w:webHidden/>
        </w:rPr>
        <w:t>49</w:t>
      </w:r>
      <w:ins w:id="10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09" w:author="Osiatisaa, Cds (Ext)" w:date="2018-05-30T11:50:00Z"/>
          <w:rFonts w:asciiTheme="minorHAnsi" w:eastAsiaTheme="minorEastAsia" w:hAnsiTheme="minorHAnsi" w:cstheme="minorBidi"/>
          <w:noProof/>
          <w:sz w:val="22"/>
          <w:szCs w:val="22"/>
          <w:lang w:eastAsia="fr-FR" w:bidi="ar-SA"/>
        </w:rPr>
      </w:pPr>
      <w:ins w:id="11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"_Toc515444397"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4.1.4</w:t>
        </w:r>
        <w:r>
          <w:rPr>
            <w:rFonts w:asciiTheme="minorHAnsi" w:eastAsiaTheme="minorEastAsia" w:hAnsiTheme="minorHAnsi" w:cstheme="minorBidi"/>
            <w:noProof/>
            <w:sz w:val="22"/>
            <w:szCs w:val="22"/>
            <w:lang w:eastAsia="fr-FR" w:bidi="ar-SA"/>
          </w:rPr>
          <w:tab/>
        </w:r>
        <w:r w:rsidRPr="00E64F2E">
          <w:rPr>
            <w:rStyle w:val="Lienhypertexte"/>
            <w:noProof/>
          </w:rPr>
          <w:t>ta_code_resident_lmtay554</w:t>
        </w:r>
        <w:r>
          <w:rPr>
            <w:noProof/>
            <w:webHidden/>
          </w:rPr>
          <w:tab/>
        </w:r>
        <w:r>
          <w:rPr>
            <w:noProof/>
            <w:webHidden/>
          </w:rPr>
          <w:fldChar w:fldCharType="begin"/>
        </w:r>
        <w:r>
          <w:rPr>
            <w:noProof/>
            <w:webHidden/>
          </w:rPr>
          <w:instrText xml:space="preserve"> PAGEREF _Toc515444397 \h </w:instrText>
        </w:r>
      </w:ins>
      <w:r>
        <w:rPr>
          <w:noProof/>
          <w:webHidden/>
        </w:rPr>
      </w:r>
      <w:r>
        <w:rPr>
          <w:noProof/>
          <w:webHidden/>
        </w:rPr>
        <w:fldChar w:fldCharType="separate"/>
      </w:r>
      <w:r w:rsidR="001E36CF">
        <w:rPr>
          <w:noProof/>
          <w:webHidden/>
        </w:rPr>
        <w:t>50</w:t>
      </w:r>
      <w:ins w:id="111"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12" w:author="Osiatisaa, Cds (Ext)" w:date="2018-05-30T11:50:00Z"/>
          <w:rFonts w:asciiTheme="minorHAnsi" w:eastAsiaTheme="minorEastAsia" w:hAnsiTheme="minorHAnsi" w:cstheme="minorBidi"/>
          <w:noProof/>
          <w:sz w:val="22"/>
          <w:szCs w:val="22"/>
          <w:lang w:eastAsia="fr-FR" w:bidi="ar-SA"/>
        </w:rPr>
      </w:pPr>
      <w:ins w:id="11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"_Toc515444398"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4.1.5</w:t>
        </w:r>
        <w:r>
          <w:rPr>
            <w:rFonts w:asciiTheme="minorHAnsi" w:eastAsiaTheme="minorEastAsia" w:hAnsiTheme="minorHAnsi" w:cstheme="minorBidi"/>
            <w:noProof/>
            <w:sz w:val="22"/>
            <w:szCs w:val="22"/>
            <w:lang w:eastAsia="fr-FR" w:bidi="ar-SA"/>
          </w:rPr>
          <w:tab/>
        </w:r>
        <w:r w:rsidRPr="00E64F2E">
          <w:rPr>
            <w:rStyle w:val="Lienhypertexte"/>
            <w:noProof/>
          </w:rPr>
          <w:t>ta_convention_fiscale_france_lmtay716</w:t>
        </w:r>
        <w:r>
          <w:rPr>
            <w:noProof/>
            <w:webHidden/>
          </w:rPr>
          <w:tab/>
        </w:r>
        <w:r>
          <w:rPr>
            <w:noProof/>
            <w:webHidden/>
          </w:rPr>
          <w:fldChar w:fldCharType="begin"/>
        </w:r>
        <w:r>
          <w:rPr>
            <w:noProof/>
            <w:webHidden/>
          </w:rPr>
          <w:instrText xml:space="preserve"> PAGEREF _Toc515444398 \h </w:instrText>
        </w:r>
      </w:ins>
      <w:r>
        <w:rPr>
          <w:noProof/>
          <w:webHidden/>
        </w:rPr>
      </w:r>
      <w:r>
        <w:rPr>
          <w:noProof/>
          <w:webHidden/>
        </w:rPr>
        <w:fldChar w:fldCharType="separate"/>
      </w:r>
      <w:r w:rsidR="001E36CF">
        <w:rPr>
          <w:noProof/>
          <w:webHidden/>
        </w:rPr>
        <w:t>52</w:t>
      </w:r>
      <w:ins w:id="11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15" w:author="Osiatisaa, Cds (Ext)" w:date="2018-05-30T11:50:00Z"/>
          <w:rFonts w:asciiTheme="minorHAnsi" w:eastAsiaTheme="minorEastAsia" w:hAnsiTheme="minorHAnsi" w:cstheme="minorBidi"/>
          <w:noProof/>
          <w:sz w:val="22"/>
          <w:szCs w:val="22"/>
          <w:lang w:eastAsia="fr-FR" w:bidi="ar-SA"/>
        </w:rPr>
      </w:pPr>
      <w:ins w:id="11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"_Toc515444399"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4.1.6</w:t>
        </w:r>
        <w:r>
          <w:rPr>
            <w:rFonts w:asciiTheme="minorHAnsi" w:eastAsiaTheme="minorEastAsia" w:hAnsiTheme="minorHAnsi" w:cstheme="minorBidi"/>
            <w:noProof/>
            <w:sz w:val="22"/>
            <w:szCs w:val="22"/>
            <w:lang w:eastAsia="fr-FR" w:bidi="ar-SA"/>
          </w:rPr>
          <w:tab/>
        </w:r>
        <w:r w:rsidRPr="00E64F2E">
          <w:rPr>
            <w:rStyle w:val="Lienhypertexte"/>
            <w:noProof/>
          </w:rPr>
          <w:t>ta_jour_ferie_cambiste_pays_lmtay741</w:t>
        </w:r>
        <w:r>
          <w:rPr>
            <w:noProof/>
            <w:webHidden/>
          </w:rPr>
          <w:tab/>
        </w:r>
        <w:r>
          <w:rPr>
            <w:noProof/>
            <w:webHidden/>
          </w:rPr>
          <w:fldChar w:fldCharType="begin"/>
        </w:r>
        <w:r>
          <w:rPr>
            <w:noProof/>
            <w:webHidden/>
          </w:rPr>
          <w:instrText xml:space="preserve"> PAGEREF _Toc515444399 \h </w:instrText>
        </w:r>
      </w:ins>
      <w:r>
        <w:rPr>
          <w:noProof/>
          <w:webHidden/>
        </w:rPr>
      </w:r>
      <w:r>
        <w:rPr>
          <w:noProof/>
          <w:webHidden/>
        </w:rPr>
        <w:fldChar w:fldCharType="separate"/>
      </w:r>
      <w:r w:rsidR="001E36CF">
        <w:rPr>
          <w:noProof/>
          <w:webHidden/>
        </w:rPr>
        <w:t>56</w:t>
      </w:r>
      <w:ins w:id="11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18" w:author="Osiatisaa, Cds (Ext)" w:date="2018-05-30T11:50:00Z"/>
          <w:rFonts w:asciiTheme="minorHAnsi" w:eastAsiaTheme="minorEastAsia" w:hAnsiTheme="minorHAnsi" w:cstheme="minorBidi"/>
          <w:noProof/>
          <w:sz w:val="22"/>
          <w:szCs w:val="22"/>
          <w:lang w:eastAsia="fr-FR" w:bidi="ar-SA"/>
        </w:rPr>
      </w:pPr>
      <w:ins w:id="11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"_Toc515444400"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4.1.7</w:t>
        </w:r>
        <w:r>
          <w:rPr>
            <w:rFonts w:asciiTheme="minorHAnsi" w:eastAsiaTheme="minorEastAsia" w:hAnsiTheme="minorHAnsi" w:cstheme="minorBidi"/>
            <w:noProof/>
            <w:sz w:val="22"/>
            <w:szCs w:val="22"/>
            <w:lang w:eastAsia="fr-FR" w:bidi="ar-SA"/>
          </w:rPr>
          <w:tab/>
        </w:r>
        <w:r w:rsidRPr="00E64F2E">
          <w:rPr>
            <w:rStyle w:val="Lienhypertexte"/>
            <w:noProof/>
          </w:rPr>
          <w:t>ta_jour_ferie_bourse_place_lmtay755</w:t>
        </w:r>
        <w:r>
          <w:rPr>
            <w:noProof/>
            <w:webHidden/>
          </w:rPr>
          <w:tab/>
        </w:r>
        <w:r>
          <w:rPr>
            <w:noProof/>
            <w:webHidden/>
          </w:rPr>
          <w:fldChar w:fldCharType="begin"/>
        </w:r>
        <w:r>
          <w:rPr>
            <w:noProof/>
            <w:webHidden/>
          </w:rPr>
          <w:instrText xml:space="preserve"> PAGEREF _Toc515444400 \h </w:instrText>
        </w:r>
      </w:ins>
      <w:r>
        <w:rPr>
          <w:noProof/>
          <w:webHidden/>
        </w:rPr>
      </w:r>
      <w:r>
        <w:rPr>
          <w:noProof/>
          <w:webHidden/>
        </w:rPr>
        <w:fldChar w:fldCharType="separate"/>
      </w:r>
      <w:r w:rsidR="001E36CF">
        <w:rPr>
          <w:noProof/>
          <w:webHidden/>
        </w:rPr>
        <w:t>57</w:t>
      </w:r>
      <w:ins w:id="12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21" w:author="Osiatisaa, Cds (Ext)" w:date="2018-05-30T11:50:00Z"/>
          <w:rFonts w:asciiTheme="minorHAnsi" w:eastAsiaTheme="minorEastAsia" w:hAnsiTheme="minorHAnsi" w:cstheme="minorBidi"/>
          <w:noProof/>
          <w:sz w:val="22"/>
          <w:szCs w:val="22"/>
          <w:lang w:eastAsia="fr-FR" w:bidi="ar-SA"/>
        </w:rPr>
      </w:pPr>
      <w:ins w:id="12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"_Toc515444401"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4.1.8</w:t>
        </w:r>
        <w:r>
          <w:rPr>
            <w:rFonts w:asciiTheme="minorHAnsi" w:eastAsiaTheme="minorEastAsia" w:hAnsiTheme="minorHAnsi" w:cstheme="minorBidi"/>
            <w:noProof/>
            <w:sz w:val="22"/>
            <w:szCs w:val="22"/>
            <w:lang w:eastAsia="fr-FR" w:bidi="ar-SA"/>
          </w:rPr>
          <w:tab/>
        </w:r>
        <w:r w:rsidRPr="00E64F2E">
          <w:rPr>
            <w:rStyle w:val="Lienhypertexte"/>
            <w:noProof/>
          </w:rPr>
          <w:t>ta_taux_de_parite_lmtay920</w:t>
        </w:r>
        <w:r>
          <w:rPr>
            <w:noProof/>
            <w:webHidden/>
          </w:rPr>
          <w:tab/>
        </w:r>
        <w:r>
          <w:rPr>
            <w:noProof/>
            <w:webHidden/>
          </w:rPr>
          <w:fldChar w:fldCharType="begin"/>
        </w:r>
        <w:r>
          <w:rPr>
            <w:noProof/>
            <w:webHidden/>
          </w:rPr>
          <w:instrText xml:space="preserve"> PAGEREF _Toc515444401 \h </w:instrText>
        </w:r>
      </w:ins>
      <w:r>
        <w:rPr>
          <w:noProof/>
          <w:webHidden/>
        </w:rPr>
      </w:r>
      <w:r>
        <w:rPr>
          <w:noProof/>
          <w:webHidden/>
        </w:rPr>
        <w:fldChar w:fldCharType="separate"/>
      </w:r>
      <w:r w:rsidR="001E36CF">
        <w:rPr>
          <w:noProof/>
          <w:webHidden/>
        </w:rPr>
        <w:t>58</w:t>
      </w:r>
      <w:ins w:id="12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24" w:author="Osiatisaa, Cds (Ext)" w:date="2018-05-30T11:50:00Z"/>
          <w:rFonts w:asciiTheme="minorHAnsi" w:eastAsiaTheme="minorEastAsia" w:hAnsiTheme="minorHAnsi" w:cstheme="minorBidi"/>
          <w:noProof/>
          <w:sz w:val="22"/>
          <w:szCs w:val="22"/>
          <w:lang w:eastAsia="fr-FR" w:bidi="ar-SA"/>
        </w:rPr>
      </w:pPr>
      <w:ins w:id="12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"_Toc515444402"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4.1.9</w:t>
        </w:r>
        <w:r>
          <w:rPr>
            <w:rFonts w:asciiTheme="minorHAnsi" w:eastAsiaTheme="minorEastAsia" w:hAnsiTheme="minorHAnsi" w:cstheme="minorBidi"/>
            <w:noProof/>
            <w:sz w:val="22"/>
            <w:szCs w:val="22"/>
            <w:lang w:eastAsia="fr-FR" w:bidi="ar-SA"/>
          </w:rPr>
          <w:tab/>
        </w:r>
        <w:r w:rsidRPr="00E64F2E">
          <w:rPr>
            <w:rStyle w:val="Lienhypertexte"/>
            <w:noProof/>
          </w:rPr>
          <w:t>ta_rgrp_pays_a_risque_de_contrepa_lmtay928</w:t>
        </w:r>
        <w:r>
          <w:rPr>
            <w:noProof/>
            <w:webHidden/>
          </w:rPr>
          <w:tab/>
        </w:r>
        <w:r>
          <w:rPr>
            <w:noProof/>
            <w:webHidden/>
          </w:rPr>
          <w:fldChar w:fldCharType="begin"/>
        </w:r>
        <w:r>
          <w:rPr>
            <w:noProof/>
            <w:webHidden/>
          </w:rPr>
          <w:instrText xml:space="preserve"> PAGEREF _Toc515444402 \h </w:instrText>
        </w:r>
      </w:ins>
      <w:r>
        <w:rPr>
          <w:noProof/>
          <w:webHidden/>
        </w:rPr>
      </w:r>
      <w:r>
        <w:rPr>
          <w:noProof/>
          <w:webHidden/>
        </w:rPr>
        <w:fldChar w:fldCharType="separate"/>
      </w:r>
      <w:r w:rsidR="001E36CF">
        <w:rPr>
          <w:noProof/>
          <w:webHidden/>
        </w:rPr>
        <w:t>60</w:t>
      </w:r>
      <w:ins w:id="126"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27" w:author="Osiatisaa, Cds (Ext)" w:date="2018-05-30T11:50:00Z"/>
          <w:rFonts w:asciiTheme="minorHAnsi" w:eastAsiaTheme="minorEastAsia" w:hAnsiTheme="minorHAnsi" w:cstheme="minorBidi"/>
          <w:noProof/>
          <w:sz w:val="22"/>
          <w:szCs w:val="22"/>
          <w:lang w:eastAsia="fr-FR" w:bidi="ar-SA"/>
        </w:rPr>
      </w:pPr>
      <w:ins w:id="12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"_Toc515444403"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4.1.10</w:t>
        </w:r>
        <w:r>
          <w:rPr>
            <w:rFonts w:asciiTheme="minorHAnsi" w:eastAsiaTheme="minorEastAsia" w:hAnsiTheme="minorHAnsi" w:cstheme="minorBidi"/>
            <w:noProof/>
            <w:sz w:val="22"/>
            <w:szCs w:val="22"/>
            <w:lang w:eastAsia="fr-FR" w:bidi="ar-SA"/>
          </w:rPr>
          <w:tab/>
        </w:r>
        <w:r w:rsidRPr="00E64F2E">
          <w:rPr>
            <w:rStyle w:val="Lienhypertexte"/>
            <w:noProof/>
          </w:rPr>
          <w:t>ta_zone_geographique_pr_ratios_re_lmtay948</w:t>
        </w:r>
        <w:r>
          <w:rPr>
            <w:noProof/>
            <w:webHidden/>
          </w:rPr>
          <w:tab/>
        </w:r>
        <w:r>
          <w:rPr>
            <w:noProof/>
            <w:webHidden/>
          </w:rPr>
          <w:fldChar w:fldCharType="begin"/>
        </w:r>
        <w:r>
          <w:rPr>
            <w:noProof/>
            <w:webHidden/>
          </w:rPr>
          <w:instrText xml:space="preserve"> PAGEREF _Toc515444403 \h </w:instrText>
        </w:r>
      </w:ins>
      <w:r>
        <w:rPr>
          <w:noProof/>
          <w:webHidden/>
        </w:rPr>
      </w:r>
      <w:r>
        <w:rPr>
          <w:noProof/>
          <w:webHidden/>
        </w:rPr>
        <w:fldChar w:fldCharType="separate"/>
      </w:r>
      <w:r w:rsidR="001E36CF">
        <w:rPr>
          <w:noProof/>
          <w:webHidden/>
        </w:rPr>
        <w:t>61</w:t>
      </w:r>
      <w:ins w:id="129"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30" w:author="Osiatisaa, Cds (Ext)" w:date="2018-05-30T11:50:00Z"/>
          <w:rFonts w:asciiTheme="minorHAnsi" w:eastAsiaTheme="minorEastAsia" w:hAnsiTheme="minorHAnsi" w:cstheme="minorBidi"/>
          <w:noProof/>
          <w:sz w:val="22"/>
          <w:szCs w:val="22"/>
          <w:lang w:eastAsia="fr-FR" w:bidi="ar-SA"/>
        </w:rPr>
      </w:pPr>
      <w:ins w:id="13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"_Toc515444404"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4.1.11</w:t>
        </w:r>
        <w:r>
          <w:rPr>
            <w:rFonts w:asciiTheme="minorHAnsi" w:eastAsiaTheme="minorEastAsia" w:hAnsiTheme="minorHAnsi" w:cstheme="minorBidi"/>
            <w:noProof/>
            <w:sz w:val="22"/>
            <w:szCs w:val="22"/>
            <w:lang w:eastAsia="fr-FR" w:bidi="ar-SA"/>
          </w:rPr>
          <w:tab/>
        </w:r>
        <w:r w:rsidRPr="00E64F2E">
          <w:rPr>
            <w:rStyle w:val="Lienhypertexte"/>
            <w:noProof/>
          </w:rPr>
          <w:t>ta_type_qualification_fiscale_int_lmtay982</w:t>
        </w:r>
        <w:r>
          <w:rPr>
            <w:noProof/>
            <w:webHidden/>
          </w:rPr>
          <w:tab/>
        </w:r>
        <w:r>
          <w:rPr>
            <w:noProof/>
            <w:webHidden/>
          </w:rPr>
          <w:fldChar w:fldCharType="begin"/>
        </w:r>
        <w:r>
          <w:rPr>
            <w:noProof/>
            <w:webHidden/>
          </w:rPr>
          <w:instrText xml:space="preserve"> PAGEREF _Toc515444404 \h </w:instrText>
        </w:r>
      </w:ins>
      <w:r>
        <w:rPr>
          <w:noProof/>
          <w:webHidden/>
        </w:rPr>
      </w:r>
      <w:r>
        <w:rPr>
          <w:noProof/>
          <w:webHidden/>
        </w:rPr>
        <w:fldChar w:fldCharType="separate"/>
      </w:r>
      <w:r w:rsidR="001E36CF">
        <w:rPr>
          <w:noProof/>
          <w:webHidden/>
        </w:rPr>
        <w:t>62</w:t>
      </w:r>
      <w:ins w:id="13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33" w:author="Osiatisaa, Cds (Ext)" w:date="2018-05-30T11:50:00Z"/>
          <w:rFonts w:asciiTheme="minorHAnsi" w:eastAsiaTheme="minorEastAsia" w:hAnsiTheme="minorHAnsi" w:cstheme="minorBidi"/>
          <w:noProof/>
          <w:sz w:val="22"/>
          <w:szCs w:val="22"/>
          <w:lang w:eastAsia="fr-FR" w:bidi="ar-SA"/>
        </w:rPr>
      </w:pPr>
      <w:ins w:id="13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"_Toc515444405"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4.1.12</w:t>
        </w:r>
        <w:r>
          <w:rPr>
            <w:rFonts w:asciiTheme="minorHAnsi" w:eastAsiaTheme="minorEastAsia" w:hAnsiTheme="minorHAnsi" w:cstheme="minorBidi"/>
            <w:noProof/>
            <w:sz w:val="22"/>
            <w:szCs w:val="22"/>
            <w:lang w:eastAsia="fr-FR" w:bidi="ar-SA"/>
          </w:rPr>
          <w:tab/>
        </w:r>
        <w:r w:rsidRPr="00E64F2E">
          <w:rPr>
            <w:rStyle w:val="Lienhypertexte"/>
            <w:noProof/>
          </w:rPr>
          <w:t>ta_type_qualification_fiscale_cli_lmtay983</w:t>
        </w:r>
        <w:r>
          <w:rPr>
            <w:noProof/>
            <w:webHidden/>
          </w:rPr>
          <w:tab/>
        </w:r>
        <w:r>
          <w:rPr>
            <w:noProof/>
            <w:webHidden/>
          </w:rPr>
          <w:fldChar w:fldCharType="begin"/>
        </w:r>
        <w:r>
          <w:rPr>
            <w:noProof/>
            <w:webHidden/>
          </w:rPr>
          <w:instrText xml:space="preserve"> PAGEREF _Toc515444405 \h </w:instrText>
        </w:r>
      </w:ins>
      <w:r>
        <w:rPr>
          <w:noProof/>
          <w:webHidden/>
        </w:rPr>
      </w:r>
      <w:r>
        <w:rPr>
          <w:noProof/>
          <w:webHidden/>
        </w:rPr>
        <w:fldChar w:fldCharType="separate"/>
      </w:r>
      <w:r w:rsidR="001E36CF">
        <w:rPr>
          <w:noProof/>
          <w:webHidden/>
        </w:rPr>
        <w:t>66</w:t>
      </w:r>
      <w:ins w:id="135"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136" w:author="Osiatisaa, Cds (Ext)" w:date="2018-05-30T11:50:00Z"/>
          <w:rFonts w:asciiTheme="minorHAnsi" w:eastAsiaTheme="minorEastAsia" w:hAnsiTheme="minorHAnsi" w:cstheme="minorBidi"/>
          <w:noProof/>
          <w:sz w:val="22"/>
          <w:szCs w:val="22"/>
          <w:lang w:eastAsia="fr-FR" w:bidi="ar-SA"/>
        </w:rPr>
      </w:pPr>
      <w:ins w:id="13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"_Toc515444406"</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lang w:eastAsia="fr-FR"/>
          </w:rPr>
          <w:t>4.2</w:t>
        </w:r>
        <w:r>
          <w:rPr>
            <w:rFonts w:asciiTheme="minorHAnsi" w:eastAsiaTheme="minorEastAsia" w:hAnsiTheme="minorHAnsi" w:cstheme="minorBidi"/>
            <w:noProof/>
            <w:sz w:val="22"/>
            <w:szCs w:val="22"/>
            <w:lang w:eastAsia="fr-FR" w:bidi="ar-SA"/>
          </w:rPr>
          <w:tab/>
        </w:r>
        <w:r w:rsidRPr="00E64F2E">
          <w:rPr>
            <w:rStyle w:val="Lienhypertexte"/>
            <w:rFonts w:cstheme="minorHAnsi"/>
            <w:noProof/>
            <w:lang w:eastAsia="fr-FR"/>
          </w:rPr>
          <w:t>Calendriers (A) (finaliser la fonction de suppression des calendriers)</w:t>
        </w:r>
        <w:r>
          <w:rPr>
            <w:noProof/>
            <w:webHidden/>
          </w:rPr>
          <w:tab/>
        </w:r>
        <w:r>
          <w:rPr>
            <w:noProof/>
            <w:webHidden/>
          </w:rPr>
          <w:fldChar w:fldCharType="begin"/>
        </w:r>
        <w:r>
          <w:rPr>
            <w:noProof/>
            <w:webHidden/>
          </w:rPr>
          <w:instrText xml:space="preserve"> PAGEREF _Toc515444406 \h </w:instrText>
        </w:r>
      </w:ins>
      <w:r>
        <w:rPr>
          <w:noProof/>
          <w:webHidden/>
        </w:rPr>
      </w:r>
      <w:r>
        <w:rPr>
          <w:noProof/>
          <w:webHidden/>
        </w:rPr>
        <w:fldChar w:fldCharType="separate"/>
      </w:r>
      <w:r w:rsidR="001E36CF">
        <w:rPr>
          <w:noProof/>
          <w:webHidden/>
        </w:rPr>
        <w:t>69</w:t>
      </w:r>
      <w:ins w:id="13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39" w:author="Osiatisaa, Cds (Ext)" w:date="2018-05-30T11:50:00Z"/>
          <w:rFonts w:asciiTheme="minorHAnsi" w:eastAsiaTheme="minorEastAsia" w:hAnsiTheme="minorHAnsi" w:cstheme="minorBidi"/>
          <w:noProof/>
          <w:sz w:val="22"/>
          <w:szCs w:val="22"/>
          <w:lang w:eastAsia="fr-FR" w:bidi="ar-SA"/>
        </w:rPr>
      </w:pPr>
      <w:ins w:id="14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"_Toc515444407"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4.2.1</w:t>
        </w:r>
        <w:r>
          <w:rPr>
            <w:rFonts w:asciiTheme="minorHAnsi" w:eastAsiaTheme="minorEastAsia" w:hAnsiTheme="minorHAnsi" w:cstheme="minorBidi"/>
            <w:noProof/>
            <w:sz w:val="22"/>
            <w:szCs w:val="22"/>
            <w:lang w:eastAsia="fr-FR" w:bidi="ar-SA"/>
          </w:rPr>
          <w:tab/>
        </w:r>
        <w:r w:rsidRPr="00E64F2E">
          <w:rPr>
            <w:rStyle w:val="Lienhypertexte"/>
            <w:noProof/>
          </w:rPr>
          <w:t>ta_jour_ferie_poste_lmtay509</w:t>
        </w:r>
        <w:r>
          <w:rPr>
            <w:noProof/>
            <w:webHidden/>
          </w:rPr>
          <w:tab/>
        </w:r>
        <w:r>
          <w:rPr>
            <w:noProof/>
            <w:webHidden/>
          </w:rPr>
          <w:fldChar w:fldCharType="begin"/>
        </w:r>
        <w:r>
          <w:rPr>
            <w:noProof/>
            <w:webHidden/>
          </w:rPr>
          <w:instrText xml:space="preserve"> PAGEREF _Toc515444407 \h </w:instrText>
        </w:r>
      </w:ins>
      <w:r>
        <w:rPr>
          <w:noProof/>
          <w:webHidden/>
        </w:rPr>
      </w:r>
      <w:r>
        <w:rPr>
          <w:noProof/>
          <w:webHidden/>
        </w:rPr>
        <w:fldChar w:fldCharType="separate"/>
      </w:r>
      <w:r w:rsidR="001E36CF">
        <w:rPr>
          <w:noProof/>
          <w:webHidden/>
        </w:rPr>
        <w:t>69</w:t>
      </w:r>
      <w:ins w:id="141"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42" w:author="Osiatisaa, Cds (Ext)" w:date="2018-05-30T11:50:00Z"/>
          <w:rFonts w:asciiTheme="minorHAnsi" w:eastAsiaTheme="minorEastAsia" w:hAnsiTheme="minorHAnsi" w:cstheme="minorBidi"/>
          <w:noProof/>
          <w:sz w:val="22"/>
          <w:szCs w:val="22"/>
          <w:lang w:eastAsia="fr-FR" w:bidi="ar-SA"/>
        </w:rPr>
      </w:pPr>
      <w:ins w:id="143" w:author="Osiatisaa, Cds (Ext)" w:date="2018-05-30T11:50:00Z">
        <w:r w:rsidRPr="00E64F2E">
          <w:rPr>
            <w:rStyle w:val="Lienhypertexte"/>
            <w:noProof/>
          </w:rPr>
          <w:lastRenderedPageBreak/>
          <w:fldChar w:fldCharType="begin"/>
        </w:r>
        <w:r w:rsidRPr="00E64F2E">
          <w:rPr>
            <w:rStyle w:val="Lienhypertexte"/>
            <w:noProof/>
          </w:rPr>
          <w:instrText xml:space="preserve"> </w:instrText>
        </w:r>
        <w:r>
          <w:rPr>
            <w:noProof/>
          </w:rPr>
          <w:instrText>HYPERLINK \l "_Toc515444408"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4.2.2</w:t>
        </w:r>
        <w:r>
          <w:rPr>
            <w:rFonts w:asciiTheme="minorHAnsi" w:eastAsiaTheme="minorEastAsia" w:hAnsiTheme="minorHAnsi" w:cstheme="minorBidi"/>
            <w:noProof/>
            <w:sz w:val="22"/>
            <w:szCs w:val="22"/>
            <w:lang w:eastAsia="fr-FR" w:bidi="ar-SA"/>
          </w:rPr>
          <w:tab/>
        </w:r>
        <w:r w:rsidRPr="00E64F2E">
          <w:rPr>
            <w:rStyle w:val="Lienhypertexte"/>
            <w:noProof/>
          </w:rPr>
          <w:t>ta_jour_ferie_cdc_lmtay591</w:t>
        </w:r>
        <w:r>
          <w:rPr>
            <w:noProof/>
            <w:webHidden/>
          </w:rPr>
          <w:tab/>
        </w:r>
        <w:r>
          <w:rPr>
            <w:noProof/>
            <w:webHidden/>
          </w:rPr>
          <w:fldChar w:fldCharType="begin"/>
        </w:r>
        <w:r>
          <w:rPr>
            <w:noProof/>
            <w:webHidden/>
          </w:rPr>
          <w:instrText xml:space="preserve"> PAGEREF _Toc515444408 \h </w:instrText>
        </w:r>
      </w:ins>
      <w:r>
        <w:rPr>
          <w:noProof/>
          <w:webHidden/>
        </w:rPr>
      </w:r>
      <w:r>
        <w:rPr>
          <w:noProof/>
          <w:webHidden/>
        </w:rPr>
        <w:fldChar w:fldCharType="separate"/>
      </w:r>
      <w:r w:rsidR="001E36CF">
        <w:rPr>
          <w:noProof/>
          <w:webHidden/>
        </w:rPr>
        <w:t>70</w:t>
      </w:r>
      <w:ins w:id="14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45" w:author="Osiatisaa, Cds (Ext)" w:date="2018-05-30T11:50:00Z"/>
          <w:rFonts w:asciiTheme="minorHAnsi" w:eastAsiaTheme="minorEastAsia" w:hAnsiTheme="minorHAnsi" w:cstheme="minorBidi"/>
          <w:noProof/>
          <w:sz w:val="22"/>
          <w:szCs w:val="22"/>
          <w:lang w:eastAsia="fr-FR" w:bidi="ar-SA"/>
        </w:rPr>
      </w:pPr>
      <w:ins w:id="14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"_Toc515444409"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4.2.3</w:t>
        </w:r>
        <w:r>
          <w:rPr>
            <w:rFonts w:asciiTheme="minorHAnsi" w:eastAsiaTheme="minorEastAsia" w:hAnsiTheme="minorHAnsi" w:cstheme="minorBidi"/>
            <w:noProof/>
            <w:sz w:val="22"/>
            <w:szCs w:val="22"/>
            <w:lang w:eastAsia="fr-FR" w:bidi="ar-SA"/>
          </w:rPr>
          <w:tab/>
        </w:r>
        <w:r w:rsidRPr="00E64F2E">
          <w:rPr>
            <w:rStyle w:val="Lienhypertexte"/>
            <w:noProof/>
          </w:rPr>
          <w:t>ta_jour_ferie_tresor_lmtay593</w:t>
        </w:r>
        <w:r>
          <w:rPr>
            <w:noProof/>
            <w:webHidden/>
          </w:rPr>
          <w:tab/>
        </w:r>
        <w:r>
          <w:rPr>
            <w:noProof/>
            <w:webHidden/>
          </w:rPr>
          <w:fldChar w:fldCharType="begin"/>
        </w:r>
        <w:r>
          <w:rPr>
            <w:noProof/>
            <w:webHidden/>
          </w:rPr>
          <w:instrText xml:space="preserve"> PAGEREF _Toc515444409 \h </w:instrText>
        </w:r>
      </w:ins>
      <w:r>
        <w:rPr>
          <w:noProof/>
          <w:webHidden/>
        </w:rPr>
      </w:r>
      <w:r>
        <w:rPr>
          <w:noProof/>
          <w:webHidden/>
        </w:rPr>
        <w:fldChar w:fldCharType="separate"/>
      </w:r>
      <w:r w:rsidR="001E36CF">
        <w:rPr>
          <w:noProof/>
          <w:webHidden/>
        </w:rPr>
        <w:t>71</w:t>
      </w:r>
      <w:ins w:id="14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48" w:author="Osiatisaa, Cds (Ext)" w:date="2018-05-30T11:50:00Z"/>
          <w:rFonts w:asciiTheme="minorHAnsi" w:eastAsiaTheme="minorEastAsia" w:hAnsiTheme="minorHAnsi" w:cstheme="minorBidi"/>
          <w:noProof/>
          <w:sz w:val="22"/>
          <w:szCs w:val="22"/>
          <w:lang w:eastAsia="fr-FR" w:bidi="ar-SA"/>
        </w:rPr>
      </w:pPr>
      <w:ins w:id="14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"_Toc515444410"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4.2.4</w:t>
        </w:r>
        <w:r>
          <w:rPr>
            <w:rFonts w:asciiTheme="minorHAnsi" w:eastAsiaTheme="minorEastAsia" w:hAnsiTheme="minorHAnsi" w:cstheme="minorBidi"/>
            <w:noProof/>
            <w:sz w:val="22"/>
            <w:szCs w:val="22"/>
            <w:lang w:eastAsia="fr-FR" w:bidi="ar-SA"/>
          </w:rPr>
          <w:tab/>
        </w:r>
        <w:r w:rsidRPr="00E64F2E">
          <w:rPr>
            <w:rStyle w:val="Lienhypertexte"/>
            <w:noProof/>
          </w:rPr>
          <w:t>ta_jour_ferie_ce_lmtay596</w:t>
        </w:r>
        <w:r>
          <w:rPr>
            <w:noProof/>
            <w:webHidden/>
          </w:rPr>
          <w:tab/>
        </w:r>
        <w:r>
          <w:rPr>
            <w:noProof/>
            <w:webHidden/>
          </w:rPr>
          <w:fldChar w:fldCharType="begin"/>
        </w:r>
        <w:r>
          <w:rPr>
            <w:noProof/>
            <w:webHidden/>
          </w:rPr>
          <w:instrText xml:space="preserve"> PAGEREF _Toc515444410 \h </w:instrText>
        </w:r>
      </w:ins>
      <w:r>
        <w:rPr>
          <w:noProof/>
          <w:webHidden/>
        </w:rPr>
      </w:r>
      <w:r>
        <w:rPr>
          <w:noProof/>
          <w:webHidden/>
        </w:rPr>
        <w:fldChar w:fldCharType="separate"/>
      </w:r>
      <w:r w:rsidR="001E36CF">
        <w:rPr>
          <w:noProof/>
          <w:webHidden/>
        </w:rPr>
        <w:t>72</w:t>
      </w:r>
      <w:ins w:id="15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51" w:author="Osiatisaa, Cds (Ext)" w:date="2018-05-30T11:50:00Z"/>
          <w:rFonts w:asciiTheme="minorHAnsi" w:eastAsiaTheme="minorEastAsia" w:hAnsiTheme="minorHAnsi" w:cstheme="minorBidi"/>
          <w:noProof/>
          <w:sz w:val="22"/>
          <w:szCs w:val="22"/>
          <w:lang w:eastAsia="fr-FR" w:bidi="ar-SA"/>
        </w:rPr>
      </w:pPr>
      <w:ins w:id="15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"_Toc515444411"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4.2.5</w:t>
        </w:r>
        <w:r>
          <w:rPr>
            <w:rFonts w:asciiTheme="minorHAnsi" w:eastAsiaTheme="minorEastAsia" w:hAnsiTheme="minorHAnsi" w:cstheme="minorBidi"/>
            <w:noProof/>
            <w:sz w:val="22"/>
            <w:szCs w:val="22"/>
            <w:lang w:eastAsia="fr-FR" w:bidi="ar-SA"/>
          </w:rPr>
          <w:tab/>
        </w:r>
        <w:r w:rsidRPr="00E64F2E">
          <w:rPr>
            <w:rStyle w:val="Lienhypertexte"/>
            <w:noProof/>
          </w:rPr>
          <w:t>ta_jour_ferie_legal_par_pays_lmtay602</w:t>
        </w:r>
        <w:r>
          <w:rPr>
            <w:noProof/>
            <w:webHidden/>
          </w:rPr>
          <w:tab/>
        </w:r>
        <w:r>
          <w:rPr>
            <w:noProof/>
            <w:webHidden/>
          </w:rPr>
          <w:fldChar w:fldCharType="begin"/>
        </w:r>
        <w:r>
          <w:rPr>
            <w:noProof/>
            <w:webHidden/>
          </w:rPr>
          <w:instrText xml:space="preserve"> PAGEREF _Toc515444411 \h </w:instrText>
        </w:r>
      </w:ins>
      <w:r>
        <w:rPr>
          <w:noProof/>
          <w:webHidden/>
        </w:rPr>
      </w:r>
      <w:r>
        <w:rPr>
          <w:noProof/>
          <w:webHidden/>
        </w:rPr>
        <w:fldChar w:fldCharType="separate"/>
      </w:r>
      <w:r w:rsidR="001E36CF">
        <w:rPr>
          <w:noProof/>
          <w:webHidden/>
        </w:rPr>
        <w:t>73</w:t>
      </w:r>
      <w:ins w:id="15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54" w:author="Osiatisaa, Cds (Ext)" w:date="2018-05-30T11:50:00Z"/>
          <w:rFonts w:asciiTheme="minorHAnsi" w:eastAsiaTheme="minorEastAsia" w:hAnsiTheme="minorHAnsi" w:cstheme="minorBidi"/>
          <w:noProof/>
          <w:sz w:val="22"/>
          <w:szCs w:val="22"/>
          <w:lang w:eastAsia="fr-FR" w:bidi="ar-SA"/>
        </w:rPr>
      </w:pPr>
      <w:ins w:id="15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"_Toc515444412"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4.2.6</w:t>
        </w:r>
        <w:r>
          <w:rPr>
            <w:rFonts w:asciiTheme="minorHAnsi" w:eastAsiaTheme="minorEastAsia" w:hAnsiTheme="minorHAnsi" w:cstheme="minorBidi"/>
            <w:noProof/>
            <w:sz w:val="22"/>
            <w:szCs w:val="22"/>
            <w:lang w:eastAsia="fr-FR" w:bidi="ar-SA"/>
          </w:rPr>
          <w:tab/>
        </w:r>
        <w:r w:rsidRPr="00E64F2E">
          <w:rPr>
            <w:rStyle w:val="Lienhypertexte"/>
            <w:noProof/>
          </w:rPr>
          <w:t>ta_jour_ferie_oc_bdf_lmtay603</w:t>
        </w:r>
        <w:r>
          <w:rPr>
            <w:noProof/>
            <w:webHidden/>
          </w:rPr>
          <w:tab/>
        </w:r>
        <w:r>
          <w:rPr>
            <w:noProof/>
            <w:webHidden/>
          </w:rPr>
          <w:fldChar w:fldCharType="begin"/>
        </w:r>
        <w:r>
          <w:rPr>
            <w:noProof/>
            <w:webHidden/>
          </w:rPr>
          <w:instrText xml:space="preserve"> PAGEREF _Toc515444412 \h </w:instrText>
        </w:r>
      </w:ins>
      <w:r>
        <w:rPr>
          <w:noProof/>
          <w:webHidden/>
        </w:rPr>
      </w:r>
      <w:r>
        <w:rPr>
          <w:noProof/>
          <w:webHidden/>
        </w:rPr>
        <w:fldChar w:fldCharType="separate"/>
      </w:r>
      <w:r w:rsidR="001E36CF">
        <w:rPr>
          <w:noProof/>
          <w:webHidden/>
        </w:rPr>
        <w:t>75</w:t>
      </w:r>
      <w:ins w:id="156"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57" w:author="Osiatisaa, Cds (Ext)" w:date="2018-05-30T11:50:00Z"/>
          <w:rFonts w:asciiTheme="minorHAnsi" w:eastAsiaTheme="minorEastAsia" w:hAnsiTheme="minorHAnsi" w:cstheme="minorBidi"/>
          <w:noProof/>
          <w:sz w:val="22"/>
          <w:szCs w:val="22"/>
          <w:lang w:eastAsia="fr-FR" w:bidi="ar-SA"/>
        </w:rPr>
      </w:pPr>
      <w:ins w:id="15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"_Toc515444413"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4.2.7</w:t>
        </w:r>
        <w:r>
          <w:rPr>
            <w:rFonts w:asciiTheme="minorHAnsi" w:eastAsiaTheme="minorEastAsia" w:hAnsiTheme="minorHAnsi" w:cstheme="minorBidi"/>
            <w:noProof/>
            <w:sz w:val="22"/>
            <w:szCs w:val="22"/>
            <w:lang w:eastAsia="fr-FR" w:bidi="ar-SA"/>
          </w:rPr>
          <w:tab/>
        </w:r>
        <w:r w:rsidRPr="00E64F2E">
          <w:rPr>
            <w:rStyle w:val="Lienhypertexte"/>
            <w:noProof/>
          </w:rPr>
          <w:t>ta_jour_ferie_sit_peps_lmtay984</w:t>
        </w:r>
        <w:r>
          <w:rPr>
            <w:noProof/>
            <w:webHidden/>
          </w:rPr>
          <w:tab/>
        </w:r>
        <w:r>
          <w:rPr>
            <w:noProof/>
            <w:webHidden/>
          </w:rPr>
          <w:fldChar w:fldCharType="begin"/>
        </w:r>
        <w:r>
          <w:rPr>
            <w:noProof/>
            <w:webHidden/>
          </w:rPr>
          <w:instrText xml:space="preserve"> PAGEREF _Toc515444413 \h </w:instrText>
        </w:r>
      </w:ins>
      <w:r>
        <w:rPr>
          <w:noProof/>
          <w:webHidden/>
        </w:rPr>
      </w:r>
      <w:r>
        <w:rPr>
          <w:noProof/>
          <w:webHidden/>
        </w:rPr>
        <w:fldChar w:fldCharType="separate"/>
      </w:r>
      <w:r w:rsidR="001E36CF">
        <w:rPr>
          <w:noProof/>
          <w:webHidden/>
        </w:rPr>
        <w:t>76</w:t>
      </w:r>
      <w:ins w:id="159"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160" w:author="Osiatisaa, Cds (Ext)" w:date="2018-05-30T11:50:00Z"/>
          <w:rFonts w:asciiTheme="minorHAnsi" w:eastAsiaTheme="minorEastAsia" w:hAnsiTheme="minorHAnsi" w:cstheme="minorBidi"/>
          <w:noProof/>
          <w:sz w:val="22"/>
          <w:szCs w:val="22"/>
          <w:lang w:eastAsia="fr-FR" w:bidi="ar-SA"/>
        </w:rPr>
      </w:pPr>
      <w:ins w:id="16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"_Toc515444414"</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lang w:eastAsia="fr-FR"/>
          </w:rPr>
          <w:t>4.3</w:t>
        </w:r>
        <w:r>
          <w:rPr>
            <w:rFonts w:asciiTheme="minorHAnsi" w:eastAsiaTheme="minorEastAsia" w:hAnsiTheme="minorHAnsi" w:cstheme="minorBidi"/>
            <w:noProof/>
            <w:sz w:val="22"/>
            <w:szCs w:val="22"/>
            <w:lang w:eastAsia="fr-FR" w:bidi="ar-SA"/>
          </w:rPr>
          <w:tab/>
        </w:r>
        <w:r w:rsidRPr="00E64F2E">
          <w:rPr>
            <w:rStyle w:val="Lienhypertexte"/>
            <w:rFonts w:cstheme="minorHAnsi"/>
            <w:noProof/>
            <w:lang w:eastAsia="fr-FR"/>
          </w:rPr>
          <w:t>Départements – Communes – Régions (B)</w:t>
        </w:r>
        <w:r>
          <w:rPr>
            <w:noProof/>
            <w:webHidden/>
          </w:rPr>
          <w:tab/>
        </w:r>
        <w:r>
          <w:rPr>
            <w:noProof/>
            <w:webHidden/>
          </w:rPr>
          <w:fldChar w:fldCharType="begin"/>
        </w:r>
        <w:r>
          <w:rPr>
            <w:noProof/>
            <w:webHidden/>
          </w:rPr>
          <w:instrText xml:space="preserve"> PAGEREF _Toc515444414 \h </w:instrText>
        </w:r>
      </w:ins>
      <w:r>
        <w:rPr>
          <w:noProof/>
          <w:webHidden/>
        </w:rPr>
      </w:r>
      <w:r>
        <w:rPr>
          <w:noProof/>
          <w:webHidden/>
        </w:rPr>
        <w:fldChar w:fldCharType="separate"/>
      </w:r>
      <w:r w:rsidR="001E36CF">
        <w:rPr>
          <w:noProof/>
          <w:webHidden/>
        </w:rPr>
        <w:t>77</w:t>
      </w:r>
      <w:ins w:id="16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63" w:author="Osiatisaa, Cds (Ext)" w:date="2018-05-30T11:50:00Z"/>
          <w:rFonts w:asciiTheme="minorHAnsi" w:eastAsiaTheme="minorEastAsia" w:hAnsiTheme="minorHAnsi" w:cstheme="minorBidi"/>
          <w:noProof/>
          <w:sz w:val="22"/>
          <w:szCs w:val="22"/>
          <w:lang w:eastAsia="fr-FR" w:bidi="ar-SA"/>
        </w:rPr>
      </w:pPr>
      <w:ins w:id="16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"_Toc515444415"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4.3.1</w:t>
        </w:r>
        <w:r>
          <w:rPr>
            <w:rFonts w:asciiTheme="minorHAnsi" w:eastAsiaTheme="minorEastAsia" w:hAnsiTheme="minorHAnsi" w:cstheme="minorBidi"/>
            <w:noProof/>
            <w:sz w:val="22"/>
            <w:szCs w:val="22"/>
            <w:lang w:eastAsia="fr-FR" w:bidi="ar-SA"/>
          </w:rPr>
          <w:tab/>
        </w:r>
        <w:r w:rsidRPr="00E64F2E">
          <w:rPr>
            <w:rStyle w:val="Lienhypertexte"/>
            <w:noProof/>
          </w:rPr>
          <w:t>ta_territorialite_ficoba_lmtay508 (à revoir avec MOE ; la table n’a pas d ihm)</w:t>
        </w:r>
        <w:r>
          <w:rPr>
            <w:noProof/>
            <w:webHidden/>
          </w:rPr>
          <w:tab/>
        </w:r>
        <w:r>
          <w:rPr>
            <w:noProof/>
            <w:webHidden/>
          </w:rPr>
          <w:fldChar w:fldCharType="begin"/>
        </w:r>
        <w:r>
          <w:rPr>
            <w:noProof/>
            <w:webHidden/>
          </w:rPr>
          <w:instrText xml:space="preserve"> PAGEREF _Toc515444415 \h </w:instrText>
        </w:r>
      </w:ins>
      <w:r>
        <w:rPr>
          <w:noProof/>
          <w:webHidden/>
        </w:rPr>
      </w:r>
      <w:r>
        <w:rPr>
          <w:noProof/>
          <w:webHidden/>
        </w:rPr>
        <w:fldChar w:fldCharType="separate"/>
      </w:r>
      <w:r w:rsidR="001E36CF">
        <w:rPr>
          <w:noProof/>
          <w:webHidden/>
        </w:rPr>
        <w:t>77</w:t>
      </w:r>
      <w:ins w:id="16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66" w:author="Osiatisaa, Cds (Ext)" w:date="2018-05-30T11:50:00Z"/>
          <w:rFonts w:asciiTheme="minorHAnsi" w:eastAsiaTheme="minorEastAsia" w:hAnsiTheme="minorHAnsi" w:cstheme="minorBidi"/>
          <w:noProof/>
          <w:sz w:val="22"/>
          <w:szCs w:val="22"/>
          <w:lang w:eastAsia="fr-FR" w:bidi="ar-SA"/>
        </w:rPr>
      </w:pPr>
      <w:ins w:id="16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"_Toc515444416"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4.3.2</w:t>
        </w:r>
        <w:r>
          <w:rPr>
            <w:rFonts w:asciiTheme="minorHAnsi" w:eastAsiaTheme="minorEastAsia" w:hAnsiTheme="minorHAnsi" w:cstheme="minorBidi"/>
            <w:noProof/>
            <w:sz w:val="22"/>
            <w:szCs w:val="22"/>
            <w:lang w:eastAsia="fr-FR" w:bidi="ar-SA"/>
          </w:rPr>
          <w:tab/>
        </w:r>
        <w:r w:rsidRPr="00E64F2E">
          <w:rPr>
            <w:rStyle w:val="Lienhypertexte"/>
            <w:noProof/>
          </w:rPr>
          <w:t>ta_region_administrative_lmtay547 (chercher structure de la table)</w:t>
        </w:r>
        <w:r>
          <w:rPr>
            <w:noProof/>
            <w:webHidden/>
          </w:rPr>
          <w:tab/>
        </w:r>
        <w:r>
          <w:rPr>
            <w:noProof/>
            <w:webHidden/>
          </w:rPr>
          <w:fldChar w:fldCharType="begin"/>
        </w:r>
        <w:r>
          <w:rPr>
            <w:noProof/>
            <w:webHidden/>
          </w:rPr>
          <w:instrText xml:space="preserve"> PAGEREF _Toc515444416 \h </w:instrText>
        </w:r>
      </w:ins>
      <w:r>
        <w:rPr>
          <w:noProof/>
          <w:webHidden/>
        </w:rPr>
      </w:r>
      <w:r>
        <w:rPr>
          <w:noProof/>
          <w:webHidden/>
        </w:rPr>
        <w:fldChar w:fldCharType="separate"/>
      </w:r>
      <w:r w:rsidR="001E36CF">
        <w:rPr>
          <w:noProof/>
          <w:webHidden/>
        </w:rPr>
        <w:t>79</w:t>
      </w:r>
      <w:ins w:id="16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69" w:author="Osiatisaa, Cds (Ext)" w:date="2018-05-30T11:50:00Z"/>
          <w:rFonts w:asciiTheme="minorHAnsi" w:eastAsiaTheme="minorEastAsia" w:hAnsiTheme="minorHAnsi" w:cstheme="minorBidi"/>
          <w:noProof/>
          <w:sz w:val="22"/>
          <w:szCs w:val="22"/>
          <w:lang w:eastAsia="fr-FR" w:bidi="ar-SA"/>
        </w:rPr>
      </w:pPr>
      <w:ins w:id="17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"_Toc515444417"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4.3.3</w:t>
        </w:r>
        <w:r>
          <w:rPr>
            <w:rFonts w:asciiTheme="minorHAnsi" w:eastAsiaTheme="minorEastAsia" w:hAnsiTheme="minorHAnsi" w:cstheme="minorBidi"/>
            <w:noProof/>
            <w:sz w:val="22"/>
            <w:szCs w:val="22"/>
            <w:lang w:eastAsia="fr-FR" w:bidi="ar-SA"/>
          </w:rPr>
          <w:tab/>
        </w:r>
        <w:r w:rsidRPr="00E64F2E">
          <w:rPr>
            <w:rStyle w:val="Lienhypertexte"/>
            <w:noProof/>
          </w:rPr>
          <w:t>ta_departement</w:t>
        </w:r>
        <w:r>
          <w:rPr>
            <w:noProof/>
            <w:webHidden/>
          </w:rPr>
          <w:tab/>
        </w:r>
        <w:r>
          <w:rPr>
            <w:noProof/>
            <w:webHidden/>
          </w:rPr>
          <w:fldChar w:fldCharType="begin"/>
        </w:r>
        <w:r>
          <w:rPr>
            <w:noProof/>
            <w:webHidden/>
          </w:rPr>
          <w:instrText xml:space="preserve"> PAGEREF _Toc515444417 \h </w:instrText>
        </w:r>
      </w:ins>
      <w:r>
        <w:rPr>
          <w:noProof/>
          <w:webHidden/>
        </w:rPr>
      </w:r>
      <w:r>
        <w:rPr>
          <w:noProof/>
          <w:webHidden/>
        </w:rPr>
        <w:fldChar w:fldCharType="separate"/>
      </w:r>
      <w:r w:rsidR="001E36CF">
        <w:rPr>
          <w:noProof/>
          <w:webHidden/>
        </w:rPr>
        <w:t>82</w:t>
      </w:r>
      <w:ins w:id="171"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72" w:author="Osiatisaa, Cds (Ext)" w:date="2018-05-30T11:50:00Z"/>
          <w:rFonts w:asciiTheme="minorHAnsi" w:eastAsiaTheme="minorEastAsia" w:hAnsiTheme="minorHAnsi" w:cstheme="minorBidi"/>
          <w:noProof/>
          <w:sz w:val="22"/>
          <w:szCs w:val="22"/>
          <w:lang w:eastAsia="fr-FR" w:bidi="ar-SA"/>
        </w:rPr>
      </w:pPr>
      <w:ins w:id="17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"_Toc515444418"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4.3.4</w:t>
        </w:r>
        <w:r>
          <w:rPr>
            <w:rFonts w:asciiTheme="minorHAnsi" w:eastAsiaTheme="minorEastAsia" w:hAnsiTheme="minorHAnsi" w:cstheme="minorBidi"/>
            <w:noProof/>
            <w:sz w:val="22"/>
            <w:szCs w:val="22"/>
            <w:lang w:eastAsia="fr-FR" w:bidi="ar-SA"/>
          </w:rPr>
          <w:tab/>
        </w:r>
        <w:r w:rsidRPr="00E64F2E">
          <w:rPr>
            <w:rStyle w:val="Lienhypertexte"/>
            <w:noProof/>
          </w:rPr>
          <w:t>ta_complement_structure_banq_lmtay890</w:t>
        </w:r>
        <w:r>
          <w:rPr>
            <w:noProof/>
            <w:webHidden/>
          </w:rPr>
          <w:tab/>
        </w:r>
        <w:r>
          <w:rPr>
            <w:noProof/>
            <w:webHidden/>
          </w:rPr>
          <w:fldChar w:fldCharType="begin"/>
        </w:r>
        <w:r>
          <w:rPr>
            <w:noProof/>
            <w:webHidden/>
          </w:rPr>
          <w:instrText xml:space="preserve"> PAGEREF _Toc515444418 \h </w:instrText>
        </w:r>
      </w:ins>
      <w:r>
        <w:rPr>
          <w:noProof/>
          <w:webHidden/>
        </w:rPr>
      </w:r>
      <w:r>
        <w:rPr>
          <w:noProof/>
          <w:webHidden/>
        </w:rPr>
        <w:fldChar w:fldCharType="separate"/>
      </w:r>
      <w:r w:rsidR="001E36CF">
        <w:rPr>
          <w:noProof/>
          <w:webHidden/>
        </w:rPr>
        <w:t>86</w:t>
      </w:r>
      <w:ins w:id="17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75" w:author="Osiatisaa, Cds (Ext)" w:date="2018-05-30T11:50:00Z"/>
          <w:rFonts w:asciiTheme="minorHAnsi" w:eastAsiaTheme="minorEastAsia" w:hAnsiTheme="minorHAnsi" w:cstheme="minorBidi"/>
          <w:noProof/>
          <w:sz w:val="22"/>
          <w:szCs w:val="22"/>
          <w:lang w:eastAsia="fr-FR" w:bidi="ar-SA"/>
        </w:rPr>
      </w:pPr>
      <w:ins w:id="17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"_Toc515444419"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4.3.5</w:t>
        </w:r>
        <w:r>
          <w:rPr>
            <w:rFonts w:asciiTheme="minorHAnsi" w:eastAsiaTheme="minorEastAsia" w:hAnsiTheme="minorHAnsi" w:cstheme="minorBidi"/>
            <w:noProof/>
            <w:sz w:val="22"/>
            <w:szCs w:val="22"/>
            <w:lang w:eastAsia="fr-FR" w:bidi="ar-SA"/>
          </w:rPr>
          <w:tab/>
        </w:r>
        <w:r w:rsidRPr="00E64F2E">
          <w:rPr>
            <w:rStyle w:val="Lienhypertexte"/>
            <w:noProof/>
          </w:rPr>
          <w:t>ta_lieu_de_compensation_lmtay891</w:t>
        </w:r>
        <w:r>
          <w:rPr>
            <w:noProof/>
            <w:webHidden/>
          </w:rPr>
          <w:tab/>
        </w:r>
        <w:r>
          <w:rPr>
            <w:noProof/>
            <w:webHidden/>
          </w:rPr>
          <w:fldChar w:fldCharType="begin"/>
        </w:r>
        <w:r>
          <w:rPr>
            <w:noProof/>
            <w:webHidden/>
          </w:rPr>
          <w:instrText xml:space="preserve"> PAGEREF _Toc515444419 \h </w:instrText>
        </w:r>
      </w:ins>
      <w:r>
        <w:rPr>
          <w:noProof/>
          <w:webHidden/>
        </w:rPr>
      </w:r>
      <w:r>
        <w:rPr>
          <w:noProof/>
          <w:webHidden/>
        </w:rPr>
        <w:fldChar w:fldCharType="separate"/>
      </w:r>
      <w:r w:rsidR="001E36CF">
        <w:rPr>
          <w:noProof/>
          <w:webHidden/>
        </w:rPr>
        <w:t>92</w:t>
      </w:r>
      <w:ins w:id="17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78" w:author="Osiatisaa, Cds (Ext)" w:date="2018-05-30T11:50:00Z"/>
          <w:rFonts w:asciiTheme="minorHAnsi" w:eastAsiaTheme="minorEastAsia" w:hAnsiTheme="minorHAnsi" w:cstheme="minorBidi"/>
          <w:noProof/>
          <w:sz w:val="22"/>
          <w:szCs w:val="22"/>
          <w:lang w:eastAsia="fr-FR" w:bidi="ar-SA"/>
        </w:rPr>
      </w:pPr>
      <w:ins w:id="17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"_Toc515444420"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4.3.6</w:t>
        </w:r>
        <w:r>
          <w:rPr>
            <w:rFonts w:asciiTheme="minorHAnsi" w:eastAsiaTheme="minorEastAsia" w:hAnsiTheme="minorHAnsi" w:cstheme="minorBidi"/>
            <w:noProof/>
            <w:sz w:val="22"/>
            <w:szCs w:val="22"/>
            <w:lang w:eastAsia="fr-FR" w:bidi="ar-SA"/>
          </w:rPr>
          <w:tab/>
        </w:r>
        <w:r w:rsidRPr="00E64F2E">
          <w:rPr>
            <w:rStyle w:val="Lienhypertexte"/>
            <w:noProof/>
          </w:rPr>
          <w:t>ta_code_postal (à revoir et compléter)</w:t>
        </w:r>
        <w:r>
          <w:rPr>
            <w:noProof/>
            <w:webHidden/>
          </w:rPr>
          <w:tab/>
        </w:r>
        <w:r>
          <w:rPr>
            <w:noProof/>
            <w:webHidden/>
          </w:rPr>
          <w:fldChar w:fldCharType="begin"/>
        </w:r>
        <w:r>
          <w:rPr>
            <w:noProof/>
            <w:webHidden/>
          </w:rPr>
          <w:instrText xml:space="preserve"> PAGEREF _Toc515444420 \h </w:instrText>
        </w:r>
      </w:ins>
      <w:r>
        <w:rPr>
          <w:noProof/>
          <w:webHidden/>
        </w:rPr>
      </w:r>
      <w:r>
        <w:rPr>
          <w:noProof/>
          <w:webHidden/>
        </w:rPr>
        <w:fldChar w:fldCharType="separate"/>
      </w:r>
      <w:r w:rsidR="001E36CF">
        <w:rPr>
          <w:noProof/>
          <w:webHidden/>
        </w:rPr>
        <w:t>94</w:t>
      </w:r>
      <w:ins w:id="18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81" w:author="Osiatisaa, Cds (Ext)" w:date="2018-05-30T11:50:00Z"/>
          <w:rFonts w:asciiTheme="minorHAnsi" w:eastAsiaTheme="minorEastAsia" w:hAnsiTheme="minorHAnsi" w:cstheme="minorBidi"/>
          <w:noProof/>
          <w:sz w:val="22"/>
          <w:szCs w:val="22"/>
          <w:lang w:eastAsia="fr-FR" w:bidi="ar-SA"/>
        </w:rPr>
      </w:pPr>
      <w:ins w:id="18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"_Toc515444421"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4.3.7</w:t>
        </w:r>
        <w:r>
          <w:rPr>
            <w:rFonts w:asciiTheme="minorHAnsi" w:eastAsiaTheme="minorEastAsia" w:hAnsiTheme="minorHAnsi" w:cstheme="minorBidi"/>
            <w:noProof/>
            <w:sz w:val="22"/>
            <w:szCs w:val="22"/>
            <w:lang w:eastAsia="fr-FR" w:bidi="ar-SA"/>
          </w:rPr>
          <w:tab/>
        </w:r>
        <w:r w:rsidRPr="00E64F2E">
          <w:rPr>
            <w:rStyle w:val="Lienhypertexte"/>
            <w:noProof/>
          </w:rPr>
          <w:t>ta_commune_insee</w:t>
        </w:r>
        <w:r>
          <w:rPr>
            <w:noProof/>
            <w:webHidden/>
          </w:rPr>
          <w:tab/>
        </w:r>
        <w:r>
          <w:rPr>
            <w:noProof/>
            <w:webHidden/>
          </w:rPr>
          <w:fldChar w:fldCharType="begin"/>
        </w:r>
        <w:r>
          <w:rPr>
            <w:noProof/>
            <w:webHidden/>
          </w:rPr>
          <w:instrText xml:space="preserve"> PAGEREF _Toc515444421 \h </w:instrText>
        </w:r>
      </w:ins>
      <w:r>
        <w:rPr>
          <w:noProof/>
          <w:webHidden/>
        </w:rPr>
      </w:r>
      <w:r>
        <w:rPr>
          <w:noProof/>
          <w:webHidden/>
        </w:rPr>
        <w:fldChar w:fldCharType="separate"/>
      </w:r>
      <w:r w:rsidR="001E36CF">
        <w:rPr>
          <w:noProof/>
          <w:webHidden/>
        </w:rPr>
        <w:t>97</w:t>
      </w:r>
      <w:ins w:id="18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84" w:author="Osiatisaa, Cds (Ext)" w:date="2018-05-30T11:50:00Z"/>
          <w:rFonts w:asciiTheme="minorHAnsi" w:eastAsiaTheme="minorEastAsia" w:hAnsiTheme="minorHAnsi" w:cstheme="minorBidi"/>
          <w:noProof/>
          <w:sz w:val="22"/>
          <w:szCs w:val="22"/>
          <w:lang w:eastAsia="fr-FR" w:bidi="ar-SA"/>
        </w:rPr>
      </w:pPr>
      <w:ins w:id="18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"_Toc515444422"</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lang w:eastAsia="fr-FR"/>
          </w:rPr>
          <w:t>4.3.8</w:t>
        </w:r>
        <w:r>
          <w:rPr>
            <w:rFonts w:asciiTheme="minorHAnsi" w:eastAsiaTheme="minorEastAsia" w:hAnsiTheme="minorHAnsi" w:cstheme="minorBidi"/>
            <w:noProof/>
            <w:sz w:val="22"/>
            <w:szCs w:val="22"/>
            <w:lang w:eastAsia="fr-FR" w:bidi="ar-SA"/>
          </w:rPr>
          <w:tab/>
        </w:r>
        <w:r w:rsidRPr="00E64F2E">
          <w:rPr>
            <w:rStyle w:val="Lienhypertexte"/>
            <w:noProof/>
          </w:rPr>
          <w:t>ta_region_2016</w:t>
        </w:r>
        <w:r>
          <w:rPr>
            <w:noProof/>
            <w:webHidden/>
          </w:rPr>
          <w:tab/>
        </w:r>
        <w:r>
          <w:rPr>
            <w:noProof/>
            <w:webHidden/>
          </w:rPr>
          <w:fldChar w:fldCharType="begin"/>
        </w:r>
        <w:r>
          <w:rPr>
            <w:noProof/>
            <w:webHidden/>
          </w:rPr>
          <w:instrText xml:space="preserve"> PAGEREF _Toc515444422 \h </w:instrText>
        </w:r>
      </w:ins>
      <w:r>
        <w:rPr>
          <w:noProof/>
          <w:webHidden/>
        </w:rPr>
      </w:r>
      <w:r>
        <w:rPr>
          <w:noProof/>
          <w:webHidden/>
        </w:rPr>
        <w:fldChar w:fldCharType="separate"/>
      </w:r>
      <w:r w:rsidR="001E36CF">
        <w:rPr>
          <w:noProof/>
          <w:webHidden/>
        </w:rPr>
        <w:t>102</w:t>
      </w:r>
      <w:ins w:id="186"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187" w:author="Osiatisaa, Cds (Ext)" w:date="2018-05-30T11:50:00Z"/>
          <w:rFonts w:asciiTheme="minorHAnsi" w:eastAsiaTheme="minorEastAsia" w:hAnsiTheme="minorHAnsi" w:cstheme="minorBidi"/>
          <w:noProof/>
          <w:sz w:val="22"/>
          <w:szCs w:val="22"/>
          <w:lang w:eastAsia="fr-FR" w:bidi="ar-SA"/>
        </w:rPr>
      </w:pPr>
      <w:ins w:id="18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"_Toc515444423"</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lang w:eastAsia="fr-FR"/>
          </w:rPr>
          <w:t>4.4</w:t>
        </w:r>
        <w:r>
          <w:rPr>
            <w:rFonts w:asciiTheme="minorHAnsi" w:eastAsiaTheme="minorEastAsia" w:hAnsiTheme="minorHAnsi" w:cstheme="minorBidi"/>
            <w:noProof/>
            <w:sz w:val="22"/>
            <w:szCs w:val="22"/>
            <w:lang w:eastAsia="fr-FR" w:bidi="ar-SA"/>
          </w:rPr>
          <w:tab/>
        </w:r>
        <w:r w:rsidRPr="00E64F2E">
          <w:rPr>
            <w:rStyle w:val="Lienhypertexte"/>
            <w:rFonts w:cstheme="minorHAnsi"/>
            <w:noProof/>
            <w:lang w:eastAsia="fr-FR"/>
          </w:rPr>
          <w:t>Catégorie de client (C)</w:t>
        </w:r>
        <w:r>
          <w:rPr>
            <w:noProof/>
            <w:webHidden/>
          </w:rPr>
          <w:tab/>
        </w:r>
        <w:r>
          <w:rPr>
            <w:noProof/>
            <w:webHidden/>
          </w:rPr>
          <w:fldChar w:fldCharType="begin"/>
        </w:r>
        <w:r>
          <w:rPr>
            <w:noProof/>
            <w:webHidden/>
          </w:rPr>
          <w:instrText xml:space="preserve"> PAGEREF _Toc515444423 \h </w:instrText>
        </w:r>
      </w:ins>
      <w:r>
        <w:rPr>
          <w:noProof/>
          <w:webHidden/>
        </w:rPr>
      </w:r>
      <w:r>
        <w:rPr>
          <w:noProof/>
          <w:webHidden/>
        </w:rPr>
        <w:fldChar w:fldCharType="separate"/>
      </w:r>
      <w:r w:rsidR="001E36CF">
        <w:rPr>
          <w:noProof/>
          <w:webHidden/>
        </w:rPr>
        <w:t>105</w:t>
      </w:r>
      <w:ins w:id="189"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90" w:author="Osiatisaa, Cds (Ext)" w:date="2018-05-30T11:50:00Z"/>
          <w:rFonts w:asciiTheme="minorHAnsi" w:eastAsiaTheme="minorEastAsia" w:hAnsiTheme="minorHAnsi" w:cstheme="minorBidi"/>
          <w:noProof/>
          <w:sz w:val="22"/>
          <w:szCs w:val="22"/>
          <w:lang w:eastAsia="fr-FR" w:bidi="ar-SA"/>
        </w:rPr>
      </w:pPr>
      <w:ins w:id="19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"_Toc515444424"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4.4.1</w:t>
        </w:r>
        <w:r>
          <w:rPr>
            <w:rFonts w:asciiTheme="minorHAnsi" w:eastAsiaTheme="minorEastAsia" w:hAnsiTheme="minorHAnsi" w:cstheme="minorBidi"/>
            <w:noProof/>
            <w:sz w:val="22"/>
            <w:szCs w:val="22"/>
            <w:lang w:eastAsia="fr-FR" w:bidi="ar-SA"/>
          </w:rPr>
          <w:tab/>
        </w:r>
        <w:r w:rsidRPr="00E64F2E">
          <w:rPr>
            <w:rStyle w:val="Lienhypertexte"/>
            <w:noProof/>
          </w:rPr>
          <w:t>ta_profil_titulaire_lmtay400</w:t>
        </w:r>
        <w:r>
          <w:rPr>
            <w:noProof/>
            <w:webHidden/>
          </w:rPr>
          <w:tab/>
        </w:r>
        <w:r>
          <w:rPr>
            <w:noProof/>
            <w:webHidden/>
          </w:rPr>
          <w:fldChar w:fldCharType="begin"/>
        </w:r>
        <w:r>
          <w:rPr>
            <w:noProof/>
            <w:webHidden/>
          </w:rPr>
          <w:instrText xml:space="preserve"> PAGEREF _Toc515444424 \h </w:instrText>
        </w:r>
      </w:ins>
      <w:r>
        <w:rPr>
          <w:noProof/>
          <w:webHidden/>
        </w:rPr>
      </w:r>
      <w:r>
        <w:rPr>
          <w:noProof/>
          <w:webHidden/>
        </w:rPr>
        <w:fldChar w:fldCharType="separate"/>
      </w:r>
      <w:r w:rsidR="001E36CF">
        <w:rPr>
          <w:noProof/>
          <w:webHidden/>
        </w:rPr>
        <w:t>105</w:t>
      </w:r>
      <w:ins w:id="19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93" w:author="Osiatisaa, Cds (Ext)" w:date="2018-05-30T11:50:00Z"/>
          <w:rFonts w:asciiTheme="minorHAnsi" w:eastAsiaTheme="minorEastAsia" w:hAnsiTheme="minorHAnsi" w:cstheme="minorBidi"/>
          <w:noProof/>
          <w:sz w:val="22"/>
          <w:szCs w:val="22"/>
          <w:lang w:eastAsia="fr-FR" w:bidi="ar-SA"/>
        </w:rPr>
      </w:pPr>
      <w:ins w:id="19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"_Toc515444425"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4.4.2</w:t>
        </w:r>
        <w:r>
          <w:rPr>
            <w:rFonts w:asciiTheme="minorHAnsi" w:eastAsiaTheme="minorEastAsia" w:hAnsiTheme="minorHAnsi" w:cstheme="minorBidi"/>
            <w:noProof/>
            <w:sz w:val="22"/>
            <w:szCs w:val="22"/>
            <w:lang w:eastAsia="fr-FR" w:bidi="ar-SA"/>
          </w:rPr>
          <w:tab/>
        </w:r>
        <w:r w:rsidRPr="00E64F2E">
          <w:rPr>
            <w:rStyle w:val="Lienhypertexte"/>
            <w:noProof/>
          </w:rPr>
          <w:t>ta_type_filiere_lmtay401</w:t>
        </w:r>
        <w:r>
          <w:rPr>
            <w:noProof/>
            <w:webHidden/>
          </w:rPr>
          <w:tab/>
        </w:r>
        <w:r>
          <w:rPr>
            <w:noProof/>
            <w:webHidden/>
          </w:rPr>
          <w:fldChar w:fldCharType="begin"/>
        </w:r>
        <w:r>
          <w:rPr>
            <w:noProof/>
            <w:webHidden/>
          </w:rPr>
          <w:instrText xml:space="preserve"> PAGEREF _Toc515444425 \h </w:instrText>
        </w:r>
      </w:ins>
      <w:r>
        <w:rPr>
          <w:noProof/>
          <w:webHidden/>
        </w:rPr>
      </w:r>
      <w:r>
        <w:rPr>
          <w:noProof/>
          <w:webHidden/>
        </w:rPr>
        <w:fldChar w:fldCharType="separate"/>
      </w:r>
      <w:r w:rsidR="001E36CF">
        <w:rPr>
          <w:noProof/>
          <w:webHidden/>
        </w:rPr>
        <w:t>108</w:t>
      </w:r>
      <w:ins w:id="19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96" w:author="Osiatisaa, Cds (Ext)" w:date="2018-05-30T11:50:00Z"/>
          <w:rFonts w:asciiTheme="minorHAnsi" w:eastAsiaTheme="minorEastAsia" w:hAnsiTheme="minorHAnsi" w:cstheme="minorBidi"/>
          <w:noProof/>
          <w:sz w:val="22"/>
          <w:szCs w:val="22"/>
          <w:lang w:eastAsia="fr-FR" w:bidi="ar-SA"/>
        </w:rPr>
      </w:pPr>
      <w:ins w:id="19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"_Toc515444426"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4.4.3</w:t>
        </w:r>
        <w:r>
          <w:rPr>
            <w:rFonts w:asciiTheme="minorHAnsi" w:eastAsiaTheme="minorEastAsia" w:hAnsiTheme="minorHAnsi" w:cstheme="minorBidi"/>
            <w:noProof/>
            <w:sz w:val="22"/>
            <w:szCs w:val="22"/>
            <w:lang w:eastAsia="fr-FR" w:bidi="ar-SA"/>
          </w:rPr>
          <w:tab/>
        </w:r>
        <w:r w:rsidRPr="00E64F2E">
          <w:rPr>
            <w:rStyle w:val="Lienhypertexte"/>
            <w:noProof/>
          </w:rPr>
          <w:t>ta_liste_opcvm_lmtay402</w:t>
        </w:r>
        <w:r>
          <w:rPr>
            <w:noProof/>
            <w:webHidden/>
          </w:rPr>
          <w:tab/>
        </w:r>
        <w:r>
          <w:rPr>
            <w:noProof/>
            <w:webHidden/>
          </w:rPr>
          <w:fldChar w:fldCharType="begin"/>
        </w:r>
        <w:r>
          <w:rPr>
            <w:noProof/>
            <w:webHidden/>
          </w:rPr>
          <w:instrText xml:space="preserve"> PAGEREF _Toc515444426 \h </w:instrText>
        </w:r>
      </w:ins>
      <w:r>
        <w:rPr>
          <w:noProof/>
          <w:webHidden/>
        </w:rPr>
      </w:r>
      <w:r>
        <w:rPr>
          <w:noProof/>
          <w:webHidden/>
        </w:rPr>
        <w:fldChar w:fldCharType="separate"/>
      </w:r>
      <w:r w:rsidR="001E36CF">
        <w:rPr>
          <w:noProof/>
          <w:webHidden/>
        </w:rPr>
        <w:t>111</w:t>
      </w:r>
      <w:ins w:id="19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199" w:author="Osiatisaa, Cds (Ext)" w:date="2018-05-30T11:50:00Z"/>
          <w:rFonts w:asciiTheme="minorHAnsi" w:eastAsiaTheme="minorEastAsia" w:hAnsiTheme="minorHAnsi" w:cstheme="minorBidi"/>
          <w:noProof/>
          <w:sz w:val="22"/>
          <w:szCs w:val="22"/>
          <w:lang w:eastAsia="fr-FR" w:bidi="ar-SA"/>
        </w:rPr>
      </w:pPr>
      <w:ins w:id="20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"_Toc515444427"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4.4.4</w:t>
        </w:r>
        <w:r>
          <w:rPr>
            <w:rFonts w:asciiTheme="minorHAnsi" w:eastAsiaTheme="minorEastAsia" w:hAnsiTheme="minorHAnsi" w:cstheme="minorBidi"/>
            <w:noProof/>
            <w:sz w:val="22"/>
            <w:szCs w:val="22"/>
            <w:lang w:eastAsia="fr-FR" w:bidi="ar-SA"/>
          </w:rPr>
          <w:tab/>
        </w:r>
        <w:r w:rsidRPr="00E64F2E">
          <w:rPr>
            <w:rStyle w:val="Lienhypertexte"/>
            <w:noProof/>
          </w:rPr>
          <w:t>ta_forme_juridique_dgi_lmtay518</w:t>
        </w:r>
        <w:r>
          <w:rPr>
            <w:noProof/>
            <w:webHidden/>
          </w:rPr>
          <w:tab/>
        </w:r>
        <w:r>
          <w:rPr>
            <w:noProof/>
            <w:webHidden/>
          </w:rPr>
          <w:fldChar w:fldCharType="begin"/>
        </w:r>
        <w:r>
          <w:rPr>
            <w:noProof/>
            <w:webHidden/>
          </w:rPr>
          <w:instrText xml:space="preserve"> PAGEREF _Toc515444427 \h </w:instrText>
        </w:r>
      </w:ins>
      <w:r>
        <w:rPr>
          <w:noProof/>
          <w:webHidden/>
        </w:rPr>
      </w:r>
      <w:r>
        <w:rPr>
          <w:noProof/>
          <w:webHidden/>
        </w:rPr>
        <w:fldChar w:fldCharType="separate"/>
      </w:r>
      <w:r w:rsidR="001E36CF">
        <w:rPr>
          <w:noProof/>
          <w:webHidden/>
        </w:rPr>
        <w:t>114</w:t>
      </w:r>
      <w:ins w:id="201"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02" w:author="Osiatisaa, Cds (Ext)" w:date="2018-05-30T11:50:00Z"/>
          <w:rFonts w:asciiTheme="minorHAnsi" w:eastAsiaTheme="minorEastAsia" w:hAnsiTheme="minorHAnsi" w:cstheme="minorBidi"/>
          <w:noProof/>
          <w:sz w:val="22"/>
          <w:szCs w:val="22"/>
          <w:lang w:eastAsia="fr-FR" w:bidi="ar-SA"/>
        </w:rPr>
      </w:pPr>
      <w:ins w:id="20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"_Toc515444428"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4.4.5</w:t>
        </w:r>
        <w:r>
          <w:rPr>
            <w:rFonts w:asciiTheme="minorHAnsi" w:eastAsiaTheme="minorEastAsia" w:hAnsiTheme="minorHAnsi" w:cstheme="minorBidi"/>
            <w:noProof/>
            <w:sz w:val="22"/>
            <w:szCs w:val="22"/>
            <w:lang w:eastAsia="fr-FR" w:bidi="ar-SA"/>
          </w:rPr>
          <w:tab/>
        </w:r>
        <w:r w:rsidRPr="00E64F2E">
          <w:rPr>
            <w:rStyle w:val="Lienhypertexte"/>
            <w:noProof/>
          </w:rPr>
          <w:t>ta_categorie_de_client_lmtay523</w:t>
        </w:r>
        <w:r>
          <w:rPr>
            <w:noProof/>
            <w:webHidden/>
          </w:rPr>
          <w:tab/>
        </w:r>
        <w:r>
          <w:rPr>
            <w:noProof/>
            <w:webHidden/>
          </w:rPr>
          <w:fldChar w:fldCharType="begin"/>
        </w:r>
        <w:r>
          <w:rPr>
            <w:noProof/>
            <w:webHidden/>
          </w:rPr>
          <w:instrText xml:space="preserve"> PAGEREF _Toc515444428 \h </w:instrText>
        </w:r>
      </w:ins>
      <w:r>
        <w:rPr>
          <w:noProof/>
          <w:webHidden/>
        </w:rPr>
      </w:r>
      <w:r>
        <w:rPr>
          <w:noProof/>
          <w:webHidden/>
        </w:rPr>
        <w:fldChar w:fldCharType="separate"/>
      </w:r>
      <w:r w:rsidR="001E36CF">
        <w:rPr>
          <w:noProof/>
          <w:webHidden/>
        </w:rPr>
        <w:t>117</w:t>
      </w:r>
      <w:ins w:id="20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05" w:author="Osiatisaa, Cds (Ext)" w:date="2018-05-30T11:50:00Z"/>
          <w:rFonts w:asciiTheme="minorHAnsi" w:eastAsiaTheme="minorEastAsia" w:hAnsiTheme="minorHAnsi" w:cstheme="minorBidi"/>
          <w:noProof/>
          <w:sz w:val="22"/>
          <w:szCs w:val="22"/>
          <w:lang w:eastAsia="fr-FR" w:bidi="ar-SA"/>
        </w:rPr>
      </w:pPr>
      <w:ins w:id="20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"_Toc515444429"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4.4.6</w:t>
        </w:r>
        <w:r>
          <w:rPr>
            <w:rFonts w:asciiTheme="minorHAnsi" w:eastAsiaTheme="minorEastAsia" w:hAnsiTheme="minorHAnsi" w:cstheme="minorBidi"/>
            <w:noProof/>
            <w:sz w:val="22"/>
            <w:szCs w:val="22"/>
            <w:lang w:eastAsia="fr-FR" w:bidi="ar-SA"/>
          </w:rPr>
          <w:tab/>
        </w:r>
        <w:r w:rsidRPr="00E64F2E">
          <w:rPr>
            <w:rStyle w:val="Lienhypertexte"/>
            <w:noProof/>
          </w:rPr>
          <w:t>ta_categ_sicovam_de_client_lmtay524</w:t>
        </w:r>
        <w:r>
          <w:rPr>
            <w:noProof/>
            <w:webHidden/>
          </w:rPr>
          <w:tab/>
        </w:r>
        <w:r>
          <w:rPr>
            <w:noProof/>
            <w:webHidden/>
          </w:rPr>
          <w:fldChar w:fldCharType="begin"/>
        </w:r>
        <w:r>
          <w:rPr>
            <w:noProof/>
            <w:webHidden/>
          </w:rPr>
          <w:instrText xml:space="preserve"> PAGEREF _Toc515444429 \h </w:instrText>
        </w:r>
      </w:ins>
      <w:r>
        <w:rPr>
          <w:noProof/>
          <w:webHidden/>
        </w:rPr>
      </w:r>
      <w:r>
        <w:rPr>
          <w:noProof/>
          <w:webHidden/>
        </w:rPr>
        <w:fldChar w:fldCharType="separate"/>
      </w:r>
      <w:r w:rsidR="001E36CF">
        <w:rPr>
          <w:noProof/>
          <w:webHidden/>
        </w:rPr>
        <w:t>123</w:t>
      </w:r>
      <w:ins w:id="20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08" w:author="Osiatisaa, Cds (Ext)" w:date="2018-05-30T11:50:00Z"/>
          <w:rFonts w:asciiTheme="minorHAnsi" w:eastAsiaTheme="minorEastAsia" w:hAnsiTheme="minorHAnsi" w:cstheme="minorBidi"/>
          <w:noProof/>
          <w:sz w:val="22"/>
          <w:szCs w:val="22"/>
          <w:lang w:eastAsia="fr-FR" w:bidi="ar-SA"/>
        </w:rPr>
      </w:pPr>
      <w:ins w:id="20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"_Toc515444430"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4.4.7</w:t>
        </w:r>
        <w:r>
          <w:rPr>
            <w:rFonts w:asciiTheme="minorHAnsi" w:eastAsiaTheme="minorEastAsia" w:hAnsiTheme="minorHAnsi" w:cstheme="minorBidi"/>
            <w:noProof/>
            <w:sz w:val="22"/>
            <w:szCs w:val="22"/>
            <w:lang w:eastAsia="fr-FR" w:bidi="ar-SA"/>
          </w:rPr>
          <w:tab/>
        </w:r>
        <w:r w:rsidRPr="00E64F2E">
          <w:rPr>
            <w:rStyle w:val="Lienhypertexte"/>
            <w:noProof/>
          </w:rPr>
          <w:t>ta_categorie_de_deposant_lmtay525</w:t>
        </w:r>
        <w:r>
          <w:rPr>
            <w:noProof/>
            <w:webHidden/>
          </w:rPr>
          <w:tab/>
        </w:r>
        <w:r>
          <w:rPr>
            <w:noProof/>
            <w:webHidden/>
          </w:rPr>
          <w:fldChar w:fldCharType="begin"/>
        </w:r>
        <w:r>
          <w:rPr>
            <w:noProof/>
            <w:webHidden/>
          </w:rPr>
          <w:instrText xml:space="preserve"> PAGEREF _Toc515444430 \h </w:instrText>
        </w:r>
      </w:ins>
      <w:r>
        <w:rPr>
          <w:noProof/>
          <w:webHidden/>
        </w:rPr>
      </w:r>
      <w:r>
        <w:rPr>
          <w:noProof/>
          <w:webHidden/>
        </w:rPr>
        <w:fldChar w:fldCharType="separate"/>
      </w:r>
      <w:r w:rsidR="001E36CF">
        <w:rPr>
          <w:noProof/>
          <w:webHidden/>
        </w:rPr>
        <w:t>125</w:t>
      </w:r>
      <w:ins w:id="21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11" w:author="Osiatisaa, Cds (Ext)" w:date="2018-05-30T11:50:00Z"/>
          <w:rFonts w:asciiTheme="minorHAnsi" w:eastAsiaTheme="minorEastAsia" w:hAnsiTheme="minorHAnsi" w:cstheme="minorBidi"/>
          <w:noProof/>
          <w:sz w:val="22"/>
          <w:szCs w:val="22"/>
          <w:lang w:eastAsia="fr-FR" w:bidi="ar-SA"/>
        </w:rPr>
      </w:pPr>
      <w:ins w:id="21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"_Toc515444431"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4.4.8</w:t>
        </w:r>
        <w:r>
          <w:rPr>
            <w:rFonts w:asciiTheme="minorHAnsi" w:eastAsiaTheme="minorEastAsia" w:hAnsiTheme="minorHAnsi" w:cstheme="minorBidi"/>
            <w:noProof/>
            <w:sz w:val="22"/>
            <w:szCs w:val="22"/>
            <w:lang w:eastAsia="fr-FR" w:bidi="ar-SA"/>
          </w:rPr>
          <w:tab/>
        </w:r>
        <w:r w:rsidRPr="00E64F2E">
          <w:rPr>
            <w:rStyle w:val="Lienhypertexte"/>
            <w:noProof/>
          </w:rPr>
          <w:t>ta_lien_categ_client_sicovam_lmtay533</w:t>
        </w:r>
        <w:r>
          <w:rPr>
            <w:noProof/>
            <w:webHidden/>
          </w:rPr>
          <w:tab/>
        </w:r>
        <w:r>
          <w:rPr>
            <w:noProof/>
            <w:webHidden/>
          </w:rPr>
          <w:fldChar w:fldCharType="begin"/>
        </w:r>
        <w:r>
          <w:rPr>
            <w:noProof/>
            <w:webHidden/>
          </w:rPr>
          <w:instrText xml:space="preserve"> PAGEREF _Toc515444431 \h </w:instrText>
        </w:r>
      </w:ins>
      <w:r>
        <w:rPr>
          <w:noProof/>
          <w:webHidden/>
        </w:rPr>
      </w:r>
      <w:r>
        <w:rPr>
          <w:noProof/>
          <w:webHidden/>
        </w:rPr>
        <w:fldChar w:fldCharType="separate"/>
      </w:r>
      <w:r w:rsidR="001E36CF">
        <w:rPr>
          <w:noProof/>
          <w:webHidden/>
        </w:rPr>
        <w:t>128</w:t>
      </w:r>
      <w:ins w:id="21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14" w:author="Osiatisaa, Cds (Ext)" w:date="2018-05-30T11:50:00Z"/>
          <w:rFonts w:asciiTheme="minorHAnsi" w:eastAsiaTheme="minorEastAsia" w:hAnsiTheme="minorHAnsi" w:cstheme="minorBidi"/>
          <w:noProof/>
          <w:sz w:val="22"/>
          <w:szCs w:val="22"/>
          <w:lang w:eastAsia="fr-FR" w:bidi="ar-SA"/>
        </w:rPr>
      </w:pPr>
      <w:ins w:id="21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"_Toc515444432"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4.4.9</w:t>
        </w:r>
        <w:r>
          <w:rPr>
            <w:rFonts w:asciiTheme="minorHAnsi" w:eastAsiaTheme="minorEastAsia" w:hAnsiTheme="minorHAnsi" w:cstheme="minorBidi"/>
            <w:noProof/>
            <w:sz w:val="22"/>
            <w:szCs w:val="22"/>
            <w:lang w:eastAsia="fr-FR" w:bidi="ar-SA"/>
          </w:rPr>
          <w:tab/>
        </w:r>
        <w:r w:rsidRPr="00E64F2E">
          <w:rPr>
            <w:rStyle w:val="Lienhypertexte"/>
            <w:noProof/>
          </w:rPr>
          <w:t>ta_lien_categ_client_deposant_lmtay560</w:t>
        </w:r>
        <w:r>
          <w:rPr>
            <w:noProof/>
            <w:webHidden/>
          </w:rPr>
          <w:tab/>
        </w:r>
        <w:r>
          <w:rPr>
            <w:noProof/>
            <w:webHidden/>
          </w:rPr>
          <w:fldChar w:fldCharType="begin"/>
        </w:r>
        <w:r>
          <w:rPr>
            <w:noProof/>
            <w:webHidden/>
          </w:rPr>
          <w:instrText xml:space="preserve"> PAGEREF _Toc515444432 \h </w:instrText>
        </w:r>
      </w:ins>
      <w:r>
        <w:rPr>
          <w:noProof/>
          <w:webHidden/>
        </w:rPr>
      </w:r>
      <w:r>
        <w:rPr>
          <w:noProof/>
          <w:webHidden/>
        </w:rPr>
        <w:fldChar w:fldCharType="separate"/>
      </w:r>
      <w:r w:rsidR="001E36CF">
        <w:rPr>
          <w:noProof/>
          <w:webHidden/>
        </w:rPr>
        <w:t>130</w:t>
      </w:r>
      <w:ins w:id="216"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17" w:author="Osiatisaa, Cds (Ext)" w:date="2018-05-30T11:50:00Z"/>
          <w:rFonts w:asciiTheme="minorHAnsi" w:eastAsiaTheme="minorEastAsia" w:hAnsiTheme="minorHAnsi" w:cstheme="minorBidi"/>
          <w:noProof/>
          <w:sz w:val="22"/>
          <w:szCs w:val="22"/>
          <w:lang w:eastAsia="fr-FR" w:bidi="ar-SA"/>
        </w:rPr>
      </w:pPr>
      <w:ins w:id="21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"_Toc515444433"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4.4.10</w:t>
        </w:r>
        <w:r>
          <w:rPr>
            <w:rFonts w:asciiTheme="minorHAnsi" w:eastAsiaTheme="minorEastAsia" w:hAnsiTheme="minorHAnsi" w:cstheme="minorBidi"/>
            <w:noProof/>
            <w:sz w:val="22"/>
            <w:szCs w:val="22"/>
            <w:lang w:eastAsia="fr-FR" w:bidi="ar-SA"/>
          </w:rPr>
          <w:tab/>
        </w:r>
        <w:r w:rsidRPr="00E64F2E">
          <w:rPr>
            <w:rStyle w:val="Lienhypertexte"/>
            <w:noProof/>
          </w:rPr>
          <w:t>ta_classification_mif_lmtay718</w:t>
        </w:r>
        <w:r>
          <w:rPr>
            <w:noProof/>
            <w:webHidden/>
          </w:rPr>
          <w:tab/>
        </w:r>
        <w:r>
          <w:rPr>
            <w:noProof/>
            <w:webHidden/>
          </w:rPr>
          <w:fldChar w:fldCharType="begin"/>
        </w:r>
        <w:r>
          <w:rPr>
            <w:noProof/>
            <w:webHidden/>
          </w:rPr>
          <w:instrText xml:space="preserve"> PAGEREF _Toc515444433 \h </w:instrText>
        </w:r>
      </w:ins>
      <w:r>
        <w:rPr>
          <w:noProof/>
          <w:webHidden/>
        </w:rPr>
      </w:r>
      <w:r>
        <w:rPr>
          <w:noProof/>
          <w:webHidden/>
        </w:rPr>
        <w:fldChar w:fldCharType="separate"/>
      </w:r>
      <w:r w:rsidR="001E36CF">
        <w:rPr>
          <w:noProof/>
          <w:webHidden/>
        </w:rPr>
        <w:t>132</w:t>
      </w:r>
      <w:ins w:id="219"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20" w:author="Osiatisaa, Cds (Ext)" w:date="2018-05-30T11:50:00Z"/>
          <w:rFonts w:asciiTheme="minorHAnsi" w:eastAsiaTheme="minorEastAsia" w:hAnsiTheme="minorHAnsi" w:cstheme="minorBidi"/>
          <w:noProof/>
          <w:sz w:val="22"/>
          <w:szCs w:val="22"/>
          <w:lang w:eastAsia="fr-FR" w:bidi="ar-SA"/>
        </w:rPr>
      </w:pPr>
      <w:ins w:id="22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"_Toc515444434"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4.4.11</w:t>
        </w:r>
        <w:r>
          <w:rPr>
            <w:rFonts w:asciiTheme="minorHAnsi" w:eastAsiaTheme="minorEastAsia" w:hAnsiTheme="minorHAnsi" w:cstheme="minorBidi"/>
            <w:noProof/>
            <w:sz w:val="22"/>
            <w:szCs w:val="22"/>
            <w:lang w:eastAsia="fr-FR" w:bidi="ar-SA"/>
          </w:rPr>
          <w:tab/>
        </w:r>
        <w:r w:rsidRPr="00E64F2E">
          <w:rPr>
            <w:rStyle w:val="Lienhypertexte"/>
            <w:noProof/>
          </w:rPr>
          <w:t>ta_famille_commerciale_lmtay738</w:t>
        </w:r>
        <w:r>
          <w:rPr>
            <w:noProof/>
            <w:webHidden/>
          </w:rPr>
          <w:tab/>
        </w:r>
        <w:r>
          <w:rPr>
            <w:noProof/>
            <w:webHidden/>
          </w:rPr>
          <w:fldChar w:fldCharType="begin"/>
        </w:r>
        <w:r>
          <w:rPr>
            <w:noProof/>
            <w:webHidden/>
          </w:rPr>
          <w:instrText xml:space="preserve"> PAGEREF _Toc515444434 \h </w:instrText>
        </w:r>
      </w:ins>
      <w:r>
        <w:rPr>
          <w:noProof/>
          <w:webHidden/>
        </w:rPr>
      </w:r>
      <w:r>
        <w:rPr>
          <w:noProof/>
          <w:webHidden/>
        </w:rPr>
        <w:fldChar w:fldCharType="separate"/>
      </w:r>
      <w:r w:rsidR="001E36CF">
        <w:rPr>
          <w:noProof/>
          <w:webHidden/>
        </w:rPr>
        <w:t>135</w:t>
      </w:r>
      <w:ins w:id="22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23" w:author="Osiatisaa, Cds (Ext)" w:date="2018-05-30T11:50:00Z"/>
          <w:rFonts w:asciiTheme="minorHAnsi" w:eastAsiaTheme="minorEastAsia" w:hAnsiTheme="minorHAnsi" w:cstheme="minorBidi"/>
          <w:noProof/>
          <w:sz w:val="22"/>
          <w:szCs w:val="22"/>
          <w:lang w:eastAsia="fr-FR" w:bidi="ar-SA"/>
        </w:rPr>
      </w:pPr>
      <w:ins w:id="22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"_Toc515444435"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4.4.12</w:t>
        </w:r>
        <w:r>
          <w:rPr>
            <w:rFonts w:asciiTheme="minorHAnsi" w:eastAsiaTheme="minorEastAsia" w:hAnsiTheme="minorHAnsi" w:cstheme="minorBidi"/>
            <w:noProof/>
            <w:sz w:val="22"/>
            <w:szCs w:val="22"/>
            <w:lang w:eastAsia="fr-FR" w:bidi="ar-SA"/>
          </w:rPr>
          <w:tab/>
        </w:r>
        <w:r w:rsidRPr="00E64F2E">
          <w:rPr>
            <w:rStyle w:val="Lienhypertexte"/>
            <w:noProof/>
          </w:rPr>
          <w:t>ta_nomenclature_de_clientele_lmtay774</w:t>
        </w:r>
        <w:r>
          <w:rPr>
            <w:noProof/>
            <w:webHidden/>
          </w:rPr>
          <w:tab/>
        </w:r>
        <w:r>
          <w:rPr>
            <w:noProof/>
            <w:webHidden/>
          </w:rPr>
          <w:fldChar w:fldCharType="begin"/>
        </w:r>
        <w:r>
          <w:rPr>
            <w:noProof/>
            <w:webHidden/>
          </w:rPr>
          <w:instrText xml:space="preserve"> PAGEREF _Toc515444435 \h </w:instrText>
        </w:r>
      </w:ins>
      <w:r>
        <w:rPr>
          <w:noProof/>
          <w:webHidden/>
        </w:rPr>
      </w:r>
      <w:r>
        <w:rPr>
          <w:noProof/>
          <w:webHidden/>
        </w:rPr>
        <w:fldChar w:fldCharType="separate"/>
      </w:r>
      <w:r w:rsidR="001E36CF">
        <w:rPr>
          <w:noProof/>
          <w:webHidden/>
        </w:rPr>
        <w:t>137</w:t>
      </w:r>
      <w:ins w:id="22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26" w:author="Osiatisaa, Cds (Ext)" w:date="2018-05-30T11:50:00Z"/>
          <w:rFonts w:asciiTheme="minorHAnsi" w:eastAsiaTheme="minorEastAsia" w:hAnsiTheme="minorHAnsi" w:cstheme="minorBidi"/>
          <w:noProof/>
          <w:sz w:val="22"/>
          <w:szCs w:val="22"/>
          <w:lang w:eastAsia="fr-FR" w:bidi="ar-SA"/>
        </w:rPr>
      </w:pPr>
      <w:ins w:id="22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"_Toc515444436"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4.4.13</w:t>
        </w:r>
        <w:r>
          <w:rPr>
            <w:rFonts w:asciiTheme="minorHAnsi" w:eastAsiaTheme="minorEastAsia" w:hAnsiTheme="minorHAnsi" w:cstheme="minorBidi"/>
            <w:noProof/>
            <w:sz w:val="22"/>
            <w:szCs w:val="22"/>
            <w:lang w:eastAsia="fr-FR" w:bidi="ar-SA"/>
          </w:rPr>
          <w:tab/>
        </w:r>
        <w:r w:rsidRPr="00E64F2E">
          <w:rPr>
            <w:rStyle w:val="Lienhypertexte"/>
            <w:noProof/>
          </w:rPr>
          <w:t>ta_mode_de_gestion_clients_lmtay831</w:t>
        </w:r>
        <w:r>
          <w:rPr>
            <w:noProof/>
            <w:webHidden/>
          </w:rPr>
          <w:tab/>
        </w:r>
        <w:r>
          <w:rPr>
            <w:noProof/>
            <w:webHidden/>
          </w:rPr>
          <w:fldChar w:fldCharType="begin"/>
        </w:r>
        <w:r>
          <w:rPr>
            <w:noProof/>
            <w:webHidden/>
          </w:rPr>
          <w:instrText xml:space="preserve"> PAGEREF _Toc515444436 \h </w:instrText>
        </w:r>
      </w:ins>
      <w:r>
        <w:rPr>
          <w:noProof/>
          <w:webHidden/>
        </w:rPr>
      </w:r>
      <w:r>
        <w:rPr>
          <w:noProof/>
          <w:webHidden/>
        </w:rPr>
        <w:fldChar w:fldCharType="separate"/>
      </w:r>
      <w:r w:rsidR="001E36CF">
        <w:rPr>
          <w:noProof/>
          <w:webHidden/>
        </w:rPr>
        <w:t>140</w:t>
      </w:r>
      <w:ins w:id="22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29" w:author="Osiatisaa, Cds (Ext)" w:date="2018-05-30T11:50:00Z"/>
          <w:rFonts w:asciiTheme="minorHAnsi" w:eastAsiaTheme="minorEastAsia" w:hAnsiTheme="minorHAnsi" w:cstheme="minorBidi"/>
          <w:noProof/>
          <w:sz w:val="22"/>
          <w:szCs w:val="22"/>
          <w:lang w:eastAsia="fr-FR" w:bidi="ar-SA"/>
        </w:rPr>
      </w:pPr>
      <w:ins w:id="23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"_Toc515444437"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4.4.14</w:t>
        </w:r>
        <w:r>
          <w:rPr>
            <w:rFonts w:asciiTheme="minorHAnsi" w:eastAsiaTheme="minorEastAsia" w:hAnsiTheme="minorHAnsi" w:cstheme="minorBidi"/>
            <w:noProof/>
            <w:sz w:val="22"/>
            <w:szCs w:val="22"/>
            <w:lang w:eastAsia="fr-FR" w:bidi="ar-SA"/>
          </w:rPr>
          <w:tab/>
        </w:r>
        <w:r w:rsidRPr="00E64F2E">
          <w:rPr>
            <w:rStyle w:val="Lienhypertexte"/>
            <w:noProof/>
          </w:rPr>
          <w:t>ta_rgpt_categorie_clientele_compt_lmtay947</w:t>
        </w:r>
        <w:r>
          <w:rPr>
            <w:noProof/>
            <w:webHidden/>
          </w:rPr>
          <w:tab/>
        </w:r>
        <w:r>
          <w:rPr>
            <w:noProof/>
            <w:webHidden/>
          </w:rPr>
          <w:fldChar w:fldCharType="begin"/>
        </w:r>
        <w:r>
          <w:rPr>
            <w:noProof/>
            <w:webHidden/>
          </w:rPr>
          <w:instrText xml:space="preserve"> PAGEREF _Toc515444437 \h </w:instrText>
        </w:r>
      </w:ins>
      <w:r>
        <w:rPr>
          <w:noProof/>
          <w:webHidden/>
        </w:rPr>
      </w:r>
      <w:r>
        <w:rPr>
          <w:noProof/>
          <w:webHidden/>
        </w:rPr>
        <w:fldChar w:fldCharType="separate"/>
      </w:r>
      <w:r w:rsidR="001E36CF">
        <w:rPr>
          <w:noProof/>
          <w:webHidden/>
        </w:rPr>
        <w:t>142</w:t>
      </w:r>
      <w:ins w:id="231"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32" w:author="Osiatisaa, Cds (Ext)" w:date="2018-05-30T11:50:00Z"/>
          <w:rFonts w:asciiTheme="minorHAnsi" w:eastAsiaTheme="minorEastAsia" w:hAnsiTheme="minorHAnsi" w:cstheme="minorBidi"/>
          <w:noProof/>
          <w:sz w:val="22"/>
          <w:szCs w:val="22"/>
          <w:lang w:eastAsia="fr-FR" w:bidi="ar-SA"/>
        </w:rPr>
      </w:pPr>
      <w:ins w:id="23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"_Toc515444438"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4.4.15</w:t>
        </w:r>
        <w:r>
          <w:rPr>
            <w:rFonts w:asciiTheme="minorHAnsi" w:eastAsiaTheme="minorEastAsia" w:hAnsiTheme="minorHAnsi" w:cstheme="minorBidi"/>
            <w:noProof/>
            <w:sz w:val="22"/>
            <w:szCs w:val="22"/>
            <w:lang w:eastAsia="fr-FR" w:bidi="ar-SA"/>
          </w:rPr>
          <w:tab/>
        </w:r>
        <w:r w:rsidRPr="00E64F2E">
          <w:rPr>
            <w:rStyle w:val="Lienhypertexte"/>
            <w:noProof/>
          </w:rPr>
          <w:t>ta_tier_corresp_insee_nomfa_lmtay999</w:t>
        </w:r>
        <w:r>
          <w:rPr>
            <w:noProof/>
            <w:webHidden/>
          </w:rPr>
          <w:tab/>
        </w:r>
        <w:r>
          <w:rPr>
            <w:noProof/>
            <w:webHidden/>
          </w:rPr>
          <w:fldChar w:fldCharType="begin"/>
        </w:r>
        <w:r>
          <w:rPr>
            <w:noProof/>
            <w:webHidden/>
          </w:rPr>
          <w:instrText xml:space="preserve"> PAGEREF _Toc515444438 \h </w:instrText>
        </w:r>
      </w:ins>
      <w:r>
        <w:rPr>
          <w:noProof/>
          <w:webHidden/>
        </w:rPr>
      </w:r>
      <w:r>
        <w:rPr>
          <w:noProof/>
          <w:webHidden/>
        </w:rPr>
        <w:fldChar w:fldCharType="separate"/>
      </w:r>
      <w:r w:rsidR="001E36CF">
        <w:rPr>
          <w:noProof/>
          <w:webHidden/>
        </w:rPr>
        <w:t>143</w:t>
      </w:r>
      <w:ins w:id="234"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235" w:author="Osiatisaa, Cds (Ext)" w:date="2018-05-30T11:50:00Z"/>
          <w:rFonts w:asciiTheme="minorHAnsi" w:eastAsiaTheme="minorEastAsia" w:hAnsiTheme="minorHAnsi" w:cstheme="minorBidi"/>
          <w:noProof/>
          <w:sz w:val="22"/>
          <w:szCs w:val="22"/>
          <w:lang w:eastAsia="fr-FR" w:bidi="ar-SA"/>
        </w:rPr>
      </w:pPr>
      <w:ins w:id="23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"_Toc515444439"</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lang w:eastAsia="fr-FR"/>
          </w:rPr>
          <w:t>4.5</w:t>
        </w:r>
        <w:r>
          <w:rPr>
            <w:rFonts w:asciiTheme="minorHAnsi" w:eastAsiaTheme="minorEastAsia" w:hAnsiTheme="minorHAnsi" w:cstheme="minorBidi"/>
            <w:noProof/>
            <w:sz w:val="22"/>
            <w:szCs w:val="22"/>
            <w:lang w:eastAsia="fr-FR" w:bidi="ar-SA"/>
          </w:rPr>
          <w:tab/>
        </w:r>
        <w:r w:rsidRPr="00E64F2E">
          <w:rPr>
            <w:rStyle w:val="Lienhypertexte"/>
            <w:rFonts w:cstheme="minorHAnsi"/>
            <w:noProof/>
            <w:lang w:eastAsia="fr-FR"/>
          </w:rPr>
          <w:t>Autres tables (Z)</w:t>
        </w:r>
        <w:r>
          <w:rPr>
            <w:noProof/>
            <w:webHidden/>
          </w:rPr>
          <w:tab/>
        </w:r>
        <w:r>
          <w:rPr>
            <w:noProof/>
            <w:webHidden/>
          </w:rPr>
          <w:fldChar w:fldCharType="begin"/>
        </w:r>
        <w:r>
          <w:rPr>
            <w:noProof/>
            <w:webHidden/>
          </w:rPr>
          <w:instrText xml:space="preserve"> PAGEREF _Toc515444439 \h </w:instrText>
        </w:r>
      </w:ins>
      <w:r>
        <w:rPr>
          <w:noProof/>
          <w:webHidden/>
        </w:rPr>
      </w:r>
      <w:r>
        <w:rPr>
          <w:noProof/>
          <w:webHidden/>
        </w:rPr>
        <w:fldChar w:fldCharType="separate"/>
      </w:r>
      <w:r w:rsidR="001E36CF">
        <w:rPr>
          <w:noProof/>
          <w:webHidden/>
        </w:rPr>
        <w:t>145</w:t>
      </w:r>
      <w:ins w:id="23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38" w:author="Osiatisaa, Cds (Ext)" w:date="2018-05-30T11:50:00Z"/>
          <w:rFonts w:asciiTheme="minorHAnsi" w:eastAsiaTheme="minorEastAsia" w:hAnsiTheme="minorHAnsi" w:cstheme="minorBidi"/>
          <w:noProof/>
          <w:sz w:val="22"/>
          <w:szCs w:val="22"/>
          <w:lang w:eastAsia="fr-FR" w:bidi="ar-SA"/>
        </w:rPr>
      </w:pPr>
      <w:ins w:id="23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"_Toc515444440"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4.5.1</w:t>
        </w:r>
        <w:r>
          <w:rPr>
            <w:rFonts w:asciiTheme="minorHAnsi" w:eastAsiaTheme="minorEastAsia" w:hAnsiTheme="minorHAnsi" w:cstheme="minorBidi"/>
            <w:noProof/>
            <w:sz w:val="22"/>
            <w:szCs w:val="22"/>
            <w:lang w:eastAsia="fr-FR" w:bidi="ar-SA"/>
          </w:rPr>
          <w:tab/>
        </w:r>
        <w:r w:rsidRPr="00E64F2E">
          <w:rPr>
            <w:rStyle w:val="Lienhypertexte"/>
            <w:noProof/>
          </w:rPr>
          <w:t>ta_code_editique_lmtay403</w:t>
        </w:r>
        <w:r>
          <w:rPr>
            <w:noProof/>
            <w:webHidden/>
          </w:rPr>
          <w:tab/>
        </w:r>
        <w:r>
          <w:rPr>
            <w:noProof/>
            <w:webHidden/>
          </w:rPr>
          <w:fldChar w:fldCharType="begin"/>
        </w:r>
        <w:r>
          <w:rPr>
            <w:noProof/>
            <w:webHidden/>
          </w:rPr>
          <w:instrText xml:space="preserve"> PAGEREF _Toc515444440 \h </w:instrText>
        </w:r>
      </w:ins>
      <w:r>
        <w:rPr>
          <w:noProof/>
          <w:webHidden/>
        </w:rPr>
      </w:r>
      <w:r>
        <w:rPr>
          <w:noProof/>
          <w:webHidden/>
        </w:rPr>
        <w:fldChar w:fldCharType="separate"/>
      </w:r>
      <w:r w:rsidR="001E36CF">
        <w:rPr>
          <w:noProof/>
          <w:webHidden/>
        </w:rPr>
        <w:t>145</w:t>
      </w:r>
      <w:ins w:id="24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41" w:author="Osiatisaa, Cds (Ext)" w:date="2018-05-30T11:50:00Z"/>
          <w:rFonts w:asciiTheme="minorHAnsi" w:eastAsiaTheme="minorEastAsia" w:hAnsiTheme="minorHAnsi" w:cstheme="minorBidi"/>
          <w:noProof/>
          <w:sz w:val="22"/>
          <w:szCs w:val="22"/>
          <w:lang w:eastAsia="fr-FR" w:bidi="ar-SA"/>
        </w:rPr>
      </w:pPr>
      <w:ins w:id="24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"_Toc515444441"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4.5.2</w:t>
        </w:r>
        <w:r>
          <w:rPr>
            <w:rFonts w:asciiTheme="minorHAnsi" w:eastAsiaTheme="minorEastAsia" w:hAnsiTheme="minorHAnsi" w:cstheme="minorBidi"/>
            <w:noProof/>
            <w:sz w:val="22"/>
            <w:szCs w:val="22"/>
            <w:lang w:eastAsia="fr-FR" w:bidi="ar-SA"/>
          </w:rPr>
          <w:tab/>
        </w:r>
        <w:r w:rsidRPr="00E64F2E">
          <w:rPr>
            <w:rStyle w:val="Lienhypertexte"/>
            <w:noProof/>
          </w:rPr>
          <w:t>ta_residence_fiscale_ficoba_lmtay511</w:t>
        </w:r>
        <w:r>
          <w:rPr>
            <w:noProof/>
            <w:webHidden/>
          </w:rPr>
          <w:tab/>
        </w:r>
        <w:r>
          <w:rPr>
            <w:noProof/>
            <w:webHidden/>
          </w:rPr>
          <w:fldChar w:fldCharType="begin"/>
        </w:r>
        <w:r>
          <w:rPr>
            <w:noProof/>
            <w:webHidden/>
          </w:rPr>
          <w:instrText xml:space="preserve"> PAGEREF _Toc515444441 \h </w:instrText>
        </w:r>
      </w:ins>
      <w:r>
        <w:rPr>
          <w:noProof/>
          <w:webHidden/>
        </w:rPr>
      </w:r>
      <w:r>
        <w:rPr>
          <w:noProof/>
          <w:webHidden/>
        </w:rPr>
        <w:fldChar w:fldCharType="separate"/>
      </w:r>
      <w:r w:rsidR="001E36CF">
        <w:rPr>
          <w:noProof/>
          <w:webHidden/>
        </w:rPr>
        <w:t>148</w:t>
      </w:r>
      <w:ins w:id="24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44" w:author="Osiatisaa, Cds (Ext)" w:date="2018-05-30T11:50:00Z"/>
          <w:rFonts w:asciiTheme="minorHAnsi" w:eastAsiaTheme="minorEastAsia" w:hAnsiTheme="minorHAnsi" w:cstheme="minorBidi"/>
          <w:noProof/>
          <w:sz w:val="22"/>
          <w:szCs w:val="22"/>
          <w:lang w:eastAsia="fr-FR" w:bidi="ar-SA"/>
        </w:rPr>
      </w:pPr>
      <w:ins w:id="24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"_Toc515444442"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4.5.3</w:t>
        </w:r>
        <w:r>
          <w:rPr>
            <w:rFonts w:asciiTheme="minorHAnsi" w:eastAsiaTheme="minorEastAsia" w:hAnsiTheme="minorHAnsi" w:cstheme="minorBidi"/>
            <w:noProof/>
            <w:sz w:val="22"/>
            <w:szCs w:val="22"/>
            <w:lang w:eastAsia="fr-FR" w:bidi="ar-SA"/>
          </w:rPr>
          <w:tab/>
        </w:r>
        <w:r w:rsidRPr="00E64F2E">
          <w:rPr>
            <w:rStyle w:val="Lienhypertexte"/>
            <w:noProof/>
          </w:rPr>
          <w:t>ta_apparentement_cdc_lmtay538 reprendre la copie des fichiers dictionnaire</w:t>
        </w:r>
        <w:r>
          <w:rPr>
            <w:noProof/>
            <w:webHidden/>
          </w:rPr>
          <w:tab/>
        </w:r>
        <w:r>
          <w:rPr>
            <w:noProof/>
            <w:webHidden/>
          </w:rPr>
          <w:fldChar w:fldCharType="begin"/>
        </w:r>
        <w:r>
          <w:rPr>
            <w:noProof/>
            <w:webHidden/>
          </w:rPr>
          <w:instrText xml:space="preserve"> PAGEREF _Toc515444442 \h </w:instrText>
        </w:r>
      </w:ins>
      <w:r>
        <w:rPr>
          <w:noProof/>
          <w:webHidden/>
        </w:rPr>
      </w:r>
      <w:r>
        <w:rPr>
          <w:noProof/>
          <w:webHidden/>
        </w:rPr>
        <w:fldChar w:fldCharType="separate"/>
      </w:r>
      <w:r w:rsidR="001E36CF">
        <w:rPr>
          <w:noProof/>
          <w:webHidden/>
        </w:rPr>
        <w:t>150</w:t>
      </w:r>
      <w:ins w:id="246"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47" w:author="Osiatisaa, Cds (Ext)" w:date="2018-05-30T11:50:00Z"/>
          <w:rFonts w:asciiTheme="minorHAnsi" w:eastAsiaTheme="minorEastAsia" w:hAnsiTheme="minorHAnsi" w:cstheme="minorBidi"/>
          <w:noProof/>
          <w:sz w:val="22"/>
          <w:szCs w:val="22"/>
          <w:lang w:eastAsia="fr-FR" w:bidi="ar-SA"/>
        </w:rPr>
      </w:pPr>
      <w:ins w:id="24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"_Toc515444443"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4.5.4</w:t>
        </w:r>
        <w:r>
          <w:rPr>
            <w:rFonts w:asciiTheme="minorHAnsi" w:eastAsiaTheme="minorEastAsia" w:hAnsiTheme="minorHAnsi" w:cstheme="minorBidi"/>
            <w:noProof/>
            <w:sz w:val="22"/>
            <w:szCs w:val="22"/>
            <w:lang w:eastAsia="fr-FR" w:bidi="ar-SA"/>
          </w:rPr>
          <w:tab/>
        </w:r>
        <w:r w:rsidRPr="00E64F2E">
          <w:rPr>
            <w:rStyle w:val="Lienhypertexte"/>
            <w:noProof/>
          </w:rPr>
          <w:t>ta_classification_bale2_lmtay717</w:t>
        </w:r>
        <w:r>
          <w:rPr>
            <w:noProof/>
            <w:webHidden/>
          </w:rPr>
          <w:tab/>
        </w:r>
        <w:r>
          <w:rPr>
            <w:noProof/>
            <w:webHidden/>
          </w:rPr>
          <w:fldChar w:fldCharType="begin"/>
        </w:r>
        <w:r>
          <w:rPr>
            <w:noProof/>
            <w:webHidden/>
          </w:rPr>
          <w:instrText xml:space="preserve"> PAGEREF _Toc515444443 \h </w:instrText>
        </w:r>
      </w:ins>
      <w:r>
        <w:rPr>
          <w:noProof/>
          <w:webHidden/>
        </w:rPr>
      </w:r>
      <w:r>
        <w:rPr>
          <w:noProof/>
          <w:webHidden/>
        </w:rPr>
        <w:fldChar w:fldCharType="separate"/>
      </w:r>
      <w:r w:rsidR="001E36CF">
        <w:rPr>
          <w:noProof/>
          <w:webHidden/>
        </w:rPr>
        <w:t>152</w:t>
      </w:r>
      <w:ins w:id="249"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50" w:author="Osiatisaa, Cds (Ext)" w:date="2018-05-30T11:50:00Z"/>
          <w:rFonts w:asciiTheme="minorHAnsi" w:eastAsiaTheme="minorEastAsia" w:hAnsiTheme="minorHAnsi" w:cstheme="minorBidi"/>
          <w:noProof/>
          <w:sz w:val="22"/>
          <w:szCs w:val="22"/>
          <w:lang w:eastAsia="fr-FR" w:bidi="ar-SA"/>
        </w:rPr>
      </w:pPr>
      <w:ins w:id="25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"_Toc515444444"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4.5.5</w:t>
        </w:r>
        <w:r>
          <w:rPr>
            <w:rFonts w:asciiTheme="minorHAnsi" w:eastAsiaTheme="minorEastAsia" w:hAnsiTheme="minorHAnsi" w:cstheme="minorBidi"/>
            <w:noProof/>
            <w:sz w:val="22"/>
            <w:szCs w:val="22"/>
            <w:lang w:eastAsia="fr-FR" w:bidi="ar-SA"/>
          </w:rPr>
          <w:tab/>
        </w:r>
        <w:r w:rsidRPr="00E64F2E">
          <w:rPr>
            <w:rStyle w:val="Lienhypertexte"/>
            <w:noProof/>
          </w:rPr>
          <w:t>ta_jour_ferie_target_lmtay739</w:t>
        </w:r>
        <w:r>
          <w:rPr>
            <w:noProof/>
            <w:webHidden/>
          </w:rPr>
          <w:tab/>
        </w:r>
        <w:r>
          <w:rPr>
            <w:noProof/>
            <w:webHidden/>
          </w:rPr>
          <w:fldChar w:fldCharType="begin"/>
        </w:r>
        <w:r>
          <w:rPr>
            <w:noProof/>
            <w:webHidden/>
          </w:rPr>
          <w:instrText xml:space="preserve"> PAGEREF _Toc515444444 \h </w:instrText>
        </w:r>
      </w:ins>
      <w:r>
        <w:rPr>
          <w:noProof/>
          <w:webHidden/>
        </w:rPr>
      </w:r>
      <w:r>
        <w:rPr>
          <w:noProof/>
          <w:webHidden/>
        </w:rPr>
        <w:fldChar w:fldCharType="separate"/>
      </w:r>
      <w:r w:rsidR="001E36CF">
        <w:rPr>
          <w:noProof/>
          <w:webHidden/>
        </w:rPr>
        <w:t>155</w:t>
      </w:r>
      <w:ins w:id="25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53" w:author="Osiatisaa, Cds (Ext)" w:date="2018-05-30T11:50:00Z"/>
          <w:rFonts w:asciiTheme="minorHAnsi" w:eastAsiaTheme="minorEastAsia" w:hAnsiTheme="minorHAnsi" w:cstheme="minorBidi"/>
          <w:noProof/>
          <w:sz w:val="22"/>
          <w:szCs w:val="22"/>
          <w:lang w:eastAsia="fr-FR" w:bidi="ar-SA"/>
        </w:rPr>
      </w:pPr>
      <w:ins w:id="25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"_Toc515444445"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4.5.6</w:t>
        </w:r>
        <w:r>
          <w:rPr>
            <w:rFonts w:asciiTheme="minorHAnsi" w:eastAsiaTheme="minorEastAsia" w:hAnsiTheme="minorHAnsi" w:cstheme="minorBidi"/>
            <w:noProof/>
            <w:sz w:val="22"/>
            <w:szCs w:val="22"/>
            <w:lang w:eastAsia="fr-FR" w:bidi="ar-SA"/>
          </w:rPr>
          <w:tab/>
        </w:r>
        <w:r w:rsidRPr="00E64F2E">
          <w:rPr>
            <w:rStyle w:val="Lienhypertexte"/>
            <w:noProof/>
          </w:rPr>
          <w:t>ta_etat_personne_morale_lmtay786</w:t>
        </w:r>
        <w:r>
          <w:rPr>
            <w:noProof/>
            <w:webHidden/>
          </w:rPr>
          <w:tab/>
        </w:r>
        <w:r>
          <w:rPr>
            <w:noProof/>
            <w:webHidden/>
          </w:rPr>
          <w:fldChar w:fldCharType="begin"/>
        </w:r>
        <w:r>
          <w:rPr>
            <w:noProof/>
            <w:webHidden/>
          </w:rPr>
          <w:instrText xml:space="preserve"> PAGEREF _Toc515444445 \h </w:instrText>
        </w:r>
      </w:ins>
      <w:r>
        <w:rPr>
          <w:noProof/>
          <w:webHidden/>
        </w:rPr>
      </w:r>
      <w:r>
        <w:rPr>
          <w:noProof/>
          <w:webHidden/>
        </w:rPr>
        <w:fldChar w:fldCharType="separate"/>
      </w:r>
      <w:r w:rsidR="001E36CF">
        <w:rPr>
          <w:noProof/>
          <w:webHidden/>
        </w:rPr>
        <w:t>156</w:t>
      </w:r>
      <w:ins w:id="25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56" w:author="Osiatisaa, Cds (Ext)" w:date="2018-05-30T11:50:00Z"/>
          <w:rFonts w:asciiTheme="minorHAnsi" w:eastAsiaTheme="minorEastAsia" w:hAnsiTheme="minorHAnsi" w:cstheme="minorBidi"/>
          <w:noProof/>
          <w:sz w:val="22"/>
          <w:szCs w:val="22"/>
          <w:lang w:eastAsia="fr-FR" w:bidi="ar-SA"/>
        </w:rPr>
      </w:pPr>
      <w:ins w:id="25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"_Toc515444446"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4.5.7</w:t>
        </w:r>
        <w:r>
          <w:rPr>
            <w:rFonts w:asciiTheme="minorHAnsi" w:eastAsiaTheme="minorEastAsia" w:hAnsiTheme="minorHAnsi" w:cstheme="minorBidi"/>
            <w:noProof/>
            <w:sz w:val="22"/>
            <w:szCs w:val="22"/>
            <w:lang w:eastAsia="fr-FR" w:bidi="ar-SA"/>
          </w:rPr>
          <w:tab/>
        </w:r>
        <w:r w:rsidRPr="00E64F2E">
          <w:rPr>
            <w:rStyle w:val="Lienhypertexte"/>
            <w:noProof/>
          </w:rPr>
          <w:t>ta_regime_matrimonial_lmtay788</w:t>
        </w:r>
        <w:r>
          <w:rPr>
            <w:noProof/>
            <w:webHidden/>
          </w:rPr>
          <w:tab/>
        </w:r>
        <w:r>
          <w:rPr>
            <w:noProof/>
            <w:webHidden/>
          </w:rPr>
          <w:fldChar w:fldCharType="begin"/>
        </w:r>
        <w:r>
          <w:rPr>
            <w:noProof/>
            <w:webHidden/>
          </w:rPr>
          <w:instrText xml:space="preserve"> PAGEREF _Toc515444446 \h </w:instrText>
        </w:r>
      </w:ins>
      <w:r>
        <w:rPr>
          <w:noProof/>
          <w:webHidden/>
        </w:rPr>
      </w:r>
      <w:r>
        <w:rPr>
          <w:noProof/>
          <w:webHidden/>
        </w:rPr>
        <w:fldChar w:fldCharType="separate"/>
      </w:r>
      <w:r w:rsidR="001E36CF">
        <w:rPr>
          <w:noProof/>
          <w:webHidden/>
        </w:rPr>
        <w:t>158</w:t>
      </w:r>
      <w:ins w:id="25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59" w:author="Osiatisaa, Cds (Ext)" w:date="2018-05-30T11:50:00Z"/>
          <w:rFonts w:asciiTheme="minorHAnsi" w:eastAsiaTheme="minorEastAsia" w:hAnsiTheme="minorHAnsi" w:cstheme="minorBidi"/>
          <w:noProof/>
          <w:sz w:val="22"/>
          <w:szCs w:val="22"/>
          <w:lang w:eastAsia="fr-FR" w:bidi="ar-SA"/>
        </w:rPr>
      </w:pPr>
      <w:ins w:id="26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"_Toc515444447"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4.5.8</w:t>
        </w:r>
        <w:r>
          <w:rPr>
            <w:rFonts w:asciiTheme="minorHAnsi" w:eastAsiaTheme="minorEastAsia" w:hAnsiTheme="minorHAnsi" w:cstheme="minorBidi"/>
            <w:noProof/>
            <w:sz w:val="22"/>
            <w:szCs w:val="22"/>
            <w:lang w:eastAsia="fr-FR" w:bidi="ar-SA"/>
          </w:rPr>
          <w:tab/>
        </w:r>
        <w:r w:rsidRPr="00E64F2E">
          <w:rPr>
            <w:rStyle w:val="Lienhypertexte"/>
            <w:noProof/>
          </w:rPr>
          <w:t>ta_type_adresse_electronique_lmtay789</w:t>
        </w:r>
        <w:r>
          <w:rPr>
            <w:noProof/>
            <w:webHidden/>
          </w:rPr>
          <w:tab/>
        </w:r>
        <w:r>
          <w:rPr>
            <w:noProof/>
            <w:webHidden/>
          </w:rPr>
          <w:fldChar w:fldCharType="begin"/>
        </w:r>
        <w:r>
          <w:rPr>
            <w:noProof/>
            <w:webHidden/>
          </w:rPr>
          <w:instrText xml:space="preserve"> PAGEREF _Toc515444447 \h </w:instrText>
        </w:r>
      </w:ins>
      <w:r>
        <w:rPr>
          <w:noProof/>
          <w:webHidden/>
        </w:rPr>
      </w:r>
      <w:r>
        <w:rPr>
          <w:noProof/>
          <w:webHidden/>
        </w:rPr>
        <w:fldChar w:fldCharType="separate"/>
      </w:r>
      <w:r w:rsidR="001E36CF">
        <w:rPr>
          <w:noProof/>
          <w:webHidden/>
        </w:rPr>
        <w:t>160</w:t>
      </w:r>
      <w:ins w:id="261"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62" w:author="Osiatisaa, Cds (Ext)" w:date="2018-05-30T11:50:00Z"/>
          <w:rFonts w:asciiTheme="minorHAnsi" w:eastAsiaTheme="minorEastAsia" w:hAnsiTheme="minorHAnsi" w:cstheme="minorBidi"/>
          <w:noProof/>
          <w:sz w:val="22"/>
          <w:szCs w:val="22"/>
          <w:lang w:eastAsia="fr-FR" w:bidi="ar-SA"/>
        </w:rPr>
      </w:pPr>
      <w:ins w:id="26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"_Toc515444448"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4.5.9</w:t>
        </w:r>
        <w:r>
          <w:rPr>
            <w:rFonts w:asciiTheme="minorHAnsi" w:eastAsiaTheme="minorEastAsia" w:hAnsiTheme="minorHAnsi" w:cstheme="minorBidi"/>
            <w:noProof/>
            <w:sz w:val="22"/>
            <w:szCs w:val="22"/>
            <w:lang w:eastAsia="fr-FR" w:bidi="ar-SA"/>
          </w:rPr>
          <w:tab/>
        </w:r>
        <w:r w:rsidRPr="00E64F2E">
          <w:rPr>
            <w:rStyle w:val="Lienhypertexte"/>
            <w:noProof/>
          </w:rPr>
          <w:t>ta_type_de_tiers_lmtay791</w:t>
        </w:r>
        <w:r>
          <w:rPr>
            <w:noProof/>
            <w:webHidden/>
          </w:rPr>
          <w:tab/>
        </w:r>
        <w:r>
          <w:rPr>
            <w:noProof/>
            <w:webHidden/>
          </w:rPr>
          <w:fldChar w:fldCharType="begin"/>
        </w:r>
        <w:r>
          <w:rPr>
            <w:noProof/>
            <w:webHidden/>
          </w:rPr>
          <w:instrText xml:space="preserve"> PAGEREF _Toc515444448 \h </w:instrText>
        </w:r>
      </w:ins>
      <w:r>
        <w:rPr>
          <w:noProof/>
          <w:webHidden/>
        </w:rPr>
      </w:r>
      <w:r>
        <w:rPr>
          <w:noProof/>
          <w:webHidden/>
        </w:rPr>
        <w:fldChar w:fldCharType="separate"/>
      </w:r>
      <w:r w:rsidR="001E36CF">
        <w:rPr>
          <w:noProof/>
          <w:webHidden/>
        </w:rPr>
        <w:t>162</w:t>
      </w:r>
      <w:ins w:id="26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65" w:author="Osiatisaa, Cds (Ext)" w:date="2018-05-30T11:50:00Z"/>
          <w:rFonts w:asciiTheme="minorHAnsi" w:eastAsiaTheme="minorEastAsia" w:hAnsiTheme="minorHAnsi" w:cstheme="minorBidi"/>
          <w:noProof/>
          <w:sz w:val="22"/>
          <w:szCs w:val="22"/>
          <w:lang w:eastAsia="fr-FR" w:bidi="ar-SA"/>
        </w:rPr>
      </w:pPr>
      <w:ins w:id="26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"_Toc515444449"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4.5.10</w:t>
        </w:r>
        <w:r>
          <w:rPr>
            <w:rFonts w:asciiTheme="minorHAnsi" w:eastAsiaTheme="minorEastAsia" w:hAnsiTheme="minorHAnsi" w:cstheme="minorBidi"/>
            <w:noProof/>
            <w:sz w:val="22"/>
            <w:szCs w:val="22"/>
            <w:lang w:eastAsia="fr-FR" w:bidi="ar-SA"/>
          </w:rPr>
          <w:tab/>
        </w:r>
        <w:r w:rsidRPr="00E64F2E">
          <w:rPr>
            <w:rStyle w:val="Lienhypertexte"/>
            <w:noProof/>
          </w:rPr>
          <w:t>ta_type_situation_matrimoniales_lmtay792</w:t>
        </w:r>
        <w:r>
          <w:rPr>
            <w:noProof/>
            <w:webHidden/>
          </w:rPr>
          <w:tab/>
        </w:r>
        <w:r>
          <w:rPr>
            <w:noProof/>
            <w:webHidden/>
          </w:rPr>
          <w:fldChar w:fldCharType="begin"/>
        </w:r>
        <w:r>
          <w:rPr>
            <w:noProof/>
            <w:webHidden/>
          </w:rPr>
          <w:instrText xml:space="preserve"> PAGEREF _Toc515444449 \h </w:instrText>
        </w:r>
      </w:ins>
      <w:r>
        <w:rPr>
          <w:noProof/>
          <w:webHidden/>
        </w:rPr>
      </w:r>
      <w:r>
        <w:rPr>
          <w:noProof/>
          <w:webHidden/>
        </w:rPr>
        <w:fldChar w:fldCharType="separate"/>
      </w:r>
      <w:r w:rsidR="001E36CF">
        <w:rPr>
          <w:noProof/>
          <w:webHidden/>
        </w:rPr>
        <w:t>164</w:t>
      </w:r>
      <w:ins w:id="26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68" w:author="Osiatisaa, Cds (Ext)" w:date="2018-05-30T11:50:00Z"/>
          <w:rFonts w:asciiTheme="minorHAnsi" w:eastAsiaTheme="minorEastAsia" w:hAnsiTheme="minorHAnsi" w:cstheme="minorBidi"/>
          <w:noProof/>
          <w:sz w:val="22"/>
          <w:szCs w:val="22"/>
          <w:lang w:eastAsia="fr-FR" w:bidi="ar-SA"/>
        </w:rPr>
      </w:pPr>
      <w:ins w:id="26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"_Toc515444450"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4.5.11</w:t>
        </w:r>
        <w:r>
          <w:rPr>
            <w:rFonts w:asciiTheme="minorHAnsi" w:eastAsiaTheme="minorEastAsia" w:hAnsiTheme="minorHAnsi" w:cstheme="minorBidi"/>
            <w:noProof/>
            <w:sz w:val="22"/>
            <w:szCs w:val="22"/>
            <w:lang w:eastAsia="fr-FR" w:bidi="ar-SA"/>
          </w:rPr>
          <w:tab/>
        </w:r>
        <w:r w:rsidRPr="00E64F2E">
          <w:rPr>
            <w:rStyle w:val="Lienhypertexte"/>
            <w:noProof/>
          </w:rPr>
          <w:t>ta_type_de_gestion_lmtay793</w:t>
        </w:r>
        <w:r>
          <w:rPr>
            <w:noProof/>
            <w:webHidden/>
          </w:rPr>
          <w:tab/>
        </w:r>
        <w:r>
          <w:rPr>
            <w:noProof/>
            <w:webHidden/>
          </w:rPr>
          <w:fldChar w:fldCharType="begin"/>
        </w:r>
        <w:r>
          <w:rPr>
            <w:noProof/>
            <w:webHidden/>
          </w:rPr>
          <w:instrText xml:space="preserve"> PAGEREF _Toc515444450 \h </w:instrText>
        </w:r>
      </w:ins>
      <w:r>
        <w:rPr>
          <w:noProof/>
          <w:webHidden/>
        </w:rPr>
      </w:r>
      <w:r>
        <w:rPr>
          <w:noProof/>
          <w:webHidden/>
        </w:rPr>
        <w:fldChar w:fldCharType="separate"/>
      </w:r>
      <w:r w:rsidR="001E36CF">
        <w:rPr>
          <w:noProof/>
          <w:webHidden/>
        </w:rPr>
        <w:t>166</w:t>
      </w:r>
      <w:ins w:id="27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71" w:author="Osiatisaa, Cds (Ext)" w:date="2018-05-30T11:50:00Z"/>
          <w:rFonts w:asciiTheme="minorHAnsi" w:eastAsiaTheme="minorEastAsia" w:hAnsiTheme="minorHAnsi" w:cstheme="minorBidi"/>
          <w:noProof/>
          <w:sz w:val="22"/>
          <w:szCs w:val="22"/>
          <w:lang w:eastAsia="fr-FR" w:bidi="ar-SA"/>
        </w:rPr>
      </w:pPr>
      <w:ins w:id="27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"_Toc515444451"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4.5.12</w:t>
        </w:r>
        <w:r>
          <w:rPr>
            <w:rFonts w:asciiTheme="minorHAnsi" w:eastAsiaTheme="minorEastAsia" w:hAnsiTheme="minorHAnsi" w:cstheme="minorBidi"/>
            <w:noProof/>
            <w:sz w:val="22"/>
            <w:szCs w:val="22"/>
            <w:lang w:eastAsia="fr-FR" w:bidi="ar-SA"/>
          </w:rPr>
          <w:tab/>
        </w:r>
        <w:r w:rsidRPr="00E64F2E">
          <w:rPr>
            <w:rStyle w:val="Lienhypertexte"/>
            <w:noProof/>
          </w:rPr>
          <w:t>ta_type_de_restriction_sicovam_lmtay794</w:t>
        </w:r>
        <w:r>
          <w:rPr>
            <w:noProof/>
            <w:webHidden/>
          </w:rPr>
          <w:tab/>
        </w:r>
        <w:r>
          <w:rPr>
            <w:noProof/>
            <w:webHidden/>
          </w:rPr>
          <w:fldChar w:fldCharType="begin"/>
        </w:r>
        <w:r>
          <w:rPr>
            <w:noProof/>
            <w:webHidden/>
          </w:rPr>
          <w:instrText xml:space="preserve"> PAGEREF _Toc515444451 \h </w:instrText>
        </w:r>
      </w:ins>
      <w:r>
        <w:rPr>
          <w:noProof/>
          <w:webHidden/>
        </w:rPr>
      </w:r>
      <w:r>
        <w:rPr>
          <w:noProof/>
          <w:webHidden/>
        </w:rPr>
        <w:fldChar w:fldCharType="separate"/>
      </w:r>
      <w:r w:rsidR="001E36CF">
        <w:rPr>
          <w:noProof/>
          <w:webHidden/>
        </w:rPr>
        <w:t>168</w:t>
      </w:r>
      <w:ins w:id="27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74" w:author="Osiatisaa, Cds (Ext)" w:date="2018-05-30T11:50:00Z"/>
          <w:rFonts w:asciiTheme="minorHAnsi" w:eastAsiaTheme="minorEastAsia" w:hAnsiTheme="minorHAnsi" w:cstheme="minorBidi"/>
          <w:noProof/>
          <w:sz w:val="22"/>
          <w:szCs w:val="22"/>
          <w:lang w:eastAsia="fr-FR" w:bidi="ar-SA"/>
        </w:rPr>
      </w:pPr>
      <w:ins w:id="275" w:author="Osiatisaa, Cds (Ext)" w:date="2018-05-30T11:50:00Z">
        <w:r w:rsidRPr="00E64F2E">
          <w:rPr>
            <w:rStyle w:val="Lienhypertexte"/>
            <w:noProof/>
          </w:rPr>
          <w:lastRenderedPageBreak/>
          <w:fldChar w:fldCharType="begin"/>
        </w:r>
        <w:r w:rsidRPr="00E64F2E">
          <w:rPr>
            <w:rStyle w:val="Lienhypertexte"/>
            <w:noProof/>
          </w:rPr>
          <w:instrText xml:space="preserve"> </w:instrText>
        </w:r>
        <w:r>
          <w:rPr>
            <w:noProof/>
          </w:rPr>
          <w:instrText>HYPERLINK \l "_Toc515444452"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4.5.13</w:t>
        </w:r>
        <w:r>
          <w:rPr>
            <w:rFonts w:asciiTheme="minorHAnsi" w:eastAsiaTheme="minorEastAsia" w:hAnsiTheme="minorHAnsi" w:cstheme="minorBidi"/>
            <w:noProof/>
            <w:sz w:val="22"/>
            <w:szCs w:val="22"/>
            <w:lang w:eastAsia="fr-FR" w:bidi="ar-SA"/>
          </w:rPr>
          <w:tab/>
        </w:r>
        <w:r w:rsidRPr="00E64F2E">
          <w:rPr>
            <w:rStyle w:val="Lienhypertexte"/>
            <w:noProof/>
          </w:rPr>
          <w:t>ta_type_de_lien_entre_tiers_lmtay797</w:t>
        </w:r>
        <w:r>
          <w:rPr>
            <w:noProof/>
            <w:webHidden/>
          </w:rPr>
          <w:tab/>
        </w:r>
        <w:r>
          <w:rPr>
            <w:noProof/>
            <w:webHidden/>
          </w:rPr>
          <w:fldChar w:fldCharType="begin"/>
        </w:r>
        <w:r>
          <w:rPr>
            <w:noProof/>
            <w:webHidden/>
          </w:rPr>
          <w:instrText xml:space="preserve"> PAGEREF _Toc515444452 \h </w:instrText>
        </w:r>
      </w:ins>
      <w:r>
        <w:rPr>
          <w:noProof/>
          <w:webHidden/>
        </w:rPr>
      </w:r>
      <w:r>
        <w:rPr>
          <w:noProof/>
          <w:webHidden/>
        </w:rPr>
        <w:fldChar w:fldCharType="separate"/>
      </w:r>
      <w:r w:rsidR="001E36CF">
        <w:rPr>
          <w:noProof/>
          <w:webHidden/>
        </w:rPr>
        <w:t>173</w:t>
      </w:r>
      <w:ins w:id="276"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77" w:author="Osiatisaa, Cds (Ext)" w:date="2018-05-30T11:50:00Z"/>
          <w:rFonts w:asciiTheme="minorHAnsi" w:eastAsiaTheme="minorEastAsia" w:hAnsiTheme="minorHAnsi" w:cstheme="minorBidi"/>
          <w:noProof/>
          <w:sz w:val="22"/>
          <w:szCs w:val="22"/>
          <w:lang w:eastAsia="fr-FR" w:bidi="ar-SA"/>
        </w:rPr>
      </w:pPr>
      <w:ins w:id="27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"_Toc515444453"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4.5.14</w:t>
        </w:r>
        <w:r>
          <w:rPr>
            <w:rFonts w:asciiTheme="minorHAnsi" w:eastAsiaTheme="minorEastAsia" w:hAnsiTheme="minorHAnsi" w:cstheme="minorBidi"/>
            <w:noProof/>
            <w:sz w:val="22"/>
            <w:szCs w:val="22"/>
            <w:lang w:eastAsia="fr-FR" w:bidi="ar-SA"/>
          </w:rPr>
          <w:tab/>
        </w:r>
        <w:r w:rsidRPr="00E64F2E">
          <w:rPr>
            <w:rStyle w:val="Lienhypertexte"/>
            <w:noProof/>
          </w:rPr>
          <w:t>ta_categorie_contrepartie_fm_lmtay799</w:t>
        </w:r>
        <w:r>
          <w:rPr>
            <w:noProof/>
            <w:webHidden/>
          </w:rPr>
          <w:tab/>
        </w:r>
        <w:r>
          <w:rPr>
            <w:noProof/>
            <w:webHidden/>
          </w:rPr>
          <w:fldChar w:fldCharType="begin"/>
        </w:r>
        <w:r>
          <w:rPr>
            <w:noProof/>
            <w:webHidden/>
          </w:rPr>
          <w:instrText xml:space="preserve"> PAGEREF _Toc515444453 \h </w:instrText>
        </w:r>
      </w:ins>
      <w:r>
        <w:rPr>
          <w:noProof/>
          <w:webHidden/>
        </w:rPr>
      </w:r>
      <w:r>
        <w:rPr>
          <w:noProof/>
          <w:webHidden/>
        </w:rPr>
        <w:fldChar w:fldCharType="separate"/>
      </w:r>
      <w:r w:rsidR="001E36CF">
        <w:rPr>
          <w:noProof/>
          <w:webHidden/>
        </w:rPr>
        <w:t>175</w:t>
      </w:r>
      <w:ins w:id="279"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80" w:author="Osiatisaa, Cds (Ext)" w:date="2018-05-30T11:50:00Z"/>
          <w:rFonts w:asciiTheme="minorHAnsi" w:eastAsiaTheme="minorEastAsia" w:hAnsiTheme="minorHAnsi" w:cstheme="minorBidi"/>
          <w:noProof/>
          <w:sz w:val="22"/>
          <w:szCs w:val="22"/>
          <w:lang w:eastAsia="fr-FR" w:bidi="ar-SA"/>
        </w:rPr>
      </w:pPr>
      <w:ins w:id="28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"_Toc515444454"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4.5.15</w:t>
        </w:r>
        <w:r>
          <w:rPr>
            <w:rFonts w:asciiTheme="minorHAnsi" w:eastAsiaTheme="minorEastAsia" w:hAnsiTheme="minorHAnsi" w:cstheme="minorBidi"/>
            <w:noProof/>
            <w:sz w:val="22"/>
            <w:szCs w:val="22"/>
            <w:lang w:eastAsia="fr-FR" w:bidi="ar-SA"/>
          </w:rPr>
          <w:tab/>
        </w:r>
        <w:r w:rsidRPr="00E64F2E">
          <w:rPr>
            <w:rStyle w:val="Lienhypertexte"/>
            <w:noProof/>
            <w:lang w:eastAsia="fr-FR"/>
          </w:rPr>
          <w:t>ta_unite_de_confidentialite_fb_lmtay894</w:t>
        </w:r>
        <w:r>
          <w:rPr>
            <w:noProof/>
            <w:webHidden/>
          </w:rPr>
          <w:tab/>
        </w:r>
        <w:r>
          <w:rPr>
            <w:noProof/>
            <w:webHidden/>
          </w:rPr>
          <w:fldChar w:fldCharType="begin"/>
        </w:r>
        <w:r>
          <w:rPr>
            <w:noProof/>
            <w:webHidden/>
          </w:rPr>
          <w:instrText xml:space="preserve"> PAGEREF _Toc515444454 \h </w:instrText>
        </w:r>
      </w:ins>
      <w:r>
        <w:rPr>
          <w:noProof/>
          <w:webHidden/>
        </w:rPr>
      </w:r>
      <w:r>
        <w:rPr>
          <w:noProof/>
          <w:webHidden/>
        </w:rPr>
        <w:fldChar w:fldCharType="separate"/>
      </w:r>
      <w:r w:rsidR="001E36CF">
        <w:rPr>
          <w:noProof/>
          <w:webHidden/>
        </w:rPr>
        <w:t>177</w:t>
      </w:r>
      <w:ins w:id="28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83" w:author="Osiatisaa, Cds (Ext)" w:date="2018-05-30T11:50:00Z"/>
          <w:rFonts w:asciiTheme="minorHAnsi" w:eastAsiaTheme="minorEastAsia" w:hAnsiTheme="minorHAnsi" w:cstheme="minorBidi"/>
          <w:noProof/>
          <w:sz w:val="22"/>
          <w:szCs w:val="22"/>
          <w:lang w:eastAsia="fr-FR" w:bidi="ar-SA"/>
        </w:rPr>
      </w:pPr>
      <w:ins w:id="28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"_Toc515444455"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4.5.16</w:t>
        </w:r>
        <w:r>
          <w:rPr>
            <w:rFonts w:asciiTheme="minorHAnsi" w:eastAsiaTheme="minorEastAsia" w:hAnsiTheme="minorHAnsi" w:cstheme="minorBidi"/>
            <w:noProof/>
            <w:sz w:val="22"/>
            <w:szCs w:val="22"/>
            <w:lang w:eastAsia="fr-FR" w:bidi="ar-SA"/>
          </w:rPr>
          <w:tab/>
        </w:r>
        <w:r w:rsidRPr="00E64F2E">
          <w:rPr>
            <w:rStyle w:val="Lienhypertexte"/>
            <w:noProof/>
          </w:rPr>
          <w:t>ta_referentiel_abe_lmtay967</w:t>
        </w:r>
        <w:r>
          <w:rPr>
            <w:noProof/>
            <w:webHidden/>
          </w:rPr>
          <w:tab/>
        </w:r>
        <w:r>
          <w:rPr>
            <w:noProof/>
            <w:webHidden/>
          </w:rPr>
          <w:fldChar w:fldCharType="begin"/>
        </w:r>
        <w:r>
          <w:rPr>
            <w:noProof/>
            <w:webHidden/>
          </w:rPr>
          <w:instrText xml:space="preserve"> PAGEREF _Toc515444455 \h </w:instrText>
        </w:r>
      </w:ins>
      <w:r>
        <w:rPr>
          <w:noProof/>
          <w:webHidden/>
        </w:rPr>
      </w:r>
      <w:r>
        <w:rPr>
          <w:noProof/>
          <w:webHidden/>
        </w:rPr>
        <w:fldChar w:fldCharType="separate"/>
      </w:r>
      <w:r w:rsidR="001E36CF">
        <w:rPr>
          <w:noProof/>
          <w:webHidden/>
        </w:rPr>
        <w:t>180</w:t>
      </w:r>
      <w:ins w:id="28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86" w:author="Osiatisaa, Cds (Ext)" w:date="2018-05-30T11:50:00Z"/>
          <w:rFonts w:asciiTheme="minorHAnsi" w:eastAsiaTheme="minorEastAsia" w:hAnsiTheme="minorHAnsi" w:cstheme="minorBidi"/>
          <w:noProof/>
          <w:sz w:val="22"/>
          <w:szCs w:val="22"/>
          <w:lang w:eastAsia="fr-FR" w:bidi="ar-SA"/>
        </w:rPr>
      </w:pPr>
      <w:ins w:id="28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"_Toc515444456"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4.5.17</w:t>
        </w:r>
        <w:r>
          <w:rPr>
            <w:rFonts w:asciiTheme="minorHAnsi" w:eastAsiaTheme="minorEastAsia" w:hAnsiTheme="minorHAnsi" w:cstheme="minorBidi"/>
            <w:noProof/>
            <w:sz w:val="22"/>
            <w:szCs w:val="22"/>
            <w:lang w:eastAsia="fr-FR" w:bidi="ar-SA"/>
          </w:rPr>
          <w:tab/>
        </w:r>
        <w:r w:rsidRPr="00E64F2E">
          <w:rPr>
            <w:rStyle w:val="Lienhypertexte"/>
            <w:noProof/>
          </w:rPr>
          <w:t>ta_nature_juridique_ficoba_lmtay504</w:t>
        </w:r>
        <w:r>
          <w:rPr>
            <w:noProof/>
            <w:webHidden/>
          </w:rPr>
          <w:tab/>
        </w:r>
        <w:r>
          <w:rPr>
            <w:noProof/>
            <w:webHidden/>
          </w:rPr>
          <w:fldChar w:fldCharType="begin"/>
        </w:r>
        <w:r>
          <w:rPr>
            <w:noProof/>
            <w:webHidden/>
          </w:rPr>
          <w:instrText xml:space="preserve"> PAGEREF _Toc515444456 \h </w:instrText>
        </w:r>
      </w:ins>
      <w:r>
        <w:rPr>
          <w:noProof/>
          <w:webHidden/>
        </w:rPr>
      </w:r>
      <w:r>
        <w:rPr>
          <w:noProof/>
          <w:webHidden/>
        </w:rPr>
        <w:fldChar w:fldCharType="separate"/>
      </w:r>
      <w:r w:rsidR="001E36CF">
        <w:rPr>
          <w:noProof/>
          <w:webHidden/>
        </w:rPr>
        <w:t>181</w:t>
      </w:r>
      <w:ins w:id="28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89" w:author="Osiatisaa, Cds (Ext)" w:date="2018-05-30T11:50:00Z"/>
          <w:rFonts w:asciiTheme="minorHAnsi" w:eastAsiaTheme="minorEastAsia" w:hAnsiTheme="minorHAnsi" w:cstheme="minorBidi"/>
          <w:noProof/>
          <w:sz w:val="22"/>
          <w:szCs w:val="22"/>
          <w:lang w:eastAsia="fr-FR" w:bidi="ar-SA"/>
        </w:rPr>
      </w:pPr>
      <w:ins w:id="29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"_Toc515444457"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4.5.18</w:t>
        </w:r>
        <w:r>
          <w:rPr>
            <w:rFonts w:asciiTheme="minorHAnsi" w:eastAsiaTheme="minorEastAsia" w:hAnsiTheme="minorHAnsi" w:cstheme="minorBidi"/>
            <w:noProof/>
            <w:sz w:val="22"/>
            <w:szCs w:val="22"/>
            <w:lang w:eastAsia="fr-FR" w:bidi="ar-SA"/>
          </w:rPr>
          <w:tab/>
        </w:r>
        <w:r w:rsidRPr="00E64F2E">
          <w:rPr>
            <w:rStyle w:val="Lienhypertexte"/>
            <w:noProof/>
          </w:rPr>
          <w:t>ta_etat_du_client_lmtay532</w:t>
        </w:r>
        <w:r>
          <w:rPr>
            <w:noProof/>
            <w:webHidden/>
          </w:rPr>
          <w:tab/>
        </w:r>
        <w:r>
          <w:rPr>
            <w:noProof/>
            <w:webHidden/>
          </w:rPr>
          <w:fldChar w:fldCharType="begin"/>
        </w:r>
        <w:r>
          <w:rPr>
            <w:noProof/>
            <w:webHidden/>
          </w:rPr>
          <w:instrText xml:space="preserve"> PAGEREF _Toc515444457 \h </w:instrText>
        </w:r>
      </w:ins>
      <w:r>
        <w:rPr>
          <w:noProof/>
          <w:webHidden/>
        </w:rPr>
      </w:r>
      <w:r>
        <w:rPr>
          <w:noProof/>
          <w:webHidden/>
        </w:rPr>
        <w:fldChar w:fldCharType="separate"/>
      </w:r>
      <w:r w:rsidR="001E36CF">
        <w:rPr>
          <w:noProof/>
          <w:webHidden/>
        </w:rPr>
        <w:t>183</w:t>
      </w:r>
      <w:ins w:id="291"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292" w:author="Osiatisaa, Cds (Ext)" w:date="2018-05-30T11:50:00Z"/>
          <w:rFonts w:asciiTheme="minorHAnsi" w:eastAsiaTheme="minorEastAsia" w:hAnsiTheme="minorHAnsi" w:cstheme="minorBidi"/>
          <w:noProof/>
          <w:sz w:val="22"/>
          <w:szCs w:val="22"/>
          <w:lang w:eastAsia="fr-FR" w:bidi="ar-SA"/>
        </w:rPr>
      </w:pPr>
      <w:ins w:id="29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"_Toc515444458"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4.6</w:t>
        </w:r>
        <w:r>
          <w:rPr>
            <w:rFonts w:asciiTheme="minorHAnsi" w:eastAsiaTheme="minorEastAsia" w:hAnsiTheme="minorHAnsi" w:cstheme="minorBidi"/>
            <w:noProof/>
            <w:sz w:val="22"/>
            <w:szCs w:val="22"/>
            <w:lang w:eastAsia="fr-FR" w:bidi="ar-SA"/>
          </w:rPr>
          <w:tab/>
        </w:r>
        <w:r w:rsidRPr="00E64F2E">
          <w:rPr>
            <w:rStyle w:val="Lienhypertexte"/>
            <w:noProof/>
            <w:lang w:eastAsia="fr-FR"/>
          </w:rPr>
          <w:t>Qualité politesse (E)</w:t>
        </w:r>
        <w:r>
          <w:rPr>
            <w:noProof/>
            <w:webHidden/>
          </w:rPr>
          <w:tab/>
        </w:r>
        <w:r>
          <w:rPr>
            <w:noProof/>
            <w:webHidden/>
          </w:rPr>
          <w:fldChar w:fldCharType="begin"/>
        </w:r>
        <w:r>
          <w:rPr>
            <w:noProof/>
            <w:webHidden/>
          </w:rPr>
          <w:instrText xml:space="preserve"> PAGEREF _Toc515444458 \h </w:instrText>
        </w:r>
      </w:ins>
      <w:r>
        <w:rPr>
          <w:noProof/>
          <w:webHidden/>
        </w:rPr>
      </w:r>
      <w:r>
        <w:rPr>
          <w:noProof/>
          <w:webHidden/>
        </w:rPr>
        <w:fldChar w:fldCharType="separate"/>
      </w:r>
      <w:r w:rsidR="001E36CF">
        <w:rPr>
          <w:noProof/>
          <w:webHidden/>
        </w:rPr>
        <w:t>186</w:t>
      </w:r>
      <w:ins w:id="29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95" w:author="Osiatisaa, Cds (Ext)" w:date="2018-05-30T11:50:00Z"/>
          <w:rFonts w:asciiTheme="minorHAnsi" w:eastAsiaTheme="minorEastAsia" w:hAnsiTheme="minorHAnsi" w:cstheme="minorBidi"/>
          <w:noProof/>
          <w:sz w:val="22"/>
          <w:szCs w:val="22"/>
          <w:lang w:eastAsia="fr-FR" w:bidi="ar-SA"/>
        </w:rPr>
      </w:pPr>
      <w:ins w:id="29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"_Toc515444459"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4.6.2</w:t>
        </w:r>
        <w:r>
          <w:rPr>
            <w:rFonts w:asciiTheme="minorHAnsi" w:eastAsiaTheme="minorEastAsia" w:hAnsiTheme="minorHAnsi" w:cstheme="minorBidi"/>
            <w:noProof/>
            <w:sz w:val="22"/>
            <w:szCs w:val="22"/>
            <w:lang w:eastAsia="fr-FR" w:bidi="ar-SA"/>
          </w:rPr>
          <w:tab/>
        </w:r>
        <w:r w:rsidRPr="00E64F2E">
          <w:rPr>
            <w:rStyle w:val="Lienhypertexte"/>
            <w:noProof/>
          </w:rPr>
          <w:t>ta_qualite_normal_qualite_polites_lmtay527</w:t>
        </w:r>
        <w:r>
          <w:rPr>
            <w:noProof/>
            <w:webHidden/>
          </w:rPr>
          <w:tab/>
        </w:r>
        <w:r>
          <w:rPr>
            <w:noProof/>
            <w:webHidden/>
          </w:rPr>
          <w:fldChar w:fldCharType="begin"/>
        </w:r>
        <w:r>
          <w:rPr>
            <w:noProof/>
            <w:webHidden/>
          </w:rPr>
          <w:instrText xml:space="preserve"> PAGEREF _Toc515444459 \h </w:instrText>
        </w:r>
      </w:ins>
      <w:r>
        <w:rPr>
          <w:noProof/>
          <w:webHidden/>
        </w:rPr>
      </w:r>
      <w:r>
        <w:rPr>
          <w:noProof/>
          <w:webHidden/>
        </w:rPr>
        <w:fldChar w:fldCharType="separate"/>
      </w:r>
      <w:r w:rsidR="001E36CF">
        <w:rPr>
          <w:noProof/>
          <w:webHidden/>
        </w:rPr>
        <w:t>188</w:t>
      </w:r>
      <w:ins w:id="29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298" w:author="Osiatisaa, Cds (Ext)" w:date="2018-05-30T11:50:00Z"/>
          <w:rFonts w:asciiTheme="minorHAnsi" w:eastAsiaTheme="minorEastAsia" w:hAnsiTheme="minorHAnsi" w:cstheme="minorBidi"/>
          <w:noProof/>
          <w:sz w:val="22"/>
          <w:szCs w:val="22"/>
          <w:lang w:eastAsia="fr-FR" w:bidi="ar-SA"/>
        </w:rPr>
      </w:pPr>
      <w:ins w:id="29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"_Toc515444460"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4.6.3</w:t>
        </w:r>
        <w:r>
          <w:rPr>
            <w:rFonts w:asciiTheme="minorHAnsi" w:eastAsiaTheme="minorEastAsia" w:hAnsiTheme="minorHAnsi" w:cstheme="minorBidi"/>
            <w:noProof/>
            <w:sz w:val="22"/>
            <w:szCs w:val="22"/>
            <w:lang w:eastAsia="fr-FR" w:bidi="ar-SA"/>
          </w:rPr>
          <w:tab/>
        </w:r>
        <w:r w:rsidRPr="00E64F2E">
          <w:rPr>
            <w:rStyle w:val="Lienhypertexte"/>
            <w:noProof/>
          </w:rPr>
          <w:t>ta_qualite_politesse_lmtay526</w:t>
        </w:r>
        <w:r>
          <w:rPr>
            <w:noProof/>
            <w:webHidden/>
          </w:rPr>
          <w:tab/>
        </w:r>
        <w:r>
          <w:rPr>
            <w:noProof/>
            <w:webHidden/>
          </w:rPr>
          <w:fldChar w:fldCharType="begin"/>
        </w:r>
        <w:r>
          <w:rPr>
            <w:noProof/>
            <w:webHidden/>
          </w:rPr>
          <w:instrText xml:space="preserve"> PAGEREF _Toc515444460 \h </w:instrText>
        </w:r>
      </w:ins>
      <w:r>
        <w:rPr>
          <w:noProof/>
          <w:webHidden/>
        </w:rPr>
      </w:r>
      <w:r>
        <w:rPr>
          <w:noProof/>
          <w:webHidden/>
        </w:rPr>
        <w:fldChar w:fldCharType="separate"/>
      </w:r>
      <w:r w:rsidR="001E36CF">
        <w:rPr>
          <w:noProof/>
          <w:webHidden/>
        </w:rPr>
        <w:t>189</w:t>
      </w:r>
      <w:ins w:id="300"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301" w:author="Osiatisaa, Cds (Ext)" w:date="2018-05-30T11:50:00Z"/>
          <w:rFonts w:asciiTheme="minorHAnsi" w:eastAsiaTheme="minorEastAsia" w:hAnsiTheme="minorHAnsi" w:cstheme="minorBidi"/>
          <w:noProof/>
          <w:sz w:val="22"/>
          <w:szCs w:val="22"/>
          <w:lang w:eastAsia="fr-FR" w:bidi="ar-SA"/>
        </w:rPr>
      </w:pPr>
      <w:ins w:id="30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"_Toc515444461"</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lang w:eastAsia="fr-FR"/>
          </w:rPr>
          <w:t>4.7</w:t>
        </w:r>
        <w:r>
          <w:rPr>
            <w:rFonts w:asciiTheme="minorHAnsi" w:eastAsiaTheme="minorEastAsia" w:hAnsiTheme="minorHAnsi" w:cstheme="minorBidi"/>
            <w:noProof/>
            <w:sz w:val="22"/>
            <w:szCs w:val="22"/>
            <w:lang w:eastAsia="fr-FR" w:bidi="ar-SA"/>
          </w:rPr>
          <w:tab/>
        </w:r>
        <w:r w:rsidRPr="00E64F2E">
          <w:rPr>
            <w:rStyle w:val="Lienhypertexte"/>
            <w:rFonts w:cstheme="minorHAnsi"/>
            <w:noProof/>
            <w:lang w:eastAsia="fr-FR"/>
          </w:rPr>
          <w:t>Tiers Adresse (H)</w:t>
        </w:r>
        <w:r>
          <w:rPr>
            <w:noProof/>
            <w:webHidden/>
          </w:rPr>
          <w:tab/>
        </w:r>
        <w:r>
          <w:rPr>
            <w:noProof/>
            <w:webHidden/>
          </w:rPr>
          <w:fldChar w:fldCharType="begin"/>
        </w:r>
        <w:r>
          <w:rPr>
            <w:noProof/>
            <w:webHidden/>
          </w:rPr>
          <w:instrText xml:space="preserve"> PAGEREF _Toc515444461 \h </w:instrText>
        </w:r>
      </w:ins>
      <w:r>
        <w:rPr>
          <w:noProof/>
          <w:webHidden/>
        </w:rPr>
      </w:r>
      <w:r>
        <w:rPr>
          <w:noProof/>
          <w:webHidden/>
        </w:rPr>
        <w:fldChar w:fldCharType="separate"/>
      </w:r>
      <w:r w:rsidR="001E36CF">
        <w:rPr>
          <w:noProof/>
          <w:webHidden/>
        </w:rPr>
        <w:t>191</w:t>
      </w:r>
      <w:ins w:id="30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04" w:author="Osiatisaa, Cds (Ext)" w:date="2018-05-30T11:50:00Z"/>
          <w:rFonts w:asciiTheme="minorHAnsi" w:eastAsiaTheme="minorEastAsia" w:hAnsiTheme="minorHAnsi" w:cstheme="minorBidi"/>
          <w:noProof/>
          <w:sz w:val="22"/>
          <w:szCs w:val="22"/>
          <w:lang w:eastAsia="fr-FR" w:bidi="ar-SA"/>
        </w:rPr>
      </w:pPr>
      <w:ins w:id="30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"_Toc515444462"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4.7.1</w:t>
        </w:r>
        <w:r>
          <w:rPr>
            <w:rFonts w:asciiTheme="minorHAnsi" w:eastAsiaTheme="minorEastAsia" w:hAnsiTheme="minorHAnsi" w:cstheme="minorBidi"/>
            <w:noProof/>
            <w:sz w:val="22"/>
            <w:szCs w:val="22"/>
            <w:lang w:eastAsia="fr-FR" w:bidi="ar-SA"/>
          </w:rPr>
          <w:tab/>
        </w:r>
        <w:r w:rsidRPr="00E64F2E">
          <w:rPr>
            <w:rStyle w:val="Lienhypertexte"/>
            <w:noProof/>
          </w:rPr>
          <w:t>ta_type_adresse_lmtay540</w:t>
        </w:r>
        <w:r>
          <w:rPr>
            <w:noProof/>
            <w:webHidden/>
          </w:rPr>
          <w:tab/>
        </w:r>
        <w:r>
          <w:rPr>
            <w:noProof/>
            <w:webHidden/>
          </w:rPr>
          <w:fldChar w:fldCharType="begin"/>
        </w:r>
        <w:r>
          <w:rPr>
            <w:noProof/>
            <w:webHidden/>
          </w:rPr>
          <w:instrText xml:space="preserve"> PAGEREF _Toc515444462 \h </w:instrText>
        </w:r>
      </w:ins>
      <w:r>
        <w:rPr>
          <w:noProof/>
          <w:webHidden/>
        </w:rPr>
      </w:r>
      <w:r>
        <w:rPr>
          <w:noProof/>
          <w:webHidden/>
        </w:rPr>
        <w:fldChar w:fldCharType="separate"/>
      </w:r>
      <w:r w:rsidR="001E36CF">
        <w:rPr>
          <w:noProof/>
          <w:webHidden/>
        </w:rPr>
        <w:t>191</w:t>
      </w:r>
      <w:ins w:id="306"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07" w:author="Osiatisaa, Cds (Ext)" w:date="2018-05-30T11:50:00Z"/>
          <w:rFonts w:asciiTheme="minorHAnsi" w:eastAsiaTheme="minorEastAsia" w:hAnsiTheme="minorHAnsi" w:cstheme="minorBidi"/>
          <w:noProof/>
          <w:sz w:val="22"/>
          <w:szCs w:val="22"/>
          <w:lang w:eastAsia="fr-FR" w:bidi="ar-SA"/>
        </w:rPr>
      </w:pPr>
      <w:ins w:id="30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"_Toc515444463"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4.7.2</w:t>
        </w:r>
        <w:r>
          <w:rPr>
            <w:rFonts w:asciiTheme="minorHAnsi" w:eastAsiaTheme="minorEastAsia" w:hAnsiTheme="minorHAnsi" w:cstheme="minorBidi"/>
            <w:noProof/>
            <w:sz w:val="22"/>
            <w:szCs w:val="22"/>
            <w:lang w:eastAsia="fr-FR" w:bidi="ar-SA"/>
          </w:rPr>
          <w:tab/>
        </w:r>
        <w:r w:rsidRPr="00E64F2E">
          <w:rPr>
            <w:rStyle w:val="Lienhypertexte"/>
            <w:noProof/>
          </w:rPr>
          <w:t>ta_type_utilisation_adresse_lmtay790</w:t>
        </w:r>
        <w:r>
          <w:rPr>
            <w:noProof/>
            <w:webHidden/>
          </w:rPr>
          <w:tab/>
        </w:r>
        <w:r>
          <w:rPr>
            <w:noProof/>
            <w:webHidden/>
          </w:rPr>
          <w:fldChar w:fldCharType="begin"/>
        </w:r>
        <w:r>
          <w:rPr>
            <w:noProof/>
            <w:webHidden/>
          </w:rPr>
          <w:instrText xml:space="preserve"> PAGEREF _Toc515444463 \h </w:instrText>
        </w:r>
      </w:ins>
      <w:r>
        <w:rPr>
          <w:noProof/>
          <w:webHidden/>
        </w:rPr>
      </w:r>
      <w:r>
        <w:rPr>
          <w:noProof/>
          <w:webHidden/>
        </w:rPr>
        <w:fldChar w:fldCharType="separate"/>
      </w:r>
      <w:r w:rsidR="001E36CF">
        <w:rPr>
          <w:noProof/>
          <w:webHidden/>
        </w:rPr>
        <w:t>193</w:t>
      </w:r>
      <w:ins w:id="309"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310" w:author="Osiatisaa, Cds (Ext)" w:date="2018-05-30T11:50:00Z"/>
          <w:rFonts w:asciiTheme="minorHAnsi" w:eastAsiaTheme="minorEastAsia" w:hAnsiTheme="minorHAnsi" w:cstheme="minorBidi"/>
          <w:noProof/>
          <w:sz w:val="22"/>
          <w:szCs w:val="22"/>
          <w:lang w:eastAsia="fr-FR" w:bidi="ar-SA"/>
        </w:rPr>
      </w:pPr>
      <w:ins w:id="31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"_Toc515444464"</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lang w:eastAsia="fr-FR"/>
          </w:rPr>
          <w:t>4.8</w:t>
        </w:r>
        <w:r>
          <w:rPr>
            <w:rFonts w:asciiTheme="minorHAnsi" w:eastAsiaTheme="minorEastAsia" w:hAnsiTheme="minorHAnsi" w:cstheme="minorBidi"/>
            <w:noProof/>
            <w:sz w:val="22"/>
            <w:szCs w:val="22"/>
            <w:lang w:eastAsia="fr-FR" w:bidi="ar-SA"/>
          </w:rPr>
          <w:tab/>
        </w:r>
        <w:r w:rsidRPr="00E64F2E">
          <w:rPr>
            <w:rStyle w:val="Lienhypertexte"/>
            <w:rFonts w:cstheme="minorHAnsi"/>
            <w:noProof/>
            <w:lang w:eastAsia="fr-FR"/>
          </w:rPr>
          <w:t>Métiers rôle Tiers (G)</w:t>
        </w:r>
        <w:r>
          <w:rPr>
            <w:noProof/>
            <w:webHidden/>
          </w:rPr>
          <w:tab/>
        </w:r>
        <w:r>
          <w:rPr>
            <w:noProof/>
            <w:webHidden/>
          </w:rPr>
          <w:fldChar w:fldCharType="begin"/>
        </w:r>
        <w:r>
          <w:rPr>
            <w:noProof/>
            <w:webHidden/>
          </w:rPr>
          <w:instrText xml:space="preserve"> PAGEREF _Toc515444464 \h </w:instrText>
        </w:r>
      </w:ins>
      <w:r>
        <w:rPr>
          <w:noProof/>
          <w:webHidden/>
        </w:rPr>
      </w:r>
      <w:r>
        <w:rPr>
          <w:noProof/>
          <w:webHidden/>
        </w:rPr>
        <w:fldChar w:fldCharType="separate"/>
      </w:r>
      <w:r w:rsidR="001E36CF">
        <w:rPr>
          <w:noProof/>
          <w:webHidden/>
        </w:rPr>
        <w:t>195</w:t>
      </w:r>
      <w:ins w:id="31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13" w:author="Osiatisaa, Cds (Ext)" w:date="2018-05-30T11:50:00Z"/>
          <w:rFonts w:asciiTheme="minorHAnsi" w:eastAsiaTheme="minorEastAsia" w:hAnsiTheme="minorHAnsi" w:cstheme="minorBidi"/>
          <w:noProof/>
          <w:sz w:val="22"/>
          <w:szCs w:val="22"/>
          <w:lang w:eastAsia="fr-FR" w:bidi="ar-SA"/>
        </w:rPr>
      </w:pPr>
      <w:ins w:id="31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"_Toc515444465"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4.8.1</w:t>
        </w:r>
        <w:r>
          <w:rPr>
            <w:rFonts w:asciiTheme="minorHAnsi" w:eastAsiaTheme="minorEastAsia" w:hAnsiTheme="minorHAnsi" w:cstheme="minorBidi"/>
            <w:noProof/>
            <w:sz w:val="22"/>
            <w:szCs w:val="22"/>
            <w:lang w:eastAsia="fr-FR" w:bidi="ar-SA"/>
          </w:rPr>
          <w:tab/>
        </w:r>
        <w:r w:rsidRPr="00E64F2E">
          <w:rPr>
            <w:rStyle w:val="Lienhypertexte"/>
            <w:noProof/>
          </w:rPr>
          <w:t>ta_correspondance_metier_role_lmtay719</w:t>
        </w:r>
        <w:r>
          <w:rPr>
            <w:noProof/>
            <w:webHidden/>
          </w:rPr>
          <w:tab/>
        </w:r>
        <w:r>
          <w:rPr>
            <w:noProof/>
            <w:webHidden/>
          </w:rPr>
          <w:fldChar w:fldCharType="begin"/>
        </w:r>
        <w:r>
          <w:rPr>
            <w:noProof/>
            <w:webHidden/>
          </w:rPr>
          <w:instrText xml:space="preserve"> PAGEREF _Toc515444465 \h </w:instrText>
        </w:r>
      </w:ins>
      <w:r>
        <w:rPr>
          <w:noProof/>
          <w:webHidden/>
        </w:rPr>
      </w:r>
      <w:r>
        <w:rPr>
          <w:noProof/>
          <w:webHidden/>
        </w:rPr>
        <w:fldChar w:fldCharType="separate"/>
      </w:r>
      <w:r w:rsidR="001E36CF">
        <w:rPr>
          <w:noProof/>
          <w:webHidden/>
        </w:rPr>
        <w:t>195</w:t>
      </w:r>
      <w:ins w:id="31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16" w:author="Osiatisaa, Cds (Ext)" w:date="2018-05-30T11:50:00Z"/>
          <w:rFonts w:asciiTheme="minorHAnsi" w:eastAsiaTheme="minorEastAsia" w:hAnsiTheme="minorHAnsi" w:cstheme="minorBidi"/>
          <w:noProof/>
          <w:sz w:val="22"/>
          <w:szCs w:val="22"/>
          <w:lang w:eastAsia="fr-FR" w:bidi="ar-SA"/>
        </w:rPr>
      </w:pPr>
      <w:ins w:id="31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"_Toc515444466"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4.8.2</w:t>
        </w:r>
        <w:r>
          <w:rPr>
            <w:rFonts w:asciiTheme="minorHAnsi" w:eastAsiaTheme="minorEastAsia" w:hAnsiTheme="minorHAnsi" w:cstheme="minorBidi"/>
            <w:noProof/>
            <w:sz w:val="22"/>
            <w:szCs w:val="22"/>
            <w:lang w:eastAsia="fr-FR" w:bidi="ar-SA"/>
          </w:rPr>
          <w:tab/>
        </w:r>
        <w:r w:rsidRPr="00E64F2E">
          <w:rPr>
            <w:rStyle w:val="Lienhypertexte"/>
            <w:noProof/>
          </w:rPr>
          <w:t>ta_role_de_tiers_lmtay778</w:t>
        </w:r>
        <w:r>
          <w:rPr>
            <w:noProof/>
            <w:webHidden/>
          </w:rPr>
          <w:tab/>
        </w:r>
        <w:r>
          <w:rPr>
            <w:noProof/>
            <w:webHidden/>
          </w:rPr>
          <w:fldChar w:fldCharType="begin"/>
        </w:r>
        <w:r>
          <w:rPr>
            <w:noProof/>
            <w:webHidden/>
          </w:rPr>
          <w:instrText xml:space="preserve"> PAGEREF _Toc515444466 \h </w:instrText>
        </w:r>
      </w:ins>
      <w:r>
        <w:rPr>
          <w:noProof/>
          <w:webHidden/>
        </w:rPr>
      </w:r>
      <w:r>
        <w:rPr>
          <w:noProof/>
          <w:webHidden/>
        </w:rPr>
        <w:fldChar w:fldCharType="separate"/>
      </w:r>
      <w:r w:rsidR="001E36CF">
        <w:rPr>
          <w:noProof/>
          <w:webHidden/>
        </w:rPr>
        <w:t>197</w:t>
      </w:r>
      <w:ins w:id="31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19" w:author="Osiatisaa, Cds (Ext)" w:date="2018-05-30T11:50:00Z"/>
          <w:rFonts w:asciiTheme="minorHAnsi" w:eastAsiaTheme="minorEastAsia" w:hAnsiTheme="minorHAnsi" w:cstheme="minorBidi"/>
          <w:noProof/>
          <w:sz w:val="22"/>
          <w:szCs w:val="22"/>
          <w:lang w:eastAsia="fr-FR" w:bidi="ar-SA"/>
        </w:rPr>
      </w:pPr>
      <w:ins w:id="32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"_Toc515444467"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4.8.3</w:t>
        </w:r>
        <w:r>
          <w:rPr>
            <w:rFonts w:asciiTheme="minorHAnsi" w:eastAsiaTheme="minorEastAsia" w:hAnsiTheme="minorHAnsi" w:cstheme="minorBidi"/>
            <w:noProof/>
            <w:sz w:val="22"/>
            <w:szCs w:val="22"/>
            <w:lang w:eastAsia="fr-FR" w:bidi="ar-SA"/>
          </w:rPr>
          <w:tab/>
        </w:r>
        <w:r w:rsidRPr="00E64F2E">
          <w:rPr>
            <w:rStyle w:val="Lienhypertexte"/>
            <w:noProof/>
          </w:rPr>
          <w:t>ta_metier_operationnel_tiers_lmtay787</w:t>
        </w:r>
        <w:r>
          <w:rPr>
            <w:noProof/>
            <w:webHidden/>
          </w:rPr>
          <w:tab/>
        </w:r>
        <w:r>
          <w:rPr>
            <w:noProof/>
            <w:webHidden/>
          </w:rPr>
          <w:fldChar w:fldCharType="begin"/>
        </w:r>
        <w:r>
          <w:rPr>
            <w:noProof/>
            <w:webHidden/>
          </w:rPr>
          <w:instrText xml:space="preserve"> PAGEREF _Toc515444467 \h </w:instrText>
        </w:r>
      </w:ins>
      <w:r>
        <w:rPr>
          <w:noProof/>
          <w:webHidden/>
        </w:rPr>
      </w:r>
      <w:r>
        <w:rPr>
          <w:noProof/>
          <w:webHidden/>
        </w:rPr>
        <w:fldChar w:fldCharType="separate"/>
      </w:r>
      <w:r w:rsidR="001E36CF">
        <w:rPr>
          <w:noProof/>
          <w:webHidden/>
        </w:rPr>
        <w:t>199</w:t>
      </w:r>
      <w:ins w:id="321"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322" w:author="Osiatisaa, Cds (Ext)" w:date="2018-05-30T11:50:00Z"/>
          <w:rFonts w:asciiTheme="minorHAnsi" w:eastAsiaTheme="minorEastAsia" w:hAnsiTheme="minorHAnsi" w:cstheme="minorBidi"/>
          <w:noProof/>
          <w:sz w:val="22"/>
          <w:szCs w:val="22"/>
          <w:lang w:eastAsia="fr-FR" w:bidi="ar-SA"/>
        </w:rPr>
      </w:pPr>
      <w:ins w:id="32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"_Toc515444468"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4.9</w:t>
        </w:r>
        <w:r>
          <w:rPr>
            <w:rFonts w:asciiTheme="minorHAnsi" w:eastAsiaTheme="minorEastAsia" w:hAnsiTheme="minorHAnsi" w:cstheme="minorBidi"/>
            <w:noProof/>
            <w:sz w:val="22"/>
            <w:szCs w:val="22"/>
            <w:lang w:eastAsia="fr-FR" w:bidi="ar-SA"/>
          </w:rPr>
          <w:tab/>
        </w:r>
        <w:r w:rsidRPr="00E64F2E">
          <w:rPr>
            <w:rStyle w:val="Lienhypertexte"/>
            <w:noProof/>
            <w:lang w:eastAsia="fr-FR"/>
          </w:rPr>
          <w:t>Catégorie économique (I)</w:t>
        </w:r>
        <w:r>
          <w:rPr>
            <w:noProof/>
            <w:webHidden/>
          </w:rPr>
          <w:tab/>
        </w:r>
        <w:r>
          <w:rPr>
            <w:noProof/>
            <w:webHidden/>
          </w:rPr>
          <w:fldChar w:fldCharType="begin"/>
        </w:r>
        <w:r>
          <w:rPr>
            <w:noProof/>
            <w:webHidden/>
          </w:rPr>
          <w:instrText xml:space="preserve"> PAGEREF _Toc515444468 \h </w:instrText>
        </w:r>
      </w:ins>
      <w:r>
        <w:rPr>
          <w:noProof/>
          <w:webHidden/>
        </w:rPr>
      </w:r>
      <w:r>
        <w:rPr>
          <w:noProof/>
          <w:webHidden/>
        </w:rPr>
        <w:fldChar w:fldCharType="separate"/>
      </w:r>
      <w:r w:rsidR="001E36CF">
        <w:rPr>
          <w:noProof/>
          <w:webHidden/>
        </w:rPr>
        <w:t>201</w:t>
      </w:r>
      <w:ins w:id="32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25" w:author="Osiatisaa, Cds (Ext)" w:date="2018-05-30T11:50:00Z"/>
          <w:rFonts w:asciiTheme="minorHAnsi" w:eastAsiaTheme="minorEastAsia" w:hAnsiTheme="minorHAnsi" w:cstheme="minorBidi"/>
          <w:noProof/>
          <w:sz w:val="22"/>
          <w:szCs w:val="22"/>
          <w:lang w:eastAsia="fr-FR" w:bidi="ar-SA"/>
        </w:rPr>
      </w:pPr>
      <w:ins w:id="32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"_Toc515444469"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4.9.1</w:t>
        </w:r>
        <w:r>
          <w:rPr>
            <w:rFonts w:asciiTheme="minorHAnsi" w:eastAsiaTheme="minorEastAsia" w:hAnsiTheme="minorHAnsi" w:cstheme="minorBidi"/>
            <w:noProof/>
            <w:sz w:val="22"/>
            <w:szCs w:val="22"/>
            <w:lang w:eastAsia="fr-FR" w:bidi="ar-SA"/>
          </w:rPr>
          <w:tab/>
        </w:r>
        <w:r w:rsidRPr="00E64F2E">
          <w:rPr>
            <w:rStyle w:val="Lienhypertexte"/>
            <w:noProof/>
          </w:rPr>
          <w:t>ta_categorie_economique_lmtay930</w:t>
        </w:r>
        <w:r>
          <w:rPr>
            <w:noProof/>
            <w:webHidden/>
          </w:rPr>
          <w:tab/>
        </w:r>
        <w:r>
          <w:rPr>
            <w:noProof/>
            <w:webHidden/>
          </w:rPr>
          <w:fldChar w:fldCharType="begin"/>
        </w:r>
        <w:r>
          <w:rPr>
            <w:noProof/>
            <w:webHidden/>
          </w:rPr>
          <w:instrText xml:space="preserve"> PAGEREF _Toc515444469 \h </w:instrText>
        </w:r>
      </w:ins>
      <w:r>
        <w:rPr>
          <w:noProof/>
          <w:webHidden/>
        </w:rPr>
      </w:r>
      <w:r>
        <w:rPr>
          <w:noProof/>
          <w:webHidden/>
        </w:rPr>
        <w:fldChar w:fldCharType="separate"/>
      </w:r>
      <w:r w:rsidR="001E36CF">
        <w:rPr>
          <w:noProof/>
          <w:webHidden/>
        </w:rPr>
        <w:t>201</w:t>
      </w:r>
      <w:ins w:id="32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28" w:author="Osiatisaa, Cds (Ext)" w:date="2018-05-30T11:50:00Z"/>
          <w:rFonts w:asciiTheme="minorHAnsi" w:eastAsiaTheme="minorEastAsia" w:hAnsiTheme="minorHAnsi" w:cstheme="minorBidi"/>
          <w:noProof/>
          <w:sz w:val="22"/>
          <w:szCs w:val="22"/>
          <w:lang w:eastAsia="fr-FR" w:bidi="ar-SA"/>
        </w:rPr>
      </w:pPr>
      <w:ins w:id="32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"_Toc515444470"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4.9.2</w:t>
        </w:r>
        <w:r>
          <w:rPr>
            <w:rFonts w:asciiTheme="minorHAnsi" w:eastAsiaTheme="minorEastAsia" w:hAnsiTheme="minorHAnsi" w:cstheme="minorBidi"/>
            <w:noProof/>
            <w:sz w:val="22"/>
            <w:szCs w:val="22"/>
            <w:lang w:eastAsia="fr-FR" w:bidi="ar-SA"/>
          </w:rPr>
          <w:tab/>
        </w:r>
        <w:r w:rsidRPr="00E64F2E">
          <w:rPr>
            <w:rStyle w:val="Lienhypertexte"/>
            <w:noProof/>
          </w:rPr>
          <w:t>ta_famille_de_catg_eco_analyse_lmtay530</w:t>
        </w:r>
        <w:r>
          <w:rPr>
            <w:noProof/>
            <w:webHidden/>
          </w:rPr>
          <w:tab/>
        </w:r>
        <w:r>
          <w:rPr>
            <w:noProof/>
            <w:webHidden/>
          </w:rPr>
          <w:fldChar w:fldCharType="begin"/>
        </w:r>
        <w:r>
          <w:rPr>
            <w:noProof/>
            <w:webHidden/>
          </w:rPr>
          <w:instrText xml:space="preserve"> PAGEREF _Toc515444470 \h </w:instrText>
        </w:r>
      </w:ins>
      <w:r>
        <w:rPr>
          <w:noProof/>
          <w:webHidden/>
        </w:rPr>
      </w:r>
      <w:r>
        <w:rPr>
          <w:noProof/>
          <w:webHidden/>
        </w:rPr>
        <w:fldChar w:fldCharType="separate"/>
      </w:r>
      <w:r w:rsidR="001E36CF">
        <w:rPr>
          <w:noProof/>
          <w:webHidden/>
        </w:rPr>
        <w:t>204</w:t>
      </w:r>
      <w:ins w:id="330"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1100"/>
          <w:tab w:val="right" w:leader="dot" w:pos="10338"/>
        </w:tabs>
        <w:rPr>
          <w:ins w:id="331" w:author="Osiatisaa, Cds (Ext)" w:date="2018-05-30T11:50:00Z"/>
          <w:rFonts w:asciiTheme="minorHAnsi" w:eastAsiaTheme="minorEastAsia" w:hAnsiTheme="minorHAnsi" w:cstheme="minorBidi"/>
          <w:noProof/>
          <w:sz w:val="22"/>
          <w:szCs w:val="22"/>
          <w:lang w:eastAsia="fr-FR" w:bidi="ar-SA"/>
        </w:rPr>
      </w:pPr>
      <w:ins w:id="33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"_Toc515444471"</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lang w:eastAsia="fr-FR"/>
          </w:rPr>
          <w:t>4.10</w:t>
        </w:r>
        <w:r>
          <w:rPr>
            <w:rFonts w:asciiTheme="minorHAnsi" w:eastAsiaTheme="minorEastAsia" w:hAnsiTheme="minorHAnsi" w:cstheme="minorBidi"/>
            <w:noProof/>
            <w:sz w:val="22"/>
            <w:szCs w:val="22"/>
            <w:lang w:eastAsia="fr-FR" w:bidi="ar-SA"/>
          </w:rPr>
          <w:tab/>
        </w:r>
        <w:r w:rsidRPr="00E64F2E">
          <w:rPr>
            <w:rStyle w:val="Lienhypertexte"/>
            <w:rFonts w:cstheme="minorHAnsi"/>
            <w:noProof/>
            <w:lang w:eastAsia="fr-FR"/>
          </w:rPr>
          <w:t>Motifs paiement CRP APE NAF (M)</w:t>
        </w:r>
        <w:r>
          <w:rPr>
            <w:noProof/>
            <w:webHidden/>
          </w:rPr>
          <w:tab/>
        </w:r>
        <w:r>
          <w:rPr>
            <w:noProof/>
            <w:webHidden/>
          </w:rPr>
          <w:fldChar w:fldCharType="begin"/>
        </w:r>
        <w:r>
          <w:rPr>
            <w:noProof/>
            <w:webHidden/>
          </w:rPr>
          <w:instrText xml:space="preserve"> PAGEREF _Toc515444471 \h </w:instrText>
        </w:r>
      </w:ins>
      <w:r>
        <w:rPr>
          <w:noProof/>
          <w:webHidden/>
        </w:rPr>
      </w:r>
      <w:r>
        <w:rPr>
          <w:noProof/>
          <w:webHidden/>
        </w:rPr>
        <w:fldChar w:fldCharType="separate"/>
      </w:r>
      <w:r w:rsidR="001E36CF">
        <w:rPr>
          <w:noProof/>
          <w:webHidden/>
        </w:rPr>
        <w:t>205</w:t>
      </w:r>
      <w:ins w:id="33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34" w:author="Osiatisaa, Cds (Ext)" w:date="2018-05-30T11:50:00Z"/>
          <w:rFonts w:asciiTheme="minorHAnsi" w:eastAsiaTheme="minorEastAsia" w:hAnsiTheme="minorHAnsi" w:cstheme="minorBidi"/>
          <w:noProof/>
          <w:sz w:val="22"/>
          <w:szCs w:val="22"/>
          <w:lang w:eastAsia="fr-FR" w:bidi="ar-SA"/>
        </w:rPr>
      </w:pPr>
      <w:ins w:id="33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"_Toc515444472"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4.10.1</w:t>
        </w:r>
        <w:r>
          <w:rPr>
            <w:rFonts w:asciiTheme="minorHAnsi" w:eastAsiaTheme="minorEastAsia" w:hAnsiTheme="minorHAnsi" w:cstheme="minorBidi"/>
            <w:noProof/>
            <w:sz w:val="22"/>
            <w:szCs w:val="22"/>
            <w:lang w:eastAsia="fr-FR" w:bidi="ar-SA"/>
          </w:rPr>
          <w:tab/>
        </w:r>
        <w:r w:rsidRPr="00E64F2E">
          <w:rPr>
            <w:rStyle w:val="Lienhypertexte"/>
            <w:noProof/>
          </w:rPr>
          <w:t>ta_nomenclat_insee_activ_econom_lmtay677</w:t>
        </w:r>
        <w:r>
          <w:rPr>
            <w:noProof/>
            <w:webHidden/>
          </w:rPr>
          <w:tab/>
        </w:r>
        <w:r>
          <w:rPr>
            <w:noProof/>
            <w:webHidden/>
          </w:rPr>
          <w:fldChar w:fldCharType="begin"/>
        </w:r>
        <w:r>
          <w:rPr>
            <w:noProof/>
            <w:webHidden/>
          </w:rPr>
          <w:instrText xml:space="preserve"> PAGEREF _Toc515444472 \h </w:instrText>
        </w:r>
      </w:ins>
      <w:r>
        <w:rPr>
          <w:noProof/>
          <w:webHidden/>
        </w:rPr>
      </w:r>
      <w:r>
        <w:rPr>
          <w:noProof/>
          <w:webHidden/>
        </w:rPr>
        <w:fldChar w:fldCharType="separate"/>
      </w:r>
      <w:r w:rsidR="001E36CF">
        <w:rPr>
          <w:noProof/>
          <w:webHidden/>
        </w:rPr>
        <w:t>205</w:t>
      </w:r>
      <w:ins w:id="336"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37" w:author="Osiatisaa, Cds (Ext)" w:date="2018-05-30T11:50:00Z"/>
          <w:rFonts w:asciiTheme="minorHAnsi" w:eastAsiaTheme="minorEastAsia" w:hAnsiTheme="minorHAnsi" w:cstheme="minorBidi"/>
          <w:noProof/>
          <w:sz w:val="22"/>
          <w:szCs w:val="22"/>
          <w:lang w:eastAsia="fr-FR" w:bidi="ar-SA"/>
        </w:rPr>
      </w:pPr>
      <w:ins w:id="33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"_Toc515444473"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4.10.2</w:t>
        </w:r>
        <w:r>
          <w:rPr>
            <w:rFonts w:asciiTheme="minorHAnsi" w:eastAsiaTheme="minorEastAsia" w:hAnsiTheme="minorHAnsi" w:cstheme="minorBidi"/>
            <w:noProof/>
            <w:sz w:val="22"/>
            <w:szCs w:val="22"/>
            <w:lang w:eastAsia="fr-FR" w:bidi="ar-SA"/>
          </w:rPr>
          <w:tab/>
        </w:r>
        <w:r w:rsidRPr="00E64F2E">
          <w:rPr>
            <w:rStyle w:val="Lienhypertexte"/>
            <w:noProof/>
          </w:rPr>
          <w:t>ta_motif_de_paiement_crp_pr_bdp_lmtay979</w:t>
        </w:r>
        <w:r>
          <w:rPr>
            <w:noProof/>
            <w:webHidden/>
          </w:rPr>
          <w:tab/>
        </w:r>
        <w:r>
          <w:rPr>
            <w:noProof/>
            <w:webHidden/>
          </w:rPr>
          <w:fldChar w:fldCharType="begin"/>
        </w:r>
        <w:r>
          <w:rPr>
            <w:noProof/>
            <w:webHidden/>
          </w:rPr>
          <w:instrText xml:space="preserve"> PAGEREF _Toc515444473 \h </w:instrText>
        </w:r>
      </w:ins>
      <w:r>
        <w:rPr>
          <w:noProof/>
          <w:webHidden/>
        </w:rPr>
      </w:r>
      <w:r>
        <w:rPr>
          <w:noProof/>
          <w:webHidden/>
        </w:rPr>
        <w:fldChar w:fldCharType="separate"/>
      </w:r>
      <w:r w:rsidR="001E36CF">
        <w:rPr>
          <w:noProof/>
          <w:webHidden/>
        </w:rPr>
        <w:t>208</w:t>
      </w:r>
      <w:ins w:id="339"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1100"/>
          <w:tab w:val="right" w:leader="dot" w:pos="10338"/>
        </w:tabs>
        <w:rPr>
          <w:ins w:id="340" w:author="Osiatisaa, Cds (Ext)" w:date="2018-05-30T11:50:00Z"/>
          <w:rFonts w:asciiTheme="minorHAnsi" w:eastAsiaTheme="minorEastAsia" w:hAnsiTheme="minorHAnsi" w:cstheme="minorBidi"/>
          <w:noProof/>
          <w:sz w:val="22"/>
          <w:szCs w:val="22"/>
          <w:lang w:eastAsia="fr-FR" w:bidi="ar-SA"/>
        </w:rPr>
      </w:pPr>
      <w:ins w:id="34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"_Toc515444474"</w:instrText>
        </w:r>
        <w:r w:rsidRPr="00E64F2E">
          <w:rPr>
            <w:rStyle w:val="Lienhypertexte"/>
            <w:noProof/>
          </w:rPr>
          <w:instrText xml:space="preserve"> </w:instrText>
        </w:r>
        <w:r w:rsidRPr="00E64F2E">
          <w:rPr>
            <w:rStyle w:val="Lienhypertexte"/>
            <w:noProof/>
          </w:rPr>
          <w:fldChar w:fldCharType="separate"/>
        </w:r>
        <w:r w:rsidRPr="00E64F2E">
          <w:rPr>
            <w:rStyle w:val="Lienhypertexte"/>
            <w:rFonts w:cstheme="minorHAnsi"/>
            <w:noProof/>
            <w:lang w:eastAsia="fr-FR"/>
          </w:rPr>
          <w:t>4.11</w:t>
        </w:r>
        <w:r>
          <w:rPr>
            <w:rFonts w:asciiTheme="minorHAnsi" w:eastAsiaTheme="minorEastAsia" w:hAnsiTheme="minorHAnsi" w:cstheme="minorBidi"/>
            <w:noProof/>
            <w:sz w:val="22"/>
            <w:szCs w:val="22"/>
            <w:lang w:eastAsia="fr-FR" w:bidi="ar-SA"/>
          </w:rPr>
          <w:tab/>
        </w:r>
        <w:r w:rsidRPr="00E64F2E">
          <w:rPr>
            <w:rStyle w:val="Lienhypertexte"/>
            <w:rFonts w:cstheme="minorHAnsi"/>
            <w:noProof/>
            <w:lang w:eastAsia="fr-FR"/>
          </w:rPr>
          <w:t>Contrepartie  codification réglementaire (D)</w:t>
        </w:r>
        <w:r>
          <w:rPr>
            <w:noProof/>
            <w:webHidden/>
          </w:rPr>
          <w:tab/>
        </w:r>
        <w:r>
          <w:rPr>
            <w:noProof/>
            <w:webHidden/>
          </w:rPr>
          <w:fldChar w:fldCharType="begin"/>
        </w:r>
        <w:r>
          <w:rPr>
            <w:noProof/>
            <w:webHidden/>
          </w:rPr>
          <w:instrText xml:space="preserve"> PAGEREF _Toc515444474 \h </w:instrText>
        </w:r>
      </w:ins>
      <w:r>
        <w:rPr>
          <w:noProof/>
          <w:webHidden/>
        </w:rPr>
      </w:r>
      <w:r>
        <w:rPr>
          <w:noProof/>
          <w:webHidden/>
        </w:rPr>
        <w:fldChar w:fldCharType="separate"/>
      </w:r>
      <w:r w:rsidR="001E36CF">
        <w:rPr>
          <w:noProof/>
          <w:webHidden/>
        </w:rPr>
        <w:t>209</w:t>
      </w:r>
      <w:ins w:id="34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43" w:author="Osiatisaa, Cds (Ext)" w:date="2018-05-30T11:50:00Z"/>
          <w:rFonts w:asciiTheme="minorHAnsi" w:eastAsiaTheme="minorEastAsia" w:hAnsiTheme="minorHAnsi" w:cstheme="minorBidi"/>
          <w:noProof/>
          <w:sz w:val="22"/>
          <w:szCs w:val="22"/>
          <w:lang w:eastAsia="fr-FR" w:bidi="ar-SA"/>
        </w:rPr>
      </w:pPr>
      <w:ins w:id="34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"_Toc515444475"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4.11.1</w:t>
        </w:r>
        <w:r>
          <w:rPr>
            <w:rFonts w:asciiTheme="minorHAnsi" w:eastAsiaTheme="minorEastAsia" w:hAnsiTheme="minorHAnsi" w:cstheme="minorBidi"/>
            <w:noProof/>
            <w:sz w:val="22"/>
            <w:szCs w:val="22"/>
            <w:lang w:eastAsia="fr-FR" w:bidi="ar-SA"/>
          </w:rPr>
          <w:tab/>
        </w:r>
        <w:r w:rsidRPr="00E64F2E">
          <w:rPr>
            <w:rStyle w:val="Lienhypertexte"/>
            <w:noProof/>
          </w:rPr>
          <w:t>ta_codification_reglementaire_lmtay997</w:t>
        </w:r>
        <w:r>
          <w:rPr>
            <w:noProof/>
            <w:webHidden/>
          </w:rPr>
          <w:tab/>
        </w:r>
        <w:r>
          <w:rPr>
            <w:noProof/>
            <w:webHidden/>
          </w:rPr>
          <w:fldChar w:fldCharType="begin"/>
        </w:r>
        <w:r>
          <w:rPr>
            <w:noProof/>
            <w:webHidden/>
          </w:rPr>
          <w:instrText xml:space="preserve"> PAGEREF _Toc515444475 \h </w:instrText>
        </w:r>
      </w:ins>
      <w:r>
        <w:rPr>
          <w:noProof/>
          <w:webHidden/>
        </w:rPr>
      </w:r>
      <w:r>
        <w:rPr>
          <w:noProof/>
          <w:webHidden/>
        </w:rPr>
        <w:fldChar w:fldCharType="separate"/>
      </w:r>
      <w:r w:rsidR="001E36CF">
        <w:rPr>
          <w:noProof/>
          <w:webHidden/>
        </w:rPr>
        <w:t>209</w:t>
      </w:r>
      <w:ins w:id="34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46" w:author="Osiatisaa, Cds (Ext)" w:date="2018-05-30T11:50:00Z"/>
          <w:rFonts w:asciiTheme="minorHAnsi" w:eastAsiaTheme="minorEastAsia" w:hAnsiTheme="minorHAnsi" w:cstheme="minorBidi"/>
          <w:noProof/>
          <w:sz w:val="22"/>
          <w:szCs w:val="22"/>
          <w:lang w:eastAsia="fr-FR" w:bidi="ar-SA"/>
        </w:rPr>
      </w:pPr>
      <w:ins w:id="34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"_Toc515444476"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4.11.2</w:t>
        </w:r>
        <w:r>
          <w:rPr>
            <w:rFonts w:asciiTheme="minorHAnsi" w:eastAsiaTheme="minorEastAsia" w:hAnsiTheme="minorHAnsi" w:cstheme="minorBidi"/>
            <w:noProof/>
            <w:sz w:val="22"/>
            <w:szCs w:val="22"/>
            <w:lang w:eastAsia="fr-FR" w:bidi="ar-SA"/>
          </w:rPr>
          <w:tab/>
        </w:r>
        <w:r w:rsidRPr="00E64F2E">
          <w:rPr>
            <w:rStyle w:val="Lienhypertexte"/>
            <w:noProof/>
          </w:rPr>
          <w:t>ta_categorie_de_conterpartie_bic_lmtay830</w:t>
        </w:r>
        <w:r>
          <w:rPr>
            <w:noProof/>
            <w:webHidden/>
          </w:rPr>
          <w:tab/>
        </w:r>
        <w:r>
          <w:rPr>
            <w:noProof/>
            <w:webHidden/>
          </w:rPr>
          <w:fldChar w:fldCharType="begin"/>
        </w:r>
        <w:r>
          <w:rPr>
            <w:noProof/>
            <w:webHidden/>
          </w:rPr>
          <w:instrText xml:space="preserve"> PAGEREF _Toc515444476 \h </w:instrText>
        </w:r>
      </w:ins>
      <w:r>
        <w:rPr>
          <w:noProof/>
          <w:webHidden/>
        </w:rPr>
      </w:r>
      <w:r>
        <w:rPr>
          <w:noProof/>
          <w:webHidden/>
        </w:rPr>
        <w:fldChar w:fldCharType="separate"/>
      </w:r>
      <w:r w:rsidR="001E36CF">
        <w:rPr>
          <w:noProof/>
          <w:webHidden/>
        </w:rPr>
        <w:t>212</w:t>
      </w:r>
      <w:ins w:id="34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49" w:author="Osiatisaa, Cds (Ext)" w:date="2018-05-30T11:50:00Z"/>
          <w:rFonts w:asciiTheme="minorHAnsi" w:eastAsiaTheme="minorEastAsia" w:hAnsiTheme="minorHAnsi" w:cstheme="minorBidi"/>
          <w:noProof/>
          <w:sz w:val="22"/>
          <w:szCs w:val="22"/>
          <w:lang w:eastAsia="fr-FR" w:bidi="ar-SA"/>
        </w:rPr>
      </w:pPr>
      <w:ins w:id="35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"_Toc515444477"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4.11.3</w:t>
        </w:r>
        <w:r>
          <w:rPr>
            <w:rFonts w:asciiTheme="minorHAnsi" w:eastAsiaTheme="minorEastAsia" w:hAnsiTheme="minorHAnsi" w:cstheme="minorBidi"/>
            <w:noProof/>
            <w:sz w:val="22"/>
            <w:szCs w:val="22"/>
            <w:lang w:eastAsia="fr-FR" w:bidi="ar-SA"/>
          </w:rPr>
          <w:tab/>
        </w:r>
        <w:r w:rsidRPr="00E64F2E">
          <w:rPr>
            <w:rStyle w:val="Lienhypertexte"/>
            <w:noProof/>
          </w:rPr>
          <w:t>ta_famille_fiscale_lmtay934</w:t>
        </w:r>
        <w:r>
          <w:rPr>
            <w:noProof/>
            <w:webHidden/>
          </w:rPr>
          <w:tab/>
        </w:r>
        <w:r>
          <w:rPr>
            <w:noProof/>
            <w:webHidden/>
          </w:rPr>
          <w:fldChar w:fldCharType="begin"/>
        </w:r>
        <w:r>
          <w:rPr>
            <w:noProof/>
            <w:webHidden/>
          </w:rPr>
          <w:instrText xml:space="preserve"> PAGEREF _Toc515444477 \h </w:instrText>
        </w:r>
      </w:ins>
      <w:r>
        <w:rPr>
          <w:noProof/>
          <w:webHidden/>
        </w:rPr>
      </w:r>
      <w:r>
        <w:rPr>
          <w:noProof/>
          <w:webHidden/>
        </w:rPr>
        <w:fldChar w:fldCharType="separate"/>
      </w:r>
      <w:r w:rsidR="001E36CF">
        <w:rPr>
          <w:noProof/>
          <w:webHidden/>
        </w:rPr>
        <w:t>216</w:t>
      </w:r>
      <w:ins w:id="351"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1100"/>
          <w:tab w:val="right" w:leader="dot" w:pos="10338"/>
        </w:tabs>
        <w:rPr>
          <w:ins w:id="352" w:author="Osiatisaa, Cds (Ext)" w:date="2018-05-30T11:50:00Z"/>
          <w:rFonts w:asciiTheme="minorHAnsi" w:eastAsiaTheme="minorEastAsia" w:hAnsiTheme="minorHAnsi" w:cstheme="minorBidi"/>
          <w:noProof/>
          <w:sz w:val="22"/>
          <w:szCs w:val="22"/>
          <w:lang w:eastAsia="fr-FR" w:bidi="ar-SA"/>
        </w:rPr>
      </w:pPr>
      <w:ins w:id="35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"_Toc515444478"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4.12</w:t>
        </w:r>
        <w:r>
          <w:rPr>
            <w:rFonts w:asciiTheme="minorHAnsi" w:eastAsiaTheme="minorEastAsia" w:hAnsiTheme="minorHAnsi" w:cstheme="minorBidi"/>
            <w:noProof/>
            <w:sz w:val="22"/>
            <w:szCs w:val="22"/>
            <w:lang w:eastAsia="fr-FR" w:bidi="ar-SA"/>
          </w:rPr>
          <w:tab/>
        </w:r>
        <w:r w:rsidRPr="00E64F2E">
          <w:rPr>
            <w:rStyle w:val="Lienhypertexte"/>
            <w:noProof/>
            <w:lang w:eastAsia="fr-FR"/>
          </w:rPr>
          <w:t>ta_code_comptable_elementaire_gmtamo06</w:t>
        </w:r>
        <w:r>
          <w:rPr>
            <w:noProof/>
            <w:webHidden/>
          </w:rPr>
          <w:tab/>
        </w:r>
        <w:r>
          <w:rPr>
            <w:noProof/>
            <w:webHidden/>
          </w:rPr>
          <w:fldChar w:fldCharType="begin"/>
        </w:r>
        <w:r>
          <w:rPr>
            <w:noProof/>
            <w:webHidden/>
          </w:rPr>
          <w:instrText xml:space="preserve"> PAGEREF _Toc515444478 \h </w:instrText>
        </w:r>
      </w:ins>
      <w:r>
        <w:rPr>
          <w:noProof/>
          <w:webHidden/>
        </w:rPr>
      </w:r>
      <w:r>
        <w:rPr>
          <w:noProof/>
          <w:webHidden/>
        </w:rPr>
        <w:fldChar w:fldCharType="separate"/>
      </w:r>
      <w:r w:rsidR="001E36CF">
        <w:rPr>
          <w:noProof/>
          <w:webHidden/>
        </w:rPr>
        <w:t>218</w:t>
      </w:r>
      <w:ins w:id="35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55" w:author="Osiatisaa, Cds (Ext)" w:date="2018-05-30T11:50:00Z"/>
          <w:rFonts w:asciiTheme="minorHAnsi" w:eastAsiaTheme="minorEastAsia" w:hAnsiTheme="minorHAnsi" w:cstheme="minorBidi"/>
          <w:noProof/>
          <w:sz w:val="22"/>
          <w:szCs w:val="22"/>
          <w:lang w:eastAsia="fr-FR" w:bidi="ar-SA"/>
        </w:rPr>
      </w:pPr>
      <w:ins w:id="35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"_Toc515444479"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4.12.1</w:t>
        </w:r>
        <w:r>
          <w:rPr>
            <w:rFonts w:asciiTheme="minorHAnsi" w:eastAsiaTheme="minorEastAsia" w:hAnsiTheme="minorHAnsi" w:cstheme="minorBidi"/>
            <w:noProof/>
            <w:sz w:val="22"/>
            <w:szCs w:val="22"/>
            <w:lang w:eastAsia="fr-FR" w:bidi="ar-SA"/>
          </w:rPr>
          <w:tab/>
        </w:r>
        <w:r w:rsidRPr="00E64F2E">
          <w:rPr>
            <w:rStyle w:val="Lienhypertexte"/>
            <w:noProof/>
            <w:lang w:eastAsia="fr-FR"/>
          </w:rPr>
          <w:t>Structure de la table</w:t>
        </w:r>
        <w:r>
          <w:rPr>
            <w:noProof/>
            <w:webHidden/>
          </w:rPr>
          <w:tab/>
        </w:r>
        <w:r>
          <w:rPr>
            <w:noProof/>
            <w:webHidden/>
          </w:rPr>
          <w:fldChar w:fldCharType="begin"/>
        </w:r>
        <w:r>
          <w:rPr>
            <w:noProof/>
            <w:webHidden/>
          </w:rPr>
          <w:instrText xml:space="preserve"> PAGEREF _Toc515444479 \h </w:instrText>
        </w:r>
      </w:ins>
      <w:r>
        <w:rPr>
          <w:noProof/>
          <w:webHidden/>
        </w:rPr>
      </w:r>
      <w:r>
        <w:rPr>
          <w:noProof/>
          <w:webHidden/>
        </w:rPr>
        <w:fldChar w:fldCharType="separate"/>
      </w:r>
      <w:r w:rsidR="001E36CF">
        <w:rPr>
          <w:noProof/>
          <w:webHidden/>
        </w:rPr>
        <w:t>218</w:t>
      </w:r>
      <w:ins w:id="35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58" w:author="Osiatisaa, Cds (Ext)" w:date="2018-05-30T11:50:00Z"/>
          <w:rFonts w:asciiTheme="minorHAnsi" w:eastAsiaTheme="minorEastAsia" w:hAnsiTheme="minorHAnsi" w:cstheme="minorBidi"/>
          <w:noProof/>
          <w:sz w:val="22"/>
          <w:szCs w:val="22"/>
          <w:lang w:eastAsia="fr-FR" w:bidi="ar-SA"/>
        </w:rPr>
      </w:pPr>
      <w:ins w:id="35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"_Toc515444480"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4.12.2</w:t>
        </w:r>
        <w:r>
          <w:rPr>
            <w:rFonts w:asciiTheme="minorHAnsi" w:eastAsiaTheme="minorEastAsia" w:hAnsiTheme="minorHAnsi" w:cstheme="minorBidi"/>
            <w:noProof/>
            <w:sz w:val="22"/>
            <w:szCs w:val="22"/>
            <w:lang w:eastAsia="fr-FR" w:bidi="ar-SA"/>
          </w:rPr>
          <w:tab/>
        </w:r>
        <w:r w:rsidRPr="00E64F2E">
          <w:rPr>
            <w:rStyle w:val="Lienhypertexte"/>
            <w:noProof/>
            <w:lang w:eastAsia="fr-FR"/>
          </w:rPr>
          <w:t>Création : renseignement des données de ta_code_comptable_elementaire_gmtamo06</w:t>
        </w:r>
        <w:r>
          <w:rPr>
            <w:noProof/>
            <w:webHidden/>
          </w:rPr>
          <w:tab/>
        </w:r>
        <w:r>
          <w:rPr>
            <w:noProof/>
            <w:webHidden/>
          </w:rPr>
          <w:fldChar w:fldCharType="begin"/>
        </w:r>
        <w:r>
          <w:rPr>
            <w:noProof/>
            <w:webHidden/>
          </w:rPr>
          <w:instrText xml:space="preserve"> PAGEREF _Toc515444480 \h </w:instrText>
        </w:r>
      </w:ins>
      <w:r>
        <w:rPr>
          <w:noProof/>
          <w:webHidden/>
        </w:rPr>
      </w:r>
      <w:r>
        <w:rPr>
          <w:noProof/>
          <w:webHidden/>
        </w:rPr>
        <w:fldChar w:fldCharType="separate"/>
      </w:r>
      <w:r w:rsidR="001E36CF">
        <w:rPr>
          <w:noProof/>
          <w:webHidden/>
        </w:rPr>
        <w:t>218</w:t>
      </w:r>
      <w:ins w:id="36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61" w:author="Osiatisaa, Cds (Ext)" w:date="2018-05-30T11:50:00Z"/>
          <w:rFonts w:asciiTheme="minorHAnsi" w:eastAsiaTheme="minorEastAsia" w:hAnsiTheme="minorHAnsi" w:cstheme="minorBidi"/>
          <w:noProof/>
          <w:sz w:val="22"/>
          <w:szCs w:val="22"/>
          <w:lang w:eastAsia="fr-FR" w:bidi="ar-SA"/>
        </w:rPr>
      </w:pPr>
      <w:ins w:id="36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"_Toc515444481"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4.12.3</w:t>
        </w:r>
        <w:r>
          <w:rPr>
            <w:rFonts w:asciiTheme="minorHAnsi" w:eastAsiaTheme="minorEastAsia" w:hAnsiTheme="minorHAnsi" w:cstheme="minorBidi"/>
            <w:noProof/>
            <w:sz w:val="22"/>
            <w:szCs w:val="22"/>
            <w:lang w:eastAsia="fr-FR" w:bidi="ar-SA"/>
          </w:rPr>
          <w:tab/>
        </w:r>
        <w:r w:rsidRPr="00E64F2E">
          <w:rPr>
            <w:rStyle w:val="Lienhypertexte"/>
            <w:noProof/>
            <w:lang w:eastAsia="fr-FR"/>
          </w:rPr>
          <w:t>Création : contrôle des données de ta_code_comptable_elementaire_gmtamo06</w:t>
        </w:r>
        <w:r>
          <w:rPr>
            <w:noProof/>
            <w:webHidden/>
          </w:rPr>
          <w:tab/>
        </w:r>
        <w:r>
          <w:rPr>
            <w:noProof/>
            <w:webHidden/>
          </w:rPr>
          <w:fldChar w:fldCharType="begin"/>
        </w:r>
        <w:r>
          <w:rPr>
            <w:noProof/>
            <w:webHidden/>
          </w:rPr>
          <w:instrText xml:space="preserve"> PAGEREF _Toc515444481 \h </w:instrText>
        </w:r>
      </w:ins>
      <w:r>
        <w:rPr>
          <w:noProof/>
          <w:webHidden/>
        </w:rPr>
      </w:r>
      <w:r>
        <w:rPr>
          <w:noProof/>
          <w:webHidden/>
        </w:rPr>
        <w:fldChar w:fldCharType="separate"/>
      </w:r>
      <w:r w:rsidR="001E36CF">
        <w:rPr>
          <w:noProof/>
          <w:webHidden/>
        </w:rPr>
        <w:t>219</w:t>
      </w:r>
      <w:ins w:id="36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64" w:author="Osiatisaa, Cds (Ext)" w:date="2018-05-30T11:50:00Z"/>
          <w:rFonts w:asciiTheme="minorHAnsi" w:eastAsiaTheme="minorEastAsia" w:hAnsiTheme="minorHAnsi" w:cstheme="minorBidi"/>
          <w:noProof/>
          <w:sz w:val="22"/>
          <w:szCs w:val="22"/>
          <w:lang w:eastAsia="fr-FR" w:bidi="ar-SA"/>
        </w:rPr>
      </w:pPr>
      <w:ins w:id="36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"_Toc515444482"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4.12.4</w:t>
        </w:r>
        <w:r>
          <w:rPr>
            <w:rFonts w:asciiTheme="minorHAnsi" w:eastAsiaTheme="minorEastAsia" w:hAnsiTheme="minorHAnsi" w:cstheme="minorBidi"/>
            <w:noProof/>
            <w:sz w:val="22"/>
            <w:szCs w:val="22"/>
            <w:lang w:eastAsia="fr-FR" w:bidi="ar-SA"/>
          </w:rPr>
          <w:tab/>
        </w:r>
        <w:r w:rsidRPr="00E64F2E">
          <w:rPr>
            <w:rStyle w:val="Lienhypertexte"/>
            <w:noProof/>
            <w:lang w:eastAsia="fr-FR"/>
          </w:rPr>
          <w:t>Modification : contrôle des données de ta_code_comptable_elementaire_gmtamo06</w:t>
        </w:r>
        <w:r>
          <w:rPr>
            <w:noProof/>
            <w:webHidden/>
          </w:rPr>
          <w:tab/>
        </w:r>
        <w:r>
          <w:rPr>
            <w:noProof/>
            <w:webHidden/>
          </w:rPr>
          <w:fldChar w:fldCharType="begin"/>
        </w:r>
        <w:r>
          <w:rPr>
            <w:noProof/>
            <w:webHidden/>
          </w:rPr>
          <w:instrText xml:space="preserve"> PAGEREF _Toc515444482 \h </w:instrText>
        </w:r>
      </w:ins>
      <w:r>
        <w:rPr>
          <w:noProof/>
          <w:webHidden/>
        </w:rPr>
      </w:r>
      <w:r>
        <w:rPr>
          <w:noProof/>
          <w:webHidden/>
        </w:rPr>
        <w:fldChar w:fldCharType="separate"/>
      </w:r>
      <w:r w:rsidR="001E36CF">
        <w:rPr>
          <w:noProof/>
          <w:webHidden/>
        </w:rPr>
        <w:t>220</w:t>
      </w:r>
      <w:ins w:id="366"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67" w:author="Osiatisaa, Cds (Ext)" w:date="2018-05-30T11:50:00Z"/>
          <w:rFonts w:asciiTheme="minorHAnsi" w:eastAsiaTheme="minorEastAsia" w:hAnsiTheme="minorHAnsi" w:cstheme="minorBidi"/>
          <w:noProof/>
          <w:sz w:val="22"/>
          <w:szCs w:val="22"/>
          <w:lang w:eastAsia="fr-FR" w:bidi="ar-SA"/>
        </w:rPr>
      </w:pPr>
      <w:ins w:id="36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"_Toc515444483"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4.12.5</w:t>
        </w:r>
        <w:r>
          <w:rPr>
            <w:rFonts w:asciiTheme="minorHAnsi" w:eastAsiaTheme="minorEastAsia" w:hAnsiTheme="minorHAnsi" w:cstheme="minorBidi"/>
            <w:noProof/>
            <w:sz w:val="22"/>
            <w:szCs w:val="22"/>
            <w:lang w:eastAsia="fr-FR" w:bidi="ar-SA"/>
          </w:rPr>
          <w:tab/>
        </w:r>
        <w:r w:rsidRPr="00E64F2E">
          <w:rPr>
            <w:rStyle w:val="Lienhypertexte"/>
            <w:noProof/>
            <w:lang w:eastAsia="fr-FR"/>
          </w:rPr>
          <w:t>Modification : renseignement des données de ta_code_comptable_elementaire_gmtamo06</w:t>
        </w:r>
        <w:r>
          <w:rPr>
            <w:noProof/>
            <w:webHidden/>
          </w:rPr>
          <w:tab/>
        </w:r>
        <w:r>
          <w:rPr>
            <w:noProof/>
            <w:webHidden/>
          </w:rPr>
          <w:fldChar w:fldCharType="begin"/>
        </w:r>
        <w:r>
          <w:rPr>
            <w:noProof/>
            <w:webHidden/>
          </w:rPr>
          <w:instrText xml:space="preserve"> PAGEREF _Toc515444483 \h </w:instrText>
        </w:r>
      </w:ins>
      <w:r>
        <w:rPr>
          <w:noProof/>
          <w:webHidden/>
        </w:rPr>
      </w:r>
      <w:r>
        <w:rPr>
          <w:noProof/>
          <w:webHidden/>
        </w:rPr>
        <w:fldChar w:fldCharType="separate"/>
      </w:r>
      <w:r w:rsidR="001E36CF">
        <w:rPr>
          <w:noProof/>
          <w:webHidden/>
        </w:rPr>
        <w:t>221</w:t>
      </w:r>
      <w:ins w:id="369"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70" w:author="Osiatisaa, Cds (Ext)" w:date="2018-05-30T11:50:00Z"/>
          <w:rFonts w:asciiTheme="minorHAnsi" w:eastAsiaTheme="minorEastAsia" w:hAnsiTheme="minorHAnsi" w:cstheme="minorBidi"/>
          <w:noProof/>
          <w:sz w:val="22"/>
          <w:szCs w:val="22"/>
          <w:lang w:eastAsia="fr-FR" w:bidi="ar-SA"/>
        </w:rPr>
      </w:pPr>
      <w:ins w:id="37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"_Toc515444484"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4.12.6</w:t>
        </w:r>
        <w:r>
          <w:rPr>
            <w:rFonts w:asciiTheme="minorHAnsi" w:eastAsiaTheme="minorEastAsia" w:hAnsiTheme="minorHAnsi" w:cstheme="minorBidi"/>
            <w:noProof/>
            <w:sz w:val="22"/>
            <w:szCs w:val="22"/>
            <w:lang w:eastAsia="fr-FR" w:bidi="ar-SA"/>
          </w:rPr>
          <w:tab/>
        </w:r>
        <w:r w:rsidRPr="00E64F2E">
          <w:rPr>
            <w:rStyle w:val="Lienhypertexte"/>
            <w:noProof/>
            <w:lang w:eastAsia="fr-FR"/>
          </w:rPr>
          <w:t>Suppression de ta_code_comptable_elementaire_gmtamo06</w:t>
        </w:r>
        <w:r>
          <w:rPr>
            <w:noProof/>
            <w:webHidden/>
          </w:rPr>
          <w:tab/>
        </w:r>
        <w:r>
          <w:rPr>
            <w:noProof/>
            <w:webHidden/>
          </w:rPr>
          <w:fldChar w:fldCharType="begin"/>
        </w:r>
        <w:r>
          <w:rPr>
            <w:noProof/>
            <w:webHidden/>
          </w:rPr>
          <w:instrText xml:space="preserve"> PAGEREF _Toc515444484 \h </w:instrText>
        </w:r>
      </w:ins>
      <w:r>
        <w:rPr>
          <w:noProof/>
          <w:webHidden/>
        </w:rPr>
      </w:r>
      <w:r>
        <w:rPr>
          <w:noProof/>
          <w:webHidden/>
        </w:rPr>
        <w:fldChar w:fldCharType="separate"/>
      </w:r>
      <w:r w:rsidR="001E36CF">
        <w:rPr>
          <w:noProof/>
          <w:webHidden/>
        </w:rPr>
        <w:t>221</w:t>
      </w:r>
      <w:ins w:id="372" w:author="Osiatisaa, Cds (Ext)" w:date="2018-05-30T11:50:00Z">
        <w:r>
          <w:rPr>
            <w:noProof/>
            <w:webHidden/>
          </w:rPr>
          <w:fldChar w:fldCharType="end"/>
        </w:r>
        <w:r w:rsidRPr="00E64F2E">
          <w:rPr>
            <w:rStyle w:val="Lienhypertexte"/>
            <w:noProof/>
          </w:rPr>
          <w:fldChar w:fldCharType="end"/>
        </w:r>
      </w:ins>
    </w:p>
    <w:p w:rsidR="00616287" w:rsidRDefault="00616287">
      <w:pPr>
        <w:pStyle w:val="TM1"/>
        <w:rPr>
          <w:ins w:id="373" w:author="Osiatisaa, Cds (Ext)" w:date="2018-05-30T11:50:00Z"/>
          <w:rFonts w:asciiTheme="minorHAnsi" w:eastAsiaTheme="minorEastAsia" w:hAnsiTheme="minorHAnsi" w:cstheme="minorBidi"/>
          <w:sz w:val="22"/>
          <w:szCs w:val="22"/>
          <w:lang w:eastAsia="fr-FR" w:bidi="ar-SA"/>
        </w:rPr>
      </w:pPr>
      <w:ins w:id="374" w:author="Osiatisaa, Cds (Ext)" w:date="2018-05-30T11:50:00Z">
        <w:r w:rsidRPr="00E64F2E">
          <w:rPr>
            <w:rStyle w:val="Lienhypertexte"/>
          </w:rPr>
          <w:fldChar w:fldCharType="begin"/>
        </w:r>
        <w:r w:rsidRPr="00E64F2E">
          <w:rPr>
            <w:rStyle w:val="Lienhypertexte"/>
          </w:rPr>
          <w:instrText xml:space="preserve"> </w:instrText>
        </w:r>
        <w:r>
          <w:instrText>HYPERLINK \l "_Toc515444485"</w:instrText>
        </w:r>
        <w:r w:rsidRPr="00E64F2E">
          <w:rPr>
            <w:rStyle w:val="Lienhypertexte"/>
          </w:rPr>
          <w:instrText xml:space="preserve"> </w:instrText>
        </w:r>
        <w:r w:rsidRPr="00E64F2E">
          <w:rPr>
            <w:rStyle w:val="Lienhypertexte"/>
          </w:rPr>
          <w:fldChar w:fldCharType="separate"/>
        </w:r>
        <w:r w:rsidRPr="00E64F2E">
          <w:rPr>
            <w:rStyle w:val="Lienhypertexte"/>
            <w:rFonts w:cstheme="minorHAnsi"/>
            <w:lang w:eastAsia="fr-FR"/>
          </w:rPr>
          <w:t>5</w:t>
        </w:r>
        <w:r>
          <w:rPr>
            <w:rFonts w:asciiTheme="minorHAnsi" w:eastAsiaTheme="minorEastAsia" w:hAnsiTheme="minorHAnsi" w:cstheme="minorBidi"/>
            <w:sz w:val="22"/>
            <w:szCs w:val="22"/>
            <w:lang w:eastAsia="fr-FR" w:bidi="ar-SA"/>
          </w:rPr>
          <w:tab/>
        </w:r>
        <w:r w:rsidRPr="00E64F2E">
          <w:rPr>
            <w:rStyle w:val="Lienhypertexte"/>
            <w:rFonts w:cstheme="minorHAnsi"/>
            <w:lang w:eastAsia="fr-FR"/>
          </w:rPr>
          <w:t>Structures et spécificités de tables systèmes</w:t>
        </w:r>
        <w:r>
          <w:rPr>
            <w:webHidden/>
          </w:rPr>
          <w:tab/>
        </w:r>
        <w:r>
          <w:rPr>
            <w:webHidden/>
          </w:rPr>
          <w:fldChar w:fldCharType="begin"/>
        </w:r>
        <w:r>
          <w:rPr>
            <w:webHidden/>
          </w:rPr>
          <w:instrText xml:space="preserve"> PAGEREF _Toc515444485 \h </w:instrText>
        </w:r>
      </w:ins>
      <w:r>
        <w:rPr>
          <w:webHidden/>
        </w:rPr>
      </w:r>
      <w:r>
        <w:rPr>
          <w:webHidden/>
        </w:rPr>
        <w:fldChar w:fldCharType="separate"/>
      </w:r>
      <w:r w:rsidR="001E36CF">
        <w:rPr>
          <w:webHidden/>
        </w:rPr>
        <w:t>222</w:t>
      </w:r>
      <w:ins w:id="375" w:author="Osiatisaa, Cds (Ext)" w:date="2018-05-30T11:50:00Z">
        <w:r>
          <w:rPr>
            <w:webHidden/>
          </w:rPr>
          <w:fldChar w:fldCharType="end"/>
        </w:r>
        <w:r w:rsidRPr="00E64F2E">
          <w:rPr>
            <w:rStyle w:val="Lienhypertexte"/>
          </w:rPr>
          <w:fldChar w:fldCharType="end"/>
        </w:r>
      </w:ins>
    </w:p>
    <w:p w:rsidR="00616287" w:rsidRDefault="00616287">
      <w:pPr>
        <w:pStyle w:val="TM2"/>
        <w:tabs>
          <w:tab w:val="left" w:pos="880"/>
          <w:tab w:val="right" w:leader="dot" w:pos="10338"/>
        </w:tabs>
        <w:rPr>
          <w:ins w:id="376" w:author="Osiatisaa, Cds (Ext)" w:date="2018-05-30T11:50:00Z"/>
          <w:rFonts w:asciiTheme="minorHAnsi" w:eastAsiaTheme="minorEastAsia" w:hAnsiTheme="minorHAnsi" w:cstheme="minorBidi"/>
          <w:noProof/>
          <w:sz w:val="22"/>
          <w:szCs w:val="22"/>
          <w:lang w:eastAsia="fr-FR" w:bidi="ar-SA"/>
        </w:rPr>
      </w:pPr>
      <w:ins w:id="37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"_Toc515444486"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5.1</w:t>
        </w:r>
        <w:r>
          <w:rPr>
            <w:rFonts w:asciiTheme="minorHAnsi" w:eastAsiaTheme="minorEastAsia" w:hAnsiTheme="minorHAnsi" w:cstheme="minorBidi"/>
            <w:noProof/>
            <w:sz w:val="22"/>
            <w:szCs w:val="22"/>
            <w:lang w:eastAsia="fr-FR" w:bidi="ar-SA"/>
          </w:rPr>
          <w:tab/>
        </w:r>
        <w:r w:rsidRPr="00E64F2E">
          <w:rPr>
            <w:rStyle w:val="Lienhypertexte"/>
            <w:noProof/>
            <w:lang w:eastAsia="fr-FR"/>
          </w:rPr>
          <w:t>TA_LIBELLE_COLONNE_TABLE</w:t>
        </w:r>
        <w:r>
          <w:rPr>
            <w:noProof/>
            <w:webHidden/>
          </w:rPr>
          <w:tab/>
        </w:r>
        <w:r>
          <w:rPr>
            <w:noProof/>
            <w:webHidden/>
          </w:rPr>
          <w:fldChar w:fldCharType="begin"/>
        </w:r>
        <w:r>
          <w:rPr>
            <w:noProof/>
            <w:webHidden/>
          </w:rPr>
          <w:instrText xml:space="preserve"> PAGEREF _Toc515444486 \h </w:instrText>
        </w:r>
      </w:ins>
      <w:r>
        <w:rPr>
          <w:noProof/>
          <w:webHidden/>
        </w:rPr>
      </w:r>
      <w:r>
        <w:rPr>
          <w:noProof/>
          <w:webHidden/>
        </w:rPr>
        <w:fldChar w:fldCharType="separate"/>
      </w:r>
      <w:r w:rsidR="001E36CF">
        <w:rPr>
          <w:noProof/>
          <w:webHidden/>
        </w:rPr>
        <w:t>222</w:t>
      </w:r>
      <w:ins w:id="378"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379" w:author="Osiatisaa, Cds (Ext)" w:date="2018-05-30T11:50:00Z"/>
          <w:rFonts w:asciiTheme="minorHAnsi" w:eastAsiaTheme="minorEastAsia" w:hAnsiTheme="minorHAnsi" w:cstheme="minorBidi"/>
          <w:noProof/>
          <w:sz w:val="22"/>
          <w:szCs w:val="22"/>
          <w:lang w:eastAsia="fr-FR" w:bidi="ar-SA"/>
        </w:rPr>
      </w:pPr>
      <w:ins w:id="38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"_Toc515444487"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5.2</w:t>
        </w:r>
        <w:r>
          <w:rPr>
            <w:rFonts w:asciiTheme="minorHAnsi" w:eastAsiaTheme="minorEastAsia" w:hAnsiTheme="minorHAnsi" w:cstheme="minorBidi"/>
            <w:noProof/>
            <w:sz w:val="22"/>
            <w:szCs w:val="22"/>
            <w:lang w:eastAsia="fr-FR" w:bidi="ar-SA"/>
          </w:rPr>
          <w:tab/>
        </w:r>
        <w:r w:rsidRPr="00E64F2E">
          <w:rPr>
            <w:rStyle w:val="Lienhypertexte"/>
            <w:noProof/>
            <w:lang w:eastAsia="fr-FR"/>
          </w:rPr>
          <w:t>TA_PARAMETRAGE</w:t>
        </w:r>
        <w:r>
          <w:rPr>
            <w:noProof/>
            <w:webHidden/>
          </w:rPr>
          <w:tab/>
        </w:r>
        <w:r>
          <w:rPr>
            <w:noProof/>
            <w:webHidden/>
          </w:rPr>
          <w:fldChar w:fldCharType="begin"/>
        </w:r>
        <w:r>
          <w:rPr>
            <w:noProof/>
            <w:webHidden/>
          </w:rPr>
          <w:instrText xml:space="preserve"> PAGEREF _Toc515444487 \h </w:instrText>
        </w:r>
      </w:ins>
      <w:r>
        <w:rPr>
          <w:noProof/>
          <w:webHidden/>
        </w:rPr>
      </w:r>
      <w:r>
        <w:rPr>
          <w:noProof/>
          <w:webHidden/>
        </w:rPr>
        <w:fldChar w:fldCharType="separate"/>
      </w:r>
      <w:r w:rsidR="001E36CF">
        <w:rPr>
          <w:noProof/>
          <w:webHidden/>
        </w:rPr>
        <w:t>222</w:t>
      </w:r>
      <w:ins w:id="381"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382" w:author="Osiatisaa, Cds (Ext)" w:date="2018-05-30T11:50:00Z"/>
          <w:rFonts w:asciiTheme="minorHAnsi" w:eastAsiaTheme="minorEastAsia" w:hAnsiTheme="minorHAnsi" w:cstheme="minorBidi"/>
          <w:noProof/>
          <w:sz w:val="22"/>
          <w:szCs w:val="22"/>
          <w:lang w:eastAsia="fr-FR" w:bidi="ar-SA"/>
        </w:rPr>
      </w:pPr>
      <w:ins w:id="38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"_Toc515444488"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5.3</w:t>
        </w:r>
        <w:r>
          <w:rPr>
            <w:rFonts w:asciiTheme="minorHAnsi" w:eastAsiaTheme="minorEastAsia" w:hAnsiTheme="minorHAnsi" w:cstheme="minorBidi"/>
            <w:noProof/>
            <w:sz w:val="22"/>
            <w:szCs w:val="22"/>
            <w:lang w:eastAsia="fr-FR" w:bidi="ar-SA"/>
          </w:rPr>
          <w:tab/>
        </w:r>
        <w:r w:rsidRPr="00E64F2E">
          <w:rPr>
            <w:rStyle w:val="Lienhypertexte"/>
            <w:noProof/>
            <w:lang w:eastAsia="fr-FR"/>
          </w:rPr>
          <w:t>TA_SECURITE</w:t>
        </w:r>
        <w:r>
          <w:rPr>
            <w:noProof/>
            <w:webHidden/>
          </w:rPr>
          <w:tab/>
        </w:r>
        <w:r>
          <w:rPr>
            <w:noProof/>
            <w:webHidden/>
          </w:rPr>
          <w:fldChar w:fldCharType="begin"/>
        </w:r>
        <w:r>
          <w:rPr>
            <w:noProof/>
            <w:webHidden/>
          </w:rPr>
          <w:instrText xml:space="preserve"> PAGEREF _Toc515444488 \h </w:instrText>
        </w:r>
      </w:ins>
      <w:r>
        <w:rPr>
          <w:noProof/>
          <w:webHidden/>
        </w:rPr>
      </w:r>
      <w:r>
        <w:rPr>
          <w:noProof/>
          <w:webHidden/>
        </w:rPr>
        <w:fldChar w:fldCharType="separate"/>
      </w:r>
      <w:r w:rsidR="001E36CF">
        <w:rPr>
          <w:noProof/>
          <w:webHidden/>
        </w:rPr>
        <w:t>222</w:t>
      </w:r>
      <w:ins w:id="384"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385" w:author="Osiatisaa, Cds (Ext)" w:date="2018-05-30T11:50:00Z"/>
          <w:rFonts w:asciiTheme="minorHAnsi" w:eastAsiaTheme="minorEastAsia" w:hAnsiTheme="minorHAnsi" w:cstheme="minorBidi"/>
          <w:noProof/>
          <w:sz w:val="22"/>
          <w:szCs w:val="22"/>
          <w:lang w:eastAsia="fr-FR" w:bidi="ar-SA"/>
        </w:rPr>
      </w:pPr>
      <w:ins w:id="38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"_Toc515444489"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5.4</w:t>
        </w:r>
        <w:r>
          <w:rPr>
            <w:rFonts w:asciiTheme="minorHAnsi" w:eastAsiaTheme="minorEastAsia" w:hAnsiTheme="minorHAnsi" w:cstheme="minorBidi"/>
            <w:noProof/>
            <w:sz w:val="22"/>
            <w:szCs w:val="22"/>
            <w:lang w:eastAsia="fr-FR" w:bidi="ar-SA"/>
          </w:rPr>
          <w:tab/>
        </w:r>
        <w:r w:rsidRPr="00E64F2E">
          <w:rPr>
            <w:rStyle w:val="Lienhypertexte"/>
            <w:noProof/>
            <w:lang w:eastAsia="fr-FR"/>
          </w:rPr>
          <w:t>TA_SUIVI_TRAITEMENT</w:t>
        </w:r>
        <w:r>
          <w:rPr>
            <w:noProof/>
            <w:webHidden/>
          </w:rPr>
          <w:tab/>
        </w:r>
        <w:r>
          <w:rPr>
            <w:noProof/>
            <w:webHidden/>
          </w:rPr>
          <w:fldChar w:fldCharType="begin"/>
        </w:r>
        <w:r>
          <w:rPr>
            <w:noProof/>
            <w:webHidden/>
          </w:rPr>
          <w:instrText xml:space="preserve"> PAGEREF _Toc515444489 \h </w:instrText>
        </w:r>
      </w:ins>
      <w:r>
        <w:rPr>
          <w:noProof/>
          <w:webHidden/>
        </w:rPr>
      </w:r>
      <w:r>
        <w:rPr>
          <w:noProof/>
          <w:webHidden/>
        </w:rPr>
        <w:fldChar w:fldCharType="separate"/>
      </w:r>
      <w:r w:rsidR="001E36CF">
        <w:rPr>
          <w:noProof/>
          <w:webHidden/>
        </w:rPr>
        <w:t>223</w:t>
      </w:r>
      <w:ins w:id="387"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388" w:author="Osiatisaa, Cds (Ext)" w:date="2018-05-30T11:50:00Z"/>
          <w:rFonts w:asciiTheme="minorHAnsi" w:eastAsiaTheme="minorEastAsia" w:hAnsiTheme="minorHAnsi" w:cstheme="minorBidi"/>
          <w:noProof/>
          <w:sz w:val="22"/>
          <w:szCs w:val="22"/>
          <w:lang w:eastAsia="fr-FR" w:bidi="ar-SA"/>
        </w:rPr>
      </w:pPr>
      <w:ins w:id="38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"_Toc515444490"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5.5</w:t>
        </w:r>
        <w:r>
          <w:rPr>
            <w:rFonts w:asciiTheme="minorHAnsi" w:eastAsiaTheme="minorEastAsia" w:hAnsiTheme="minorHAnsi" w:cstheme="minorBidi"/>
            <w:noProof/>
            <w:sz w:val="22"/>
            <w:szCs w:val="22"/>
            <w:lang w:eastAsia="fr-FR" w:bidi="ar-SA"/>
          </w:rPr>
          <w:tab/>
        </w:r>
        <w:r w:rsidRPr="00E64F2E">
          <w:rPr>
            <w:rStyle w:val="Lienhypertexte"/>
            <w:noProof/>
            <w:lang w:eastAsia="fr-FR"/>
          </w:rPr>
          <w:t>Ta_tables_des_tables</w:t>
        </w:r>
        <w:r>
          <w:rPr>
            <w:noProof/>
            <w:webHidden/>
          </w:rPr>
          <w:tab/>
        </w:r>
        <w:r>
          <w:rPr>
            <w:noProof/>
            <w:webHidden/>
          </w:rPr>
          <w:fldChar w:fldCharType="begin"/>
        </w:r>
        <w:r>
          <w:rPr>
            <w:noProof/>
            <w:webHidden/>
          </w:rPr>
          <w:instrText xml:space="preserve"> PAGEREF _Toc515444490 \h </w:instrText>
        </w:r>
      </w:ins>
      <w:r>
        <w:rPr>
          <w:noProof/>
          <w:webHidden/>
        </w:rPr>
      </w:r>
      <w:r>
        <w:rPr>
          <w:noProof/>
          <w:webHidden/>
        </w:rPr>
        <w:fldChar w:fldCharType="separate"/>
      </w:r>
      <w:r w:rsidR="001E36CF">
        <w:rPr>
          <w:noProof/>
          <w:webHidden/>
        </w:rPr>
        <w:t>223</w:t>
      </w:r>
      <w:ins w:id="39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391" w:author="Osiatisaa, Cds (Ext)" w:date="2018-05-30T11:50:00Z"/>
          <w:rFonts w:asciiTheme="minorHAnsi" w:eastAsiaTheme="minorEastAsia" w:hAnsiTheme="minorHAnsi" w:cstheme="minorBidi"/>
          <w:noProof/>
          <w:sz w:val="22"/>
          <w:szCs w:val="22"/>
          <w:lang w:eastAsia="fr-FR" w:bidi="ar-SA"/>
        </w:rPr>
      </w:pPr>
      <w:ins w:id="39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"_Toc515444491"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5.5.1</w:t>
        </w:r>
        <w:r>
          <w:rPr>
            <w:rFonts w:asciiTheme="minorHAnsi" w:eastAsiaTheme="minorEastAsia" w:hAnsiTheme="minorHAnsi" w:cstheme="minorBidi"/>
            <w:noProof/>
            <w:sz w:val="22"/>
            <w:szCs w:val="22"/>
            <w:lang w:eastAsia="fr-FR" w:bidi="ar-SA"/>
          </w:rPr>
          <w:tab/>
        </w:r>
        <w:r w:rsidRPr="00E64F2E">
          <w:rPr>
            <w:rStyle w:val="Lienhypertexte"/>
            <w:noProof/>
            <w:lang w:eastAsia="fr-FR"/>
          </w:rPr>
          <w:t>Structure de la ta_table_des_tables</w:t>
        </w:r>
        <w:r>
          <w:rPr>
            <w:noProof/>
            <w:webHidden/>
          </w:rPr>
          <w:tab/>
        </w:r>
        <w:r>
          <w:rPr>
            <w:noProof/>
            <w:webHidden/>
          </w:rPr>
          <w:fldChar w:fldCharType="begin"/>
        </w:r>
        <w:r>
          <w:rPr>
            <w:noProof/>
            <w:webHidden/>
          </w:rPr>
          <w:instrText xml:space="preserve"> PAGEREF _Toc515444491 \h </w:instrText>
        </w:r>
      </w:ins>
      <w:r>
        <w:rPr>
          <w:noProof/>
          <w:webHidden/>
        </w:rPr>
      </w:r>
      <w:r>
        <w:rPr>
          <w:noProof/>
          <w:webHidden/>
        </w:rPr>
        <w:fldChar w:fldCharType="separate"/>
      </w:r>
      <w:r w:rsidR="001E36CF">
        <w:rPr>
          <w:noProof/>
          <w:webHidden/>
        </w:rPr>
        <w:t>223</w:t>
      </w:r>
      <w:ins w:id="393" w:author="Osiatisaa, Cds (Ext)" w:date="2018-05-30T11:50:00Z">
        <w:r>
          <w:rPr>
            <w:noProof/>
            <w:webHidden/>
          </w:rPr>
          <w:fldChar w:fldCharType="end"/>
        </w:r>
        <w:r w:rsidRPr="00E64F2E">
          <w:rPr>
            <w:rStyle w:val="Lienhypertexte"/>
            <w:noProof/>
          </w:rPr>
          <w:fldChar w:fldCharType="end"/>
        </w:r>
      </w:ins>
    </w:p>
    <w:p w:rsidR="00616287" w:rsidRDefault="00616287">
      <w:pPr>
        <w:pStyle w:val="TM1"/>
        <w:rPr>
          <w:ins w:id="394" w:author="Osiatisaa, Cds (Ext)" w:date="2018-05-30T11:50:00Z"/>
          <w:rFonts w:asciiTheme="minorHAnsi" w:eastAsiaTheme="minorEastAsia" w:hAnsiTheme="minorHAnsi" w:cstheme="minorBidi"/>
          <w:sz w:val="22"/>
          <w:szCs w:val="22"/>
          <w:lang w:eastAsia="fr-FR" w:bidi="ar-SA"/>
        </w:rPr>
      </w:pPr>
      <w:ins w:id="395" w:author="Osiatisaa, Cds (Ext)" w:date="2018-05-30T11:50:00Z">
        <w:r w:rsidRPr="00E64F2E">
          <w:rPr>
            <w:rStyle w:val="Lienhypertexte"/>
          </w:rPr>
          <w:fldChar w:fldCharType="begin"/>
        </w:r>
        <w:r w:rsidRPr="00E64F2E">
          <w:rPr>
            <w:rStyle w:val="Lienhypertexte"/>
          </w:rPr>
          <w:instrText xml:space="preserve"> </w:instrText>
        </w:r>
        <w:r>
          <w:instrText>HYPERLINK \l "_Toc515444492"</w:instrText>
        </w:r>
        <w:r w:rsidRPr="00E64F2E">
          <w:rPr>
            <w:rStyle w:val="Lienhypertexte"/>
          </w:rPr>
          <w:instrText xml:space="preserve"> </w:instrText>
        </w:r>
        <w:r w:rsidRPr="00E64F2E">
          <w:rPr>
            <w:rStyle w:val="Lienhypertexte"/>
          </w:rPr>
          <w:fldChar w:fldCharType="separate"/>
        </w:r>
        <w:r w:rsidRPr="00E64F2E">
          <w:rPr>
            <w:rStyle w:val="Lienhypertexte"/>
            <w:rFonts w:cstheme="minorHAnsi"/>
            <w:lang w:eastAsia="fr-FR"/>
          </w:rPr>
          <w:t>6</w:t>
        </w:r>
        <w:r>
          <w:rPr>
            <w:rFonts w:asciiTheme="minorHAnsi" w:eastAsiaTheme="minorEastAsia" w:hAnsiTheme="minorHAnsi" w:cstheme="minorBidi"/>
            <w:sz w:val="22"/>
            <w:szCs w:val="22"/>
            <w:lang w:eastAsia="fr-FR" w:bidi="ar-SA"/>
          </w:rPr>
          <w:tab/>
        </w:r>
        <w:r w:rsidRPr="00E64F2E">
          <w:rPr>
            <w:rStyle w:val="Lienhypertexte"/>
            <w:rFonts w:cstheme="minorHAnsi"/>
            <w:lang w:eastAsia="fr-FR"/>
          </w:rPr>
          <w:t>Structures et spécificités des tables d’historique</w:t>
        </w:r>
        <w:r>
          <w:rPr>
            <w:webHidden/>
          </w:rPr>
          <w:tab/>
        </w:r>
        <w:r>
          <w:rPr>
            <w:webHidden/>
          </w:rPr>
          <w:fldChar w:fldCharType="begin"/>
        </w:r>
        <w:r>
          <w:rPr>
            <w:webHidden/>
          </w:rPr>
          <w:instrText xml:space="preserve"> PAGEREF _Toc515444492 \h </w:instrText>
        </w:r>
      </w:ins>
      <w:r>
        <w:rPr>
          <w:webHidden/>
        </w:rPr>
      </w:r>
      <w:r>
        <w:rPr>
          <w:webHidden/>
        </w:rPr>
        <w:fldChar w:fldCharType="separate"/>
      </w:r>
      <w:r w:rsidR="001E36CF">
        <w:rPr>
          <w:webHidden/>
        </w:rPr>
        <w:t>225</w:t>
      </w:r>
      <w:ins w:id="396" w:author="Osiatisaa, Cds (Ext)" w:date="2018-05-30T11:50:00Z">
        <w:r>
          <w:rPr>
            <w:webHidden/>
          </w:rPr>
          <w:fldChar w:fldCharType="end"/>
        </w:r>
        <w:r w:rsidRPr="00E64F2E">
          <w:rPr>
            <w:rStyle w:val="Lienhypertexte"/>
          </w:rPr>
          <w:fldChar w:fldCharType="end"/>
        </w:r>
      </w:ins>
    </w:p>
    <w:p w:rsidR="00616287" w:rsidRDefault="00616287">
      <w:pPr>
        <w:pStyle w:val="TM1"/>
        <w:rPr>
          <w:ins w:id="397" w:author="Osiatisaa, Cds (Ext)" w:date="2018-05-30T11:50:00Z"/>
          <w:rFonts w:asciiTheme="minorHAnsi" w:eastAsiaTheme="minorEastAsia" w:hAnsiTheme="minorHAnsi" w:cstheme="minorBidi"/>
          <w:sz w:val="22"/>
          <w:szCs w:val="22"/>
          <w:lang w:eastAsia="fr-FR" w:bidi="ar-SA"/>
        </w:rPr>
      </w:pPr>
      <w:ins w:id="398" w:author="Osiatisaa, Cds (Ext)" w:date="2018-05-30T11:50:00Z">
        <w:r w:rsidRPr="00E64F2E">
          <w:rPr>
            <w:rStyle w:val="Lienhypertexte"/>
          </w:rPr>
          <w:fldChar w:fldCharType="begin"/>
        </w:r>
        <w:r w:rsidRPr="00E64F2E">
          <w:rPr>
            <w:rStyle w:val="Lienhypertexte"/>
          </w:rPr>
          <w:instrText xml:space="preserve"> </w:instrText>
        </w:r>
        <w:r>
          <w:instrText>HYPERLINK \l "_Toc515444493"</w:instrText>
        </w:r>
        <w:r w:rsidRPr="00E64F2E">
          <w:rPr>
            <w:rStyle w:val="Lienhypertexte"/>
          </w:rPr>
          <w:instrText xml:space="preserve"> </w:instrText>
        </w:r>
        <w:r w:rsidRPr="00E64F2E">
          <w:rPr>
            <w:rStyle w:val="Lienhypertexte"/>
          </w:rPr>
          <w:fldChar w:fldCharType="separate"/>
        </w:r>
        <w:r w:rsidRPr="00E64F2E">
          <w:rPr>
            <w:rStyle w:val="Lienhypertexte"/>
            <w:rFonts w:cstheme="minorHAnsi"/>
            <w:lang w:eastAsia="fr-FR"/>
          </w:rPr>
          <w:t>7</w:t>
        </w:r>
        <w:r>
          <w:rPr>
            <w:rFonts w:asciiTheme="minorHAnsi" w:eastAsiaTheme="minorEastAsia" w:hAnsiTheme="minorHAnsi" w:cstheme="minorBidi"/>
            <w:sz w:val="22"/>
            <w:szCs w:val="22"/>
            <w:lang w:eastAsia="fr-FR" w:bidi="ar-SA"/>
          </w:rPr>
          <w:tab/>
        </w:r>
        <w:r w:rsidRPr="00E64F2E">
          <w:rPr>
            <w:rStyle w:val="Lienhypertexte"/>
            <w:rFonts w:cstheme="minorHAnsi"/>
            <w:lang w:eastAsia="fr-FR"/>
          </w:rPr>
          <w:t>Structures et spécificités fonctionnelles des tables G3P</w:t>
        </w:r>
        <w:r>
          <w:rPr>
            <w:webHidden/>
          </w:rPr>
          <w:tab/>
        </w:r>
        <w:r>
          <w:rPr>
            <w:webHidden/>
          </w:rPr>
          <w:fldChar w:fldCharType="begin"/>
        </w:r>
        <w:r>
          <w:rPr>
            <w:webHidden/>
          </w:rPr>
          <w:instrText xml:space="preserve"> PAGEREF _Toc515444493 \h </w:instrText>
        </w:r>
      </w:ins>
      <w:r>
        <w:rPr>
          <w:webHidden/>
        </w:rPr>
      </w:r>
      <w:r>
        <w:rPr>
          <w:webHidden/>
        </w:rPr>
        <w:fldChar w:fldCharType="separate"/>
      </w:r>
      <w:r w:rsidR="001E36CF">
        <w:rPr>
          <w:webHidden/>
        </w:rPr>
        <w:t>226</w:t>
      </w:r>
      <w:ins w:id="399" w:author="Osiatisaa, Cds (Ext)" w:date="2018-05-30T11:50:00Z">
        <w:r>
          <w:rPr>
            <w:webHidden/>
          </w:rPr>
          <w:fldChar w:fldCharType="end"/>
        </w:r>
        <w:r w:rsidRPr="00E64F2E">
          <w:rPr>
            <w:rStyle w:val="Lienhypertexte"/>
          </w:rPr>
          <w:fldChar w:fldCharType="end"/>
        </w:r>
      </w:ins>
    </w:p>
    <w:p w:rsidR="00616287" w:rsidRDefault="00616287">
      <w:pPr>
        <w:pStyle w:val="TM2"/>
        <w:tabs>
          <w:tab w:val="left" w:pos="880"/>
          <w:tab w:val="right" w:leader="dot" w:pos="10338"/>
        </w:tabs>
        <w:rPr>
          <w:ins w:id="400" w:author="Osiatisaa, Cds (Ext)" w:date="2018-05-30T11:50:00Z"/>
          <w:rFonts w:asciiTheme="minorHAnsi" w:eastAsiaTheme="minorEastAsia" w:hAnsiTheme="minorHAnsi" w:cstheme="minorBidi"/>
          <w:noProof/>
          <w:sz w:val="22"/>
          <w:szCs w:val="22"/>
          <w:lang w:eastAsia="fr-FR" w:bidi="ar-SA"/>
        </w:rPr>
      </w:pPr>
      <w:ins w:id="401" w:author="Osiatisaa, Cds (Ext)" w:date="2018-05-30T11:50:00Z">
        <w:r w:rsidRPr="00E64F2E">
          <w:rPr>
            <w:rStyle w:val="Lienhypertexte"/>
            <w:noProof/>
          </w:rPr>
          <w:lastRenderedPageBreak/>
          <w:fldChar w:fldCharType="begin"/>
        </w:r>
        <w:r w:rsidRPr="00E64F2E">
          <w:rPr>
            <w:rStyle w:val="Lienhypertexte"/>
            <w:noProof/>
          </w:rPr>
          <w:instrText xml:space="preserve"> </w:instrText>
        </w:r>
        <w:r>
          <w:rPr>
            <w:noProof/>
          </w:rPr>
          <w:instrText>HYPERLINK \l "_Toc515444494"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w:t>
        </w:r>
        <w:r>
          <w:rPr>
            <w:rFonts w:asciiTheme="minorHAnsi" w:eastAsiaTheme="minorEastAsia" w:hAnsiTheme="minorHAnsi" w:cstheme="minorBidi"/>
            <w:noProof/>
            <w:sz w:val="22"/>
            <w:szCs w:val="22"/>
            <w:lang w:eastAsia="fr-FR" w:bidi="ar-SA"/>
          </w:rPr>
          <w:tab/>
        </w:r>
        <w:r w:rsidRPr="00E64F2E">
          <w:rPr>
            <w:rStyle w:val="Lienhypertexte"/>
            <w:noProof/>
            <w:lang w:eastAsia="fr-FR"/>
          </w:rPr>
          <w:t>Fiche G3P</w:t>
        </w:r>
        <w:r>
          <w:rPr>
            <w:noProof/>
            <w:webHidden/>
          </w:rPr>
          <w:tab/>
        </w:r>
        <w:r>
          <w:rPr>
            <w:noProof/>
            <w:webHidden/>
          </w:rPr>
          <w:fldChar w:fldCharType="begin"/>
        </w:r>
        <w:r>
          <w:rPr>
            <w:noProof/>
            <w:webHidden/>
          </w:rPr>
          <w:instrText xml:space="preserve"> PAGEREF _Toc515444494 \h </w:instrText>
        </w:r>
      </w:ins>
      <w:r>
        <w:rPr>
          <w:noProof/>
          <w:webHidden/>
        </w:rPr>
      </w:r>
      <w:r>
        <w:rPr>
          <w:noProof/>
          <w:webHidden/>
        </w:rPr>
        <w:fldChar w:fldCharType="separate"/>
      </w:r>
      <w:r w:rsidR="001E36CF">
        <w:rPr>
          <w:noProof/>
          <w:webHidden/>
        </w:rPr>
        <w:t>226</w:t>
      </w:r>
      <w:ins w:id="40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03" w:author="Osiatisaa, Cds (Ext)" w:date="2018-05-30T11:50:00Z"/>
          <w:rFonts w:asciiTheme="minorHAnsi" w:eastAsiaTheme="minorEastAsia" w:hAnsiTheme="minorHAnsi" w:cstheme="minorBidi"/>
          <w:noProof/>
          <w:sz w:val="22"/>
          <w:szCs w:val="22"/>
          <w:lang w:eastAsia="fr-FR" w:bidi="ar-SA"/>
        </w:rPr>
      </w:pPr>
      <w:ins w:id="40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"_Toc515444495"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7.1.1</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Ta_g3p_fiche_g3p (Diffusion DiDo)</w:t>
        </w:r>
        <w:r>
          <w:rPr>
            <w:noProof/>
            <w:webHidden/>
          </w:rPr>
          <w:tab/>
        </w:r>
        <w:r>
          <w:rPr>
            <w:noProof/>
            <w:webHidden/>
          </w:rPr>
          <w:fldChar w:fldCharType="begin"/>
        </w:r>
        <w:r>
          <w:rPr>
            <w:noProof/>
            <w:webHidden/>
          </w:rPr>
          <w:instrText xml:space="preserve"> PAGEREF _Toc515444495 \h </w:instrText>
        </w:r>
      </w:ins>
      <w:r>
        <w:rPr>
          <w:noProof/>
          <w:webHidden/>
        </w:rPr>
      </w:r>
      <w:r>
        <w:rPr>
          <w:noProof/>
          <w:webHidden/>
        </w:rPr>
        <w:fldChar w:fldCharType="separate"/>
      </w:r>
      <w:r w:rsidR="001E36CF">
        <w:rPr>
          <w:noProof/>
          <w:webHidden/>
        </w:rPr>
        <w:t>226</w:t>
      </w:r>
      <w:ins w:id="40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06" w:author="Osiatisaa, Cds (Ext)" w:date="2018-05-30T11:50:00Z"/>
          <w:rFonts w:asciiTheme="minorHAnsi" w:eastAsiaTheme="minorEastAsia" w:hAnsiTheme="minorHAnsi" w:cstheme="minorBidi"/>
          <w:noProof/>
          <w:sz w:val="22"/>
          <w:szCs w:val="22"/>
          <w:lang w:eastAsia="fr-FR" w:bidi="ar-SA"/>
        </w:rPr>
      </w:pPr>
      <w:ins w:id="40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"_Toc515444496"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7.1.2</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Ta_g3p_type_fiche</w:t>
        </w:r>
        <w:r>
          <w:rPr>
            <w:noProof/>
            <w:webHidden/>
          </w:rPr>
          <w:tab/>
        </w:r>
        <w:r>
          <w:rPr>
            <w:noProof/>
            <w:webHidden/>
          </w:rPr>
          <w:fldChar w:fldCharType="begin"/>
        </w:r>
        <w:r>
          <w:rPr>
            <w:noProof/>
            <w:webHidden/>
          </w:rPr>
          <w:instrText xml:space="preserve"> PAGEREF _Toc515444496 \h </w:instrText>
        </w:r>
      </w:ins>
      <w:r>
        <w:rPr>
          <w:noProof/>
          <w:webHidden/>
        </w:rPr>
      </w:r>
      <w:r>
        <w:rPr>
          <w:noProof/>
          <w:webHidden/>
        </w:rPr>
        <w:fldChar w:fldCharType="separate"/>
      </w:r>
      <w:r w:rsidR="001E36CF">
        <w:rPr>
          <w:noProof/>
          <w:webHidden/>
        </w:rPr>
        <w:t>231</w:t>
      </w:r>
      <w:ins w:id="40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09" w:author="Osiatisaa, Cds (Ext)" w:date="2018-05-30T11:50:00Z"/>
          <w:rFonts w:asciiTheme="minorHAnsi" w:eastAsiaTheme="minorEastAsia" w:hAnsiTheme="minorHAnsi" w:cstheme="minorBidi"/>
          <w:noProof/>
          <w:sz w:val="22"/>
          <w:szCs w:val="22"/>
          <w:lang w:eastAsia="fr-FR" w:bidi="ar-SA"/>
        </w:rPr>
      </w:pPr>
      <w:ins w:id="41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"_Toc515444497"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7.1.3</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Ta_g3p_duree_amortissement</w:t>
        </w:r>
        <w:r>
          <w:rPr>
            <w:noProof/>
            <w:webHidden/>
          </w:rPr>
          <w:tab/>
        </w:r>
        <w:r>
          <w:rPr>
            <w:noProof/>
            <w:webHidden/>
          </w:rPr>
          <w:fldChar w:fldCharType="begin"/>
        </w:r>
        <w:r>
          <w:rPr>
            <w:noProof/>
            <w:webHidden/>
          </w:rPr>
          <w:instrText xml:space="preserve"> PAGEREF _Toc515444497 \h </w:instrText>
        </w:r>
      </w:ins>
      <w:r>
        <w:rPr>
          <w:noProof/>
          <w:webHidden/>
        </w:rPr>
      </w:r>
      <w:r>
        <w:rPr>
          <w:noProof/>
          <w:webHidden/>
        </w:rPr>
        <w:fldChar w:fldCharType="separate"/>
      </w:r>
      <w:r w:rsidR="001E36CF">
        <w:rPr>
          <w:noProof/>
          <w:webHidden/>
        </w:rPr>
        <w:t>233</w:t>
      </w:r>
      <w:ins w:id="411"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12" w:author="Osiatisaa, Cds (Ext)" w:date="2018-05-30T11:50:00Z"/>
          <w:rFonts w:asciiTheme="minorHAnsi" w:eastAsiaTheme="minorEastAsia" w:hAnsiTheme="minorHAnsi" w:cstheme="minorBidi"/>
          <w:noProof/>
          <w:sz w:val="22"/>
          <w:szCs w:val="22"/>
          <w:lang w:eastAsia="fr-FR" w:bidi="ar-SA"/>
        </w:rPr>
      </w:pPr>
      <w:ins w:id="41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"_Toc515444498"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7.1.4</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Ta_g3p_type_engagement</w:t>
        </w:r>
        <w:r>
          <w:rPr>
            <w:noProof/>
            <w:webHidden/>
          </w:rPr>
          <w:tab/>
        </w:r>
        <w:r>
          <w:rPr>
            <w:noProof/>
            <w:webHidden/>
          </w:rPr>
          <w:fldChar w:fldCharType="begin"/>
        </w:r>
        <w:r>
          <w:rPr>
            <w:noProof/>
            <w:webHidden/>
          </w:rPr>
          <w:instrText xml:space="preserve"> PAGEREF _Toc515444498 \h </w:instrText>
        </w:r>
      </w:ins>
      <w:r>
        <w:rPr>
          <w:noProof/>
          <w:webHidden/>
        </w:rPr>
      </w:r>
      <w:r>
        <w:rPr>
          <w:noProof/>
          <w:webHidden/>
        </w:rPr>
        <w:fldChar w:fldCharType="separate"/>
      </w:r>
      <w:r w:rsidR="001E36CF">
        <w:rPr>
          <w:noProof/>
          <w:webHidden/>
        </w:rPr>
        <w:t>235</w:t>
      </w:r>
      <w:ins w:id="41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15" w:author="Osiatisaa, Cds (Ext)" w:date="2018-05-30T11:50:00Z"/>
          <w:rFonts w:asciiTheme="minorHAnsi" w:eastAsiaTheme="minorEastAsia" w:hAnsiTheme="minorHAnsi" w:cstheme="minorBidi"/>
          <w:noProof/>
          <w:sz w:val="22"/>
          <w:szCs w:val="22"/>
          <w:lang w:eastAsia="fr-FR" w:bidi="ar-SA"/>
        </w:rPr>
      </w:pPr>
      <w:ins w:id="41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"_Toc515444499"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7.1.5</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Ta_g3p_produit</w:t>
        </w:r>
        <w:r>
          <w:rPr>
            <w:noProof/>
            <w:webHidden/>
          </w:rPr>
          <w:tab/>
        </w:r>
        <w:r>
          <w:rPr>
            <w:noProof/>
            <w:webHidden/>
          </w:rPr>
          <w:fldChar w:fldCharType="begin"/>
        </w:r>
        <w:r>
          <w:rPr>
            <w:noProof/>
            <w:webHidden/>
          </w:rPr>
          <w:instrText xml:space="preserve"> PAGEREF _Toc515444499 \h </w:instrText>
        </w:r>
      </w:ins>
      <w:r>
        <w:rPr>
          <w:noProof/>
          <w:webHidden/>
        </w:rPr>
      </w:r>
      <w:r>
        <w:rPr>
          <w:noProof/>
          <w:webHidden/>
        </w:rPr>
        <w:fldChar w:fldCharType="separate"/>
      </w:r>
      <w:r w:rsidR="001E36CF">
        <w:rPr>
          <w:noProof/>
          <w:webHidden/>
        </w:rPr>
        <w:t>237</w:t>
      </w:r>
      <w:ins w:id="41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18" w:author="Osiatisaa, Cds (Ext)" w:date="2018-05-30T11:50:00Z"/>
          <w:rFonts w:asciiTheme="minorHAnsi" w:eastAsiaTheme="minorEastAsia" w:hAnsiTheme="minorHAnsi" w:cstheme="minorBidi"/>
          <w:noProof/>
          <w:sz w:val="22"/>
          <w:szCs w:val="22"/>
          <w:lang w:eastAsia="fr-FR" w:bidi="ar-SA"/>
        </w:rPr>
      </w:pPr>
      <w:ins w:id="41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"_Toc515444500"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7.1.6</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Ta_g3p_fonction</w:t>
        </w:r>
        <w:r>
          <w:rPr>
            <w:noProof/>
            <w:webHidden/>
          </w:rPr>
          <w:tab/>
        </w:r>
        <w:r>
          <w:rPr>
            <w:noProof/>
            <w:webHidden/>
          </w:rPr>
          <w:fldChar w:fldCharType="begin"/>
        </w:r>
        <w:r>
          <w:rPr>
            <w:noProof/>
            <w:webHidden/>
          </w:rPr>
          <w:instrText xml:space="preserve"> PAGEREF _Toc515444500 \h </w:instrText>
        </w:r>
      </w:ins>
      <w:r>
        <w:rPr>
          <w:noProof/>
          <w:webHidden/>
        </w:rPr>
      </w:r>
      <w:r>
        <w:rPr>
          <w:noProof/>
          <w:webHidden/>
        </w:rPr>
        <w:fldChar w:fldCharType="separate"/>
      </w:r>
      <w:r w:rsidR="001E36CF">
        <w:rPr>
          <w:noProof/>
          <w:webHidden/>
        </w:rPr>
        <w:t>240</w:t>
      </w:r>
      <w:ins w:id="42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21" w:author="Osiatisaa, Cds (Ext)" w:date="2018-05-30T11:50:00Z"/>
          <w:rFonts w:asciiTheme="minorHAnsi" w:eastAsiaTheme="minorEastAsia" w:hAnsiTheme="minorHAnsi" w:cstheme="minorBidi"/>
          <w:noProof/>
          <w:sz w:val="22"/>
          <w:szCs w:val="22"/>
          <w:lang w:eastAsia="fr-FR" w:bidi="ar-SA"/>
        </w:rPr>
      </w:pPr>
      <w:ins w:id="42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"_Toc515444501"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7.1.7</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Ta_g3p_unite_budgetaire</w:t>
        </w:r>
        <w:r>
          <w:rPr>
            <w:noProof/>
            <w:webHidden/>
          </w:rPr>
          <w:tab/>
        </w:r>
        <w:r>
          <w:rPr>
            <w:noProof/>
            <w:webHidden/>
          </w:rPr>
          <w:fldChar w:fldCharType="begin"/>
        </w:r>
        <w:r>
          <w:rPr>
            <w:noProof/>
            <w:webHidden/>
          </w:rPr>
          <w:instrText xml:space="preserve"> PAGEREF _Toc515444501 \h </w:instrText>
        </w:r>
      </w:ins>
      <w:r>
        <w:rPr>
          <w:noProof/>
          <w:webHidden/>
        </w:rPr>
      </w:r>
      <w:r>
        <w:rPr>
          <w:noProof/>
          <w:webHidden/>
        </w:rPr>
        <w:fldChar w:fldCharType="separate"/>
      </w:r>
      <w:r w:rsidR="001E36CF">
        <w:rPr>
          <w:noProof/>
          <w:webHidden/>
        </w:rPr>
        <w:t>242</w:t>
      </w:r>
      <w:ins w:id="42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24" w:author="Osiatisaa, Cds (Ext)" w:date="2018-05-30T11:50:00Z"/>
          <w:rFonts w:asciiTheme="minorHAnsi" w:eastAsiaTheme="minorEastAsia" w:hAnsiTheme="minorHAnsi" w:cstheme="minorBidi"/>
          <w:noProof/>
          <w:sz w:val="22"/>
          <w:szCs w:val="22"/>
          <w:lang w:eastAsia="fr-FR" w:bidi="ar-SA"/>
        </w:rPr>
      </w:pPr>
      <w:ins w:id="42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"_Toc515444502"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7.1.8</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Ta_g3p_metier</w:t>
        </w:r>
        <w:r>
          <w:rPr>
            <w:noProof/>
            <w:webHidden/>
          </w:rPr>
          <w:tab/>
        </w:r>
        <w:r>
          <w:rPr>
            <w:noProof/>
            <w:webHidden/>
          </w:rPr>
          <w:fldChar w:fldCharType="begin"/>
        </w:r>
        <w:r>
          <w:rPr>
            <w:noProof/>
            <w:webHidden/>
          </w:rPr>
          <w:instrText xml:space="preserve"> PAGEREF _Toc515444502 \h </w:instrText>
        </w:r>
      </w:ins>
      <w:r>
        <w:rPr>
          <w:noProof/>
          <w:webHidden/>
        </w:rPr>
      </w:r>
      <w:r>
        <w:rPr>
          <w:noProof/>
          <w:webHidden/>
        </w:rPr>
        <w:fldChar w:fldCharType="separate"/>
      </w:r>
      <w:r w:rsidR="001E36CF">
        <w:rPr>
          <w:noProof/>
          <w:webHidden/>
        </w:rPr>
        <w:t>245</w:t>
      </w:r>
      <w:ins w:id="426"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27" w:author="Osiatisaa, Cds (Ext)" w:date="2018-05-30T11:50:00Z"/>
          <w:rFonts w:asciiTheme="minorHAnsi" w:eastAsiaTheme="minorEastAsia" w:hAnsiTheme="minorHAnsi" w:cstheme="minorBidi"/>
          <w:noProof/>
          <w:sz w:val="22"/>
          <w:szCs w:val="22"/>
          <w:lang w:eastAsia="fr-FR" w:bidi="ar-SA"/>
        </w:rPr>
      </w:pPr>
      <w:ins w:id="42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"_Toc515444503"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7.1.9</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Ta_g3p_dept_si</w:t>
        </w:r>
        <w:r>
          <w:rPr>
            <w:noProof/>
            <w:webHidden/>
          </w:rPr>
          <w:tab/>
        </w:r>
        <w:r>
          <w:rPr>
            <w:noProof/>
            <w:webHidden/>
          </w:rPr>
          <w:fldChar w:fldCharType="begin"/>
        </w:r>
        <w:r>
          <w:rPr>
            <w:noProof/>
            <w:webHidden/>
          </w:rPr>
          <w:instrText xml:space="preserve"> PAGEREF _Toc515444503 \h </w:instrText>
        </w:r>
      </w:ins>
      <w:r>
        <w:rPr>
          <w:noProof/>
          <w:webHidden/>
        </w:rPr>
      </w:r>
      <w:r>
        <w:rPr>
          <w:noProof/>
          <w:webHidden/>
        </w:rPr>
        <w:fldChar w:fldCharType="separate"/>
      </w:r>
      <w:r w:rsidR="001E36CF">
        <w:rPr>
          <w:noProof/>
          <w:webHidden/>
        </w:rPr>
        <w:t>247</w:t>
      </w:r>
      <w:ins w:id="429"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30" w:author="Osiatisaa, Cds (Ext)" w:date="2018-05-30T11:50:00Z"/>
          <w:rFonts w:asciiTheme="minorHAnsi" w:eastAsiaTheme="minorEastAsia" w:hAnsiTheme="minorHAnsi" w:cstheme="minorBidi"/>
          <w:noProof/>
          <w:sz w:val="22"/>
          <w:szCs w:val="22"/>
          <w:lang w:eastAsia="fr-FR" w:bidi="ar-SA"/>
        </w:rPr>
      </w:pPr>
      <w:ins w:id="43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"_Toc515444504"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7.1.10</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Ta_g3p_service_moa</w:t>
        </w:r>
        <w:r>
          <w:rPr>
            <w:noProof/>
            <w:webHidden/>
          </w:rPr>
          <w:tab/>
        </w:r>
        <w:r>
          <w:rPr>
            <w:noProof/>
            <w:webHidden/>
          </w:rPr>
          <w:fldChar w:fldCharType="begin"/>
        </w:r>
        <w:r>
          <w:rPr>
            <w:noProof/>
            <w:webHidden/>
          </w:rPr>
          <w:instrText xml:space="preserve"> PAGEREF _Toc515444504 \h </w:instrText>
        </w:r>
      </w:ins>
      <w:r>
        <w:rPr>
          <w:noProof/>
          <w:webHidden/>
        </w:rPr>
      </w:r>
      <w:r>
        <w:rPr>
          <w:noProof/>
          <w:webHidden/>
        </w:rPr>
        <w:fldChar w:fldCharType="separate"/>
      </w:r>
      <w:r w:rsidR="001E36CF">
        <w:rPr>
          <w:noProof/>
          <w:webHidden/>
        </w:rPr>
        <w:t>249</w:t>
      </w:r>
      <w:ins w:id="43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33" w:author="Osiatisaa, Cds (Ext)" w:date="2018-05-30T11:50:00Z"/>
          <w:rFonts w:asciiTheme="minorHAnsi" w:eastAsiaTheme="minorEastAsia" w:hAnsiTheme="minorHAnsi" w:cstheme="minorBidi"/>
          <w:noProof/>
          <w:sz w:val="22"/>
          <w:szCs w:val="22"/>
          <w:lang w:eastAsia="fr-FR" w:bidi="ar-SA"/>
        </w:rPr>
      </w:pPr>
      <w:ins w:id="43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"_Toc515444505"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7.1.11</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Ta_g3p_service_moe</w:t>
        </w:r>
        <w:r>
          <w:rPr>
            <w:noProof/>
            <w:webHidden/>
          </w:rPr>
          <w:tab/>
        </w:r>
        <w:r>
          <w:rPr>
            <w:noProof/>
            <w:webHidden/>
          </w:rPr>
          <w:fldChar w:fldCharType="begin"/>
        </w:r>
        <w:r>
          <w:rPr>
            <w:noProof/>
            <w:webHidden/>
          </w:rPr>
          <w:instrText xml:space="preserve"> PAGEREF _Toc515444505 \h </w:instrText>
        </w:r>
      </w:ins>
      <w:r>
        <w:rPr>
          <w:noProof/>
          <w:webHidden/>
        </w:rPr>
      </w:r>
      <w:r>
        <w:rPr>
          <w:noProof/>
          <w:webHidden/>
        </w:rPr>
        <w:fldChar w:fldCharType="separate"/>
      </w:r>
      <w:r w:rsidR="001E36CF">
        <w:rPr>
          <w:noProof/>
          <w:webHidden/>
        </w:rPr>
        <w:t>252</w:t>
      </w:r>
      <w:ins w:id="43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36" w:author="Osiatisaa, Cds (Ext)" w:date="2018-05-30T11:50:00Z"/>
          <w:rFonts w:asciiTheme="minorHAnsi" w:eastAsiaTheme="minorEastAsia" w:hAnsiTheme="minorHAnsi" w:cstheme="minorBidi"/>
          <w:noProof/>
          <w:sz w:val="22"/>
          <w:szCs w:val="22"/>
          <w:lang w:eastAsia="fr-FR" w:bidi="ar-SA"/>
        </w:rPr>
      </w:pPr>
      <w:ins w:id="43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"_Toc515444506"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7.1.12</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Ta_g3p_calcul_cout</w:t>
        </w:r>
        <w:r>
          <w:rPr>
            <w:noProof/>
            <w:webHidden/>
          </w:rPr>
          <w:tab/>
        </w:r>
        <w:r>
          <w:rPr>
            <w:noProof/>
            <w:webHidden/>
          </w:rPr>
          <w:fldChar w:fldCharType="begin"/>
        </w:r>
        <w:r>
          <w:rPr>
            <w:noProof/>
            <w:webHidden/>
          </w:rPr>
          <w:instrText xml:space="preserve"> PAGEREF _Toc515444506 \h </w:instrText>
        </w:r>
      </w:ins>
      <w:r>
        <w:rPr>
          <w:noProof/>
          <w:webHidden/>
        </w:rPr>
      </w:r>
      <w:r>
        <w:rPr>
          <w:noProof/>
          <w:webHidden/>
        </w:rPr>
        <w:fldChar w:fldCharType="separate"/>
      </w:r>
      <w:r w:rsidR="001E36CF">
        <w:rPr>
          <w:noProof/>
          <w:webHidden/>
        </w:rPr>
        <w:t>255</w:t>
      </w:r>
      <w:ins w:id="43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39" w:author="Osiatisaa, Cds (Ext)" w:date="2018-05-30T11:50:00Z"/>
          <w:rFonts w:asciiTheme="minorHAnsi" w:eastAsiaTheme="minorEastAsia" w:hAnsiTheme="minorHAnsi" w:cstheme="minorBidi"/>
          <w:noProof/>
          <w:sz w:val="22"/>
          <w:szCs w:val="22"/>
          <w:lang w:eastAsia="fr-FR" w:bidi="ar-SA"/>
        </w:rPr>
      </w:pPr>
      <w:ins w:id="44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"_Toc515444507"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7.1.13</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Ta_g3p_axe_strategique</w:t>
        </w:r>
        <w:r>
          <w:rPr>
            <w:noProof/>
            <w:webHidden/>
          </w:rPr>
          <w:tab/>
        </w:r>
        <w:r>
          <w:rPr>
            <w:noProof/>
            <w:webHidden/>
          </w:rPr>
          <w:fldChar w:fldCharType="begin"/>
        </w:r>
        <w:r>
          <w:rPr>
            <w:noProof/>
            <w:webHidden/>
          </w:rPr>
          <w:instrText xml:space="preserve"> PAGEREF _Toc515444507 \h </w:instrText>
        </w:r>
      </w:ins>
      <w:r>
        <w:rPr>
          <w:noProof/>
          <w:webHidden/>
        </w:rPr>
      </w:r>
      <w:r>
        <w:rPr>
          <w:noProof/>
          <w:webHidden/>
        </w:rPr>
        <w:fldChar w:fldCharType="separate"/>
      </w:r>
      <w:r w:rsidR="001E36CF">
        <w:rPr>
          <w:noProof/>
          <w:webHidden/>
        </w:rPr>
        <w:t>257</w:t>
      </w:r>
      <w:ins w:id="441"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42" w:author="Osiatisaa, Cds (Ext)" w:date="2018-05-30T11:50:00Z"/>
          <w:rFonts w:asciiTheme="minorHAnsi" w:eastAsiaTheme="minorEastAsia" w:hAnsiTheme="minorHAnsi" w:cstheme="minorBidi"/>
          <w:noProof/>
          <w:sz w:val="22"/>
          <w:szCs w:val="22"/>
          <w:lang w:eastAsia="fr-FR" w:bidi="ar-SA"/>
        </w:rPr>
      </w:pPr>
      <w:ins w:id="44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"_Toc515444508"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7.1.14</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Ta_g3p_type_axe</w:t>
        </w:r>
        <w:r>
          <w:rPr>
            <w:noProof/>
            <w:webHidden/>
          </w:rPr>
          <w:tab/>
        </w:r>
        <w:r>
          <w:rPr>
            <w:noProof/>
            <w:webHidden/>
          </w:rPr>
          <w:fldChar w:fldCharType="begin"/>
        </w:r>
        <w:r>
          <w:rPr>
            <w:noProof/>
            <w:webHidden/>
          </w:rPr>
          <w:instrText xml:space="preserve"> PAGEREF _Toc515444508 \h </w:instrText>
        </w:r>
      </w:ins>
      <w:r>
        <w:rPr>
          <w:noProof/>
          <w:webHidden/>
        </w:rPr>
      </w:r>
      <w:r>
        <w:rPr>
          <w:noProof/>
          <w:webHidden/>
        </w:rPr>
        <w:fldChar w:fldCharType="separate"/>
      </w:r>
      <w:r w:rsidR="001E36CF">
        <w:rPr>
          <w:noProof/>
          <w:webHidden/>
        </w:rPr>
        <w:t>260</w:t>
      </w:r>
      <w:ins w:id="444"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45" w:author="Osiatisaa, Cds (Ext)" w:date="2018-05-30T11:50:00Z"/>
          <w:rFonts w:asciiTheme="minorHAnsi" w:eastAsiaTheme="minorEastAsia" w:hAnsiTheme="minorHAnsi" w:cstheme="minorBidi"/>
          <w:noProof/>
          <w:sz w:val="22"/>
          <w:szCs w:val="22"/>
          <w:lang w:eastAsia="fr-FR" w:bidi="ar-SA"/>
        </w:rPr>
      </w:pPr>
      <w:ins w:id="446"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"_Toc515444509"</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7.1.15</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Ta_g3p_proprietaire_axe</w:t>
        </w:r>
        <w:r>
          <w:rPr>
            <w:noProof/>
            <w:webHidden/>
          </w:rPr>
          <w:tab/>
        </w:r>
        <w:r>
          <w:rPr>
            <w:noProof/>
            <w:webHidden/>
          </w:rPr>
          <w:fldChar w:fldCharType="begin"/>
        </w:r>
        <w:r>
          <w:rPr>
            <w:noProof/>
            <w:webHidden/>
          </w:rPr>
          <w:instrText xml:space="preserve"> PAGEREF _Toc515444509 \h </w:instrText>
        </w:r>
      </w:ins>
      <w:r>
        <w:rPr>
          <w:noProof/>
          <w:webHidden/>
        </w:rPr>
      </w:r>
      <w:r>
        <w:rPr>
          <w:noProof/>
          <w:webHidden/>
        </w:rPr>
        <w:fldChar w:fldCharType="separate"/>
      </w:r>
      <w:r w:rsidR="001E36CF">
        <w:rPr>
          <w:noProof/>
          <w:webHidden/>
        </w:rPr>
        <w:t>262</w:t>
      </w:r>
      <w:ins w:id="447"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48" w:author="Osiatisaa, Cds (Ext)" w:date="2018-05-30T11:50:00Z"/>
          <w:rFonts w:asciiTheme="minorHAnsi" w:eastAsiaTheme="minorEastAsia" w:hAnsiTheme="minorHAnsi" w:cstheme="minorBidi"/>
          <w:noProof/>
          <w:sz w:val="22"/>
          <w:szCs w:val="22"/>
          <w:lang w:eastAsia="fr-FR" w:bidi="ar-SA"/>
        </w:rPr>
      </w:pPr>
      <w:ins w:id="449"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"_Toc515444510"</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7.1.16</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Ta_g3p_lien_g3p_axe</w:t>
        </w:r>
        <w:r>
          <w:rPr>
            <w:noProof/>
            <w:webHidden/>
          </w:rPr>
          <w:tab/>
        </w:r>
        <w:r>
          <w:rPr>
            <w:noProof/>
            <w:webHidden/>
          </w:rPr>
          <w:fldChar w:fldCharType="begin"/>
        </w:r>
        <w:r>
          <w:rPr>
            <w:noProof/>
            <w:webHidden/>
          </w:rPr>
          <w:instrText xml:space="preserve"> PAGEREF _Toc515444510 \h </w:instrText>
        </w:r>
      </w:ins>
      <w:r>
        <w:rPr>
          <w:noProof/>
          <w:webHidden/>
        </w:rPr>
      </w:r>
      <w:r>
        <w:rPr>
          <w:noProof/>
          <w:webHidden/>
        </w:rPr>
        <w:fldChar w:fldCharType="separate"/>
      </w:r>
      <w:r w:rsidR="001E36CF">
        <w:rPr>
          <w:noProof/>
          <w:webHidden/>
        </w:rPr>
        <w:t>264</w:t>
      </w:r>
      <w:ins w:id="450"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51" w:author="Osiatisaa, Cds (Ext)" w:date="2018-05-30T11:50:00Z"/>
          <w:rFonts w:asciiTheme="minorHAnsi" w:eastAsiaTheme="minorEastAsia" w:hAnsiTheme="minorHAnsi" w:cstheme="minorBidi"/>
          <w:noProof/>
          <w:sz w:val="22"/>
          <w:szCs w:val="22"/>
          <w:lang w:eastAsia="fr-FR" w:bidi="ar-SA"/>
        </w:rPr>
      </w:pPr>
      <w:ins w:id="452"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"_Toc515444511"</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7.1.17</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Ta_g3p_convention</w:t>
        </w:r>
        <w:r>
          <w:rPr>
            <w:noProof/>
            <w:webHidden/>
          </w:rPr>
          <w:tab/>
        </w:r>
        <w:r>
          <w:rPr>
            <w:noProof/>
            <w:webHidden/>
          </w:rPr>
          <w:fldChar w:fldCharType="begin"/>
        </w:r>
        <w:r>
          <w:rPr>
            <w:noProof/>
            <w:webHidden/>
          </w:rPr>
          <w:instrText xml:space="preserve"> PAGEREF _Toc515444511 \h </w:instrText>
        </w:r>
      </w:ins>
      <w:r>
        <w:rPr>
          <w:noProof/>
          <w:webHidden/>
        </w:rPr>
      </w:r>
      <w:r>
        <w:rPr>
          <w:noProof/>
          <w:webHidden/>
        </w:rPr>
        <w:fldChar w:fldCharType="separate"/>
      </w:r>
      <w:r w:rsidR="001E36CF">
        <w:rPr>
          <w:noProof/>
          <w:webHidden/>
        </w:rPr>
        <w:t>266</w:t>
      </w:r>
      <w:ins w:id="453"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54" w:author="Osiatisaa, Cds (Ext)" w:date="2018-05-30T11:50:00Z"/>
          <w:rFonts w:asciiTheme="minorHAnsi" w:eastAsiaTheme="minorEastAsia" w:hAnsiTheme="minorHAnsi" w:cstheme="minorBidi"/>
          <w:noProof/>
          <w:sz w:val="22"/>
          <w:szCs w:val="22"/>
          <w:lang w:eastAsia="fr-FR" w:bidi="ar-SA"/>
        </w:rPr>
      </w:pPr>
      <w:ins w:id="455"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"_Toc515444512"</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rPr>
          <w:t>7.1.18</w:t>
        </w:r>
        <w:r>
          <w:rPr>
            <w:rFonts w:asciiTheme="minorHAnsi" w:eastAsiaTheme="minorEastAsia" w:hAnsiTheme="minorHAnsi" w:cstheme="minorBidi"/>
            <w:noProof/>
            <w:sz w:val="22"/>
            <w:szCs w:val="22"/>
            <w:lang w:eastAsia="fr-FR" w:bidi="ar-SA"/>
          </w:rPr>
          <w:tab/>
        </w:r>
        <w:r w:rsidRPr="00E64F2E">
          <w:rPr>
            <w:rStyle w:val="Lienhypertexte"/>
            <w:noProof/>
          </w:rPr>
          <w:t>Ta_g3p_lie</w:t>
        </w:r>
        <w:r w:rsidRPr="00E64F2E">
          <w:rPr>
            <w:rStyle w:val="Lienhypertexte"/>
            <w:noProof/>
          </w:rPr>
          <w:t>n</w:t>
        </w:r>
        <w:r w:rsidRPr="00E64F2E">
          <w:rPr>
            <w:rStyle w:val="Lienhypertexte"/>
            <w:noProof/>
          </w:rPr>
          <w:t>_g3p_convention</w:t>
        </w:r>
        <w:r>
          <w:rPr>
            <w:noProof/>
            <w:webHidden/>
          </w:rPr>
          <w:tab/>
        </w:r>
        <w:r>
          <w:rPr>
            <w:noProof/>
            <w:webHidden/>
          </w:rPr>
          <w:fldChar w:fldCharType="begin"/>
        </w:r>
        <w:r>
          <w:rPr>
            <w:noProof/>
            <w:webHidden/>
          </w:rPr>
          <w:instrText xml:space="preserve"> PAGEREF _Toc515444512 \h </w:instrText>
        </w:r>
      </w:ins>
      <w:r>
        <w:rPr>
          <w:noProof/>
          <w:webHidden/>
        </w:rPr>
      </w:r>
      <w:r>
        <w:rPr>
          <w:noProof/>
          <w:webHidden/>
        </w:rPr>
        <w:fldChar w:fldCharType="separate"/>
      </w:r>
      <w:r w:rsidR="001E36CF">
        <w:rPr>
          <w:noProof/>
          <w:webHidden/>
        </w:rPr>
        <w:t>268</w:t>
      </w:r>
      <w:ins w:id="456" w:author="Osiatisaa, Cds (Ext)" w:date="2018-05-30T11:50:00Z">
        <w:r>
          <w:rPr>
            <w:noProof/>
            <w:webHidden/>
          </w:rPr>
          <w:fldChar w:fldCharType="end"/>
        </w:r>
        <w:r w:rsidRPr="00E64F2E">
          <w:rPr>
            <w:rStyle w:val="Lienhypertexte"/>
            <w:noProof/>
          </w:rPr>
          <w:fldChar w:fldCharType="end"/>
        </w:r>
      </w:ins>
    </w:p>
    <w:p w:rsidR="00616287" w:rsidRDefault="00616287">
      <w:pPr>
        <w:pStyle w:val="TM2"/>
        <w:tabs>
          <w:tab w:val="left" w:pos="880"/>
          <w:tab w:val="right" w:leader="dot" w:pos="10338"/>
        </w:tabs>
        <w:rPr>
          <w:ins w:id="457" w:author="Osiatisaa, Cds (Ext)" w:date="2018-05-30T11:50:00Z"/>
          <w:rFonts w:asciiTheme="minorHAnsi" w:eastAsiaTheme="minorEastAsia" w:hAnsiTheme="minorHAnsi" w:cstheme="minorBidi"/>
          <w:noProof/>
          <w:sz w:val="22"/>
          <w:szCs w:val="22"/>
          <w:lang w:eastAsia="fr-FR" w:bidi="ar-SA"/>
        </w:rPr>
      </w:pPr>
      <w:ins w:id="458"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"_Toc515444513"</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7.2</w:t>
        </w:r>
        <w:r>
          <w:rPr>
            <w:rFonts w:asciiTheme="minorHAnsi" w:eastAsiaTheme="minorEastAsia" w:hAnsiTheme="minorHAnsi" w:cstheme="minorBidi"/>
            <w:noProof/>
            <w:sz w:val="22"/>
            <w:szCs w:val="22"/>
            <w:lang w:eastAsia="fr-FR" w:bidi="ar-SA"/>
          </w:rPr>
          <w:tab/>
        </w:r>
        <w:r w:rsidRPr="00E64F2E">
          <w:rPr>
            <w:rStyle w:val="Lienhypertexte"/>
            <w:noProof/>
            <w:lang w:eastAsia="fr-FR"/>
          </w:rPr>
          <w:t>PRESTATION</w:t>
        </w:r>
        <w:r>
          <w:rPr>
            <w:noProof/>
            <w:webHidden/>
          </w:rPr>
          <w:tab/>
        </w:r>
        <w:r>
          <w:rPr>
            <w:noProof/>
            <w:webHidden/>
          </w:rPr>
          <w:fldChar w:fldCharType="begin"/>
        </w:r>
        <w:r>
          <w:rPr>
            <w:noProof/>
            <w:webHidden/>
          </w:rPr>
          <w:instrText xml:space="preserve"> PAGEREF _Toc515444513 \h </w:instrText>
        </w:r>
      </w:ins>
      <w:r>
        <w:rPr>
          <w:noProof/>
          <w:webHidden/>
        </w:rPr>
      </w:r>
      <w:r>
        <w:rPr>
          <w:noProof/>
          <w:webHidden/>
        </w:rPr>
        <w:fldChar w:fldCharType="separate"/>
      </w:r>
      <w:r w:rsidR="001E36CF">
        <w:rPr>
          <w:noProof/>
          <w:webHidden/>
        </w:rPr>
        <w:t>270</w:t>
      </w:r>
      <w:ins w:id="459"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60" w:author="Osiatisaa, Cds (Ext)" w:date="2018-05-30T11:50:00Z"/>
          <w:rFonts w:asciiTheme="minorHAnsi" w:eastAsiaTheme="minorEastAsia" w:hAnsiTheme="minorHAnsi" w:cstheme="minorBidi"/>
          <w:noProof/>
          <w:sz w:val="22"/>
          <w:szCs w:val="22"/>
          <w:lang w:eastAsia="fr-FR" w:bidi="ar-SA"/>
        </w:rPr>
      </w:pPr>
      <w:ins w:id="461"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"_Toc515444514"</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7.2.1</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Ta_g3p_prestation (Diffusion DiDo)</w:t>
        </w:r>
        <w:r>
          <w:rPr>
            <w:noProof/>
            <w:webHidden/>
          </w:rPr>
          <w:tab/>
        </w:r>
        <w:r>
          <w:rPr>
            <w:noProof/>
            <w:webHidden/>
          </w:rPr>
          <w:fldChar w:fldCharType="begin"/>
        </w:r>
        <w:r>
          <w:rPr>
            <w:noProof/>
            <w:webHidden/>
          </w:rPr>
          <w:instrText xml:space="preserve"> PAGEREF _Toc515444514 \h </w:instrText>
        </w:r>
      </w:ins>
      <w:r>
        <w:rPr>
          <w:noProof/>
          <w:webHidden/>
        </w:rPr>
      </w:r>
      <w:r>
        <w:rPr>
          <w:noProof/>
          <w:webHidden/>
        </w:rPr>
        <w:fldChar w:fldCharType="separate"/>
      </w:r>
      <w:r w:rsidR="001E36CF">
        <w:rPr>
          <w:noProof/>
          <w:webHidden/>
        </w:rPr>
        <w:t>270</w:t>
      </w:r>
      <w:ins w:id="462"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63" w:author="Osiatisaa, Cds (Ext)" w:date="2018-05-30T11:50:00Z"/>
          <w:rFonts w:asciiTheme="minorHAnsi" w:eastAsiaTheme="minorEastAsia" w:hAnsiTheme="minorHAnsi" w:cstheme="minorBidi"/>
          <w:noProof/>
          <w:sz w:val="22"/>
          <w:szCs w:val="22"/>
          <w:lang w:eastAsia="fr-FR" w:bidi="ar-SA"/>
        </w:rPr>
      </w:pPr>
      <w:ins w:id="464"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"_Toc515444515"</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7.2.2</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Ta_g3p_type_uo</w:t>
        </w:r>
        <w:r>
          <w:rPr>
            <w:noProof/>
            <w:webHidden/>
          </w:rPr>
          <w:tab/>
        </w:r>
        <w:r>
          <w:rPr>
            <w:noProof/>
            <w:webHidden/>
          </w:rPr>
          <w:fldChar w:fldCharType="begin"/>
        </w:r>
        <w:r>
          <w:rPr>
            <w:noProof/>
            <w:webHidden/>
          </w:rPr>
          <w:instrText xml:space="preserve"> PAGEREF _Toc515444515 \h </w:instrText>
        </w:r>
      </w:ins>
      <w:r>
        <w:rPr>
          <w:noProof/>
          <w:webHidden/>
        </w:rPr>
      </w:r>
      <w:r>
        <w:rPr>
          <w:noProof/>
          <w:webHidden/>
        </w:rPr>
        <w:fldChar w:fldCharType="separate"/>
      </w:r>
      <w:r w:rsidR="001E36CF">
        <w:rPr>
          <w:noProof/>
          <w:webHidden/>
        </w:rPr>
        <w:t>273</w:t>
      </w:r>
      <w:ins w:id="465"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66" w:author="Osiatisaa, Cds (Ext)" w:date="2018-05-30T11:50:00Z"/>
          <w:rFonts w:asciiTheme="minorHAnsi" w:eastAsiaTheme="minorEastAsia" w:hAnsiTheme="minorHAnsi" w:cstheme="minorBidi"/>
          <w:noProof/>
          <w:sz w:val="22"/>
          <w:szCs w:val="22"/>
          <w:lang w:eastAsia="fr-FR" w:bidi="ar-SA"/>
        </w:rPr>
      </w:pPr>
      <w:ins w:id="467"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"_Toc515444516"</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7.2.3</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Ta_g3p_etablissement_facturant</w:t>
        </w:r>
        <w:r>
          <w:rPr>
            <w:noProof/>
            <w:webHidden/>
          </w:rPr>
          <w:tab/>
        </w:r>
        <w:r>
          <w:rPr>
            <w:noProof/>
            <w:webHidden/>
          </w:rPr>
          <w:fldChar w:fldCharType="begin"/>
        </w:r>
        <w:r>
          <w:rPr>
            <w:noProof/>
            <w:webHidden/>
          </w:rPr>
          <w:instrText xml:space="preserve"> PAGEREF _Toc515444516 \h </w:instrText>
        </w:r>
      </w:ins>
      <w:r>
        <w:rPr>
          <w:noProof/>
          <w:webHidden/>
        </w:rPr>
      </w:r>
      <w:r>
        <w:rPr>
          <w:noProof/>
          <w:webHidden/>
        </w:rPr>
        <w:fldChar w:fldCharType="separate"/>
      </w:r>
      <w:r w:rsidR="001E36CF">
        <w:rPr>
          <w:noProof/>
          <w:webHidden/>
        </w:rPr>
        <w:t>275</w:t>
      </w:r>
      <w:ins w:id="468"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69" w:author="Osiatisaa, Cds (Ext)" w:date="2018-05-30T11:50:00Z"/>
          <w:rFonts w:asciiTheme="minorHAnsi" w:eastAsiaTheme="minorEastAsia" w:hAnsiTheme="minorHAnsi" w:cstheme="minorBidi"/>
          <w:noProof/>
          <w:sz w:val="22"/>
          <w:szCs w:val="22"/>
          <w:lang w:eastAsia="fr-FR" w:bidi="ar-SA"/>
        </w:rPr>
      </w:pPr>
      <w:ins w:id="470"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"_Toc515444517"</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7.2.4</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Ta_g3p_grille_prix_prestation (Diffusion DiDo)</w:t>
        </w:r>
        <w:r>
          <w:rPr>
            <w:noProof/>
            <w:webHidden/>
          </w:rPr>
          <w:tab/>
        </w:r>
        <w:r>
          <w:rPr>
            <w:noProof/>
            <w:webHidden/>
          </w:rPr>
          <w:fldChar w:fldCharType="begin"/>
        </w:r>
        <w:r>
          <w:rPr>
            <w:noProof/>
            <w:webHidden/>
          </w:rPr>
          <w:instrText xml:space="preserve"> PAGEREF _Toc515444517 \h </w:instrText>
        </w:r>
      </w:ins>
      <w:r>
        <w:rPr>
          <w:noProof/>
          <w:webHidden/>
        </w:rPr>
      </w:r>
      <w:r>
        <w:rPr>
          <w:noProof/>
          <w:webHidden/>
        </w:rPr>
        <w:fldChar w:fldCharType="separate"/>
      </w:r>
      <w:r w:rsidR="001E36CF">
        <w:rPr>
          <w:noProof/>
          <w:webHidden/>
        </w:rPr>
        <w:t>277</w:t>
      </w:r>
      <w:ins w:id="471" w:author="Osiatisaa, Cds (Ext)" w:date="2018-05-30T11:50:00Z">
        <w:r>
          <w:rPr>
            <w:noProof/>
            <w:webHidden/>
          </w:rPr>
          <w:fldChar w:fldCharType="end"/>
        </w:r>
        <w:r w:rsidRPr="00E64F2E">
          <w:rPr>
            <w:rStyle w:val="Lienhypertexte"/>
            <w:noProof/>
          </w:rPr>
          <w:fldChar w:fldCharType="end"/>
        </w:r>
      </w:ins>
    </w:p>
    <w:p w:rsidR="00616287" w:rsidRDefault="00616287">
      <w:pPr>
        <w:pStyle w:val="TM3"/>
        <w:rPr>
          <w:ins w:id="472" w:author="Osiatisaa, Cds (Ext)" w:date="2018-05-30T11:50:00Z"/>
          <w:rFonts w:asciiTheme="minorHAnsi" w:eastAsiaTheme="minorEastAsia" w:hAnsiTheme="minorHAnsi" w:cstheme="minorBidi"/>
          <w:noProof/>
          <w:sz w:val="22"/>
          <w:szCs w:val="22"/>
          <w:lang w:eastAsia="fr-FR" w:bidi="ar-SA"/>
        </w:rPr>
      </w:pPr>
      <w:ins w:id="473" w:author="Osiatisaa, Cds (Ext)" w:date="2018-05-30T11:50:00Z">
        <w:r w:rsidRPr="00E64F2E">
          <w:rPr>
            <w:rStyle w:val="Lienhypertexte"/>
            <w:noProof/>
          </w:rPr>
          <w:fldChar w:fldCharType="begin"/>
        </w:r>
        <w:r w:rsidRPr="00E64F2E">
          <w:rPr>
            <w:rStyle w:val="Lienhypertexte"/>
            <w:noProof/>
          </w:rPr>
          <w:instrText xml:space="preserve"> </w:instrText>
        </w:r>
        <w:r>
          <w:rPr>
            <w:noProof/>
          </w:rPr>
          <w:instrText>HYPERLINK \l "_Toc515444518"</w:instrText>
        </w:r>
        <w:r w:rsidRPr="00E64F2E">
          <w:rPr>
            <w:rStyle w:val="Lienhypertexte"/>
            <w:noProof/>
          </w:rPr>
          <w:instrText xml:space="preserve"> </w:instrText>
        </w:r>
        <w:r w:rsidRPr="00E64F2E">
          <w:rPr>
            <w:rStyle w:val="Lienhypertexte"/>
            <w:noProof/>
          </w:rPr>
          <w:fldChar w:fldCharType="separate"/>
        </w:r>
        <w:r w:rsidRPr="00E64F2E">
          <w:rPr>
            <w:rStyle w:val="Lienhypertexte"/>
            <w:noProof/>
            <w:lang w:eastAsia="fr-FR"/>
          </w:rPr>
          <w:t>7.2.5</w:t>
        </w:r>
        <w:r>
          <w:rPr>
            <w:rFonts w:asciiTheme="minorHAnsi" w:eastAsiaTheme="minorEastAsia" w:hAnsiTheme="minorHAnsi" w:cstheme="minorBidi"/>
            <w:noProof/>
            <w:sz w:val="22"/>
            <w:szCs w:val="22"/>
            <w:lang w:eastAsia="fr-FR" w:bidi="ar-SA"/>
          </w:rPr>
          <w:tab/>
        </w:r>
        <w:r w:rsidRPr="00E64F2E">
          <w:rPr>
            <w:rStyle w:val="Lienhypertexte"/>
            <w:noProof/>
            <w:lang w:eastAsia="fr-FR"/>
          </w:rPr>
          <w:t>Ta_g3p_version_prix</w:t>
        </w:r>
        <w:r>
          <w:rPr>
            <w:noProof/>
            <w:webHidden/>
          </w:rPr>
          <w:tab/>
        </w:r>
        <w:r>
          <w:rPr>
            <w:noProof/>
            <w:webHidden/>
          </w:rPr>
          <w:fldChar w:fldCharType="begin"/>
        </w:r>
        <w:r>
          <w:rPr>
            <w:noProof/>
            <w:webHidden/>
          </w:rPr>
          <w:instrText xml:space="preserve"> PAGEREF _Toc515444518 \h </w:instrText>
        </w:r>
      </w:ins>
      <w:r>
        <w:rPr>
          <w:noProof/>
          <w:webHidden/>
        </w:rPr>
      </w:r>
      <w:r>
        <w:rPr>
          <w:noProof/>
          <w:webHidden/>
        </w:rPr>
        <w:fldChar w:fldCharType="separate"/>
      </w:r>
      <w:r w:rsidR="001E36CF">
        <w:rPr>
          <w:noProof/>
          <w:webHidden/>
        </w:rPr>
        <w:t>280</w:t>
      </w:r>
      <w:ins w:id="474" w:author="Osiatisaa, Cds (Ext)" w:date="2018-05-30T11:50:00Z">
        <w:r>
          <w:rPr>
            <w:noProof/>
            <w:webHidden/>
          </w:rPr>
          <w:fldChar w:fldCharType="end"/>
        </w:r>
        <w:r w:rsidRPr="00E64F2E">
          <w:rPr>
            <w:rStyle w:val="Lienhypertexte"/>
            <w:noProof/>
          </w:rPr>
          <w:fldChar w:fldCharType="end"/>
        </w:r>
      </w:ins>
    </w:p>
    <w:p w:rsidR="00484F18" w:rsidDel="00616287" w:rsidRDefault="00484F18">
      <w:pPr>
        <w:pStyle w:val="TM1"/>
        <w:rPr>
          <w:del w:id="475" w:author="Osiatisaa, Cds (Ext)" w:date="2018-05-30T11:50:00Z"/>
          <w:rFonts w:asciiTheme="minorHAnsi" w:eastAsiaTheme="minorEastAsia" w:hAnsiTheme="minorHAnsi" w:cstheme="minorBidi"/>
          <w:sz w:val="22"/>
          <w:szCs w:val="22"/>
          <w:lang w:eastAsia="fr-FR" w:bidi="ar-SA"/>
        </w:rPr>
      </w:pPr>
      <w:del w:id="476" w:author="Osiatisaa, Cds (Ext)" w:date="2018-05-30T11:50:00Z">
        <w:r w:rsidRPr="009E4714" w:rsidDel="00616287">
          <w:rPr>
            <w:rStyle w:val="Lienhypertexte"/>
            <w:rFonts w:cstheme="minorHAnsi"/>
          </w:rPr>
          <w:delText>1</w:delText>
        </w:r>
        <w:r w:rsidDel="00616287">
          <w:rPr>
            <w:rFonts w:asciiTheme="minorHAnsi" w:eastAsiaTheme="minorEastAsia" w:hAnsiTheme="minorHAnsi" w:cstheme="minorBidi"/>
            <w:sz w:val="22"/>
            <w:szCs w:val="22"/>
            <w:lang w:eastAsia="fr-FR" w:bidi="ar-SA"/>
          </w:rPr>
          <w:tab/>
        </w:r>
        <w:r w:rsidRPr="009E4714" w:rsidDel="00616287">
          <w:rPr>
            <w:rStyle w:val="Lienhypertexte"/>
            <w:rFonts w:cstheme="minorHAnsi"/>
          </w:rPr>
          <w:delText>Généralités</w:delText>
        </w:r>
        <w:r w:rsidDel="00616287">
          <w:rPr>
            <w:webHidden/>
          </w:rPr>
          <w:tab/>
          <w:delText>7</w:delText>
        </w:r>
      </w:del>
    </w:p>
    <w:p w:rsidR="00484F18" w:rsidDel="00616287" w:rsidRDefault="00484F18">
      <w:pPr>
        <w:pStyle w:val="TM1"/>
        <w:rPr>
          <w:del w:id="477" w:author="Osiatisaa, Cds (Ext)" w:date="2018-05-30T11:50:00Z"/>
          <w:rFonts w:asciiTheme="minorHAnsi" w:eastAsiaTheme="minorEastAsia" w:hAnsiTheme="minorHAnsi" w:cstheme="minorBidi"/>
          <w:sz w:val="22"/>
          <w:szCs w:val="22"/>
          <w:lang w:eastAsia="fr-FR" w:bidi="ar-SA"/>
        </w:rPr>
      </w:pPr>
      <w:del w:id="478" w:author="Osiatisaa, Cds (Ext)" w:date="2018-05-30T11:50:00Z">
        <w:r w:rsidRPr="009E4714" w:rsidDel="00616287">
          <w:rPr>
            <w:rStyle w:val="Lienhypertexte"/>
            <w:rFonts w:cstheme="minorHAnsi"/>
          </w:rPr>
          <w:delText>2</w:delText>
        </w:r>
        <w:r w:rsidDel="00616287">
          <w:rPr>
            <w:rFonts w:asciiTheme="minorHAnsi" w:eastAsiaTheme="minorEastAsia" w:hAnsiTheme="minorHAnsi" w:cstheme="minorBidi"/>
            <w:sz w:val="22"/>
            <w:szCs w:val="22"/>
            <w:lang w:eastAsia="fr-FR" w:bidi="ar-SA"/>
          </w:rPr>
          <w:tab/>
        </w:r>
        <w:r w:rsidRPr="009E4714" w:rsidDel="00616287">
          <w:rPr>
            <w:rStyle w:val="Lienhypertexte"/>
            <w:rFonts w:cstheme="minorHAnsi"/>
          </w:rPr>
          <w:delText>L’environnement technique</w:delText>
        </w:r>
        <w:r w:rsidDel="00616287">
          <w:rPr>
            <w:webHidden/>
          </w:rPr>
          <w:tab/>
          <w:delText>7</w:delText>
        </w:r>
      </w:del>
    </w:p>
    <w:p w:rsidR="00484F18" w:rsidDel="00616287" w:rsidRDefault="00484F18">
      <w:pPr>
        <w:pStyle w:val="TM2"/>
        <w:tabs>
          <w:tab w:val="left" w:pos="880"/>
          <w:tab w:val="right" w:leader="dot" w:pos="10338"/>
        </w:tabs>
        <w:rPr>
          <w:del w:id="479" w:author="Osiatisaa, Cds (Ext)" w:date="2018-05-30T11:50:00Z"/>
          <w:rFonts w:asciiTheme="minorHAnsi" w:eastAsiaTheme="minorEastAsia" w:hAnsiTheme="minorHAnsi" w:cstheme="minorBidi"/>
          <w:noProof/>
          <w:sz w:val="22"/>
          <w:szCs w:val="22"/>
          <w:lang w:eastAsia="fr-FR" w:bidi="ar-SA"/>
        </w:rPr>
      </w:pPr>
      <w:del w:id="480" w:author="Osiatisaa, Cds (Ext)" w:date="2018-05-30T11:50:00Z">
        <w:r w:rsidRPr="009E4714" w:rsidDel="00616287">
          <w:rPr>
            <w:rStyle w:val="Lienhypertexte"/>
            <w:rFonts w:cstheme="minorHAnsi"/>
            <w:noProof/>
          </w:rPr>
          <w:delText>2.1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rPr>
          <w:delText>Schéma des flux inter applications</w:delText>
        </w:r>
        <w:r w:rsidDel="00616287">
          <w:rPr>
            <w:noProof/>
            <w:webHidden/>
          </w:rPr>
          <w:tab/>
          <w:delText>7</w:delText>
        </w:r>
      </w:del>
    </w:p>
    <w:p w:rsidR="00484F18" w:rsidDel="00616287" w:rsidRDefault="00484F18">
      <w:pPr>
        <w:pStyle w:val="TM2"/>
        <w:tabs>
          <w:tab w:val="left" w:pos="880"/>
          <w:tab w:val="right" w:leader="dot" w:pos="10338"/>
        </w:tabs>
        <w:rPr>
          <w:del w:id="481" w:author="Osiatisaa, Cds (Ext)" w:date="2018-05-30T11:50:00Z"/>
          <w:rFonts w:asciiTheme="minorHAnsi" w:eastAsiaTheme="minorEastAsia" w:hAnsiTheme="minorHAnsi" w:cstheme="minorBidi"/>
          <w:noProof/>
          <w:sz w:val="22"/>
          <w:szCs w:val="22"/>
          <w:lang w:eastAsia="fr-FR" w:bidi="ar-SA"/>
        </w:rPr>
      </w:pPr>
      <w:del w:id="482" w:author="Osiatisaa, Cds (Ext)" w:date="2018-05-30T11:50:00Z">
        <w:r w:rsidRPr="009E4714" w:rsidDel="00616287">
          <w:rPr>
            <w:rStyle w:val="Lienhypertexte"/>
            <w:rFonts w:cstheme="minorHAnsi"/>
            <w:noProof/>
          </w:rPr>
          <w:delText>2.2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rPr>
          <w:delText>Schéma d’architecture logique</w:delText>
        </w:r>
        <w:r w:rsidDel="00616287">
          <w:rPr>
            <w:noProof/>
            <w:webHidden/>
          </w:rPr>
          <w:tab/>
          <w:delText>8</w:delText>
        </w:r>
      </w:del>
    </w:p>
    <w:p w:rsidR="00484F18" w:rsidDel="00616287" w:rsidRDefault="00484F18">
      <w:pPr>
        <w:pStyle w:val="TM2"/>
        <w:tabs>
          <w:tab w:val="left" w:pos="880"/>
          <w:tab w:val="right" w:leader="dot" w:pos="10338"/>
        </w:tabs>
        <w:rPr>
          <w:del w:id="483" w:author="Osiatisaa, Cds (Ext)" w:date="2018-05-30T11:50:00Z"/>
          <w:rFonts w:asciiTheme="minorHAnsi" w:eastAsiaTheme="minorEastAsia" w:hAnsiTheme="minorHAnsi" w:cstheme="minorBidi"/>
          <w:noProof/>
          <w:sz w:val="22"/>
          <w:szCs w:val="22"/>
          <w:lang w:eastAsia="fr-FR" w:bidi="ar-SA"/>
        </w:rPr>
      </w:pPr>
      <w:del w:id="484" w:author="Osiatisaa, Cds (Ext)" w:date="2018-05-30T11:50:00Z">
        <w:r w:rsidRPr="009E4714" w:rsidDel="00616287">
          <w:rPr>
            <w:rStyle w:val="Lienhypertexte"/>
            <w:rFonts w:cstheme="minorHAnsi"/>
            <w:noProof/>
          </w:rPr>
          <w:delText>2.3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rPr>
          <w:delText>Schéma d’architecture physique</w:delText>
        </w:r>
        <w:r w:rsidDel="00616287">
          <w:rPr>
            <w:noProof/>
            <w:webHidden/>
          </w:rPr>
          <w:tab/>
          <w:delText>8</w:delText>
        </w:r>
      </w:del>
    </w:p>
    <w:p w:rsidR="00484F18" w:rsidDel="00616287" w:rsidRDefault="00484F18">
      <w:pPr>
        <w:pStyle w:val="TM1"/>
        <w:rPr>
          <w:del w:id="485" w:author="Osiatisaa, Cds (Ext)" w:date="2018-05-30T11:50:00Z"/>
          <w:rFonts w:asciiTheme="minorHAnsi" w:eastAsiaTheme="minorEastAsia" w:hAnsiTheme="minorHAnsi" w:cstheme="minorBidi"/>
          <w:sz w:val="22"/>
          <w:szCs w:val="22"/>
          <w:lang w:eastAsia="fr-FR" w:bidi="ar-SA"/>
        </w:rPr>
      </w:pPr>
      <w:del w:id="486" w:author="Osiatisaa, Cds (Ext)" w:date="2018-05-30T11:50:00Z">
        <w:r w:rsidRPr="009E4714" w:rsidDel="00616287">
          <w:rPr>
            <w:rStyle w:val="Lienhypertexte"/>
            <w:rFonts w:cstheme="minorHAnsi"/>
          </w:rPr>
          <w:delText>3</w:delText>
        </w:r>
        <w:r w:rsidDel="00616287">
          <w:rPr>
            <w:rFonts w:asciiTheme="minorHAnsi" w:eastAsiaTheme="minorEastAsia" w:hAnsiTheme="minorHAnsi" w:cstheme="minorBidi"/>
            <w:sz w:val="22"/>
            <w:szCs w:val="22"/>
            <w:lang w:eastAsia="fr-FR" w:bidi="ar-SA"/>
          </w:rPr>
          <w:tab/>
        </w:r>
        <w:r w:rsidRPr="009E4714" w:rsidDel="00616287">
          <w:rPr>
            <w:rStyle w:val="Lienhypertexte"/>
            <w:rFonts w:cstheme="minorHAnsi"/>
          </w:rPr>
          <w:delText>Le fonctionnement de l’application PARANEO</w:delText>
        </w:r>
        <w:r w:rsidDel="00616287">
          <w:rPr>
            <w:webHidden/>
          </w:rPr>
          <w:tab/>
          <w:delText>9</w:delText>
        </w:r>
      </w:del>
    </w:p>
    <w:p w:rsidR="00484F18" w:rsidDel="00616287" w:rsidRDefault="00484F18">
      <w:pPr>
        <w:pStyle w:val="TM2"/>
        <w:tabs>
          <w:tab w:val="left" w:pos="880"/>
          <w:tab w:val="right" w:leader="dot" w:pos="10338"/>
        </w:tabs>
        <w:rPr>
          <w:del w:id="487" w:author="Osiatisaa, Cds (Ext)" w:date="2018-05-30T11:50:00Z"/>
          <w:rFonts w:asciiTheme="minorHAnsi" w:eastAsiaTheme="minorEastAsia" w:hAnsiTheme="minorHAnsi" w:cstheme="minorBidi"/>
          <w:noProof/>
          <w:sz w:val="22"/>
          <w:szCs w:val="22"/>
          <w:lang w:eastAsia="fr-FR" w:bidi="ar-SA"/>
        </w:rPr>
      </w:pPr>
      <w:del w:id="488" w:author="Osiatisaa, Cds (Ext)" w:date="2018-05-30T11:50:00Z">
        <w:r w:rsidRPr="009E4714" w:rsidDel="00616287">
          <w:rPr>
            <w:rStyle w:val="Lienhypertexte"/>
            <w:noProof/>
          </w:rPr>
          <w:delText>3.1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Les fonctionnalités</w:delText>
        </w:r>
        <w:r w:rsidDel="00616287">
          <w:rPr>
            <w:noProof/>
            <w:webHidden/>
          </w:rPr>
          <w:tab/>
          <w:delText>10</w:delText>
        </w:r>
      </w:del>
    </w:p>
    <w:p w:rsidR="00484F18" w:rsidDel="00616287" w:rsidRDefault="00484F18">
      <w:pPr>
        <w:pStyle w:val="TM3"/>
        <w:rPr>
          <w:del w:id="489" w:author="Osiatisaa, Cds (Ext)" w:date="2018-05-30T11:50:00Z"/>
          <w:rFonts w:asciiTheme="minorHAnsi" w:eastAsiaTheme="minorEastAsia" w:hAnsiTheme="minorHAnsi" w:cstheme="minorBidi"/>
          <w:noProof/>
          <w:sz w:val="22"/>
          <w:szCs w:val="22"/>
          <w:lang w:eastAsia="fr-FR" w:bidi="ar-SA"/>
        </w:rPr>
      </w:pPr>
      <w:del w:id="490" w:author="Osiatisaa, Cds (Ext)" w:date="2018-05-30T11:50:00Z">
        <w:r w:rsidRPr="009E4714" w:rsidDel="00616287">
          <w:rPr>
            <w:rStyle w:val="Lienhypertexte"/>
            <w:noProof/>
          </w:rPr>
          <w:delText>3.1.1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Lister les tables</w:delText>
        </w:r>
        <w:r w:rsidDel="00616287">
          <w:rPr>
            <w:noProof/>
            <w:webHidden/>
          </w:rPr>
          <w:tab/>
          <w:delText>10</w:delText>
        </w:r>
      </w:del>
    </w:p>
    <w:p w:rsidR="00484F18" w:rsidDel="00616287" w:rsidRDefault="00484F18">
      <w:pPr>
        <w:pStyle w:val="TM3"/>
        <w:rPr>
          <w:del w:id="491" w:author="Osiatisaa, Cds (Ext)" w:date="2018-05-30T11:50:00Z"/>
          <w:rFonts w:asciiTheme="minorHAnsi" w:eastAsiaTheme="minorEastAsia" w:hAnsiTheme="minorHAnsi" w:cstheme="minorBidi"/>
          <w:noProof/>
          <w:sz w:val="22"/>
          <w:szCs w:val="22"/>
          <w:lang w:eastAsia="fr-FR" w:bidi="ar-SA"/>
        </w:rPr>
      </w:pPr>
      <w:del w:id="492" w:author="Osiatisaa, Cds (Ext)" w:date="2018-05-30T11:50:00Z">
        <w:r w:rsidRPr="009E4714" w:rsidDel="00616287">
          <w:rPr>
            <w:rStyle w:val="Lienhypertexte"/>
            <w:noProof/>
          </w:rPr>
          <w:delText>3.1.2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Consulter le contenu d’une table</w:delText>
        </w:r>
        <w:r w:rsidDel="00616287">
          <w:rPr>
            <w:noProof/>
            <w:webHidden/>
          </w:rPr>
          <w:tab/>
          <w:delText>13</w:delText>
        </w:r>
      </w:del>
    </w:p>
    <w:p w:rsidR="00484F18" w:rsidDel="00616287" w:rsidRDefault="00484F18">
      <w:pPr>
        <w:pStyle w:val="TM3"/>
        <w:rPr>
          <w:del w:id="493" w:author="Osiatisaa, Cds (Ext)" w:date="2018-05-30T11:50:00Z"/>
          <w:rFonts w:asciiTheme="minorHAnsi" w:eastAsiaTheme="minorEastAsia" w:hAnsiTheme="minorHAnsi" w:cstheme="minorBidi"/>
          <w:noProof/>
          <w:sz w:val="22"/>
          <w:szCs w:val="22"/>
          <w:lang w:eastAsia="fr-FR" w:bidi="ar-SA"/>
        </w:rPr>
      </w:pPr>
      <w:del w:id="494" w:author="Osiatisaa, Cds (Ext)" w:date="2018-05-30T11:50:00Z">
        <w:r w:rsidRPr="009E4714" w:rsidDel="00616287">
          <w:rPr>
            <w:rStyle w:val="Lienhypertexte"/>
            <w:noProof/>
          </w:rPr>
          <w:delText>3.1.3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Insérer une ligne dans une table</w:delText>
        </w:r>
        <w:r w:rsidDel="00616287">
          <w:rPr>
            <w:noProof/>
            <w:webHidden/>
          </w:rPr>
          <w:tab/>
          <w:delText>20</w:delText>
        </w:r>
      </w:del>
    </w:p>
    <w:p w:rsidR="00484F18" w:rsidDel="00616287" w:rsidRDefault="00484F18">
      <w:pPr>
        <w:pStyle w:val="TM3"/>
        <w:rPr>
          <w:del w:id="495" w:author="Osiatisaa, Cds (Ext)" w:date="2018-05-30T11:50:00Z"/>
          <w:rFonts w:asciiTheme="minorHAnsi" w:eastAsiaTheme="minorEastAsia" w:hAnsiTheme="minorHAnsi" w:cstheme="minorBidi"/>
          <w:noProof/>
          <w:sz w:val="22"/>
          <w:szCs w:val="22"/>
          <w:lang w:eastAsia="fr-FR" w:bidi="ar-SA"/>
        </w:rPr>
      </w:pPr>
      <w:del w:id="496" w:author="Osiatisaa, Cds (Ext)" w:date="2018-05-30T11:50:00Z">
        <w:r w:rsidRPr="009E4714" w:rsidDel="00616287">
          <w:rPr>
            <w:rStyle w:val="Lienhypertexte"/>
            <w:noProof/>
          </w:rPr>
          <w:delText>3.1.4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Exporter le contenu d’une table</w:delText>
        </w:r>
        <w:r w:rsidDel="00616287">
          <w:rPr>
            <w:noProof/>
            <w:webHidden/>
          </w:rPr>
          <w:tab/>
          <w:delText>24</w:delText>
        </w:r>
      </w:del>
    </w:p>
    <w:p w:rsidR="00484F18" w:rsidDel="00616287" w:rsidRDefault="00484F18">
      <w:pPr>
        <w:pStyle w:val="TM3"/>
        <w:rPr>
          <w:del w:id="497" w:author="Osiatisaa, Cds (Ext)" w:date="2018-05-30T11:50:00Z"/>
          <w:rFonts w:asciiTheme="minorHAnsi" w:eastAsiaTheme="minorEastAsia" w:hAnsiTheme="minorHAnsi" w:cstheme="minorBidi"/>
          <w:noProof/>
          <w:sz w:val="22"/>
          <w:szCs w:val="22"/>
          <w:lang w:eastAsia="fr-FR" w:bidi="ar-SA"/>
        </w:rPr>
      </w:pPr>
      <w:del w:id="498" w:author="Osiatisaa, Cds (Ext)" w:date="2018-05-30T11:50:00Z">
        <w:r w:rsidRPr="009E4714" w:rsidDel="00616287">
          <w:rPr>
            <w:rStyle w:val="Lienhypertexte"/>
            <w:noProof/>
          </w:rPr>
          <w:delText>3.1.5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Mettre à jour les codes postaux</w:delText>
        </w:r>
        <w:r w:rsidDel="00616287">
          <w:rPr>
            <w:noProof/>
            <w:webHidden/>
          </w:rPr>
          <w:tab/>
          <w:delText>28</w:delText>
        </w:r>
      </w:del>
    </w:p>
    <w:p w:rsidR="00484F18" w:rsidDel="00616287" w:rsidRDefault="00484F18">
      <w:pPr>
        <w:pStyle w:val="TM2"/>
        <w:tabs>
          <w:tab w:val="left" w:pos="880"/>
          <w:tab w:val="right" w:leader="dot" w:pos="10338"/>
        </w:tabs>
        <w:rPr>
          <w:del w:id="499" w:author="Osiatisaa, Cds (Ext)" w:date="2018-05-30T11:50:00Z"/>
          <w:rFonts w:asciiTheme="minorHAnsi" w:eastAsiaTheme="minorEastAsia" w:hAnsiTheme="minorHAnsi" w:cstheme="minorBidi"/>
          <w:noProof/>
          <w:sz w:val="22"/>
          <w:szCs w:val="22"/>
          <w:lang w:eastAsia="fr-FR" w:bidi="ar-SA"/>
        </w:rPr>
      </w:pPr>
      <w:del w:id="500" w:author="Osiatisaa, Cds (Ext)" w:date="2018-05-30T11:50:00Z">
        <w:r w:rsidRPr="009E4714" w:rsidDel="00616287">
          <w:rPr>
            <w:rStyle w:val="Lienhypertexte"/>
            <w:rFonts w:cstheme="minorHAnsi"/>
            <w:noProof/>
          </w:rPr>
          <w:delText>3.2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rPr>
          <w:delText>L’IHM</w:delText>
        </w:r>
        <w:r w:rsidDel="00616287">
          <w:rPr>
            <w:noProof/>
            <w:webHidden/>
          </w:rPr>
          <w:tab/>
          <w:delText>32</w:delText>
        </w:r>
      </w:del>
    </w:p>
    <w:p w:rsidR="00484F18" w:rsidDel="00616287" w:rsidRDefault="00484F18">
      <w:pPr>
        <w:pStyle w:val="TM3"/>
        <w:rPr>
          <w:del w:id="501" w:author="Osiatisaa, Cds (Ext)" w:date="2018-05-30T11:50:00Z"/>
          <w:rFonts w:asciiTheme="minorHAnsi" w:eastAsiaTheme="minorEastAsia" w:hAnsiTheme="minorHAnsi" w:cstheme="minorBidi"/>
          <w:noProof/>
          <w:sz w:val="22"/>
          <w:szCs w:val="22"/>
          <w:lang w:eastAsia="fr-FR" w:bidi="ar-SA"/>
        </w:rPr>
      </w:pPr>
      <w:del w:id="502" w:author="Osiatisaa, Cds (Ext)" w:date="2018-05-30T11:50:00Z">
        <w:r w:rsidRPr="009E4714" w:rsidDel="00616287">
          <w:rPr>
            <w:rStyle w:val="Lienhypertexte"/>
            <w:noProof/>
          </w:rPr>
          <w:delText>3.2.1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Schéma</w:delText>
        </w:r>
        <w:r w:rsidDel="00616287">
          <w:rPr>
            <w:noProof/>
            <w:webHidden/>
          </w:rPr>
          <w:tab/>
          <w:delText>32</w:delText>
        </w:r>
      </w:del>
    </w:p>
    <w:p w:rsidR="00484F18" w:rsidDel="00616287" w:rsidRDefault="00484F18">
      <w:pPr>
        <w:pStyle w:val="TM3"/>
        <w:rPr>
          <w:del w:id="503" w:author="Osiatisaa, Cds (Ext)" w:date="2018-05-30T11:50:00Z"/>
          <w:rFonts w:asciiTheme="minorHAnsi" w:eastAsiaTheme="minorEastAsia" w:hAnsiTheme="minorHAnsi" w:cstheme="minorBidi"/>
          <w:noProof/>
          <w:sz w:val="22"/>
          <w:szCs w:val="22"/>
          <w:lang w:eastAsia="fr-FR" w:bidi="ar-SA"/>
        </w:rPr>
      </w:pPr>
      <w:del w:id="504" w:author="Osiatisaa, Cds (Ext)" w:date="2018-05-30T11:50:00Z">
        <w:r w:rsidRPr="009E4714" w:rsidDel="00616287">
          <w:rPr>
            <w:rStyle w:val="Lienhypertexte"/>
            <w:noProof/>
          </w:rPr>
          <w:delText>3.2.2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La consultation</w:delText>
        </w:r>
        <w:r w:rsidDel="00616287">
          <w:rPr>
            <w:noProof/>
            <w:webHidden/>
          </w:rPr>
          <w:tab/>
          <w:delText>32</w:delText>
        </w:r>
      </w:del>
    </w:p>
    <w:p w:rsidR="00484F18" w:rsidDel="00616287" w:rsidRDefault="00484F18">
      <w:pPr>
        <w:pStyle w:val="TM3"/>
        <w:rPr>
          <w:del w:id="505" w:author="Osiatisaa, Cds (Ext)" w:date="2018-05-30T11:50:00Z"/>
          <w:rFonts w:asciiTheme="minorHAnsi" w:eastAsiaTheme="minorEastAsia" w:hAnsiTheme="minorHAnsi" w:cstheme="minorBidi"/>
          <w:noProof/>
          <w:sz w:val="22"/>
          <w:szCs w:val="22"/>
          <w:lang w:eastAsia="fr-FR" w:bidi="ar-SA"/>
        </w:rPr>
      </w:pPr>
      <w:del w:id="506" w:author="Osiatisaa, Cds (Ext)" w:date="2018-05-30T11:50:00Z">
        <w:r w:rsidRPr="009E4714" w:rsidDel="00616287">
          <w:rPr>
            <w:rStyle w:val="Lienhypertexte"/>
            <w:noProof/>
          </w:rPr>
          <w:delText>3.2.3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La création</w:delText>
        </w:r>
        <w:r w:rsidDel="00616287">
          <w:rPr>
            <w:noProof/>
            <w:webHidden/>
          </w:rPr>
          <w:tab/>
          <w:delText>33</w:delText>
        </w:r>
      </w:del>
    </w:p>
    <w:p w:rsidR="00484F18" w:rsidDel="00616287" w:rsidRDefault="00484F18">
      <w:pPr>
        <w:pStyle w:val="TM3"/>
        <w:rPr>
          <w:del w:id="507" w:author="Osiatisaa, Cds (Ext)" w:date="2018-05-30T11:50:00Z"/>
          <w:rFonts w:asciiTheme="minorHAnsi" w:eastAsiaTheme="minorEastAsia" w:hAnsiTheme="minorHAnsi" w:cstheme="minorBidi"/>
          <w:noProof/>
          <w:sz w:val="22"/>
          <w:szCs w:val="22"/>
          <w:lang w:eastAsia="fr-FR" w:bidi="ar-SA"/>
        </w:rPr>
      </w:pPr>
      <w:del w:id="508" w:author="Osiatisaa, Cds (Ext)" w:date="2018-05-30T11:50:00Z">
        <w:r w:rsidRPr="009E4714" w:rsidDel="00616287">
          <w:rPr>
            <w:rStyle w:val="Lienhypertexte"/>
            <w:noProof/>
          </w:rPr>
          <w:delText>3.2.4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La modification / suppression</w:delText>
        </w:r>
        <w:r w:rsidDel="00616287">
          <w:rPr>
            <w:noProof/>
            <w:webHidden/>
          </w:rPr>
          <w:tab/>
          <w:delText>33</w:delText>
        </w:r>
      </w:del>
    </w:p>
    <w:p w:rsidR="00484F18" w:rsidDel="00616287" w:rsidRDefault="00484F18">
      <w:pPr>
        <w:pStyle w:val="TM3"/>
        <w:rPr>
          <w:del w:id="509" w:author="Osiatisaa, Cds (Ext)" w:date="2018-05-30T11:50:00Z"/>
          <w:rFonts w:asciiTheme="minorHAnsi" w:eastAsiaTheme="minorEastAsia" w:hAnsiTheme="minorHAnsi" w:cstheme="minorBidi"/>
          <w:noProof/>
          <w:sz w:val="22"/>
          <w:szCs w:val="22"/>
          <w:lang w:eastAsia="fr-FR" w:bidi="ar-SA"/>
        </w:rPr>
      </w:pPr>
      <w:del w:id="510" w:author="Osiatisaa, Cds (Ext)" w:date="2018-05-30T11:50:00Z">
        <w:r w:rsidRPr="009E4714" w:rsidDel="00616287">
          <w:rPr>
            <w:rStyle w:val="Lienhypertexte"/>
            <w:noProof/>
          </w:rPr>
          <w:delText>3.2.5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L’exportation</w:delText>
        </w:r>
        <w:r w:rsidDel="00616287">
          <w:rPr>
            <w:noProof/>
            <w:webHidden/>
          </w:rPr>
          <w:tab/>
          <w:delText>33</w:delText>
        </w:r>
      </w:del>
    </w:p>
    <w:p w:rsidR="00484F18" w:rsidDel="00616287" w:rsidRDefault="00484F18">
      <w:pPr>
        <w:pStyle w:val="TM3"/>
        <w:rPr>
          <w:del w:id="511" w:author="Osiatisaa, Cds (Ext)" w:date="2018-05-30T11:50:00Z"/>
          <w:rFonts w:asciiTheme="minorHAnsi" w:eastAsiaTheme="minorEastAsia" w:hAnsiTheme="minorHAnsi" w:cstheme="minorBidi"/>
          <w:noProof/>
          <w:sz w:val="22"/>
          <w:szCs w:val="22"/>
          <w:lang w:eastAsia="fr-FR" w:bidi="ar-SA"/>
        </w:rPr>
      </w:pPr>
      <w:del w:id="512" w:author="Osiatisaa, Cds (Ext)" w:date="2018-05-30T11:50:00Z">
        <w:r w:rsidRPr="009E4714" w:rsidDel="00616287">
          <w:rPr>
            <w:rStyle w:val="Lienhypertexte"/>
            <w:noProof/>
          </w:rPr>
          <w:lastRenderedPageBreak/>
          <w:delText>3.2.6</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L’import de données</w:delText>
        </w:r>
        <w:r w:rsidDel="00616287">
          <w:rPr>
            <w:noProof/>
            <w:webHidden/>
          </w:rPr>
          <w:tab/>
          <w:delText>33</w:delText>
        </w:r>
      </w:del>
    </w:p>
    <w:p w:rsidR="00484F18" w:rsidDel="00616287" w:rsidRDefault="00484F18">
      <w:pPr>
        <w:pStyle w:val="TM2"/>
        <w:tabs>
          <w:tab w:val="left" w:pos="880"/>
          <w:tab w:val="right" w:leader="dot" w:pos="10338"/>
        </w:tabs>
        <w:rPr>
          <w:del w:id="513" w:author="Osiatisaa, Cds (Ext)" w:date="2018-05-30T11:50:00Z"/>
          <w:rFonts w:asciiTheme="minorHAnsi" w:eastAsiaTheme="minorEastAsia" w:hAnsiTheme="minorHAnsi" w:cstheme="minorBidi"/>
          <w:noProof/>
          <w:sz w:val="22"/>
          <w:szCs w:val="22"/>
          <w:lang w:eastAsia="fr-FR" w:bidi="ar-SA"/>
        </w:rPr>
      </w:pPr>
      <w:del w:id="514" w:author="Osiatisaa, Cds (Ext)" w:date="2018-05-30T11:50:00Z">
        <w:r w:rsidRPr="009E4714" w:rsidDel="00616287">
          <w:rPr>
            <w:rStyle w:val="Lienhypertexte"/>
            <w:rFonts w:cstheme="minorHAnsi"/>
            <w:noProof/>
          </w:rPr>
          <w:delText>3.3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rPr>
          <w:delText>La sécurité et les habilitations</w:delText>
        </w:r>
        <w:r w:rsidDel="00616287">
          <w:rPr>
            <w:noProof/>
            <w:webHidden/>
          </w:rPr>
          <w:tab/>
          <w:delText>34</w:delText>
        </w:r>
      </w:del>
    </w:p>
    <w:p w:rsidR="00484F18" w:rsidDel="00616287" w:rsidRDefault="00484F18">
      <w:pPr>
        <w:pStyle w:val="TM3"/>
        <w:rPr>
          <w:del w:id="515" w:author="Osiatisaa, Cds (Ext)" w:date="2018-05-30T11:50:00Z"/>
          <w:rFonts w:asciiTheme="minorHAnsi" w:eastAsiaTheme="minorEastAsia" w:hAnsiTheme="minorHAnsi" w:cstheme="minorBidi"/>
          <w:noProof/>
          <w:sz w:val="22"/>
          <w:szCs w:val="22"/>
          <w:lang w:eastAsia="fr-FR" w:bidi="ar-SA"/>
        </w:rPr>
      </w:pPr>
      <w:del w:id="516" w:author="Osiatisaa, Cds (Ext)" w:date="2018-05-30T11:50:00Z">
        <w:r w:rsidRPr="009E4714" w:rsidDel="00616287">
          <w:rPr>
            <w:rStyle w:val="Lienhypertexte"/>
            <w:noProof/>
          </w:rPr>
          <w:delText>3.3.1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Généralités</w:delText>
        </w:r>
        <w:r w:rsidDel="00616287">
          <w:rPr>
            <w:noProof/>
            <w:webHidden/>
          </w:rPr>
          <w:tab/>
          <w:delText>34</w:delText>
        </w:r>
      </w:del>
    </w:p>
    <w:p w:rsidR="00484F18" w:rsidDel="00616287" w:rsidRDefault="00484F18">
      <w:pPr>
        <w:pStyle w:val="TM3"/>
        <w:rPr>
          <w:del w:id="517" w:author="Osiatisaa, Cds (Ext)" w:date="2018-05-30T11:50:00Z"/>
          <w:rFonts w:asciiTheme="minorHAnsi" w:eastAsiaTheme="minorEastAsia" w:hAnsiTheme="minorHAnsi" w:cstheme="minorBidi"/>
          <w:noProof/>
          <w:sz w:val="22"/>
          <w:szCs w:val="22"/>
          <w:lang w:eastAsia="fr-FR" w:bidi="ar-SA"/>
        </w:rPr>
      </w:pPr>
      <w:del w:id="518" w:author="Osiatisaa, Cds (Ext)" w:date="2018-05-30T11:50:00Z">
        <w:r w:rsidRPr="009E4714" w:rsidDel="00616287">
          <w:rPr>
            <w:rStyle w:val="Lienhypertexte"/>
            <w:noProof/>
          </w:rPr>
          <w:delText>3.3.2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Détail de la matrice d’habilitation dans PARANEO</w:delText>
        </w:r>
        <w:r w:rsidDel="00616287">
          <w:rPr>
            <w:noProof/>
            <w:webHidden/>
          </w:rPr>
          <w:tab/>
          <w:delText>34</w:delText>
        </w:r>
      </w:del>
    </w:p>
    <w:p w:rsidR="00484F18" w:rsidDel="00616287" w:rsidRDefault="00484F18">
      <w:pPr>
        <w:pStyle w:val="TM2"/>
        <w:tabs>
          <w:tab w:val="left" w:pos="880"/>
          <w:tab w:val="right" w:leader="dot" w:pos="10338"/>
        </w:tabs>
        <w:rPr>
          <w:del w:id="519" w:author="Osiatisaa, Cds (Ext)" w:date="2018-05-30T11:50:00Z"/>
          <w:rFonts w:asciiTheme="minorHAnsi" w:eastAsiaTheme="minorEastAsia" w:hAnsiTheme="minorHAnsi" w:cstheme="minorBidi"/>
          <w:noProof/>
          <w:sz w:val="22"/>
          <w:szCs w:val="22"/>
          <w:lang w:eastAsia="fr-FR" w:bidi="ar-SA"/>
        </w:rPr>
      </w:pPr>
      <w:del w:id="520" w:author="Osiatisaa, Cds (Ext)" w:date="2018-05-30T11:50:00Z">
        <w:r w:rsidRPr="009E4714" w:rsidDel="00616287">
          <w:rPr>
            <w:rStyle w:val="Lienhypertexte"/>
            <w:rFonts w:cstheme="minorHAnsi"/>
            <w:noProof/>
          </w:rPr>
          <w:delText>3.4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rPr>
          <w:delText>L’accès aux données</w:delText>
        </w:r>
        <w:r w:rsidDel="00616287">
          <w:rPr>
            <w:noProof/>
            <w:webHidden/>
          </w:rPr>
          <w:tab/>
          <w:delText>35</w:delText>
        </w:r>
      </w:del>
    </w:p>
    <w:p w:rsidR="00484F18" w:rsidDel="00616287" w:rsidRDefault="00484F18">
      <w:pPr>
        <w:pStyle w:val="TM3"/>
        <w:rPr>
          <w:del w:id="521" w:author="Osiatisaa, Cds (Ext)" w:date="2018-05-30T11:50:00Z"/>
          <w:rFonts w:asciiTheme="minorHAnsi" w:eastAsiaTheme="minorEastAsia" w:hAnsiTheme="minorHAnsi" w:cstheme="minorBidi"/>
          <w:noProof/>
          <w:sz w:val="22"/>
          <w:szCs w:val="22"/>
          <w:lang w:eastAsia="fr-FR" w:bidi="ar-SA"/>
        </w:rPr>
      </w:pPr>
      <w:del w:id="522" w:author="Osiatisaa, Cds (Ext)" w:date="2018-05-30T11:50:00Z">
        <w:r w:rsidRPr="009E4714" w:rsidDel="00616287">
          <w:rPr>
            <w:rStyle w:val="Lienhypertexte"/>
            <w:noProof/>
          </w:rPr>
          <w:delText>3.4.1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Généralités</w:delText>
        </w:r>
        <w:r w:rsidDel="00616287">
          <w:rPr>
            <w:noProof/>
            <w:webHidden/>
          </w:rPr>
          <w:tab/>
          <w:delText>35</w:delText>
        </w:r>
      </w:del>
    </w:p>
    <w:p w:rsidR="00484F18" w:rsidDel="00616287" w:rsidRDefault="00484F18">
      <w:pPr>
        <w:pStyle w:val="TM3"/>
        <w:rPr>
          <w:del w:id="523" w:author="Osiatisaa, Cds (Ext)" w:date="2018-05-30T11:50:00Z"/>
          <w:rFonts w:asciiTheme="minorHAnsi" w:eastAsiaTheme="minorEastAsia" w:hAnsiTheme="minorHAnsi" w:cstheme="minorBidi"/>
          <w:noProof/>
          <w:sz w:val="22"/>
          <w:szCs w:val="22"/>
          <w:lang w:eastAsia="fr-FR" w:bidi="ar-SA"/>
        </w:rPr>
      </w:pPr>
      <w:del w:id="524" w:author="Osiatisaa, Cds (Ext)" w:date="2018-05-30T11:50:00Z">
        <w:r w:rsidRPr="009E4714" w:rsidDel="00616287">
          <w:rPr>
            <w:rStyle w:val="Lienhypertexte"/>
            <w:noProof/>
          </w:rPr>
          <w:delText>3.4.2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Typologie d’accès</w:delText>
        </w:r>
        <w:r w:rsidDel="00616287">
          <w:rPr>
            <w:noProof/>
            <w:webHidden/>
          </w:rPr>
          <w:tab/>
          <w:delText>36</w:delText>
        </w:r>
      </w:del>
    </w:p>
    <w:p w:rsidR="00484F18" w:rsidDel="00616287" w:rsidRDefault="00484F18">
      <w:pPr>
        <w:pStyle w:val="TM3"/>
        <w:rPr>
          <w:del w:id="525" w:author="Osiatisaa, Cds (Ext)" w:date="2018-05-30T11:50:00Z"/>
          <w:rFonts w:asciiTheme="minorHAnsi" w:eastAsiaTheme="minorEastAsia" w:hAnsiTheme="minorHAnsi" w:cstheme="minorBidi"/>
          <w:noProof/>
          <w:sz w:val="22"/>
          <w:szCs w:val="22"/>
          <w:lang w:eastAsia="fr-FR" w:bidi="ar-SA"/>
        </w:rPr>
      </w:pPr>
      <w:del w:id="526" w:author="Osiatisaa, Cds (Ext)" w:date="2018-05-30T11:50:00Z">
        <w:r w:rsidRPr="009E4714" w:rsidDel="00616287">
          <w:rPr>
            <w:rStyle w:val="Lienhypertexte"/>
            <w:noProof/>
            <w:lang w:eastAsia="fr-FR"/>
          </w:rPr>
          <w:delText>3.4.3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Les caractères interdits en saisie</w:delText>
        </w:r>
        <w:r w:rsidDel="00616287">
          <w:rPr>
            <w:noProof/>
            <w:webHidden/>
          </w:rPr>
          <w:tab/>
          <w:delText>36</w:delText>
        </w:r>
      </w:del>
    </w:p>
    <w:p w:rsidR="00484F18" w:rsidDel="00616287" w:rsidRDefault="00484F18">
      <w:pPr>
        <w:pStyle w:val="TM1"/>
        <w:rPr>
          <w:del w:id="527" w:author="Osiatisaa, Cds (Ext)" w:date="2018-05-30T11:50:00Z"/>
          <w:rFonts w:asciiTheme="minorHAnsi" w:eastAsiaTheme="minorEastAsia" w:hAnsiTheme="minorHAnsi" w:cstheme="minorBidi"/>
          <w:sz w:val="22"/>
          <w:szCs w:val="22"/>
          <w:lang w:eastAsia="fr-FR" w:bidi="ar-SA"/>
        </w:rPr>
      </w:pPr>
      <w:del w:id="528" w:author="Osiatisaa, Cds (Ext)" w:date="2018-05-30T11:50:00Z">
        <w:r w:rsidRPr="009E4714" w:rsidDel="00616287">
          <w:rPr>
            <w:rStyle w:val="Lienhypertexte"/>
            <w:rFonts w:cstheme="minorHAnsi"/>
            <w:lang w:eastAsia="fr-FR"/>
          </w:rPr>
          <w:delText>4</w:delText>
        </w:r>
        <w:r w:rsidDel="00616287">
          <w:rPr>
            <w:rFonts w:asciiTheme="minorHAnsi" w:eastAsiaTheme="minorEastAsia" w:hAnsiTheme="minorHAnsi" w:cstheme="minorBidi"/>
            <w:sz w:val="22"/>
            <w:szCs w:val="22"/>
            <w:lang w:eastAsia="fr-FR" w:bidi="ar-SA"/>
          </w:rPr>
          <w:tab/>
        </w:r>
        <w:r w:rsidRPr="009E4714" w:rsidDel="00616287">
          <w:rPr>
            <w:rStyle w:val="Lienhypertexte"/>
            <w:rFonts w:cstheme="minorHAnsi"/>
            <w:lang w:eastAsia="fr-FR"/>
          </w:rPr>
          <w:delText>Structures et spécificités fonctionnelles des tables</w:delText>
        </w:r>
        <w:r w:rsidDel="00616287">
          <w:rPr>
            <w:webHidden/>
          </w:rPr>
          <w:tab/>
          <w:delText>37</w:delText>
        </w:r>
      </w:del>
    </w:p>
    <w:p w:rsidR="00484F18" w:rsidDel="00616287" w:rsidRDefault="00484F18">
      <w:pPr>
        <w:pStyle w:val="TM2"/>
        <w:tabs>
          <w:tab w:val="left" w:pos="880"/>
          <w:tab w:val="right" w:leader="dot" w:pos="10338"/>
        </w:tabs>
        <w:rPr>
          <w:del w:id="529" w:author="Osiatisaa, Cds (Ext)" w:date="2018-05-30T11:50:00Z"/>
          <w:rFonts w:asciiTheme="minorHAnsi" w:eastAsiaTheme="minorEastAsia" w:hAnsiTheme="minorHAnsi" w:cstheme="minorBidi"/>
          <w:noProof/>
          <w:sz w:val="22"/>
          <w:szCs w:val="22"/>
          <w:lang w:eastAsia="fr-FR" w:bidi="ar-SA"/>
        </w:rPr>
      </w:pPr>
      <w:del w:id="530" w:author="Osiatisaa, Cds (Ext)" w:date="2018-05-30T11:50:00Z">
        <w:r w:rsidRPr="009E4714" w:rsidDel="00616287">
          <w:rPr>
            <w:rStyle w:val="Lienhypertexte"/>
            <w:rFonts w:cstheme="minorHAnsi"/>
            <w:noProof/>
            <w:lang w:eastAsia="fr-FR"/>
          </w:rPr>
          <w:delText>4.1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lang w:eastAsia="fr-FR"/>
          </w:rPr>
          <w:delText>PAYS (A)</w:delText>
        </w:r>
        <w:r w:rsidDel="00616287">
          <w:rPr>
            <w:noProof/>
            <w:webHidden/>
          </w:rPr>
          <w:tab/>
          <w:delText>37</w:delText>
        </w:r>
      </w:del>
    </w:p>
    <w:p w:rsidR="00484F18" w:rsidDel="00616287" w:rsidRDefault="00484F18">
      <w:pPr>
        <w:pStyle w:val="TM3"/>
        <w:rPr>
          <w:del w:id="531" w:author="Osiatisaa, Cds (Ext)" w:date="2018-05-30T11:50:00Z"/>
          <w:rFonts w:asciiTheme="minorHAnsi" w:eastAsiaTheme="minorEastAsia" w:hAnsiTheme="minorHAnsi" w:cstheme="minorBidi"/>
          <w:noProof/>
          <w:sz w:val="22"/>
          <w:szCs w:val="22"/>
          <w:lang w:eastAsia="fr-FR" w:bidi="ar-SA"/>
        </w:rPr>
      </w:pPr>
      <w:del w:id="532" w:author="Osiatisaa, Cds (Ext)" w:date="2018-05-30T11:50:00Z">
        <w:r w:rsidRPr="009E4714" w:rsidDel="00616287">
          <w:rPr>
            <w:rStyle w:val="Lienhypertexte"/>
            <w:noProof/>
          </w:rPr>
          <w:delText>4.1.1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ta_pays_lmtay501</w:delText>
        </w:r>
        <w:r w:rsidDel="00616287">
          <w:rPr>
            <w:noProof/>
            <w:webHidden/>
          </w:rPr>
          <w:tab/>
          <w:delText>37</w:delText>
        </w:r>
      </w:del>
    </w:p>
    <w:p w:rsidR="00484F18" w:rsidDel="00616287" w:rsidRDefault="00484F18">
      <w:pPr>
        <w:pStyle w:val="TM3"/>
        <w:rPr>
          <w:del w:id="533" w:author="Osiatisaa, Cds (Ext)" w:date="2018-05-30T11:50:00Z"/>
          <w:rFonts w:asciiTheme="minorHAnsi" w:eastAsiaTheme="minorEastAsia" w:hAnsiTheme="minorHAnsi" w:cstheme="minorBidi"/>
          <w:noProof/>
          <w:sz w:val="22"/>
          <w:szCs w:val="22"/>
          <w:lang w:eastAsia="fr-FR" w:bidi="ar-SA"/>
        </w:rPr>
      </w:pPr>
      <w:del w:id="534" w:author="Osiatisaa, Cds (Ext)" w:date="2018-05-30T11:50:00Z">
        <w:r w:rsidRPr="009E4714" w:rsidDel="00616287">
          <w:rPr>
            <w:rStyle w:val="Lienhypertexte"/>
            <w:noProof/>
          </w:rPr>
          <w:delText>4.1.2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ta_devise_lmtay502</w:delText>
        </w:r>
        <w:r w:rsidDel="00616287">
          <w:rPr>
            <w:noProof/>
            <w:webHidden/>
          </w:rPr>
          <w:tab/>
          <w:delText>43</w:delText>
        </w:r>
      </w:del>
    </w:p>
    <w:p w:rsidR="00484F18" w:rsidDel="00616287" w:rsidRDefault="00484F18">
      <w:pPr>
        <w:pStyle w:val="TM3"/>
        <w:rPr>
          <w:del w:id="535" w:author="Osiatisaa, Cds (Ext)" w:date="2018-05-30T11:50:00Z"/>
          <w:rFonts w:asciiTheme="minorHAnsi" w:eastAsiaTheme="minorEastAsia" w:hAnsiTheme="minorHAnsi" w:cstheme="minorBidi"/>
          <w:noProof/>
          <w:sz w:val="22"/>
          <w:szCs w:val="22"/>
          <w:lang w:eastAsia="fr-FR" w:bidi="ar-SA"/>
        </w:rPr>
      </w:pPr>
      <w:del w:id="536" w:author="Osiatisaa, Cds (Ext)" w:date="2018-05-30T11:50:00Z">
        <w:r w:rsidRPr="009E4714" w:rsidDel="00616287">
          <w:rPr>
            <w:rStyle w:val="Lienhypertexte"/>
            <w:noProof/>
          </w:rPr>
          <w:delText>4.1.3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ta_lien_pays_devise_lmtay503</w:delText>
        </w:r>
        <w:r w:rsidDel="00616287">
          <w:rPr>
            <w:noProof/>
            <w:webHidden/>
          </w:rPr>
          <w:tab/>
          <w:delText>49</w:delText>
        </w:r>
      </w:del>
    </w:p>
    <w:p w:rsidR="00484F18" w:rsidDel="00616287" w:rsidRDefault="00484F18">
      <w:pPr>
        <w:pStyle w:val="TM3"/>
        <w:rPr>
          <w:del w:id="537" w:author="Osiatisaa, Cds (Ext)" w:date="2018-05-30T11:50:00Z"/>
          <w:rFonts w:asciiTheme="minorHAnsi" w:eastAsiaTheme="minorEastAsia" w:hAnsiTheme="minorHAnsi" w:cstheme="minorBidi"/>
          <w:noProof/>
          <w:sz w:val="22"/>
          <w:szCs w:val="22"/>
          <w:lang w:eastAsia="fr-FR" w:bidi="ar-SA"/>
        </w:rPr>
      </w:pPr>
      <w:del w:id="538" w:author="Osiatisaa, Cds (Ext)" w:date="2018-05-30T11:50:00Z">
        <w:r w:rsidRPr="009E4714" w:rsidDel="00616287">
          <w:rPr>
            <w:rStyle w:val="Lienhypertexte"/>
            <w:noProof/>
          </w:rPr>
          <w:delText>4.1.4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ta_code_resident_lmtay554</w:delText>
        </w:r>
        <w:r w:rsidDel="00616287">
          <w:rPr>
            <w:noProof/>
            <w:webHidden/>
          </w:rPr>
          <w:tab/>
          <w:delText>50</w:delText>
        </w:r>
      </w:del>
    </w:p>
    <w:p w:rsidR="00484F18" w:rsidDel="00616287" w:rsidRDefault="00484F18">
      <w:pPr>
        <w:pStyle w:val="TM3"/>
        <w:rPr>
          <w:del w:id="539" w:author="Osiatisaa, Cds (Ext)" w:date="2018-05-30T11:50:00Z"/>
          <w:rFonts w:asciiTheme="minorHAnsi" w:eastAsiaTheme="minorEastAsia" w:hAnsiTheme="minorHAnsi" w:cstheme="minorBidi"/>
          <w:noProof/>
          <w:sz w:val="22"/>
          <w:szCs w:val="22"/>
          <w:lang w:eastAsia="fr-FR" w:bidi="ar-SA"/>
        </w:rPr>
      </w:pPr>
      <w:del w:id="540" w:author="Osiatisaa, Cds (Ext)" w:date="2018-05-30T11:50:00Z">
        <w:r w:rsidRPr="009E4714" w:rsidDel="00616287">
          <w:rPr>
            <w:rStyle w:val="Lienhypertexte"/>
            <w:noProof/>
          </w:rPr>
          <w:delText>4.1.5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ta_convention_fiscale_france_lmtay716</w:delText>
        </w:r>
        <w:r w:rsidDel="00616287">
          <w:rPr>
            <w:noProof/>
            <w:webHidden/>
          </w:rPr>
          <w:tab/>
          <w:delText>52</w:delText>
        </w:r>
      </w:del>
    </w:p>
    <w:p w:rsidR="00484F18" w:rsidDel="00616287" w:rsidRDefault="00484F18">
      <w:pPr>
        <w:pStyle w:val="TM3"/>
        <w:rPr>
          <w:del w:id="541" w:author="Osiatisaa, Cds (Ext)" w:date="2018-05-30T11:50:00Z"/>
          <w:rFonts w:asciiTheme="minorHAnsi" w:eastAsiaTheme="minorEastAsia" w:hAnsiTheme="minorHAnsi" w:cstheme="minorBidi"/>
          <w:noProof/>
          <w:sz w:val="22"/>
          <w:szCs w:val="22"/>
          <w:lang w:eastAsia="fr-FR" w:bidi="ar-SA"/>
        </w:rPr>
      </w:pPr>
      <w:del w:id="542" w:author="Osiatisaa, Cds (Ext)" w:date="2018-05-30T11:50:00Z">
        <w:r w:rsidRPr="009E4714" w:rsidDel="00616287">
          <w:rPr>
            <w:rStyle w:val="Lienhypertexte"/>
            <w:noProof/>
          </w:rPr>
          <w:delText>4.1.6</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ta_jour_ferie_cambiste_pays_lmtay741</w:delText>
        </w:r>
        <w:r w:rsidDel="00616287">
          <w:rPr>
            <w:noProof/>
            <w:webHidden/>
          </w:rPr>
          <w:tab/>
          <w:delText>56</w:delText>
        </w:r>
      </w:del>
    </w:p>
    <w:p w:rsidR="00484F18" w:rsidDel="00616287" w:rsidRDefault="00484F18">
      <w:pPr>
        <w:pStyle w:val="TM3"/>
        <w:rPr>
          <w:del w:id="543" w:author="Osiatisaa, Cds (Ext)" w:date="2018-05-30T11:50:00Z"/>
          <w:rFonts w:asciiTheme="minorHAnsi" w:eastAsiaTheme="minorEastAsia" w:hAnsiTheme="minorHAnsi" w:cstheme="minorBidi"/>
          <w:noProof/>
          <w:sz w:val="22"/>
          <w:szCs w:val="22"/>
          <w:lang w:eastAsia="fr-FR" w:bidi="ar-SA"/>
        </w:rPr>
      </w:pPr>
      <w:del w:id="544" w:author="Osiatisaa, Cds (Ext)" w:date="2018-05-30T11:50:00Z">
        <w:r w:rsidRPr="009E4714" w:rsidDel="00616287">
          <w:rPr>
            <w:rStyle w:val="Lienhypertexte"/>
            <w:noProof/>
          </w:rPr>
          <w:delText>4.1.7</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ta_jour_ferie_bourse_place_lmtay755</w:delText>
        </w:r>
        <w:r w:rsidDel="00616287">
          <w:rPr>
            <w:noProof/>
            <w:webHidden/>
          </w:rPr>
          <w:tab/>
          <w:delText>57</w:delText>
        </w:r>
      </w:del>
    </w:p>
    <w:p w:rsidR="00484F18" w:rsidDel="00616287" w:rsidRDefault="00484F18">
      <w:pPr>
        <w:pStyle w:val="TM3"/>
        <w:rPr>
          <w:del w:id="545" w:author="Osiatisaa, Cds (Ext)" w:date="2018-05-30T11:50:00Z"/>
          <w:rFonts w:asciiTheme="minorHAnsi" w:eastAsiaTheme="minorEastAsia" w:hAnsiTheme="minorHAnsi" w:cstheme="minorBidi"/>
          <w:noProof/>
          <w:sz w:val="22"/>
          <w:szCs w:val="22"/>
          <w:lang w:eastAsia="fr-FR" w:bidi="ar-SA"/>
        </w:rPr>
      </w:pPr>
      <w:del w:id="546" w:author="Osiatisaa, Cds (Ext)" w:date="2018-05-30T11:50:00Z">
        <w:r w:rsidRPr="009E4714" w:rsidDel="00616287">
          <w:rPr>
            <w:rStyle w:val="Lienhypertexte"/>
            <w:noProof/>
          </w:rPr>
          <w:delText>4.1.8</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ta_taux_de_parite_lmtay920</w:delText>
        </w:r>
        <w:r w:rsidDel="00616287">
          <w:rPr>
            <w:noProof/>
            <w:webHidden/>
          </w:rPr>
          <w:tab/>
          <w:delText>58</w:delText>
        </w:r>
      </w:del>
    </w:p>
    <w:p w:rsidR="00484F18" w:rsidDel="00616287" w:rsidRDefault="00484F18">
      <w:pPr>
        <w:pStyle w:val="TM3"/>
        <w:rPr>
          <w:del w:id="547" w:author="Osiatisaa, Cds (Ext)" w:date="2018-05-30T11:50:00Z"/>
          <w:rFonts w:asciiTheme="minorHAnsi" w:eastAsiaTheme="minorEastAsia" w:hAnsiTheme="minorHAnsi" w:cstheme="minorBidi"/>
          <w:noProof/>
          <w:sz w:val="22"/>
          <w:szCs w:val="22"/>
          <w:lang w:eastAsia="fr-FR" w:bidi="ar-SA"/>
        </w:rPr>
      </w:pPr>
      <w:del w:id="548" w:author="Osiatisaa, Cds (Ext)" w:date="2018-05-30T11:50:00Z">
        <w:r w:rsidRPr="009E4714" w:rsidDel="00616287">
          <w:rPr>
            <w:rStyle w:val="Lienhypertexte"/>
            <w:noProof/>
          </w:rPr>
          <w:delText>4.1.9</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ta_rgrp_pays_a_risque_de_contrepa_lmtay928</w:delText>
        </w:r>
        <w:r w:rsidDel="00616287">
          <w:rPr>
            <w:noProof/>
            <w:webHidden/>
          </w:rPr>
          <w:tab/>
          <w:delText>60</w:delText>
        </w:r>
      </w:del>
    </w:p>
    <w:p w:rsidR="00484F18" w:rsidDel="00616287" w:rsidRDefault="00484F18">
      <w:pPr>
        <w:pStyle w:val="TM3"/>
        <w:rPr>
          <w:del w:id="549" w:author="Osiatisaa, Cds (Ext)" w:date="2018-05-30T11:50:00Z"/>
          <w:rFonts w:asciiTheme="minorHAnsi" w:eastAsiaTheme="minorEastAsia" w:hAnsiTheme="minorHAnsi" w:cstheme="minorBidi"/>
          <w:noProof/>
          <w:sz w:val="22"/>
          <w:szCs w:val="22"/>
          <w:lang w:eastAsia="fr-FR" w:bidi="ar-SA"/>
        </w:rPr>
      </w:pPr>
      <w:del w:id="550" w:author="Osiatisaa, Cds (Ext)" w:date="2018-05-30T11:50:00Z">
        <w:r w:rsidRPr="009E4714" w:rsidDel="00616287">
          <w:rPr>
            <w:rStyle w:val="Lienhypertexte"/>
            <w:noProof/>
          </w:rPr>
          <w:delText>4.1.10</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ta_zone_geographique_pr_ratios_re_lmtay948</w:delText>
        </w:r>
        <w:r w:rsidDel="00616287">
          <w:rPr>
            <w:noProof/>
            <w:webHidden/>
          </w:rPr>
          <w:tab/>
          <w:delText>61</w:delText>
        </w:r>
      </w:del>
    </w:p>
    <w:p w:rsidR="00484F18" w:rsidDel="00616287" w:rsidRDefault="00484F18">
      <w:pPr>
        <w:pStyle w:val="TM3"/>
        <w:rPr>
          <w:del w:id="551" w:author="Osiatisaa, Cds (Ext)" w:date="2018-05-30T11:50:00Z"/>
          <w:rFonts w:asciiTheme="minorHAnsi" w:eastAsiaTheme="minorEastAsia" w:hAnsiTheme="minorHAnsi" w:cstheme="minorBidi"/>
          <w:noProof/>
          <w:sz w:val="22"/>
          <w:szCs w:val="22"/>
          <w:lang w:eastAsia="fr-FR" w:bidi="ar-SA"/>
        </w:rPr>
      </w:pPr>
      <w:del w:id="552" w:author="Osiatisaa, Cds (Ext)" w:date="2018-05-30T11:50:00Z">
        <w:r w:rsidRPr="009E4714" w:rsidDel="00616287">
          <w:rPr>
            <w:rStyle w:val="Lienhypertexte"/>
            <w:noProof/>
          </w:rPr>
          <w:delText>4.1.11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ta_type_qualification_fiscale_int_lmtay982</w:delText>
        </w:r>
        <w:r w:rsidDel="00616287">
          <w:rPr>
            <w:noProof/>
            <w:webHidden/>
          </w:rPr>
          <w:tab/>
          <w:delText>62</w:delText>
        </w:r>
      </w:del>
    </w:p>
    <w:p w:rsidR="00484F18" w:rsidDel="00616287" w:rsidRDefault="00484F18">
      <w:pPr>
        <w:pStyle w:val="TM3"/>
        <w:rPr>
          <w:del w:id="553" w:author="Osiatisaa, Cds (Ext)" w:date="2018-05-30T11:50:00Z"/>
          <w:rFonts w:asciiTheme="minorHAnsi" w:eastAsiaTheme="minorEastAsia" w:hAnsiTheme="minorHAnsi" w:cstheme="minorBidi"/>
          <w:noProof/>
          <w:sz w:val="22"/>
          <w:szCs w:val="22"/>
          <w:lang w:eastAsia="fr-FR" w:bidi="ar-SA"/>
        </w:rPr>
      </w:pPr>
      <w:del w:id="554" w:author="Osiatisaa, Cds (Ext)" w:date="2018-05-30T11:50:00Z">
        <w:r w:rsidRPr="009E4714" w:rsidDel="00616287">
          <w:rPr>
            <w:rStyle w:val="Lienhypertexte"/>
            <w:noProof/>
          </w:rPr>
          <w:delText>4.1.12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ta_type_qualification_fiscale_cli_lmtay983</w:delText>
        </w:r>
        <w:r w:rsidDel="00616287">
          <w:rPr>
            <w:noProof/>
            <w:webHidden/>
          </w:rPr>
          <w:tab/>
          <w:delText>66</w:delText>
        </w:r>
      </w:del>
    </w:p>
    <w:p w:rsidR="00484F18" w:rsidDel="00616287" w:rsidRDefault="00484F18">
      <w:pPr>
        <w:pStyle w:val="TM2"/>
        <w:tabs>
          <w:tab w:val="left" w:pos="880"/>
          <w:tab w:val="right" w:leader="dot" w:pos="10338"/>
        </w:tabs>
        <w:rPr>
          <w:del w:id="555" w:author="Osiatisaa, Cds (Ext)" w:date="2018-05-30T11:50:00Z"/>
          <w:rFonts w:asciiTheme="minorHAnsi" w:eastAsiaTheme="minorEastAsia" w:hAnsiTheme="minorHAnsi" w:cstheme="minorBidi"/>
          <w:noProof/>
          <w:sz w:val="22"/>
          <w:szCs w:val="22"/>
          <w:lang w:eastAsia="fr-FR" w:bidi="ar-SA"/>
        </w:rPr>
      </w:pPr>
      <w:del w:id="556" w:author="Osiatisaa, Cds (Ext)" w:date="2018-05-30T11:50:00Z">
        <w:r w:rsidRPr="009E4714" w:rsidDel="00616287">
          <w:rPr>
            <w:rStyle w:val="Lienhypertexte"/>
            <w:rFonts w:cstheme="minorHAnsi"/>
            <w:noProof/>
            <w:lang w:eastAsia="fr-FR"/>
          </w:rPr>
          <w:delText>4.2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lang w:eastAsia="fr-FR"/>
          </w:rPr>
          <w:delText>Calendriers (A) (finaliser la fonction de suppression des calendriers)</w:delText>
        </w:r>
        <w:r w:rsidDel="00616287">
          <w:rPr>
            <w:noProof/>
            <w:webHidden/>
          </w:rPr>
          <w:tab/>
          <w:delText>69</w:delText>
        </w:r>
      </w:del>
    </w:p>
    <w:p w:rsidR="00484F18" w:rsidDel="00616287" w:rsidRDefault="00484F18">
      <w:pPr>
        <w:pStyle w:val="TM3"/>
        <w:rPr>
          <w:del w:id="557" w:author="Osiatisaa, Cds (Ext)" w:date="2018-05-30T11:50:00Z"/>
          <w:rFonts w:asciiTheme="minorHAnsi" w:eastAsiaTheme="minorEastAsia" w:hAnsiTheme="minorHAnsi" w:cstheme="minorBidi"/>
          <w:noProof/>
          <w:sz w:val="22"/>
          <w:szCs w:val="22"/>
          <w:lang w:eastAsia="fr-FR" w:bidi="ar-SA"/>
        </w:rPr>
      </w:pPr>
      <w:del w:id="558" w:author="Osiatisaa, Cds (Ext)" w:date="2018-05-30T11:50:00Z">
        <w:r w:rsidRPr="009E4714" w:rsidDel="00616287">
          <w:rPr>
            <w:rStyle w:val="Lienhypertexte"/>
            <w:noProof/>
          </w:rPr>
          <w:delText>4.2.1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ta_jour_ferie_poste_lmtay509</w:delText>
        </w:r>
        <w:r w:rsidDel="00616287">
          <w:rPr>
            <w:noProof/>
            <w:webHidden/>
          </w:rPr>
          <w:tab/>
          <w:delText>69</w:delText>
        </w:r>
      </w:del>
    </w:p>
    <w:p w:rsidR="00484F18" w:rsidDel="00616287" w:rsidRDefault="00484F18">
      <w:pPr>
        <w:pStyle w:val="TM3"/>
        <w:rPr>
          <w:del w:id="559" w:author="Osiatisaa, Cds (Ext)" w:date="2018-05-30T11:50:00Z"/>
          <w:rFonts w:asciiTheme="minorHAnsi" w:eastAsiaTheme="minorEastAsia" w:hAnsiTheme="minorHAnsi" w:cstheme="minorBidi"/>
          <w:noProof/>
          <w:sz w:val="22"/>
          <w:szCs w:val="22"/>
          <w:lang w:eastAsia="fr-FR" w:bidi="ar-SA"/>
        </w:rPr>
      </w:pPr>
      <w:del w:id="560" w:author="Osiatisaa, Cds (Ext)" w:date="2018-05-30T11:50:00Z">
        <w:r w:rsidRPr="009E4714" w:rsidDel="00616287">
          <w:rPr>
            <w:rStyle w:val="Lienhypertexte"/>
            <w:noProof/>
          </w:rPr>
          <w:delText>4.2.2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ta_jour_ferie_cdc_lmtay591</w:delText>
        </w:r>
        <w:r w:rsidDel="00616287">
          <w:rPr>
            <w:noProof/>
            <w:webHidden/>
          </w:rPr>
          <w:tab/>
          <w:delText>70</w:delText>
        </w:r>
      </w:del>
    </w:p>
    <w:p w:rsidR="00484F18" w:rsidDel="00616287" w:rsidRDefault="00484F18">
      <w:pPr>
        <w:pStyle w:val="TM3"/>
        <w:rPr>
          <w:del w:id="561" w:author="Osiatisaa, Cds (Ext)" w:date="2018-05-30T11:50:00Z"/>
          <w:rFonts w:asciiTheme="minorHAnsi" w:eastAsiaTheme="minorEastAsia" w:hAnsiTheme="minorHAnsi" w:cstheme="minorBidi"/>
          <w:noProof/>
          <w:sz w:val="22"/>
          <w:szCs w:val="22"/>
          <w:lang w:eastAsia="fr-FR" w:bidi="ar-SA"/>
        </w:rPr>
      </w:pPr>
      <w:del w:id="562" w:author="Osiatisaa, Cds (Ext)" w:date="2018-05-30T11:50:00Z">
        <w:r w:rsidRPr="009E4714" w:rsidDel="00616287">
          <w:rPr>
            <w:rStyle w:val="Lienhypertexte"/>
            <w:noProof/>
          </w:rPr>
          <w:delText>4.2.3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ta_jour_ferie_tresor_lmtay593</w:delText>
        </w:r>
        <w:r w:rsidDel="00616287">
          <w:rPr>
            <w:noProof/>
            <w:webHidden/>
          </w:rPr>
          <w:tab/>
          <w:delText>71</w:delText>
        </w:r>
      </w:del>
    </w:p>
    <w:p w:rsidR="00484F18" w:rsidDel="00616287" w:rsidRDefault="00484F18">
      <w:pPr>
        <w:pStyle w:val="TM3"/>
        <w:rPr>
          <w:del w:id="563" w:author="Osiatisaa, Cds (Ext)" w:date="2018-05-30T11:50:00Z"/>
          <w:rFonts w:asciiTheme="minorHAnsi" w:eastAsiaTheme="minorEastAsia" w:hAnsiTheme="minorHAnsi" w:cstheme="minorBidi"/>
          <w:noProof/>
          <w:sz w:val="22"/>
          <w:szCs w:val="22"/>
          <w:lang w:eastAsia="fr-FR" w:bidi="ar-SA"/>
        </w:rPr>
      </w:pPr>
      <w:del w:id="564" w:author="Osiatisaa, Cds (Ext)" w:date="2018-05-30T11:50:00Z">
        <w:r w:rsidRPr="009E4714" w:rsidDel="00616287">
          <w:rPr>
            <w:rStyle w:val="Lienhypertexte"/>
            <w:noProof/>
          </w:rPr>
          <w:delText>4.2.4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ta_jour_ferie_ce_lmtay596</w:delText>
        </w:r>
        <w:r w:rsidDel="00616287">
          <w:rPr>
            <w:noProof/>
            <w:webHidden/>
          </w:rPr>
          <w:tab/>
          <w:delText>72</w:delText>
        </w:r>
      </w:del>
    </w:p>
    <w:p w:rsidR="00484F18" w:rsidDel="00616287" w:rsidRDefault="00484F18">
      <w:pPr>
        <w:pStyle w:val="TM3"/>
        <w:rPr>
          <w:del w:id="565" w:author="Osiatisaa, Cds (Ext)" w:date="2018-05-30T11:50:00Z"/>
          <w:rFonts w:asciiTheme="minorHAnsi" w:eastAsiaTheme="minorEastAsia" w:hAnsiTheme="minorHAnsi" w:cstheme="minorBidi"/>
          <w:noProof/>
          <w:sz w:val="22"/>
          <w:szCs w:val="22"/>
          <w:lang w:eastAsia="fr-FR" w:bidi="ar-SA"/>
        </w:rPr>
      </w:pPr>
      <w:del w:id="566" w:author="Osiatisaa, Cds (Ext)" w:date="2018-05-30T11:50:00Z">
        <w:r w:rsidRPr="009E4714" w:rsidDel="00616287">
          <w:rPr>
            <w:rStyle w:val="Lienhypertexte"/>
            <w:noProof/>
          </w:rPr>
          <w:delText>4.2.5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ta_jour_ferie_legal_par_pays_lmtay602</w:delText>
        </w:r>
        <w:r w:rsidDel="00616287">
          <w:rPr>
            <w:noProof/>
            <w:webHidden/>
          </w:rPr>
          <w:tab/>
          <w:delText>73</w:delText>
        </w:r>
      </w:del>
    </w:p>
    <w:p w:rsidR="00484F18" w:rsidDel="00616287" w:rsidRDefault="00484F18">
      <w:pPr>
        <w:pStyle w:val="TM3"/>
        <w:rPr>
          <w:del w:id="567" w:author="Osiatisaa, Cds (Ext)" w:date="2018-05-30T11:50:00Z"/>
          <w:rFonts w:asciiTheme="minorHAnsi" w:eastAsiaTheme="minorEastAsia" w:hAnsiTheme="minorHAnsi" w:cstheme="minorBidi"/>
          <w:noProof/>
          <w:sz w:val="22"/>
          <w:szCs w:val="22"/>
          <w:lang w:eastAsia="fr-FR" w:bidi="ar-SA"/>
        </w:rPr>
      </w:pPr>
      <w:del w:id="568" w:author="Osiatisaa, Cds (Ext)" w:date="2018-05-30T11:50:00Z">
        <w:r w:rsidRPr="009E4714" w:rsidDel="00616287">
          <w:rPr>
            <w:rStyle w:val="Lienhypertexte"/>
            <w:noProof/>
          </w:rPr>
          <w:delText>4.2.6</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ta_jour_ferie_oc_bdf_lmtay603</w:delText>
        </w:r>
        <w:r w:rsidDel="00616287">
          <w:rPr>
            <w:noProof/>
            <w:webHidden/>
          </w:rPr>
          <w:tab/>
          <w:delText>75</w:delText>
        </w:r>
      </w:del>
    </w:p>
    <w:p w:rsidR="00484F18" w:rsidDel="00616287" w:rsidRDefault="00484F18">
      <w:pPr>
        <w:pStyle w:val="TM3"/>
        <w:rPr>
          <w:del w:id="569" w:author="Osiatisaa, Cds (Ext)" w:date="2018-05-30T11:50:00Z"/>
          <w:rFonts w:asciiTheme="minorHAnsi" w:eastAsiaTheme="minorEastAsia" w:hAnsiTheme="minorHAnsi" w:cstheme="minorBidi"/>
          <w:noProof/>
          <w:sz w:val="22"/>
          <w:szCs w:val="22"/>
          <w:lang w:eastAsia="fr-FR" w:bidi="ar-SA"/>
        </w:rPr>
      </w:pPr>
      <w:del w:id="570" w:author="Osiatisaa, Cds (Ext)" w:date="2018-05-30T11:50:00Z">
        <w:r w:rsidRPr="009E4714" w:rsidDel="00616287">
          <w:rPr>
            <w:rStyle w:val="Lienhypertexte"/>
            <w:noProof/>
          </w:rPr>
          <w:delText>4.2.7</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ta_jour_ferie_sit_peps_lmtay984</w:delText>
        </w:r>
        <w:r w:rsidDel="00616287">
          <w:rPr>
            <w:noProof/>
            <w:webHidden/>
          </w:rPr>
          <w:tab/>
          <w:delText>76</w:delText>
        </w:r>
      </w:del>
    </w:p>
    <w:p w:rsidR="00484F18" w:rsidDel="00616287" w:rsidRDefault="00484F18">
      <w:pPr>
        <w:pStyle w:val="TM2"/>
        <w:tabs>
          <w:tab w:val="left" w:pos="880"/>
          <w:tab w:val="right" w:leader="dot" w:pos="10338"/>
        </w:tabs>
        <w:rPr>
          <w:del w:id="571" w:author="Osiatisaa, Cds (Ext)" w:date="2018-05-30T11:50:00Z"/>
          <w:rFonts w:asciiTheme="minorHAnsi" w:eastAsiaTheme="minorEastAsia" w:hAnsiTheme="minorHAnsi" w:cstheme="minorBidi"/>
          <w:noProof/>
          <w:sz w:val="22"/>
          <w:szCs w:val="22"/>
          <w:lang w:eastAsia="fr-FR" w:bidi="ar-SA"/>
        </w:rPr>
      </w:pPr>
      <w:del w:id="572" w:author="Osiatisaa, Cds (Ext)" w:date="2018-05-30T11:50:00Z">
        <w:r w:rsidRPr="009E4714" w:rsidDel="00616287">
          <w:rPr>
            <w:rStyle w:val="Lienhypertexte"/>
            <w:rFonts w:cstheme="minorHAnsi"/>
            <w:noProof/>
            <w:lang w:eastAsia="fr-FR"/>
          </w:rPr>
          <w:delText>4.3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lang w:eastAsia="fr-FR"/>
          </w:rPr>
          <w:delText>Départements – Communes – Régions (B)</w:delText>
        </w:r>
        <w:r w:rsidDel="00616287">
          <w:rPr>
            <w:noProof/>
            <w:webHidden/>
          </w:rPr>
          <w:tab/>
          <w:delText>77</w:delText>
        </w:r>
      </w:del>
    </w:p>
    <w:p w:rsidR="00484F18" w:rsidDel="00616287" w:rsidRDefault="00484F18">
      <w:pPr>
        <w:pStyle w:val="TM3"/>
        <w:rPr>
          <w:del w:id="573" w:author="Osiatisaa, Cds (Ext)" w:date="2018-05-30T11:50:00Z"/>
          <w:rFonts w:asciiTheme="minorHAnsi" w:eastAsiaTheme="minorEastAsia" w:hAnsiTheme="minorHAnsi" w:cstheme="minorBidi"/>
          <w:noProof/>
          <w:sz w:val="22"/>
          <w:szCs w:val="22"/>
          <w:lang w:eastAsia="fr-FR" w:bidi="ar-SA"/>
        </w:rPr>
      </w:pPr>
      <w:del w:id="574" w:author="Osiatisaa, Cds (Ext)" w:date="2018-05-30T11:50:00Z">
        <w:r w:rsidRPr="009E4714" w:rsidDel="00616287">
          <w:rPr>
            <w:rStyle w:val="Lienhypertexte"/>
            <w:noProof/>
          </w:rPr>
          <w:delText>4.3.1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ta_territorialite_ficoba_lmtay508 (à revoir avec MOE ; la table n’a pas d ihm)</w:delText>
        </w:r>
        <w:r w:rsidDel="00616287">
          <w:rPr>
            <w:noProof/>
            <w:webHidden/>
          </w:rPr>
          <w:tab/>
          <w:delText>77</w:delText>
        </w:r>
      </w:del>
    </w:p>
    <w:p w:rsidR="00484F18" w:rsidDel="00616287" w:rsidRDefault="00484F18">
      <w:pPr>
        <w:pStyle w:val="TM3"/>
        <w:rPr>
          <w:del w:id="575" w:author="Osiatisaa, Cds (Ext)" w:date="2018-05-30T11:50:00Z"/>
          <w:rFonts w:asciiTheme="minorHAnsi" w:eastAsiaTheme="minorEastAsia" w:hAnsiTheme="minorHAnsi" w:cstheme="minorBidi"/>
          <w:noProof/>
          <w:sz w:val="22"/>
          <w:szCs w:val="22"/>
          <w:lang w:eastAsia="fr-FR" w:bidi="ar-SA"/>
        </w:rPr>
      </w:pPr>
      <w:del w:id="576" w:author="Osiatisaa, Cds (Ext)" w:date="2018-05-30T11:50:00Z">
        <w:r w:rsidRPr="009E4714" w:rsidDel="00616287">
          <w:rPr>
            <w:rStyle w:val="Lienhypertexte"/>
            <w:noProof/>
          </w:rPr>
          <w:delText>4.3.2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ta_region_administrative_lmtay547 (chercher structure de la table)</w:delText>
        </w:r>
        <w:r w:rsidDel="00616287">
          <w:rPr>
            <w:noProof/>
            <w:webHidden/>
          </w:rPr>
          <w:tab/>
          <w:delText>79</w:delText>
        </w:r>
      </w:del>
    </w:p>
    <w:p w:rsidR="00484F18" w:rsidDel="00616287" w:rsidRDefault="00484F18">
      <w:pPr>
        <w:pStyle w:val="TM3"/>
        <w:rPr>
          <w:del w:id="577" w:author="Osiatisaa, Cds (Ext)" w:date="2018-05-30T11:50:00Z"/>
          <w:rFonts w:asciiTheme="minorHAnsi" w:eastAsiaTheme="minorEastAsia" w:hAnsiTheme="minorHAnsi" w:cstheme="minorBidi"/>
          <w:noProof/>
          <w:sz w:val="22"/>
          <w:szCs w:val="22"/>
          <w:lang w:eastAsia="fr-FR" w:bidi="ar-SA"/>
        </w:rPr>
      </w:pPr>
      <w:del w:id="578" w:author="Osiatisaa, Cds (Ext)" w:date="2018-05-30T11:50:00Z">
        <w:r w:rsidRPr="009E4714" w:rsidDel="00616287">
          <w:rPr>
            <w:rStyle w:val="Lienhypertexte"/>
            <w:noProof/>
          </w:rPr>
          <w:delText>4.3.3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ta_departement</w:delText>
        </w:r>
        <w:r w:rsidDel="00616287">
          <w:rPr>
            <w:noProof/>
            <w:webHidden/>
          </w:rPr>
          <w:tab/>
          <w:delText>82</w:delText>
        </w:r>
      </w:del>
    </w:p>
    <w:p w:rsidR="00484F18" w:rsidDel="00616287" w:rsidRDefault="00484F18">
      <w:pPr>
        <w:pStyle w:val="TM3"/>
        <w:rPr>
          <w:del w:id="579" w:author="Osiatisaa, Cds (Ext)" w:date="2018-05-30T11:50:00Z"/>
          <w:rFonts w:asciiTheme="minorHAnsi" w:eastAsiaTheme="minorEastAsia" w:hAnsiTheme="minorHAnsi" w:cstheme="minorBidi"/>
          <w:noProof/>
          <w:sz w:val="22"/>
          <w:szCs w:val="22"/>
          <w:lang w:eastAsia="fr-FR" w:bidi="ar-SA"/>
        </w:rPr>
      </w:pPr>
      <w:del w:id="580" w:author="Osiatisaa, Cds (Ext)" w:date="2018-05-30T11:50:00Z">
        <w:r w:rsidRPr="009E4714" w:rsidDel="00616287">
          <w:rPr>
            <w:rStyle w:val="Lienhypertexte"/>
            <w:noProof/>
          </w:rPr>
          <w:delText>4.3.4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ta_complement_structure_banq_lmtay890</w:delText>
        </w:r>
        <w:r w:rsidDel="00616287">
          <w:rPr>
            <w:noProof/>
            <w:webHidden/>
          </w:rPr>
          <w:tab/>
          <w:delText>86</w:delText>
        </w:r>
      </w:del>
    </w:p>
    <w:p w:rsidR="00484F18" w:rsidDel="00616287" w:rsidRDefault="00484F18">
      <w:pPr>
        <w:pStyle w:val="TM3"/>
        <w:rPr>
          <w:del w:id="581" w:author="Osiatisaa, Cds (Ext)" w:date="2018-05-30T11:50:00Z"/>
          <w:rFonts w:asciiTheme="minorHAnsi" w:eastAsiaTheme="minorEastAsia" w:hAnsiTheme="minorHAnsi" w:cstheme="minorBidi"/>
          <w:noProof/>
          <w:sz w:val="22"/>
          <w:szCs w:val="22"/>
          <w:lang w:eastAsia="fr-FR" w:bidi="ar-SA"/>
        </w:rPr>
      </w:pPr>
      <w:del w:id="582" w:author="Osiatisaa, Cds (Ext)" w:date="2018-05-30T11:50:00Z">
        <w:r w:rsidRPr="009E4714" w:rsidDel="00616287">
          <w:rPr>
            <w:rStyle w:val="Lienhypertexte"/>
            <w:noProof/>
          </w:rPr>
          <w:delText>4.3.5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ta_lieu_de_compensation_lmtay891</w:delText>
        </w:r>
        <w:r w:rsidDel="00616287">
          <w:rPr>
            <w:noProof/>
            <w:webHidden/>
          </w:rPr>
          <w:tab/>
          <w:delText>92</w:delText>
        </w:r>
      </w:del>
    </w:p>
    <w:p w:rsidR="00484F18" w:rsidDel="00616287" w:rsidRDefault="00484F18">
      <w:pPr>
        <w:pStyle w:val="TM3"/>
        <w:rPr>
          <w:del w:id="583" w:author="Osiatisaa, Cds (Ext)" w:date="2018-05-30T11:50:00Z"/>
          <w:rFonts w:asciiTheme="minorHAnsi" w:eastAsiaTheme="minorEastAsia" w:hAnsiTheme="minorHAnsi" w:cstheme="minorBidi"/>
          <w:noProof/>
          <w:sz w:val="22"/>
          <w:szCs w:val="22"/>
          <w:lang w:eastAsia="fr-FR" w:bidi="ar-SA"/>
        </w:rPr>
      </w:pPr>
      <w:del w:id="584" w:author="Osiatisaa, Cds (Ext)" w:date="2018-05-30T11:50:00Z">
        <w:r w:rsidRPr="009E4714" w:rsidDel="00616287">
          <w:rPr>
            <w:rStyle w:val="Lienhypertexte"/>
            <w:noProof/>
          </w:rPr>
          <w:delText>4.3.6</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ta_code_postal (à revoir et compléter)</w:delText>
        </w:r>
        <w:r w:rsidDel="00616287">
          <w:rPr>
            <w:noProof/>
            <w:webHidden/>
          </w:rPr>
          <w:tab/>
          <w:delText>94</w:delText>
        </w:r>
      </w:del>
    </w:p>
    <w:p w:rsidR="00484F18" w:rsidDel="00616287" w:rsidRDefault="00484F18">
      <w:pPr>
        <w:pStyle w:val="TM3"/>
        <w:rPr>
          <w:del w:id="585" w:author="Osiatisaa, Cds (Ext)" w:date="2018-05-30T11:50:00Z"/>
          <w:rFonts w:asciiTheme="minorHAnsi" w:eastAsiaTheme="minorEastAsia" w:hAnsiTheme="minorHAnsi" w:cstheme="minorBidi"/>
          <w:noProof/>
          <w:sz w:val="22"/>
          <w:szCs w:val="22"/>
          <w:lang w:eastAsia="fr-FR" w:bidi="ar-SA"/>
        </w:rPr>
      </w:pPr>
      <w:del w:id="586" w:author="Osiatisaa, Cds (Ext)" w:date="2018-05-30T11:50:00Z">
        <w:r w:rsidRPr="009E4714" w:rsidDel="00616287">
          <w:rPr>
            <w:rStyle w:val="Lienhypertexte"/>
            <w:noProof/>
          </w:rPr>
          <w:delText>4.3.7</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ta_commune_insee</w:delText>
        </w:r>
        <w:r w:rsidDel="00616287">
          <w:rPr>
            <w:noProof/>
            <w:webHidden/>
          </w:rPr>
          <w:tab/>
          <w:delText>97</w:delText>
        </w:r>
      </w:del>
    </w:p>
    <w:p w:rsidR="00484F18" w:rsidDel="00616287" w:rsidRDefault="00484F18">
      <w:pPr>
        <w:pStyle w:val="TM3"/>
        <w:rPr>
          <w:del w:id="587" w:author="Osiatisaa, Cds (Ext)" w:date="2018-05-30T11:50:00Z"/>
          <w:rFonts w:asciiTheme="minorHAnsi" w:eastAsiaTheme="minorEastAsia" w:hAnsiTheme="minorHAnsi" w:cstheme="minorBidi"/>
          <w:noProof/>
          <w:sz w:val="22"/>
          <w:szCs w:val="22"/>
          <w:lang w:eastAsia="fr-FR" w:bidi="ar-SA"/>
        </w:rPr>
      </w:pPr>
      <w:del w:id="588" w:author="Osiatisaa, Cds (Ext)" w:date="2018-05-30T11:50:00Z">
        <w:r w:rsidRPr="009E4714" w:rsidDel="00616287">
          <w:rPr>
            <w:rStyle w:val="Lienhypertexte"/>
            <w:rFonts w:cstheme="minorHAnsi"/>
            <w:noProof/>
            <w:lang w:eastAsia="fr-FR"/>
          </w:rPr>
          <w:delText>4.3.8</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ta_region_2016</w:delText>
        </w:r>
        <w:r w:rsidDel="00616287">
          <w:rPr>
            <w:noProof/>
            <w:webHidden/>
          </w:rPr>
          <w:tab/>
          <w:delText>102</w:delText>
        </w:r>
      </w:del>
    </w:p>
    <w:p w:rsidR="00484F18" w:rsidDel="00616287" w:rsidRDefault="00484F18">
      <w:pPr>
        <w:pStyle w:val="TM2"/>
        <w:tabs>
          <w:tab w:val="left" w:pos="880"/>
          <w:tab w:val="right" w:leader="dot" w:pos="10338"/>
        </w:tabs>
        <w:rPr>
          <w:del w:id="589" w:author="Osiatisaa, Cds (Ext)" w:date="2018-05-30T11:50:00Z"/>
          <w:rFonts w:asciiTheme="minorHAnsi" w:eastAsiaTheme="minorEastAsia" w:hAnsiTheme="minorHAnsi" w:cstheme="minorBidi"/>
          <w:noProof/>
          <w:sz w:val="22"/>
          <w:szCs w:val="22"/>
          <w:lang w:eastAsia="fr-FR" w:bidi="ar-SA"/>
        </w:rPr>
      </w:pPr>
      <w:del w:id="590" w:author="Osiatisaa, Cds (Ext)" w:date="2018-05-30T11:50:00Z">
        <w:r w:rsidRPr="009E4714" w:rsidDel="00616287">
          <w:rPr>
            <w:rStyle w:val="Lienhypertexte"/>
            <w:rFonts w:cstheme="minorHAnsi"/>
            <w:noProof/>
            <w:lang w:eastAsia="fr-FR"/>
          </w:rPr>
          <w:delText>4.4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lang w:eastAsia="fr-FR"/>
          </w:rPr>
          <w:delText>Catégorie de client (C)</w:delText>
        </w:r>
        <w:r w:rsidDel="00616287">
          <w:rPr>
            <w:noProof/>
            <w:webHidden/>
          </w:rPr>
          <w:tab/>
          <w:delText>105</w:delText>
        </w:r>
      </w:del>
    </w:p>
    <w:p w:rsidR="00484F18" w:rsidDel="00616287" w:rsidRDefault="00484F18">
      <w:pPr>
        <w:pStyle w:val="TM3"/>
        <w:rPr>
          <w:del w:id="591" w:author="Osiatisaa, Cds (Ext)" w:date="2018-05-30T11:50:00Z"/>
          <w:rFonts w:asciiTheme="minorHAnsi" w:eastAsiaTheme="minorEastAsia" w:hAnsiTheme="minorHAnsi" w:cstheme="minorBidi"/>
          <w:noProof/>
          <w:sz w:val="22"/>
          <w:szCs w:val="22"/>
          <w:lang w:eastAsia="fr-FR" w:bidi="ar-SA"/>
        </w:rPr>
      </w:pPr>
      <w:del w:id="592" w:author="Osiatisaa, Cds (Ext)" w:date="2018-05-30T11:50:00Z">
        <w:r w:rsidRPr="009E4714" w:rsidDel="00616287">
          <w:rPr>
            <w:rStyle w:val="Lienhypertexte"/>
            <w:noProof/>
          </w:rPr>
          <w:delText>4.4.1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ta_profil_titulaire_lmtay400</w:delText>
        </w:r>
        <w:r w:rsidDel="00616287">
          <w:rPr>
            <w:noProof/>
            <w:webHidden/>
          </w:rPr>
          <w:tab/>
          <w:delText>105</w:delText>
        </w:r>
      </w:del>
    </w:p>
    <w:p w:rsidR="00484F18" w:rsidDel="00616287" w:rsidRDefault="00484F18">
      <w:pPr>
        <w:pStyle w:val="TM3"/>
        <w:rPr>
          <w:del w:id="593" w:author="Osiatisaa, Cds (Ext)" w:date="2018-05-30T11:50:00Z"/>
          <w:rFonts w:asciiTheme="minorHAnsi" w:eastAsiaTheme="minorEastAsia" w:hAnsiTheme="minorHAnsi" w:cstheme="minorBidi"/>
          <w:noProof/>
          <w:sz w:val="22"/>
          <w:szCs w:val="22"/>
          <w:lang w:eastAsia="fr-FR" w:bidi="ar-SA"/>
        </w:rPr>
      </w:pPr>
      <w:del w:id="594" w:author="Osiatisaa, Cds (Ext)" w:date="2018-05-30T11:50:00Z">
        <w:r w:rsidRPr="009E4714" w:rsidDel="00616287">
          <w:rPr>
            <w:rStyle w:val="Lienhypertexte"/>
            <w:noProof/>
          </w:rPr>
          <w:delText>4.4.2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ta_type_filiere_lmtay401</w:delText>
        </w:r>
        <w:r w:rsidDel="00616287">
          <w:rPr>
            <w:noProof/>
            <w:webHidden/>
          </w:rPr>
          <w:tab/>
          <w:delText>108</w:delText>
        </w:r>
      </w:del>
    </w:p>
    <w:p w:rsidR="00484F18" w:rsidDel="00616287" w:rsidRDefault="00484F18">
      <w:pPr>
        <w:pStyle w:val="TM3"/>
        <w:rPr>
          <w:del w:id="595" w:author="Osiatisaa, Cds (Ext)" w:date="2018-05-30T11:50:00Z"/>
          <w:rFonts w:asciiTheme="minorHAnsi" w:eastAsiaTheme="minorEastAsia" w:hAnsiTheme="minorHAnsi" w:cstheme="minorBidi"/>
          <w:noProof/>
          <w:sz w:val="22"/>
          <w:szCs w:val="22"/>
          <w:lang w:eastAsia="fr-FR" w:bidi="ar-SA"/>
        </w:rPr>
      </w:pPr>
      <w:del w:id="596" w:author="Osiatisaa, Cds (Ext)" w:date="2018-05-30T11:50:00Z">
        <w:r w:rsidRPr="009E4714" w:rsidDel="00616287">
          <w:rPr>
            <w:rStyle w:val="Lienhypertexte"/>
            <w:noProof/>
          </w:rPr>
          <w:delText>4.4.3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ta_liste_opcvm_lmtay402</w:delText>
        </w:r>
        <w:r w:rsidDel="00616287">
          <w:rPr>
            <w:noProof/>
            <w:webHidden/>
          </w:rPr>
          <w:tab/>
          <w:delText>111</w:delText>
        </w:r>
      </w:del>
    </w:p>
    <w:p w:rsidR="00484F18" w:rsidDel="00616287" w:rsidRDefault="00484F18">
      <w:pPr>
        <w:pStyle w:val="TM3"/>
        <w:rPr>
          <w:del w:id="597" w:author="Osiatisaa, Cds (Ext)" w:date="2018-05-30T11:50:00Z"/>
          <w:rFonts w:asciiTheme="minorHAnsi" w:eastAsiaTheme="minorEastAsia" w:hAnsiTheme="minorHAnsi" w:cstheme="minorBidi"/>
          <w:noProof/>
          <w:sz w:val="22"/>
          <w:szCs w:val="22"/>
          <w:lang w:eastAsia="fr-FR" w:bidi="ar-SA"/>
        </w:rPr>
      </w:pPr>
      <w:del w:id="598" w:author="Osiatisaa, Cds (Ext)" w:date="2018-05-30T11:50:00Z">
        <w:r w:rsidRPr="009E4714" w:rsidDel="00616287">
          <w:rPr>
            <w:rStyle w:val="Lienhypertexte"/>
            <w:noProof/>
          </w:rPr>
          <w:delText>4.4.4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ta_forme_juridique_dgi_lmtay518</w:delText>
        </w:r>
        <w:r w:rsidDel="00616287">
          <w:rPr>
            <w:noProof/>
            <w:webHidden/>
          </w:rPr>
          <w:tab/>
          <w:delText>114</w:delText>
        </w:r>
      </w:del>
    </w:p>
    <w:p w:rsidR="00484F18" w:rsidDel="00616287" w:rsidRDefault="00484F18">
      <w:pPr>
        <w:pStyle w:val="TM3"/>
        <w:rPr>
          <w:del w:id="599" w:author="Osiatisaa, Cds (Ext)" w:date="2018-05-30T11:50:00Z"/>
          <w:rFonts w:asciiTheme="minorHAnsi" w:eastAsiaTheme="minorEastAsia" w:hAnsiTheme="minorHAnsi" w:cstheme="minorBidi"/>
          <w:noProof/>
          <w:sz w:val="22"/>
          <w:szCs w:val="22"/>
          <w:lang w:eastAsia="fr-FR" w:bidi="ar-SA"/>
        </w:rPr>
      </w:pPr>
      <w:del w:id="600" w:author="Osiatisaa, Cds (Ext)" w:date="2018-05-30T11:50:00Z">
        <w:r w:rsidRPr="009E4714" w:rsidDel="00616287">
          <w:rPr>
            <w:rStyle w:val="Lienhypertexte"/>
            <w:noProof/>
          </w:rPr>
          <w:lastRenderedPageBreak/>
          <w:delText>4.4.5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ta_categorie_de_client_lmtay523</w:delText>
        </w:r>
        <w:r w:rsidDel="00616287">
          <w:rPr>
            <w:noProof/>
            <w:webHidden/>
          </w:rPr>
          <w:tab/>
          <w:delText>117</w:delText>
        </w:r>
      </w:del>
    </w:p>
    <w:p w:rsidR="00484F18" w:rsidDel="00616287" w:rsidRDefault="00484F18">
      <w:pPr>
        <w:pStyle w:val="TM3"/>
        <w:rPr>
          <w:del w:id="601" w:author="Osiatisaa, Cds (Ext)" w:date="2018-05-30T11:50:00Z"/>
          <w:rFonts w:asciiTheme="minorHAnsi" w:eastAsiaTheme="minorEastAsia" w:hAnsiTheme="minorHAnsi" w:cstheme="minorBidi"/>
          <w:noProof/>
          <w:sz w:val="22"/>
          <w:szCs w:val="22"/>
          <w:lang w:eastAsia="fr-FR" w:bidi="ar-SA"/>
        </w:rPr>
      </w:pPr>
      <w:del w:id="602" w:author="Osiatisaa, Cds (Ext)" w:date="2018-05-30T11:50:00Z">
        <w:r w:rsidRPr="009E4714" w:rsidDel="00616287">
          <w:rPr>
            <w:rStyle w:val="Lienhypertexte"/>
            <w:noProof/>
          </w:rPr>
          <w:delText>4.4.6</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ta_categ_sicovam_de_client_lmtay524</w:delText>
        </w:r>
        <w:r w:rsidDel="00616287">
          <w:rPr>
            <w:noProof/>
            <w:webHidden/>
          </w:rPr>
          <w:tab/>
          <w:delText>123</w:delText>
        </w:r>
      </w:del>
    </w:p>
    <w:p w:rsidR="00484F18" w:rsidDel="00616287" w:rsidRDefault="00484F18">
      <w:pPr>
        <w:pStyle w:val="TM3"/>
        <w:rPr>
          <w:del w:id="603" w:author="Osiatisaa, Cds (Ext)" w:date="2018-05-30T11:50:00Z"/>
          <w:rFonts w:asciiTheme="minorHAnsi" w:eastAsiaTheme="minorEastAsia" w:hAnsiTheme="minorHAnsi" w:cstheme="minorBidi"/>
          <w:noProof/>
          <w:sz w:val="22"/>
          <w:szCs w:val="22"/>
          <w:lang w:eastAsia="fr-FR" w:bidi="ar-SA"/>
        </w:rPr>
      </w:pPr>
      <w:del w:id="604" w:author="Osiatisaa, Cds (Ext)" w:date="2018-05-30T11:50:00Z">
        <w:r w:rsidRPr="009E4714" w:rsidDel="00616287">
          <w:rPr>
            <w:rStyle w:val="Lienhypertexte"/>
            <w:noProof/>
          </w:rPr>
          <w:delText>4.4.7</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ta_categorie_de_deposant_lmtay525</w:delText>
        </w:r>
        <w:r w:rsidDel="00616287">
          <w:rPr>
            <w:noProof/>
            <w:webHidden/>
          </w:rPr>
          <w:tab/>
          <w:delText>125</w:delText>
        </w:r>
      </w:del>
    </w:p>
    <w:p w:rsidR="00484F18" w:rsidDel="00616287" w:rsidRDefault="00484F18">
      <w:pPr>
        <w:pStyle w:val="TM3"/>
        <w:rPr>
          <w:del w:id="605" w:author="Osiatisaa, Cds (Ext)" w:date="2018-05-30T11:50:00Z"/>
          <w:rFonts w:asciiTheme="minorHAnsi" w:eastAsiaTheme="minorEastAsia" w:hAnsiTheme="minorHAnsi" w:cstheme="minorBidi"/>
          <w:noProof/>
          <w:sz w:val="22"/>
          <w:szCs w:val="22"/>
          <w:lang w:eastAsia="fr-FR" w:bidi="ar-SA"/>
        </w:rPr>
      </w:pPr>
      <w:del w:id="606" w:author="Osiatisaa, Cds (Ext)" w:date="2018-05-30T11:50:00Z">
        <w:r w:rsidRPr="009E4714" w:rsidDel="00616287">
          <w:rPr>
            <w:rStyle w:val="Lienhypertexte"/>
            <w:noProof/>
          </w:rPr>
          <w:delText>4.4.8</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ta_lien_categ_client_sicovam_lmtay533</w:delText>
        </w:r>
        <w:r w:rsidDel="00616287">
          <w:rPr>
            <w:noProof/>
            <w:webHidden/>
          </w:rPr>
          <w:tab/>
          <w:delText>128</w:delText>
        </w:r>
      </w:del>
    </w:p>
    <w:p w:rsidR="00484F18" w:rsidDel="00616287" w:rsidRDefault="00484F18">
      <w:pPr>
        <w:pStyle w:val="TM3"/>
        <w:rPr>
          <w:del w:id="607" w:author="Osiatisaa, Cds (Ext)" w:date="2018-05-30T11:50:00Z"/>
          <w:rFonts w:asciiTheme="minorHAnsi" w:eastAsiaTheme="minorEastAsia" w:hAnsiTheme="minorHAnsi" w:cstheme="minorBidi"/>
          <w:noProof/>
          <w:sz w:val="22"/>
          <w:szCs w:val="22"/>
          <w:lang w:eastAsia="fr-FR" w:bidi="ar-SA"/>
        </w:rPr>
      </w:pPr>
      <w:del w:id="608" w:author="Osiatisaa, Cds (Ext)" w:date="2018-05-30T11:50:00Z">
        <w:r w:rsidRPr="009E4714" w:rsidDel="00616287">
          <w:rPr>
            <w:rStyle w:val="Lienhypertexte"/>
            <w:noProof/>
          </w:rPr>
          <w:delText>4.4.9</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ta_lien_categ_client_deposant_lmtay560</w:delText>
        </w:r>
        <w:r w:rsidDel="00616287">
          <w:rPr>
            <w:noProof/>
            <w:webHidden/>
          </w:rPr>
          <w:tab/>
          <w:delText>130</w:delText>
        </w:r>
      </w:del>
    </w:p>
    <w:p w:rsidR="00484F18" w:rsidDel="00616287" w:rsidRDefault="00484F18">
      <w:pPr>
        <w:pStyle w:val="TM3"/>
        <w:rPr>
          <w:del w:id="609" w:author="Osiatisaa, Cds (Ext)" w:date="2018-05-30T11:50:00Z"/>
          <w:rFonts w:asciiTheme="minorHAnsi" w:eastAsiaTheme="minorEastAsia" w:hAnsiTheme="minorHAnsi" w:cstheme="minorBidi"/>
          <w:noProof/>
          <w:sz w:val="22"/>
          <w:szCs w:val="22"/>
          <w:lang w:eastAsia="fr-FR" w:bidi="ar-SA"/>
        </w:rPr>
      </w:pPr>
      <w:del w:id="610" w:author="Osiatisaa, Cds (Ext)" w:date="2018-05-30T11:50:00Z">
        <w:r w:rsidRPr="009E4714" w:rsidDel="00616287">
          <w:rPr>
            <w:rStyle w:val="Lienhypertexte"/>
            <w:noProof/>
          </w:rPr>
          <w:delText>4.4.10</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ta_classification_mif_lmtay718</w:delText>
        </w:r>
        <w:r w:rsidDel="00616287">
          <w:rPr>
            <w:noProof/>
            <w:webHidden/>
          </w:rPr>
          <w:tab/>
          <w:delText>132</w:delText>
        </w:r>
      </w:del>
    </w:p>
    <w:p w:rsidR="00484F18" w:rsidDel="00616287" w:rsidRDefault="00484F18">
      <w:pPr>
        <w:pStyle w:val="TM3"/>
        <w:rPr>
          <w:del w:id="611" w:author="Osiatisaa, Cds (Ext)" w:date="2018-05-30T11:50:00Z"/>
          <w:rFonts w:asciiTheme="minorHAnsi" w:eastAsiaTheme="minorEastAsia" w:hAnsiTheme="minorHAnsi" w:cstheme="minorBidi"/>
          <w:noProof/>
          <w:sz w:val="22"/>
          <w:szCs w:val="22"/>
          <w:lang w:eastAsia="fr-FR" w:bidi="ar-SA"/>
        </w:rPr>
      </w:pPr>
      <w:del w:id="612" w:author="Osiatisaa, Cds (Ext)" w:date="2018-05-30T11:50:00Z">
        <w:r w:rsidRPr="009E4714" w:rsidDel="00616287">
          <w:rPr>
            <w:rStyle w:val="Lienhypertexte"/>
            <w:noProof/>
          </w:rPr>
          <w:delText>4.4.11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ta_famille_commerciale_lmtay738</w:delText>
        </w:r>
        <w:r w:rsidDel="00616287">
          <w:rPr>
            <w:noProof/>
            <w:webHidden/>
          </w:rPr>
          <w:tab/>
          <w:delText>135</w:delText>
        </w:r>
      </w:del>
    </w:p>
    <w:p w:rsidR="00484F18" w:rsidDel="00616287" w:rsidRDefault="00484F18">
      <w:pPr>
        <w:pStyle w:val="TM3"/>
        <w:rPr>
          <w:del w:id="613" w:author="Osiatisaa, Cds (Ext)" w:date="2018-05-30T11:50:00Z"/>
          <w:rFonts w:asciiTheme="minorHAnsi" w:eastAsiaTheme="minorEastAsia" w:hAnsiTheme="minorHAnsi" w:cstheme="minorBidi"/>
          <w:noProof/>
          <w:sz w:val="22"/>
          <w:szCs w:val="22"/>
          <w:lang w:eastAsia="fr-FR" w:bidi="ar-SA"/>
        </w:rPr>
      </w:pPr>
      <w:del w:id="614" w:author="Osiatisaa, Cds (Ext)" w:date="2018-05-30T11:50:00Z">
        <w:r w:rsidRPr="009E4714" w:rsidDel="00616287">
          <w:rPr>
            <w:rStyle w:val="Lienhypertexte"/>
            <w:noProof/>
          </w:rPr>
          <w:delText>4.4.12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ta_nomenclature_de_clientele_lmtay774</w:delText>
        </w:r>
        <w:r w:rsidDel="00616287">
          <w:rPr>
            <w:noProof/>
            <w:webHidden/>
          </w:rPr>
          <w:tab/>
          <w:delText>137</w:delText>
        </w:r>
      </w:del>
    </w:p>
    <w:p w:rsidR="00484F18" w:rsidDel="00616287" w:rsidRDefault="00484F18">
      <w:pPr>
        <w:pStyle w:val="TM3"/>
        <w:rPr>
          <w:del w:id="615" w:author="Osiatisaa, Cds (Ext)" w:date="2018-05-30T11:50:00Z"/>
          <w:rFonts w:asciiTheme="minorHAnsi" w:eastAsiaTheme="minorEastAsia" w:hAnsiTheme="minorHAnsi" w:cstheme="minorBidi"/>
          <w:noProof/>
          <w:sz w:val="22"/>
          <w:szCs w:val="22"/>
          <w:lang w:eastAsia="fr-FR" w:bidi="ar-SA"/>
        </w:rPr>
      </w:pPr>
      <w:del w:id="616" w:author="Osiatisaa, Cds (Ext)" w:date="2018-05-30T11:50:00Z">
        <w:r w:rsidRPr="009E4714" w:rsidDel="00616287">
          <w:rPr>
            <w:rStyle w:val="Lienhypertexte"/>
            <w:noProof/>
          </w:rPr>
          <w:delText>4.4.13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ta_mode_de_gestion_clients_lmtay831</w:delText>
        </w:r>
        <w:r w:rsidDel="00616287">
          <w:rPr>
            <w:noProof/>
            <w:webHidden/>
          </w:rPr>
          <w:tab/>
          <w:delText>140</w:delText>
        </w:r>
      </w:del>
    </w:p>
    <w:p w:rsidR="00484F18" w:rsidDel="00616287" w:rsidRDefault="00484F18">
      <w:pPr>
        <w:pStyle w:val="TM3"/>
        <w:rPr>
          <w:del w:id="617" w:author="Osiatisaa, Cds (Ext)" w:date="2018-05-30T11:50:00Z"/>
          <w:rFonts w:asciiTheme="minorHAnsi" w:eastAsiaTheme="minorEastAsia" w:hAnsiTheme="minorHAnsi" w:cstheme="minorBidi"/>
          <w:noProof/>
          <w:sz w:val="22"/>
          <w:szCs w:val="22"/>
          <w:lang w:eastAsia="fr-FR" w:bidi="ar-SA"/>
        </w:rPr>
      </w:pPr>
      <w:del w:id="618" w:author="Osiatisaa, Cds (Ext)" w:date="2018-05-30T11:50:00Z">
        <w:r w:rsidRPr="009E4714" w:rsidDel="00616287">
          <w:rPr>
            <w:rStyle w:val="Lienhypertexte"/>
            <w:noProof/>
          </w:rPr>
          <w:delText>4.4.14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ta_rgpt_categorie_clientele_compt_lmtay947</w:delText>
        </w:r>
        <w:r w:rsidDel="00616287">
          <w:rPr>
            <w:noProof/>
            <w:webHidden/>
          </w:rPr>
          <w:tab/>
          <w:delText>142</w:delText>
        </w:r>
      </w:del>
    </w:p>
    <w:p w:rsidR="00484F18" w:rsidDel="00616287" w:rsidRDefault="00484F18">
      <w:pPr>
        <w:pStyle w:val="TM3"/>
        <w:rPr>
          <w:del w:id="619" w:author="Osiatisaa, Cds (Ext)" w:date="2018-05-30T11:50:00Z"/>
          <w:rFonts w:asciiTheme="minorHAnsi" w:eastAsiaTheme="minorEastAsia" w:hAnsiTheme="minorHAnsi" w:cstheme="minorBidi"/>
          <w:noProof/>
          <w:sz w:val="22"/>
          <w:szCs w:val="22"/>
          <w:lang w:eastAsia="fr-FR" w:bidi="ar-SA"/>
        </w:rPr>
      </w:pPr>
      <w:del w:id="620" w:author="Osiatisaa, Cds (Ext)" w:date="2018-05-30T11:50:00Z">
        <w:r w:rsidRPr="009E4714" w:rsidDel="00616287">
          <w:rPr>
            <w:rStyle w:val="Lienhypertexte"/>
            <w:noProof/>
          </w:rPr>
          <w:delText>4.4.15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ta_tier_corresp_insee_nomfa_lmtay999</w:delText>
        </w:r>
        <w:r w:rsidDel="00616287">
          <w:rPr>
            <w:noProof/>
            <w:webHidden/>
          </w:rPr>
          <w:tab/>
          <w:delText>143</w:delText>
        </w:r>
      </w:del>
    </w:p>
    <w:p w:rsidR="00484F18" w:rsidDel="00616287" w:rsidRDefault="00484F18">
      <w:pPr>
        <w:pStyle w:val="TM2"/>
        <w:tabs>
          <w:tab w:val="left" w:pos="880"/>
          <w:tab w:val="right" w:leader="dot" w:pos="10338"/>
        </w:tabs>
        <w:rPr>
          <w:del w:id="621" w:author="Osiatisaa, Cds (Ext)" w:date="2018-05-30T11:50:00Z"/>
          <w:rFonts w:asciiTheme="minorHAnsi" w:eastAsiaTheme="minorEastAsia" w:hAnsiTheme="minorHAnsi" w:cstheme="minorBidi"/>
          <w:noProof/>
          <w:sz w:val="22"/>
          <w:szCs w:val="22"/>
          <w:lang w:eastAsia="fr-FR" w:bidi="ar-SA"/>
        </w:rPr>
      </w:pPr>
      <w:del w:id="622" w:author="Osiatisaa, Cds (Ext)" w:date="2018-05-30T11:50:00Z">
        <w:r w:rsidRPr="009E4714" w:rsidDel="00616287">
          <w:rPr>
            <w:rStyle w:val="Lienhypertexte"/>
            <w:rFonts w:cstheme="minorHAnsi"/>
            <w:noProof/>
            <w:lang w:eastAsia="fr-FR"/>
          </w:rPr>
          <w:delText>4.5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lang w:eastAsia="fr-FR"/>
          </w:rPr>
          <w:delText>Autres tables (Z)</w:delText>
        </w:r>
        <w:r w:rsidDel="00616287">
          <w:rPr>
            <w:noProof/>
            <w:webHidden/>
          </w:rPr>
          <w:tab/>
          <w:delText>145</w:delText>
        </w:r>
      </w:del>
    </w:p>
    <w:p w:rsidR="00484F18" w:rsidDel="00616287" w:rsidRDefault="00484F18">
      <w:pPr>
        <w:pStyle w:val="TM3"/>
        <w:rPr>
          <w:del w:id="623" w:author="Osiatisaa, Cds (Ext)" w:date="2018-05-30T11:50:00Z"/>
          <w:rFonts w:asciiTheme="minorHAnsi" w:eastAsiaTheme="minorEastAsia" w:hAnsiTheme="minorHAnsi" w:cstheme="minorBidi"/>
          <w:noProof/>
          <w:sz w:val="22"/>
          <w:szCs w:val="22"/>
          <w:lang w:eastAsia="fr-FR" w:bidi="ar-SA"/>
        </w:rPr>
      </w:pPr>
      <w:del w:id="624" w:author="Osiatisaa, Cds (Ext)" w:date="2018-05-30T11:50:00Z">
        <w:r w:rsidRPr="009E4714" w:rsidDel="00616287">
          <w:rPr>
            <w:rStyle w:val="Lienhypertexte"/>
            <w:noProof/>
          </w:rPr>
          <w:delText>4.5.1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ta_code_editique_lmtay403</w:delText>
        </w:r>
        <w:r w:rsidDel="00616287">
          <w:rPr>
            <w:noProof/>
            <w:webHidden/>
          </w:rPr>
          <w:tab/>
          <w:delText>145</w:delText>
        </w:r>
      </w:del>
    </w:p>
    <w:p w:rsidR="00484F18" w:rsidDel="00616287" w:rsidRDefault="00484F18">
      <w:pPr>
        <w:pStyle w:val="TM3"/>
        <w:rPr>
          <w:del w:id="625" w:author="Osiatisaa, Cds (Ext)" w:date="2018-05-30T11:50:00Z"/>
          <w:rFonts w:asciiTheme="minorHAnsi" w:eastAsiaTheme="minorEastAsia" w:hAnsiTheme="minorHAnsi" w:cstheme="minorBidi"/>
          <w:noProof/>
          <w:sz w:val="22"/>
          <w:szCs w:val="22"/>
          <w:lang w:eastAsia="fr-FR" w:bidi="ar-SA"/>
        </w:rPr>
      </w:pPr>
      <w:del w:id="626" w:author="Osiatisaa, Cds (Ext)" w:date="2018-05-30T11:50:00Z">
        <w:r w:rsidRPr="009E4714" w:rsidDel="00616287">
          <w:rPr>
            <w:rStyle w:val="Lienhypertexte"/>
            <w:noProof/>
          </w:rPr>
          <w:delText>4.5.2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ta_residence_fiscale_ficoba_lmtay511</w:delText>
        </w:r>
        <w:r w:rsidDel="00616287">
          <w:rPr>
            <w:noProof/>
            <w:webHidden/>
          </w:rPr>
          <w:tab/>
          <w:delText>148</w:delText>
        </w:r>
      </w:del>
    </w:p>
    <w:p w:rsidR="00484F18" w:rsidDel="00616287" w:rsidRDefault="00484F18">
      <w:pPr>
        <w:pStyle w:val="TM3"/>
        <w:rPr>
          <w:del w:id="627" w:author="Osiatisaa, Cds (Ext)" w:date="2018-05-30T11:50:00Z"/>
          <w:rFonts w:asciiTheme="minorHAnsi" w:eastAsiaTheme="minorEastAsia" w:hAnsiTheme="minorHAnsi" w:cstheme="minorBidi"/>
          <w:noProof/>
          <w:sz w:val="22"/>
          <w:szCs w:val="22"/>
          <w:lang w:eastAsia="fr-FR" w:bidi="ar-SA"/>
        </w:rPr>
      </w:pPr>
      <w:del w:id="628" w:author="Osiatisaa, Cds (Ext)" w:date="2018-05-30T11:50:00Z">
        <w:r w:rsidRPr="009E4714" w:rsidDel="00616287">
          <w:rPr>
            <w:rStyle w:val="Lienhypertexte"/>
            <w:noProof/>
          </w:rPr>
          <w:delText>4.5.3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ta_apparentement_cdc_lmtay538 reprendre la copie des fichiers dictionnaire</w:delText>
        </w:r>
        <w:r w:rsidDel="00616287">
          <w:rPr>
            <w:noProof/>
            <w:webHidden/>
          </w:rPr>
          <w:tab/>
          <w:delText>150</w:delText>
        </w:r>
      </w:del>
    </w:p>
    <w:p w:rsidR="00484F18" w:rsidDel="00616287" w:rsidRDefault="00484F18">
      <w:pPr>
        <w:pStyle w:val="TM3"/>
        <w:rPr>
          <w:del w:id="629" w:author="Osiatisaa, Cds (Ext)" w:date="2018-05-30T11:50:00Z"/>
          <w:rFonts w:asciiTheme="minorHAnsi" w:eastAsiaTheme="minorEastAsia" w:hAnsiTheme="minorHAnsi" w:cstheme="minorBidi"/>
          <w:noProof/>
          <w:sz w:val="22"/>
          <w:szCs w:val="22"/>
          <w:lang w:eastAsia="fr-FR" w:bidi="ar-SA"/>
        </w:rPr>
      </w:pPr>
      <w:del w:id="630" w:author="Osiatisaa, Cds (Ext)" w:date="2018-05-30T11:50:00Z">
        <w:r w:rsidRPr="009E4714" w:rsidDel="00616287">
          <w:rPr>
            <w:rStyle w:val="Lienhypertexte"/>
            <w:noProof/>
          </w:rPr>
          <w:delText>4.5.4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ta_classification_bale2_lmtay717</w:delText>
        </w:r>
        <w:r w:rsidDel="00616287">
          <w:rPr>
            <w:noProof/>
            <w:webHidden/>
          </w:rPr>
          <w:tab/>
          <w:delText>152</w:delText>
        </w:r>
      </w:del>
    </w:p>
    <w:p w:rsidR="00484F18" w:rsidDel="00616287" w:rsidRDefault="00484F18">
      <w:pPr>
        <w:pStyle w:val="TM3"/>
        <w:rPr>
          <w:del w:id="631" w:author="Osiatisaa, Cds (Ext)" w:date="2018-05-30T11:50:00Z"/>
          <w:rFonts w:asciiTheme="minorHAnsi" w:eastAsiaTheme="minorEastAsia" w:hAnsiTheme="minorHAnsi" w:cstheme="minorBidi"/>
          <w:noProof/>
          <w:sz w:val="22"/>
          <w:szCs w:val="22"/>
          <w:lang w:eastAsia="fr-FR" w:bidi="ar-SA"/>
        </w:rPr>
      </w:pPr>
      <w:del w:id="632" w:author="Osiatisaa, Cds (Ext)" w:date="2018-05-30T11:50:00Z">
        <w:r w:rsidRPr="009E4714" w:rsidDel="00616287">
          <w:rPr>
            <w:rStyle w:val="Lienhypertexte"/>
            <w:noProof/>
          </w:rPr>
          <w:delText>4.5.5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ta_jour_ferie_target_lmtay739</w:delText>
        </w:r>
        <w:r w:rsidDel="00616287">
          <w:rPr>
            <w:noProof/>
            <w:webHidden/>
          </w:rPr>
          <w:tab/>
          <w:delText>155</w:delText>
        </w:r>
      </w:del>
    </w:p>
    <w:p w:rsidR="00484F18" w:rsidDel="00616287" w:rsidRDefault="00484F18">
      <w:pPr>
        <w:pStyle w:val="TM3"/>
        <w:rPr>
          <w:del w:id="633" w:author="Osiatisaa, Cds (Ext)" w:date="2018-05-30T11:50:00Z"/>
          <w:rFonts w:asciiTheme="minorHAnsi" w:eastAsiaTheme="minorEastAsia" w:hAnsiTheme="minorHAnsi" w:cstheme="minorBidi"/>
          <w:noProof/>
          <w:sz w:val="22"/>
          <w:szCs w:val="22"/>
          <w:lang w:eastAsia="fr-FR" w:bidi="ar-SA"/>
        </w:rPr>
      </w:pPr>
      <w:del w:id="634" w:author="Osiatisaa, Cds (Ext)" w:date="2018-05-30T11:50:00Z">
        <w:r w:rsidRPr="009E4714" w:rsidDel="00616287">
          <w:rPr>
            <w:rStyle w:val="Lienhypertexte"/>
            <w:noProof/>
          </w:rPr>
          <w:delText>4.5.6</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ta_etat_personne_morale_lmtay786</w:delText>
        </w:r>
        <w:r w:rsidDel="00616287">
          <w:rPr>
            <w:noProof/>
            <w:webHidden/>
          </w:rPr>
          <w:tab/>
          <w:delText>156</w:delText>
        </w:r>
      </w:del>
    </w:p>
    <w:p w:rsidR="00484F18" w:rsidDel="00616287" w:rsidRDefault="00484F18">
      <w:pPr>
        <w:pStyle w:val="TM3"/>
        <w:rPr>
          <w:del w:id="635" w:author="Osiatisaa, Cds (Ext)" w:date="2018-05-30T11:50:00Z"/>
          <w:rFonts w:asciiTheme="minorHAnsi" w:eastAsiaTheme="minorEastAsia" w:hAnsiTheme="minorHAnsi" w:cstheme="minorBidi"/>
          <w:noProof/>
          <w:sz w:val="22"/>
          <w:szCs w:val="22"/>
          <w:lang w:eastAsia="fr-FR" w:bidi="ar-SA"/>
        </w:rPr>
      </w:pPr>
      <w:del w:id="636" w:author="Osiatisaa, Cds (Ext)" w:date="2018-05-30T11:50:00Z">
        <w:r w:rsidRPr="009E4714" w:rsidDel="00616287">
          <w:rPr>
            <w:rStyle w:val="Lienhypertexte"/>
            <w:noProof/>
          </w:rPr>
          <w:delText>4.5.7</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ta_regime_matrimonial_lmtay788</w:delText>
        </w:r>
        <w:r w:rsidDel="00616287">
          <w:rPr>
            <w:noProof/>
            <w:webHidden/>
          </w:rPr>
          <w:tab/>
          <w:delText>158</w:delText>
        </w:r>
      </w:del>
    </w:p>
    <w:p w:rsidR="00484F18" w:rsidDel="00616287" w:rsidRDefault="00484F18">
      <w:pPr>
        <w:pStyle w:val="TM3"/>
        <w:rPr>
          <w:del w:id="637" w:author="Osiatisaa, Cds (Ext)" w:date="2018-05-30T11:50:00Z"/>
          <w:rFonts w:asciiTheme="minorHAnsi" w:eastAsiaTheme="minorEastAsia" w:hAnsiTheme="minorHAnsi" w:cstheme="minorBidi"/>
          <w:noProof/>
          <w:sz w:val="22"/>
          <w:szCs w:val="22"/>
          <w:lang w:eastAsia="fr-FR" w:bidi="ar-SA"/>
        </w:rPr>
      </w:pPr>
      <w:del w:id="638" w:author="Osiatisaa, Cds (Ext)" w:date="2018-05-30T11:50:00Z">
        <w:r w:rsidRPr="009E4714" w:rsidDel="00616287">
          <w:rPr>
            <w:rStyle w:val="Lienhypertexte"/>
            <w:noProof/>
          </w:rPr>
          <w:delText>4.5.8</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ta_type_adresse_electronique_lmtay789</w:delText>
        </w:r>
        <w:r w:rsidDel="00616287">
          <w:rPr>
            <w:noProof/>
            <w:webHidden/>
          </w:rPr>
          <w:tab/>
          <w:delText>160</w:delText>
        </w:r>
      </w:del>
    </w:p>
    <w:p w:rsidR="00484F18" w:rsidDel="00616287" w:rsidRDefault="00484F18">
      <w:pPr>
        <w:pStyle w:val="TM3"/>
        <w:rPr>
          <w:del w:id="639" w:author="Osiatisaa, Cds (Ext)" w:date="2018-05-30T11:50:00Z"/>
          <w:rFonts w:asciiTheme="minorHAnsi" w:eastAsiaTheme="minorEastAsia" w:hAnsiTheme="minorHAnsi" w:cstheme="minorBidi"/>
          <w:noProof/>
          <w:sz w:val="22"/>
          <w:szCs w:val="22"/>
          <w:lang w:eastAsia="fr-FR" w:bidi="ar-SA"/>
        </w:rPr>
      </w:pPr>
      <w:del w:id="640" w:author="Osiatisaa, Cds (Ext)" w:date="2018-05-30T11:50:00Z">
        <w:r w:rsidRPr="009E4714" w:rsidDel="00616287">
          <w:rPr>
            <w:rStyle w:val="Lienhypertexte"/>
            <w:noProof/>
          </w:rPr>
          <w:delText>4.5.9</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ta_type_de_tiers_lmtay791</w:delText>
        </w:r>
        <w:r w:rsidDel="00616287">
          <w:rPr>
            <w:noProof/>
            <w:webHidden/>
          </w:rPr>
          <w:tab/>
          <w:delText>162</w:delText>
        </w:r>
      </w:del>
    </w:p>
    <w:p w:rsidR="00484F18" w:rsidDel="00616287" w:rsidRDefault="00484F18">
      <w:pPr>
        <w:pStyle w:val="TM3"/>
        <w:rPr>
          <w:del w:id="641" w:author="Osiatisaa, Cds (Ext)" w:date="2018-05-30T11:50:00Z"/>
          <w:rFonts w:asciiTheme="minorHAnsi" w:eastAsiaTheme="minorEastAsia" w:hAnsiTheme="minorHAnsi" w:cstheme="minorBidi"/>
          <w:noProof/>
          <w:sz w:val="22"/>
          <w:szCs w:val="22"/>
          <w:lang w:eastAsia="fr-FR" w:bidi="ar-SA"/>
        </w:rPr>
      </w:pPr>
      <w:del w:id="642" w:author="Osiatisaa, Cds (Ext)" w:date="2018-05-30T11:50:00Z">
        <w:r w:rsidRPr="009E4714" w:rsidDel="00616287">
          <w:rPr>
            <w:rStyle w:val="Lienhypertexte"/>
            <w:noProof/>
          </w:rPr>
          <w:delText>4.5.10</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ta_type_situation_matrimoniales_lmtay792</w:delText>
        </w:r>
        <w:r w:rsidDel="00616287">
          <w:rPr>
            <w:noProof/>
            <w:webHidden/>
          </w:rPr>
          <w:tab/>
          <w:delText>164</w:delText>
        </w:r>
      </w:del>
    </w:p>
    <w:p w:rsidR="00484F18" w:rsidDel="00616287" w:rsidRDefault="00484F18">
      <w:pPr>
        <w:pStyle w:val="TM3"/>
        <w:rPr>
          <w:del w:id="643" w:author="Osiatisaa, Cds (Ext)" w:date="2018-05-30T11:50:00Z"/>
          <w:rFonts w:asciiTheme="minorHAnsi" w:eastAsiaTheme="minorEastAsia" w:hAnsiTheme="minorHAnsi" w:cstheme="minorBidi"/>
          <w:noProof/>
          <w:sz w:val="22"/>
          <w:szCs w:val="22"/>
          <w:lang w:eastAsia="fr-FR" w:bidi="ar-SA"/>
        </w:rPr>
      </w:pPr>
      <w:del w:id="644" w:author="Osiatisaa, Cds (Ext)" w:date="2018-05-30T11:50:00Z">
        <w:r w:rsidRPr="009E4714" w:rsidDel="00616287">
          <w:rPr>
            <w:rStyle w:val="Lienhypertexte"/>
            <w:noProof/>
          </w:rPr>
          <w:delText>4.5.11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ta_type_de_gestion_lmtay793</w:delText>
        </w:r>
        <w:r w:rsidDel="00616287">
          <w:rPr>
            <w:noProof/>
            <w:webHidden/>
          </w:rPr>
          <w:tab/>
          <w:delText>166</w:delText>
        </w:r>
      </w:del>
    </w:p>
    <w:p w:rsidR="00484F18" w:rsidDel="00616287" w:rsidRDefault="00484F18">
      <w:pPr>
        <w:pStyle w:val="TM3"/>
        <w:rPr>
          <w:del w:id="645" w:author="Osiatisaa, Cds (Ext)" w:date="2018-05-30T11:50:00Z"/>
          <w:rFonts w:asciiTheme="minorHAnsi" w:eastAsiaTheme="minorEastAsia" w:hAnsiTheme="minorHAnsi" w:cstheme="minorBidi"/>
          <w:noProof/>
          <w:sz w:val="22"/>
          <w:szCs w:val="22"/>
          <w:lang w:eastAsia="fr-FR" w:bidi="ar-SA"/>
        </w:rPr>
      </w:pPr>
      <w:del w:id="646" w:author="Osiatisaa, Cds (Ext)" w:date="2018-05-30T11:50:00Z">
        <w:r w:rsidRPr="009E4714" w:rsidDel="00616287">
          <w:rPr>
            <w:rStyle w:val="Lienhypertexte"/>
            <w:noProof/>
          </w:rPr>
          <w:delText>4.5.12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ta_type_de_restriction_sicovam_lmtay794</w:delText>
        </w:r>
        <w:r w:rsidDel="00616287">
          <w:rPr>
            <w:noProof/>
            <w:webHidden/>
          </w:rPr>
          <w:tab/>
          <w:delText>168</w:delText>
        </w:r>
      </w:del>
    </w:p>
    <w:p w:rsidR="00484F18" w:rsidDel="00616287" w:rsidRDefault="00484F18">
      <w:pPr>
        <w:pStyle w:val="TM3"/>
        <w:rPr>
          <w:del w:id="647" w:author="Osiatisaa, Cds (Ext)" w:date="2018-05-30T11:50:00Z"/>
          <w:rFonts w:asciiTheme="minorHAnsi" w:eastAsiaTheme="minorEastAsia" w:hAnsiTheme="minorHAnsi" w:cstheme="minorBidi"/>
          <w:noProof/>
          <w:sz w:val="22"/>
          <w:szCs w:val="22"/>
          <w:lang w:eastAsia="fr-FR" w:bidi="ar-SA"/>
        </w:rPr>
      </w:pPr>
      <w:del w:id="648" w:author="Osiatisaa, Cds (Ext)" w:date="2018-05-30T11:50:00Z">
        <w:r w:rsidRPr="009E4714" w:rsidDel="00616287">
          <w:rPr>
            <w:rStyle w:val="Lienhypertexte"/>
            <w:noProof/>
          </w:rPr>
          <w:delText>4.5.13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ta_type_de_lien_entre_tiers_lmtay797</w:delText>
        </w:r>
        <w:r w:rsidDel="00616287">
          <w:rPr>
            <w:noProof/>
            <w:webHidden/>
          </w:rPr>
          <w:tab/>
          <w:delText>173</w:delText>
        </w:r>
      </w:del>
    </w:p>
    <w:p w:rsidR="00484F18" w:rsidDel="00616287" w:rsidRDefault="00484F18">
      <w:pPr>
        <w:pStyle w:val="TM3"/>
        <w:rPr>
          <w:del w:id="649" w:author="Osiatisaa, Cds (Ext)" w:date="2018-05-30T11:50:00Z"/>
          <w:rFonts w:asciiTheme="minorHAnsi" w:eastAsiaTheme="minorEastAsia" w:hAnsiTheme="minorHAnsi" w:cstheme="minorBidi"/>
          <w:noProof/>
          <w:sz w:val="22"/>
          <w:szCs w:val="22"/>
          <w:lang w:eastAsia="fr-FR" w:bidi="ar-SA"/>
        </w:rPr>
      </w:pPr>
      <w:del w:id="650" w:author="Osiatisaa, Cds (Ext)" w:date="2018-05-30T11:50:00Z">
        <w:r w:rsidRPr="009E4714" w:rsidDel="00616287">
          <w:rPr>
            <w:rStyle w:val="Lienhypertexte"/>
            <w:noProof/>
          </w:rPr>
          <w:delText>4.5.14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ta_categorie_contrepartie_fm_lmtay799</w:delText>
        </w:r>
        <w:r w:rsidDel="00616287">
          <w:rPr>
            <w:noProof/>
            <w:webHidden/>
          </w:rPr>
          <w:tab/>
          <w:delText>175</w:delText>
        </w:r>
      </w:del>
    </w:p>
    <w:p w:rsidR="00484F18" w:rsidDel="00616287" w:rsidRDefault="00484F18">
      <w:pPr>
        <w:pStyle w:val="TM3"/>
        <w:rPr>
          <w:del w:id="651" w:author="Osiatisaa, Cds (Ext)" w:date="2018-05-30T11:50:00Z"/>
          <w:rFonts w:asciiTheme="minorHAnsi" w:eastAsiaTheme="minorEastAsia" w:hAnsiTheme="minorHAnsi" w:cstheme="minorBidi"/>
          <w:noProof/>
          <w:sz w:val="22"/>
          <w:szCs w:val="22"/>
          <w:lang w:eastAsia="fr-FR" w:bidi="ar-SA"/>
        </w:rPr>
      </w:pPr>
      <w:del w:id="652" w:author="Osiatisaa, Cds (Ext)" w:date="2018-05-30T11:50:00Z">
        <w:r w:rsidRPr="009E4714" w:rsidDel="00616287">
          <w:rPr>
            <w:rStyle w:val="Lienhypertexte"/>
            <w:noProof/>
            <w:lang w:eastAsia="fr-FR"/>
          </w:rPr>
          <w:delText>4.5.15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ta_unite_de_confidentialite_fb_lmtay894</w:delText>
        </w:r>
        <w:r w:rsidDel="00616287">
          <w:rPr>
            <w:noProof/>
            <w:webHidden/>
          </w:rPr>
          <w:tab/>
          <w:delText>177</w:delText>
        </w:r>
      </w:del>
    </w:p>
    <w:p w:rsidR="00484F18" w:rsidDel="00616287" w:rsidRDefault="00484F18">
      <w:pPr>
        <w:pStyle w:val="TM3"/>
        <w:rPr>
          <w:del w:id="653" w:author="Osiatisaa, Cds (Ext)" w:date="2018-05-30T11:50:00Z"/>
          <w:rFonts w:asciiTheme="minorHAnsi" w:eastAsiaTheme="minorEastAsia" w:hAnsiTheme="minorHAnsi" w:cstheme="minorBidi"/>
          <w:noProof/>
          <w:sz w:val="22"/>
          <w:szCs w:val="22"/>
          <w:lang w:eastAsia="fr-FR" w:bidi="ar-SA"/>
        </w:rPr>
      </w:pPr>
      <w:del w:id="654" w:author="Osiatisaa, Cds (Ext)" w:date="2018-05-30T11:50:00Z">
        <w:r w:rsidRPr="009E4714" w:rsidDel="00616287">
          <w:rPr>
            <w:rStyle w:val="Lienhypertexte"/>
            <w:noProof/>
          </w:rPr>
          <w:delText>4.5.16</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ta_referentiel_abe_lmtay967</w:delText>
        </w:r>
        <w:r w:rsidDel="00616287">
          <w:rPr>
            <w:noProof/>
            <w:webHidden/>
          </w:rPr>
          <w:tab/>
          <w:delText>180</w:delText>
        </w:r>
      </w:del>
    </w:p>
    <w:p w:rsidR="00484F18" w:rsidDel="00616287" w:rsidRDefault="00484F18">
      <w:pPr>
        <w:pStyle w:val="TM3"/>
        <w:rPr>
          <w:del w:id="655" w:author="Osiatisaa, Cds (Ext)" w:date="2018-05-30T11:50:00Z"/>
          <w:rFonts w:asciiTheme="minorHAnsi" w:eastAsiaTheme="minorEastAsia" w:hAnsiTheme="minorHAnsi" w:cstheme="minorBidi"/>
          <w:noProof/>
          <w:sz w:val="22"/>
          <w:szCs w:val="22"/>
          <w:lang w:eastAsia="fr-FR" w:bidi="ar-SA"/>
        </w:rPr>
      </w:pPr>
      <w:del w:id="656" w:author="Osiatisaa, Cds (Ext)" w:date="2018-05-30T11:50:00Z">
        <w:r w:rsidRPr="009E4714" w:rsidDel="00616287">
          <w:rPr>
            <w:rStyle w:val="Lienhypertexte"/>
            <w:noProof/>
          </w:rPr>
          <w:delText>4.5.17</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ta_nature_juridique_ficoba_lmtay504</w:delText>
        </w:r>
        <w:r w:rsidDel="00616287">
          <w:rPr>
            <w:noProof/>
            <w:webHidden/>
          </w:rPr>
          <w:tab/>
          <w:delText>181</w:delText>
        </w:r>
      </w:del>
    </w:p>
    <w:p w:rsidR="00484F18" w:rsidDel="00616287" w:rsidRDefault="00484F18">
      <w:pPr>
        <w:pStyle w:val="TM3"/>
        <w:rPr>
          <w:del w:id="657" w:author="Osiatisaa, Cds (Ext)" w:date="2018-05-30T11:50:00Z"/>
          <w:rFonts w:asciiTheme="minorHAnsi" w:eastAsiaTheme="minorEastAsia" w:hAnsiTheme="minorHAnsi" w:cstheme="minorBidi"/>
          <w:noProof/>
          <w:sz w:val="22"/>
          <w:szCs w:val="22"/>
          <w:lang w:eastAsia="fr-FR" w:bidi="ar-SA"/>
        </w:rPr>
      </w:pPr>
      <w:del w:id="658" w:author="Osiatisaa, Cds (Ext)" w:date="2018-05-30T11:50:00Z">
        <w:r w:rsidRPr="009E4714" w:rsidDel="00616287">
          <w:rPr>
            <w:rStyle w:val="Lienhypertexte"/>
            <w:noProof/>
          </w:rPr>
          <w:delText>4.5.18</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ta_etat_du_client_lmtay532</w:delText>
        </w:r>
        <w:r w:rsidDel="00616287">
          <w:rPr>
            <w:noProof/>
            <w:webHidden/>
          </w:rPr>
          <w:tab/>
          <w:delText>183</w:delText>
        </w:r>
      </w:del>
    </w:p>
    <w:p w:rsidR="00484F18" w:rsidDel="00616287" w:rsidRDefault="00484F18">
      <w:pPr>
        <w:pStyle w:val="TM2"/>
        <w:tabs>
          <w:tab w:val="left" w:pos="880"/>
          <w:tab w:val="right" w:leader="dot" w:pos="10338"/>
        </w:tabs>
        <w:rPr>
          <w:del w:id="659" w:author="Osiatisaa, Cds (Ext)" w:date="2018-05-30T11:50:00Z"/>
          <w:rFonts w:asciiTheme="minorHAnsi" w:eastAsiaTheme="minorEastAsia" w:hAnsiTheme="minorHAnsi" w:cstheme="minorBidi"/>
          <w:noProof/>
          <w:sz w:val="22"/>
          <w:szCs w:val="22"/>
          <w:lang w:eastAsia="fr-FR" w:bidi="ar-SA"/>
        </w:rPr>
      </w:pPr>
      <w:del w:id="660" w:author="Osiatisaa, Cds (Ext)" w:date="2018-05-30T11:50:00Z">
        <w:r w:rsidRPr="009E4714" w:rsidDel="00616287">
          <w:rPr>
            <w:rStyle w:val="Lienhypertexte"/>
            <w:noProof/>
            <w:lang w:eastAsia="fr-FR"/>
          </w:rPr>
          <w:delText>4.6</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Qualité politesse (E)</w:delText>
        </w:r>
        <w:r w:rsidDel="00616287">
          <w:rPr>
            <w:noProof/>
            <w:webHidden/>
          </w:rPr>
          <w:tab/>
          <w:delText>186</w:delText>
        </w:r>
      </w:del>
    </w:p>
    <w:p w:rsidR="00484F18" w:rsidDel="00616287" w:rsidRDefault="00484F18">
      <w:pPr>
        <w:pStyle w:val="TM3"/>
        <w:rPr>
          <w:del w:id="661" w:author="Osiatisaa, Cds (Ext)" w:date="2018-05-30T11:50:00Z"/>
          <w:rFonts w:asciiTheme="minorHAnsi" w:eastAsiaTheme="minorEastAsia" w:hAnsiTheme="minorHAnsi" w:cstheme="minorBidi"/>
          <w:noProof/>
          <w:sz w:val="22"/>
          <w:szCs w:val="22"/>
          <w:lang w:eastAsia="fr-FR" w:bidi="ar-SA"/>
        </w:rPr>
      </w:pPr>
      <w:del w:id="662" w:author="Osiatisaa, Cds (Ext)" w:date="2018-05-30T11:50:00Z">
        <w:r w:rsidRPr="009E4714" w:rsidDel="00616287">
          <w:rPr>
            <w:rStyle w:val="Lienhypertexte"/>
            <w:noProof/>
          </w:rPr>
          <w:delText>4.6.2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ta_qualite_normal_qualite_polites_lmtay527</w:delText>
        </w:r>
        <w:r w:rsidDel="00616287">
          <w:rPr>
            <w:noProof/>
            <w:webHidden/>
          </w:rPr>
          <w:tab/>
          <w:delText>188</w:delText>
        </w:r>
      </w:del>
    </w:p>
    <w:p w:rsidR="00484F18" w:rsidDel="00616287" w:rsidRDefault="00484F18">
      <w:pPr>
        <w:pStyle w:val="TM3"/>
        <w:rPr>
          <w:del w:id="663" w:author="Osiatisaa, Cds (Ext)" w:date="2018-05-30T11:50:00Z"/>
          <w:rFonts w:asciiTheme="minorHAnsi" w:eastAsiaTheme="minorEastAsia" w:hAnsiTheme="minorHAnsi" w:cstheme="minorBidi"/>
          <w:noProof/>
          <w:sz w:val="22"/>
          <w:szCs w:val="22"/>
          <w:lang w:eastAsia="fr-FR" w:bidi="ar-SA"/>
        </w:rPr>
      </w:pPr>
      <w:del w:id="664" w:author="Osiatisaa, Cds (Ext)" w:date="2018-05-30T11:50:00Z">
        <w:r w:rsidRPr="009E4714" w:rsidDel="00616287">
          <w:rPr>
            <w:rStyle w:val="Lienhypertexte"/>
            <w:noProof/>
          </w:rPr>
          <w:delText>4.6.3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ta_qualite_politesse_lmtay526</w:delText>
        </w:r>
        <w:r w:rsidDel="00616287">
          <w:rPr>
            <w:noProof/>
            <w:webHidden/>
          </w:rPr>
          <w:tab/>
          <w:delText>189</w:delText>
        </w:r>
      </w:del>
    </w:p>
    <w:p w:rsidR="00484F18" w:rsidDel="00616287" w:rsidRDefault="00484F18">
      <w:pPr>
        <w:pStyle w:val="TM2"/>
        <w:tabs>
          <w:tab w:val="left" w:pos="880"/>
          <w:tab w:val="right" w:leader="dot" w:pos="10338"/>
        </w:tabs>
        <w:rPr>
          <w:del w:id="665" w:author="Osiatisaa, Cds (Ext)" w:date="2018-05-30T11:50:00Z"/>
          <w:rFonts w:asciiTheme="minorHAnsi" w:eastAsiaTheme="minorEastAsia" w:hAnsiTheme="minorHAnsi" w:cstheme="minorBidi"/>
          <w:noProof/>
          <w:sz w:val="22"/>
          <w:szCs w:val="22"/>
          <w:lang w:eastAsia="fr-FR" w:bidi="ar-SA"/>
        </w:rPr>
      </w:pPr>
      <w:del w:id="666" w:author="Osiatisaa, Cds (Ext)" w:date="2018-05-30T11:50:00Z">
        <w:r w:rsidRPr="009E4714" w:rsidDel="00616287">
          <w:rPr>
            <w:rStyle w:val="Lienhypertexte"/>
            <w:rFonts w:cstheme="minorHAnsi"/>
            <w:noProof/>
            <w:lang w:eastAsia="fr-FR"/>
          </w:rPr>
          <w:delText>4.7</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lang w:eastAsia="fr-FR"/>
          </w:rPr>
          <w:delText>Tiers Adresse (H)</w:delText>
        </w:r>
        <w:r w:rsidDel="00616287">
          <w:rPr>
            <w:noProof/>
            <w:webHidden/>
          </w:rPr>
          <w:tab/>
          <w:delText>191</w:delText>
        </w:r>
      </w:del>
    </w:p>
    <w:p w:rsidR="00484F18" w:rsidDel="00616287" w:rsidRDefault="00484F18">
      <w:pPr>
        <w:pStyle w:val="TM3"/>
        <w:rPr>
          <w:del w:id="667" w:author="Osiatisaa, Cds (Ext)" w:date="2018-05-30T11:50:00Z"/>
          <w:rFonts w:asciiTheme="minorHAnsi" w:eastAsiaTheme="minorEastAsia" w:hAnsiTheme="minorHAnsi" w:cstheme="minorBidi"/>
          <w:noProof/>
          <w:sz w:val="22"/>
          <w:szCs w:val="22"/>
          <w:lang w:eastAsia="fr-FR" w:bidi="ar-SA"/>
        </w:rPr>
      </w:pPr>
      <w:del w:id="668" w:author="Osiatisaa, Cds (Ext)" w:date="2018-05-30T11:50:00Z">
        <w:r w:rsidRPr="009E4714" w:rsidDel="00616287">
          <w:rPr>
            <w:rStyle w:val="Lienhypertexte"/>
            <w:noProof/>
          </w:rPr>
          <w:delText>4.7.1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ta_type_adresse_lmtay540</w:delText>
        </w:r>
        <w:r w:rsidDel="00616287">
          <w:rPr>
            <w:noProof/>
            <w:webHidden/>
          </w:rPr>
          <w:tab/>
          <w:delText>191</w:delText>
        </w:r>
      </w:del>
    </w:p>
    <w:p w:rsidR="00484F18" w:rsidDel="00616287" w:rsidRDefault="00484F18">
      <w:pPr>
        <w:pStyle w:val="TM3"/>
        <w:rPr>
          <w:del w:id="669" w:author="Osiatisaa, Cds (Ext)" w:date="2018-05-30T11:50:00Z"/>
          <w:rFonts w:asciiTheme="minorHAnsi" w:eastAsiaTheme="minorEastAsia" w:hAnsiTheme="minorHAnsi" w:cstheme="minorBidi"/>
          <w:noProof/>
          <w:sz w:val="22"/>
          <w:szCs w:val="22"/>
          <w:lang w:eastAsia="fr-FR" w:bidi="ar-SA"/>
        </w:rPr>
      </w:pPr>
      <w:del w:id="670" w:author="Osiatisaa, Cds (Ext)" w:date="2018-05-30T11:50:00Z">
        <w:r w:rsidRPr="009E4714" w:rsidDel="00616287">
          <w:rPr>
            <w:rStyle w:val="Lienhypertexte"/>
            <w:noProof/>
          </w:rPr>
          <w:delText>4.7.2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ta_type_utilisation_adresse_lmtay790</w:delText>
        </w:r>
        <w:r w:rsidDel="00616287">
          <w:rPr>
            <w:noProof/>
            <w:webHidden/>
          </w:rPr>
          <w:tab/>
          <w:delText>193</w:delText>
        </w:r>
      </w:del>
    </w:p>
    <w:p w:rsidR="00484F18" w:rsidDel="00616287" w:rsidRDefault="00484F18">
      <w:pPr>
        <w:pStyle w:val="TM2"/>
        <w:tabs>
          <w:tab w:val="left" w:pos="880"/>
          <w:tab w:val="right" w:leader="dot" w:pos="10338"/>
        </w:tabs>
        <w:rPr>
          <w:del w:id="671" w:author="Osiatisaa, Cds (Ext)" w:date="2018-05-30T11:50:00Z"/>
          <w:rFonts w:asciiTheme="minorHAnsi" w:eastAsiaTheme="minorEastAsia" w:hAnsiTheme="minorHAnsi" w:cstheme="minorBidi"/>
          <w:noProof/>
          <w:sz w:val="22"/>
          <w:szCs w:val="22"/>
          <w:lang w:eastAsia="fr-FR" w:bidi="ar-SA"/>
        </w:rPr>
      </w:pPr>
      <w:del w:id="672" w:author="Osiatisaa, Cds (Ext)" w:date="2018-05-30T11:50:00Z">
        <w:r w:rsidRPr="009E4714" w:rsidDel="00616287">
          <w:rPr>
            <w:rStyle w:val="Lienhypertexte"/>
            <w:rFonts w:cstheme="minorHAnsi"/>
            <w:noProof/>
            <w:lang w:eastAsia="fr-FR"/>
          </w:rPr>
          <w:delText>4.8</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lang w:eastAsia="fr-FR"/>
          </w:rPr>
          <w:delText>Métiers rôle Tiers (G)</w:delText>
        </w:r>
        <w:r w:rsidDel="00616287">
          <w:rPr>
            <w:noProof/>
            <w:webHidden/>
          </w:rPr>
          <w:tab/>
          <w:delText>195</w:delText>
        </w:r>
      </w:del>
    </w:p>
    <w:p w:rsidR="00484F18" w:rsidDel="00616287" w:rsidRDefault="00484F18">
      <w:pPr>
        <w:pStyle w:val="TM3"/>
        <w:rPr>
          <w:del w:id="673" w:author="Osiatisaa, Cds (Ext)" w:date="2018-05-30T11:50:00Z"/>
          <w:rFonts w:asciiTheme="minorHAnsi" w:eastAsiaTheme="minorEastAsia" w:hAnsiTheme="minorHAnsi" w:cstheme="minorBidi"/>
          <w:noProof/>
          <w:sz w:val="22"/>
          <w:szCs w:val="22"/>
          <w:lang w:eastAsia="fr-FR" w:bidi="ar-SA"/>
        </w:rPr>
      </w:pPr>
      <w:del w:id="674" w:author="Osiatisaa, Cds (Ext)" w:date="2018-05-30T11:50:00Z">
        <w:r w:rsidRPr="009E4714" w:rsidDel="00616287">
          <w:rPr>
            <w:rStyle w:val="Lienhypertexte"/>
            <w:noProof/>
          </w:rPr>
          <w:delText>4.8.1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ta_correspondance_metier_role_lmtay719</w:delText>
        </w:r>
        <w:r w:rsidDel="00616287">
          <w:rPr>
            <w:noProof/>
            <w:webHidden/>
          </w:rPr>
          <w:tab/>
          <w:delText>195</w:delText>
        </w:r>
      </w:del>
    </w:p>
    <w:p w:rsidR="00484F18" w:rsidDel="00616287" w:rsidRDefault="00484F18">
      <w:pPr>
        <w:pStyle w:val="TM3"/>
        <w:rPr>
          <w:del w:id="675" w:author="Osiatisaa, Cds (Ext)" w:date="2018-05-30T11:50:00Z"/>
          <w:rFonts w:asciiTheme="minorHAnsi" w:eastAsiaTheme="minorEastAsia" w:hAnsiTheme="minorHAnsi" w:cstheme="minorBidi"/>
          <w:noProof/>
          <w:sz w:val="22"/>
          <w:szCs w:val="22"/>
          <w:lang w:eastAsia="fr-FR" w:bidi="ar-SA"/>
        </w:rPr>
      </w:pPr>
      <w:del w:id="676" w:author="Osiatisaa, Cds (Ext)" w:date="2018-05-30T11:50:00Z">
        <w:r w:rsidRPr="009E4714" w:rsidDel="00616287">
          <w:rPr>
            <w:rStyle w:val="Lienhypertexte"/>
            <w:noProof/>
          </w:rPr>
          <w:delText>4.8.2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ta_role_de_tiers_lmtay778</w:delText>
        </w:r>
        <w:r w:rsidDel="00616287">
          <w:rPr>
            <w:noProof/>
            <w:webHidden/>
          </w:rPr>
          <w:tab/>
          <w:delText>197</w:delText>
        </w:r>
      </w:del>
    </w:p>
    <w:p w:rsidR="00484F18" w:rsidDel="00616287" w:rsidRDefault="00484F18">
      <w:pPr>
        <w:pStyle w:val="TM3"/>
        <w:rPr>
          <w:del w:id="677" w:author="Osiatisaa, Cds (Ext)" w:date="2018-05-30T11:50:00Z"/>
          <w:rFonts w:asciiTheme="minorHAnsi" w:eastAsiaTheme="minorEastAsia" w:hAnsiTheme="minorHAnsi" w:cstheme="minorBidi"/>
          <w:noProof/>
          <w:sz w:val="22"/>
          <w:szCs w:val="22"/>
          <w:lang w:eastAsia="fr-FR" w:bidi="ar-SA"/>
        </w:rPr>
      </w:pPr>
      <w:del w:id="678" w:author="Osiatisaa, Cds (Ext)" w:date="2018-05-30T11:50:00Z">
        <w:r w:rsidRPr="009E4714" w:rsidDel="00616287">
          <w:rPr>
            <w:rStyle w:val="Lienhypertexte"/>
            <w:noProof/>
          </w:rPr>
          <w:delText>4.8.3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ta_metier_operationnel_tiers_lmtay787</w:delText>
        </w:r>
        <w:r w:rsidDel="00616287">
          <w:rPr>
            <w:noProof/>
            <w:webHidden/>
          </w:rPr>
          <w:tab/>
          <w:delText>199</w:delText>
        </w:r>
      </w:del>
    </w:p>
    <w:p w:rsidR="00484F18" w:rsidDel="00616287" w:rsidRDefault="00484F18">
      <w:pPr>
        <w:pStyle w:val="TM2"/>
        <w:tabs>
          <w:tab w:val="left" w:pos="880"/>
          <w:tab w:val="right" w:leader="dot" w:pos="10338"/>
        </w:tabs>
        <w:rPr>
          <w:del w:id="679" w:author="Osiatisaa, Cds (Ext)" w:date="2018-05-30T11:50:00Z"/>
          <w:rFonts w:asciiTheme="minorHAnsi" w:eastAsiaTheme="minorEastAsia" w:hAnsiTheme="minorHAnsi" w:cstheme="minorBidi"/>
          <w:noProof/>
          <w:sz w:val="22"/>
          <w:szCs w:val="22"/>
          <w:lang w:eastAsia="fr-FR" w:bidi="ar-SA"/>
        </w:rPr>
      </w:pPr>
      <w:del w:id="680" w:author="Osiatisaa, Cds (Ext)" w:date="2018-05-30T11:50:00Z">
        <w:r w:rsidRPr="009E4714" w:rsidDel="00616287">
          <w:rPr>
            <w:rStyle w:val="Lienhypertexte"/>
            <w:noProof/>
            <w:lang w:eastAsia="fr-FR"/>
          </w:rPr>
          <w:delText>4.9</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Catégorie économique (I)</w:delText>
        </w:r>
        <w:r w:rsidDel="00616287">
          <w:rPr>
            <w:noProof/>
            <w:webHidden/>
          </w:rPr>
          <w:tab/>
          <w:delText>201</w:delText>
        </w:r>
      </w:del>
    </w:p>
    <w:p w:rsidR="00484F18" w:rsidDel="00616287" w:rsidRDefault="00484F18">
      <w:pPr>
        <w:pStyle w:val="TM3"/>
        <w:rPr>
          <w:del w:id="681" w:author="Osiatisaa, Cds (Ext)" w:date="2018-05-30T11:50:00Z"/>
          <w:rFonts w:asciiTheme="minorHAnsi" w:eastAsiaTheme="minorEastAsia" w:hAnsiTheme="minorHAnsi" w:cstheme="minorBidi"/>
          <w:noProof/>
          <w:sz w:val="22"/>
          <w:szCs w:val="22"/>
          <w:lang w:eastAsia="fr-FR" w:bidi="ar-SA"/>
        </w:rPr>
      </w:pPr>
      <w:del w:id="682" w:author="Osiatisaa, Cds (Ext)" w:date="2018-05-30T11:50:00Z">
        <w:r w:rsidRPr="009E4714" w:rsidDel="00616287">
          <w:rPr>
            <w:rStyle w:val="Lienhypertexte"/>
            <w:noProof/>
          </w:rPr>
          <w:delText>4.9.1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ta_categorie_economique_lmtay930</w:delText>
        </w:r>
        <w:r w:rsidDel="00616287">
          <w:rPr>
            <w:noProof/>
            <w:webHidden/>
          </w:rPr>
          <w:tab/>
          <w:delText>201</w:delText>
        </w:r>
      </w:del>
    </w:p>
    <w:p w:rsidR="00484F18" w:rsidDel="00616287" w:rsidRDefault="00484F18">
      <w:pPr>
        <w:pStyle w:val="TM3"/>
        <w:rPr>
          <w:del w:id="683" w:author="Osiatisaa, Cds (Ext)" w:date="2018-05-30T11:50:00Z"/>
          <w:rFonts w:asciiTheme="minorHAnsi" w:eastAsiaTheme="minorEastAsia" w:hAnsiTheme="minorHAnsi" w:cstheme="minorBidi"/>
          <w:noProof/>
          <w:sz w:val="22"/>
          <w:szCs w:val="22"/>
          <w:lang w:eastAsia="fr-FR" w:bidi="ar-SA"/>
        </w:rPr>
      </w:pPr>
      <w:del w:id="684" w:author="Osiatisaa, Cds (Ext)" w:date="2018-05-30T11:50:00Z">
        <w:r w:rsidRPr="009E4714" w:rsidDel="00616287">
          <w:rPr>
            <w:rStyle w:val="Lienhypertexte"/>
            <w:noProof/>
          </w:rPr>
          <w:delText>4.9.2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ta_famille_de_catg_eco_analyse_lmtay530</w:delText>
        </w:r>
        <w:r w:rsidDel="00616287">
          <w:rPr>
            <w:noProof/>
            <w:webHidden/>
          </w:rPr>
          <w:tab/>
          <w:delText>204</w:delText>
        </w:r>
      </w:del>
    </w:p>
    <w:p w:rsidR="00484F18" w:rsidDel="00616287" w:rsidRDefault="00484F18">
      <w:pPr>
        <w:pStyle w:val="TM2"/>
        <w:tabs>
          <w:tab w:val="left" w:pos="1100"/>
          <w:tab w:val="right" w:leader="dot" w:pos="10338"/>
        </w:tabs>
        <w:rPr>
          <w:del w:id="685" w:author="Osiatisaa, Cds (Ext)" w:date="2018-05-30T11:50:00Z"/>
          <w:rFonts w:asciiTheme="minorHAnsi" w:eastAsiaTheme="minorEastAsia" w:hAnsiTheme="minorHAnsi" w:cstheme="minorBidi"/>
          <w:noProof/>
          <w:sz w:val="22"/>
          <w:szCs w:val="22"/>
          <w:lang w:eastAsia="fr-FR" w:bidi="ar-SA"/>
        </w:rPr>
      </w:pPr>
      <w:del w:id="686" w:author="Osiatisaa, Cds (Ext)" w:date="2018-05-30T11:50:00Z">
        <w:r w:rsidRPr="009E4714" w:rsidDel="00616287">
          <w:rPr>
            <w:rStyle w:val="Lienhypertexte"/>
            <w:rFonts w:cstheme="minorHAnsi"/>
            <w:noProof/>
            <w:lang w:eastAsia="fr-FR"/>
          </w:rPr>
          <w:delText>4.10</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lang w:eastAsia="fr-FR"/>
          </w:rPr>
          <w:delText>Motifs paiement CRP APE NAF (M)</w:delText>
        </w:r>
        <w:r w:rsidDel="00616287">
          <w:rPr>
            <w:noProof/>
            <w:webHidden/>
          </w:rPr>
          <w:tab/>
          <w:delText>205</w:delText>
        </w:r>
      </w:del>
    </w:p>
    <w:p w:rsidR="00484F18" w:rsidDel="00616287" w:rsidRDefault="00484F18">
      <w:pPr>
        <w:pStyle w:val="TM3"/>
        <w:rPr>
          <w:del w:id="687" w:author="Osiatisaa, Cds (Ext)" w:date="2018-05-30T11:50:00Z"/>
          <w:rFonts w:asciiTheme="minorHAnsi" w:eastAsiaTheme="minorEastAsia" w:hAnsiTheme="minorHAnsi" w:cstheme="minorBidi"/>
          <w:noProof/>
          <w:sz w:val="22"/>
          <w:szCs w:val="22"/>
          <w:lang w:eastAsia="fr-FR" w:bidi="ar-SA"/>
        </w:rPr>
      </w:pPr>
      <w:del w:id="688" w:author="Osiatisaa, Cds (Ext)" w:date="2018-05-30T11:50:00Z">
        <w:r w:rsidRPr="009E4714" w:rsidDel="00616287">
          <w:rPr>
            <w:rStyle w:val="Lienhypertexte"/>
            <w:noProof/>
          </w:rPr>
          <w:lastRenderedPageBreak/>
          <w:delText>4.10.1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ta_nomenclat_insee_activ_econom_lmtay677</w:delText>
        </w:r>
        <w:r w:rsidDel="00616287">
          <w:rPr>
            <w:noProof/>
            <w:webHidden/>
          </w:rPr>
          <w:tab/>
          <w:delText>205</w:delText>
        </w:r>
      </w:del>
    </w:p>
    <w:p w:rsidR="00484F18" w:rsidDel="00616287" w:rsidRDefault="00484F18">
      <w:pPr>
        <w:pStyle w:val="TM3"/>
        <w:rPr>
          <w:del w:id="689" w:author="Osiatisaa, Cds (Ext)" w:date="2018-05-30T11:50:00Z"/>
          <w:rFonts w:asciiTheme="minorHAnsi" w:eastAsiaTheme="minorEastAsia" w:hAnsiTheme="minorHAnsi" w:cstheme="minorBidi"/>
          <w:noProof/>
          <w:sz w:val="22"/>
          <w:szCs w:val="22"/>
          <w:lang w:eastAsia="fr-FR" w:bidi="ar-SA"/>
        </w:rPr>
      </w:pPr>
      <w:del w:id="690" w:author="Osiatisaa, Cds (Ext)" w:date="2018-05-30T11:50:00Z">
        <w:r w:rsidRPr="009E4714" w:rsidDel="00616287">
          <w:rPr>
            <w:rStyle w:val="Lienhypertexte"/>
            <w:noProof/>
          </w:rPr>
          <w:delText>4.10.2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ta_motif_de_paiement_crp_pr_bdp_lmtay979</w:delText>
        </w:r>
        <w:r w:rsidDel="00616287">
          <w:rPr>
            <w:noProof/>
            <w:webHidden/>
          </w:rPr>
          <w:tab/>
          <w:delText>208</w:delText>
        </w:r>
      </w:del>
    </w:p>
    <w:p w:rsidR="00484F18" w:rsidDel="00616287" w:rsidRDefault="00484F18">
      <w:pPr>
        <w:pStyle w:val="TM2"/>
        <w:tabs>
          <w:tab w:val="left" w:pos="1100"/>
          <w:tab w:val="right" w:leader="dot" w:pos="10338"/>
        </w:tabs>
        <w:rPr>
          <w:del w:id="691" w:author="Osiatisaa, Cds (Ext)" w:date="2018-05-30T11:50:00Z"/>
          <w:rFonts w:asciiTheme="minorHAnsi" w:eastAsiaTheme="minorEastAsia" w:hAnsiTheme="minorHAnsi" w:cstheme="minorBidi"/>
          <w:noProof/>
          <w:sz w:val="22"/>
          <w:szCs w:val="22"/>
          <w:lang w:eastAsia="fr-FR" w:bidi="ar-SA"/>
        </w:rPr>
      </w:pPr>
      <w:del w:id="692" w:author="Osiatisaa, Cds (Ext)" w:date="2018-05-30T11:50:00Z">
        <w:r w:rsidRPr="009E4714" w:rsidDel="00616287">
          <w:rPr>
            <w:rStyle w:val="Lienhypertexte"/>
            <w:rFonts w:cstheme="minorHAnsi"/>
            <w:noProof/>
            <w:lang w:eastAsia="fr-FR"/>
          </w:rPr>
          <w:delText>4.11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rFonts w:cstheme="minorHAnsi"/>
            <w:noProof/>
            <w:lang w:eastAsia="fr-FR"/>
          </w:rPr>
          <w:delText>Contrepartie  codification réglementaire (D)</w:delText>
        </w:r>
        <w:r w:rsidDel="00616287">
          <w:rPr>
            <w:noProof/>
            <w:webHidden/>
          </w:rPr>
          <w:tab/>
          <w:delText>209</w:delText>
        </w:r>
      </w:del>
    </w:p>
    <w:p w:rsidR="00484F18" w:rsidDel="00616287" w:rsidRDefault="00484F18">
      <w:pPr>
        <w:pStyle w:val="TM3"/>
        <w:rPr>
          <w:del w:id="693" w:author="Osiatisaa, Cds (Ext)" w:date="2018-05-30T11:50:00Z"/>
          <w:rFonts w:asciiTheme="minorHAnsi" w:eastAsiaTheme="minorEastAsia" w:hAnsiTheme="minorHAnsi" w:cstheme="minorBidi"/>
          <w:noProof/>
          <w:sz w:val="22"/>
          <w:szCs w:val="22"/>
          <w:lang w:eastAsia="fr-FR" w:bidi="ar-SA"/>
        </w:rPr>
      </w:pPr>
      <w:del w:id="694" w:author="Osiatisaa, Cds (Ext)" w:date="2018-05-30T11:50:00Z">
        <w:r w:rsidRPr="009E4714" w:rsidDel="00616287">
          <w:rPr>
            <w:rStyle w:val="Lienhypertexte"/>
            <w:noProof/>
          </w:rPr>
          <w:delText>4.11.1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ta_codification_reglementaire_lmtay997</w:delText>
        </w:r>
        <w:r w:rsidDel="00616287">
          <w:rPr>
            <w:noProof/>
            <w:webHidden/>
          </w:rPr>
          <w:tab/>
          <w:delText>209</w:delText>
        </w:r>
      </w:del>
    </w:p>
    <w:p w:rsidR="00484F18" w:rsidDel="00616287" w:rsidRDefault="00484F18">
      <w:pPr>
        <w:pStyle w:val="TM3"/>
        <w:rPr>
          <w:del w:id="695" w:author="Osiatisaa, Cds (Ext)" w:date="2018-05-30T11:50:00Z"/>
          <w:rFonts w:asciiTheme="minorHAnsi" w:eastAsiaTheme="minorEastAsia" w:hAnsiTheme="minorHAnsi" w:cstheme="minorBidi"/>
          <w:noProof/>
          <w:sz w:val="22"/>
          <w:szCs w:val="22"/>
          <w:lang w:eastAsia="fr-FR" w:bidi="ar-SA"/>
        </w:rPr>
      </w:pPr>
      <w:del w:id="696" w:author="Osiatisaa, Cds (Ext)" w:date="2018-05-30T11:50:00Z">
        <w:r w:rsidRPr="009E4714" w:rsidDel="00616287">
          <w:rPr>
            <w:rStyle w:val="Lienhypertexte"/>
            <w:noProof/>
          </w:rPr>
          <w:delText>4.11.2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ta_categorie_de_conterpartie_bic_lmtay830</w:delText>
        </w:r>
        <w:r w:rsidDel="00616287">
          <w:rPr>
            <w:noProof/>
            <w:webHidden/>
          </w:rPr>
          <w:tab/>
          <w:delText>212</w:delText>
        </w:r>
      </w:del>
    </w:p>
    <w:p w:rsidR="00484F18" w:rsidDel="00616287" w:rsidRDefault="00484F18">
      <w:pPr>
        <w:pStyle w:val="TM3"/>
        <w:rPr>
          <w:del w:id="697" w:author="Osiatisaa, Cds (Ext)" w:date="2018-05-30T11:50:00Z"/>
          <w:rFonts w:asciiTheme="minorHAnsi" w:eastAsiaTheme="minorEastAsia" w:hAnsiTheme="minorHAnsi" w:cstheme="minorBidi"/>
          <w:noProof/>
          <w:sz w:val="22"/>
          <w:szCs w:val="22"/>
          <w:lang w:eastAsia="fr-FR" w:bidi="ar-SA"/>
        </w:rPr>
      </w:pPr>
      <w:del w:id="698" w:author="Osiatisaa, Cds (Ext)" w:date="2018-05-30T11:50:00Z">
        <w:r w:rsidRPr="009E4714" w:rsidDel="00616287">
          <w:rPr>
            <w:rStyle w:val="Lienhypertexte"/>
            <w:noProof/>
          </w:rPr>
          <w:delText>4.11.3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ta_famille_fiscale_lmtay934</w:delText>
        </w:r>
        <w:r w:rsidDel="00616287">
          <w:rPr>
            <w:noProof/>
            <w:webHidden/>
          </w:rPr>
          <w:tab/>
          <w:delText>216</w:delText>
        </w:r>
      </w:del>
    </w:p>
    <w:p w:rsidR="00484F18" w:rsidDel="00616287" w:rsidRDefault="00484F18">
      <w:pPr>
        <w:pStyle w:val="TM2"/>
        <w:tabs>
          <w:tab w:val="left" w:pos="1100"/>
          <w:tab w:val="right" w:leader="dot" w:pos="10338"/>
        </w:tabs>
        <w:rPr>
          <w:del w:id="699" w:author="Osiatisaa, Cds (Ext)" w:date="2018-05-30T11:50:00Z"/>
          <w:rFonts w:asciiTheme="minorHAnsi" w:eastAsiaTheme="minorEastAsia" w:hAnsiTheme="minorHAnsi" w:cstheme="minorBidi"/>
          <w:noProof/>
          <w:sz w:val="22"/>
          <w:szCs w:val="22"/>
          <w:lang w:eastAsia="fr-FR" w:bidi="ar-SA"/>
        </w:rPr>
      </w:pPr>
      <w:del w:id="700" w:author="Osiatisaa, Cds (Ext)" w:date="2018-05-30T11:50:00Z">
        <w:r w:rsidRPr="009E4714" w:rsidDel="00616287">
          <w:rPr>
            <w:rStyle w:val="Lienhypertexte"/>
            <w:noProof/>
            <w:lang w:eastAsia="fr-FR"/>
          </w:rPr>
          <w:delText>4.12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ta_code_comptable_elementaire_gmtamo06</w:delText>
        </w:r>
        <w:r w:rsidDel="00616287">
          <w:rPr>
            <w:noProof/>
            <w:webHidden/>
          </w:rPr>
          <w:tab/>
          <w:delText>218</w:delText>
        </w:r>
      </w:del>
    </w:p>
    <w:p w:rsidR="00484F18" w:rsidDel="00616287" w:rsidRDefault="00484F18">
      <w:pPr>
        <w:pStyle w:val="TM3"/>
        <w:rPr>
          <w:del w:id="701" w:author="Osiatisaa, Cds (Ext)" w:date="2018-05-30T11:50:00Z"/>
          <w:rFonts w:asciiTheme="minorHAnsi" w:eastAsiaTheme="minorEastAsia" w:hAnsiTheme="minorHAnsi" w:cstheme="minorBidi"/>
          <w:noProof/>
          <w:sz w:val="22"/>
          <w:szCs w:val="22"/>
          <w:lang w:eastAsia="fr-FR" w:bidi="ar-SA"/>
        </w:rPr>
      </w:pPr>
      <w:del w:id="702" w:author="Osiatisaa, Cds (Ext)" w:date="2018-05-30T11:50:00Z">
        <w:r w:rsidRPr="009E4714" w:rsidDel="00616287">
          <w:rPr>
            <w:rStyle w:val="Lienhypertexte"/>
            <w:noProof/>
            <w:lang w:eastAsia="fr-FR"/>
          </w:rPr>
          <w:delText>4.12.1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Structure de la table</w:delText>
        </w:r>
        <w:r w:rsidDel="00616287">
          <w:rPr>
            <w:noProof/>
            <w:webHidden/>
          </w:rPr>
          <w:tab/>
          <w:delText>218</w:delText>
        </w:r>
      </w:del>
    </w:p>
    <w:p w:rsidR="00484F18" w:rsidDel="00616287" w:rsidRDefault="00484F18">
      <w:pPr>
        <w:pStyle w:val="TM3"/>
        <w:rPr>
          <w:del w:id="703" w:author="Osiatisaa, Cds (Ext)" w:date="2018-05-30T11:50:00Z"/>
          <w:rFonts w:asciiTheme="minorHAnsi" w:eastAsiaTheme="minorEastAsia" w:hAnsiTheme="minorHAnsi" w:cstheme="minorBidi"/>
          <w:noProof/>
          <w:sz w:val="22"/>
          <w:szCs w:val="22"/>
          <w:lang w:eastAsia="fr-FR" w:bidi="ar-SA"/>
        </w:rPr>
      </w:pPr>
      <w:del w:id="704" w:author="Osiatisaa, Cds (Ext)" w:date="2018-05-30T11:50:00Z">
        <w:r w:rsidRPr="009E4714" w:rsidDel="00616287">
          <w:rPr>
            <w:rStyle w:val="Lienhypertexte"/>
            <w:noProof/>
            <w:lang w:eastAsia="fr-FR"/>
          </w:rPr>
          <w:delText>4.12.2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Création : renseignement des données de ta_code_comptable_elementaire_gmtamo06</w:delText>
        </w:r>
        <w:r w:rsidDel="00616287">
          <w:rPr>
            <w:noProof/>
            <w:webHidden/>
          </w:rPr>
          <w:tab/>
          <w:delText>218</w:delText>
        </w:r>
      </w:del>
    </w:p>
    <w:p w:rsidR="00484F18" w:rsidDel="00616287" w:rsidRDefault="00484F18">
      <w:pPr>
        <w:pStyle w:val="TM3"/>
        <w:rPr>
          <w:del w:id="705" w:author="Osiatisaa, Cds (Ext)" w:date="2018-05-30T11:50:00Z"/>
          <w:rFonts w:asciiTheme="minorHAnsi" w:eastAsiaTheme="minorEastAsia" w:hAnsiTheme="minorHAnsi" w:cstheme="minorBidi"/>
          <w:noProof/>
          <w:sz w:val="22"/>
          <w:szCs w:val="22"/>
          <w:lang w:eastAsia="fr-FR" w:bidi="ar-SA"/>
        </w:rPr>
      </w:pPr>
      <w:del w:id="706" w:author="Osiatisaa, Cds (Ext)" w:date="2018-05-30T11:50:00Z">
        <w:r w:rsidRPr="009E4714" w:rsidDel="00616287">
          <w:rPr>
            <w:rStyle w:val="Lienhypertexte"/>
            <w:noProof/>
            <w:lang w:eastAsia="fr-FR"/>
          </w:rPr>
          <w:delText>4.12.3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Création : contrôle des données de ta_code_comptable_elementaire_gmtamo06</w:delText>
        </w:r>
        <w:r w:rsidDel="00616287">
          <w:rPr>
            <w:noProof/>
            <w:webHidden/>
          </w:rPr>
          <w:tab/>
          <w:delText>219</w:delText>
        </w:r>
      </w:del>
    </w:p>
    <w:p w:rsidR="00484F18" w:rsidDel="00616287" w:rsidRDefault="00484F18">
      <w:pPr>
        <w:pStyle w:val="TM3"/>
        <w:rPr>
          <w:del w:id="707" w:author="Osiatisaa, Cds (Ext)" w:date="2018-05-30T11:50:00Z"/>
          <w:rFonts w:asciiTheme="minorHAnsi" w:eastAsiaTheme="minorEastAsia" w:hAnsiTheme="minorHAnsi" w:cstheme="minorBidi"/>
          <w:noProof/>
          <w:sz w:val="22"/>
          <w:szCs w:val="22"/>
          <w:lang w:eastAsia="fr-FR" w:bidi="ar-SA"/>
        </w:rPr>
      </w:pPr>
      <w:del w:id="708" w:author="Osiatisaa, Cds (Ext)" w:date="2018-05-30T11:50:00Z">
        <w:r w:rsidRPr="009E4714" w:rsidDel="00616287">
          <w:rPr>
            <w:rStyle w:val="Lienhypertexte"/>
            <w:noProof/>
            <w:lang w:eastAsia="fr-FR"/>
          </w:rPr>
          <w:delText>4.12.4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Modification : contrôle des données de ta_code_comptable_elementaire_gmtamo06</w:delText>
        </w:r>
        <w:r w:rsidDel="00616287">
          <w:rPr>
            <w:noProof/>
            <w:webHidden/>
          </w:rPr>
          <w:tab/>
          <w:delText>220</w:delText>
        </w:r>
      </w:del>
    </w:p>
    <w:p w:rsidR="00484F18" w:rsidDel="00616287" w:rsidRDefault="00484F18">
      <w:pPr>
        <w:pStyle w:val="TM3"/>
        <w:rPr>
          <w:del w:id="709" w:author="Osiatisaa, Cds (Ext)" w:date="2018-05-30T11:50:00Z"/>
          <w:rFonts w:asciiTheme="minorHAnsi" w:eastAsiaTheme="minorEastAsia" w:hAnsiTheme="minorHAnsi" w:cstheme="minorBidi"/>
          <w:noProof/>
          <w:sz w:val="22"/>
          <w:szCs w:val="22"/>
          <w:lang w:eastAsia="fr-FR" w:bidi="ar-SA"/>
        </w:rPr>
      </w:pPr>
      <w:del w:id="710" w:author="Osiatisaa, Cds (Ext)" w:date="2018-05-30T11:50:00Z">
        <w:r w:rsidRPr="009E4714" w:rsidDel="00616287">
          <w:rPr>
            <w:rStyle w:val="Lienhypertexte"/>
            <w:noProof/>
            <w:lang w:eastAsia="fr-FR"/>
          </w:rPr>
          <w:delText>4.12.5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Modification : renseignement des données de ta_code_comptable_elementaire_gmtamo06</w:delText>
        </w:r>
        <w:r w:rsidDel="00616287">
          <w:rPr>
            <w:noProof/>
            <w:webHidden/>
          </w:rPr>
          <w:tab/>
          <w:delText>221</w:delText>
        </w:r>
      </w:del>
    </w:p>
    <w:p w:rsidR="00484F18" w:rsidDel="00616287" w:rsidRDefault="00484F18">
      <w:pPr>
        <w:pStyle w:val="TM3"/>
        <w:rPr>
          <w:del w:id="711" w:author="Osiatisaa, Cds (Ext)" w:date="2018-05-30T11:50:00Z"/>
          <w:rFonts w:asciiTheme="minorHAnsi" w:eastAsiaTheme="minorEastAsia" w:hAnsiTheme="minorHAnsi" w:cstheme="minorBidi"/>
          <w:noProof/>
          <w:sz w:val="22"/>
          <w:szCs w:val="22"/>
          <w:lang w:eastAsia="fr-FR" w:bidi="ar-SA"/>
        </w:rPr>
      </w:pPr>
      <w:del w:id="712" w:author="Osiatisaa, Cds (Ext)" w:date="2018-05-30T11:50:00Z">
        <w:r w:rsidRPr="009E4714" w:rsidDel="00616287">
          <w:rPr>
            <w:rStyle w:val="Lienhypertexte"/>
            <w:noProof/>
            <w:lang w:eastAsia="fr-FR"/>
          </w:rPr>
          <w:delText>4.12.6</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Suppression de ta_code_comptable_elementaire_gmtamo06</w:delText>
        </w:r>
        <w:r w:rsidDel="00616287">
          <w:rPr>
            <w:noProof/>
            <w:webHidden/>
          </w:rPr>
          <w:tab/>
          <w:delText>221</w:delText>
        </w:r>
      </w:del>
    </w:p>
    <w:p w:rsidR="00484F18" w:rsidDel="00616287" w:rsidRDefault="00484F18">
      <w:pPr>
        <w:pStyle w:val="TM1"/>
        <w:rPr>
          <w:del w:id="713" w:author="Osiatisaa, Cds (Ext)" w:date="2018-05-30T11:50:00Z"/>
          <w:rFonts w:asciiTheme="minorHAnsi" w:eastAsiaTheme="minorEastAsia" w:hAnsiTheme="minorHAnsi" w:cstheme="minorBidi"/>
          <w:sz w:val="22"/>
          <w:szCs w:val="22"/>
          <w:lang w:eastAsia="fr-FR" w:bidi="ar-SA"/>
        </w:rPr>
      </w:pPr>
      <w:del w:id="714" w:author="Osiatisaa, Cds (Ext)" w:date="2018-05-30T11:50:00Z">
        <w:r w:rsidRPr="009E4714" w:rsidDel="00616287">
          <w:rPr>
            <w:rStyle w:val="Lienhypertexte"/>
            <w:rFonts w:cstheme="minorHAnsi"/>
            <w:lang w:eastAsia="fr-FR"/>
          </w:rPr>
          <w:delText>5</w:delText>
        </w:r>
        <w:r w:rsidDel="00616287">
          <w:rPr>
            <w:rFonts w:asciiTheme="minorHAnsi" w:eastAsiaTheme="minorEastAsia" w:hAnsiTheme="minorHAnsi" w:cstheme="minorBidi"/>
            <w:sz w:val="22"/>
            <w:szCs w:val="22"/>
            <w:lang w:eastAsia="fr-FR" w:bidi="ar-SA"/>
          </w:rPr>
          <w:tab/>
        </w:r>
        <w:r w:rsidRPr="009E4714" w:rsidDel="00616287">
          <w:rPr>
            <w:rStyle w:val="Lienhypertexte"/>
            <w:rFonts w:cstheme="minorHAnsi"/>
            <w:lang w:eastAsia="fr-FR"/>
          </w:rPr>
          <w:delText>Structures et spécificités de tables systèmes</w:delText>
        </w:r>
        <w:r w:rsidDel="00616287">
          <w:rPr>
            <w:webHidden/>
          </w:rPr>
          <w:tab/>
          <w:delText>222</w:delText>
        </w:r>
      </w:del>
    </w:p>
    <w:p w:rsidR="00484F18" w:rsidDel="00616287" w:rsidRDefault="00484F18">
      <w:pPr>
        <w:pStyle w:val="TM2"/>
        <w:tabs>
          <w:tab w:val="left" w:pos="880"/>
          <w:tab w:val="right" w:leader="dot" w:pos="10338"/>
        </w:tabs>
        <w:rPr>
          <w:del w:id="715" w:author="Osiatisaa, Cds (Ext)" w:date="2018-05-30T11:50:00Z"/>
          <w:rFonts w:asciiTheme="minorHAnsi" w:eastAsiaTheme="minorEastAsia" w:hAnsiTheme="minorHAnsi" w:cstheme="minorBidi"/>
          <w:noProof/>
          <w:sz w:val="22"/>
          <w:szCs w:val="22"/>
          <w:lang w:eastAsia="fr-FR" w:bidi="ar-SA"/>
        </w:rPr>
      </w:pPr>
      <w:del w:id="716" w:author="Osiatisaa, Cds (Ext)" w:date="2018-05-30T11:50:00Z">
        <w:r w:rsidRPr="009E4714" w:rsidDel="00616287">
          <w:rPr>
            <w:rStyle w:val="Lienhypertexte"/>
            <w:noProof/>
            <w:lang w:eastAsia="fr-FR"/>
          </w:rPr>
          <w:delText>5.1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TA_LIBELLE_COLONNE_TABLE</w:delText>
        </w:r>
        <w:r w:rsidDel="00616287">
          <w:rPr>
            <w:noProof/>
            <w:webHidden/>
          </w:rPr>
          <w:tab/>
          <w:delText>222</w:delText>
        </w:r>
      </w:del>
    </w:p>
    <w:p w:rsidR="00484F18" w:rsidDel="00616287" w:rsidRDefault="00484F18">
      <w:pPr>
        <w:pStyle w:val="TM2"/>
        <w:tabs>
          <w:tab w:val="left" w:pos="880"/>
          <w:tab w:val="right" w:leader="dot" w:pos="10338"/>
        </w:tabs>
        <w:rPr>
          <w:del w:id="717" w:author="Osiatisaa, Cds (Ext)" w:date="2018-05-30T11:50:00Z"/>
          <w:rFonts w:asciiTheme="minorHAnsi" w:eastAsiaTheme="minorEastAsia" w:hAnsiTheme="minorHAnsi" w:cstheme="minorBidi"/>
          <w:noProof/>
          <w:sz w:val="22"/>
          <w:szCs w:val="22"/>
          <w:lang w:eastAsia="fr-FR" w:bidi="ar-SA"/>
        </w:rPr>
      </w:pPr>
      <w:del w:id="718" w:author="Osiatisaa, Cds (Ext)" w:date="2018-05-30T11:50:00Z">
        <w:r w:rsidRPr="009E4714" w:rsidDel="00616287">
          <w:rPr>
            <w:rStyle w:val="Lienhypertexte"/>
            <w:noProof/>
            <w:lang w:eastAsia="fr-FR"/>
          </w:rPr>
          <w:delText>5.2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TA_PARAMETRAGE</w:delText>
        </w:r>
        <w:r w:rsidDel="00616287">
          <w:rPr>
            <w:noProof/>
            <w:webHidden/>
          </w:rPr>
          <w:tab/>
          <w:delText>222</w:delText>
        </w:r>
      </w:del>
    </w:p>
    <w:p w:rsidR="00484F18" w:rsidDel="00616287" w:rsidRDefault="00484F18">
      <w:pPr>
        <w:pStyle w:val="TM2"/>
        <w:tabs>
          <w:tab w:val="left" w:pos="880"/>
          <w:tab w:val="right" w:leader="dot" w:pos="10338"/>
        </w:tabs>
        <w:rPr>
          <w:del w:id="719" w:author="Osiatisaa, Cds (Ext)" w:date="2018-05-30T11:50:00Z"/>
          <w:rFonts w:asciiTheme="minorHAnsi" w:eastAsiaTheme="minorEastAsia" w:hAnsiTheme="minorHAnsi" w:cstheme="minorBidi"/>
          <w:noProof/>
          <w:sz w:val="22"/>
          <w:szCs w:val="22"/>
          <w:lang w:eastAsia="fr-FR" w:bidi="ar-SA"/>
        </w:rPr>
      </w:pPr>
      <w:del w:id="720" w:author="Osiatisaa, Cds (Ext)" w:date="2018-05-30T11:50:00Z">
        <w:r w:rsidRPr="009E4714" w:rsidDel="00616287">
          <w:rPr>
            <w:rStyle w:val="Lienhypertexte"/>
            <w:noProof/>
            <w:lang w:eastAsia="fr-FR"/>
          </w:rPr>
          <w:delText>5.3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TA_SECURITE</w:delText>
        </w:r>
        <w:r w:rsidDel="00616287">
          <w:rPr>
            <w:noProof/>
            <w:webHidden/>
          </w:rPr>
          <w:tab/>
          <w:delText>222</w:delText>
        </w:r>
      </w:del>
    </w:p>
    <w:p w:rsidR="00484F18" w:rsidDel="00616287" w:rsidRDefault="00484F18">
      <w:pPr>
        <w:pStyle w:val="TM2"/>
        <w:tabs>
          <w:tab w:val="left" w:pos="880"/>
          <w:tab w:val="right" w:leader="dot" w:pos="10338"/>
        </w:tabs>
        <w:rPr>
          <w:del w:id="721" w:author="Osiatisaa, Cds (Ext)" w:date="2018-05-30T11:50:00Z"/>
          <w:rFonts w:asciiTheme="minorHAnsi" w:eastAsiaTheme="minorEastAsia" w:hAnsiTheme="minorHAnsi" w:cstheme="minorBidi"/>
          <w:noProof/>
          <w:sz w:val="22"/>
          <w:szCs w:val="22"/>
          <w:lang w:eastAsia="fr-FR" w:bidi="ar-SA"/>
        </w:rPr>
      </w:pPr>
      <w:del w:id="722" w:author="Osiatisaa, Cds (Ext)" w:date="2018-05-30T11:50:00Z">
        <w:r w:rsidRPr="009E4714" w:rsidDel="00616287">
          <w:rPr>
            <w:rStyle w:val="Lienhypertexte"/>
            <w:noProof/>
            <w:lang w:eastAsia="fr-FR"/>
          </w:rPr>
          <w:delText>5.4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TA_SUIVI_TRAITEMENT</w:delText>
        </w:r>
        <w:r w:rsidDel="00616287">
          <w:rPr>
            <w:noProof/>
            <w:webHidden/>
          </w:rPr>
          <w:tab/>
          <w:delText>223</w:delText>
        </w:r>
      </w:del>
    </w:p>
    <w:p w:rsidR="00484F18" w:rsidDel="00616287" w:rsidRDefault="00484F18">
      <w:pPr>
        <w:pStyle w:val="TM2"/>
        <w:tabs>
          <w:tab w:val="left" w:pos="880"/>
          <w:tab w:val="right" w:leader="dot" w:pos="10338"/>
        </w:tabs>
        <w:rPr>
          <w:del w:id="723" w:author="Osiatisaa, Cds (Ext)" w:date="2018-05-30T11:50:00Z"/>
          <w:rFonts w:asciiTheme="minorHAnsi" w:eastAsiaTheme="minorEastAsia" w:hAnsiTheme="minorHAnsi" w:cstheme="minorBidi"/>
          <w:noProof/>
          <w:sz w:val="22"/>
          <w:szCs w:val="22"/>
          <w:lang w:eastAsia="fr-FR" w:bidi="ar-SA"/>
        </w:rPr>
      </w:pPr>
      <w:del w:id="724" w:author="Osiatisaa, Cds (Ext)" w:date="2018-05-30T11:50:00Z">
        <w:r w:rsidRPr="009E4714" w:rsidDel="00616287">
          <w:rPr>
            <w:rStyle w:val="Lienhypertexte"/>
            <w:noProof/>
            <w:lang w:eastAsia="fr-FR"/>
          </w:rPr>
          <w:delText>5.5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Ta_tables_des_tables</w:delText>
        </w:r>
        <w:r w:rsidDel="00616287">
          <w:rPr>
            <w:noProof/>
            <w:webHidden/>
          </w:rPr>
          <w:tab/>
          <w:delText>223</w:delText>
        </w:r>
      </w:del>
    </w:p>
    <w:p w:rsidR="00484F18" w:rsidDel="00616287" w:rsidRDefault="00484F18">
      <w:pPr>
        <w:pStyle w:val="TM3"/>
        <w:rPr>
          <w:del w:id="725" w:author="Osiatisaa, Cds (Ext)" w:date="2018-05-30T11:50:00Z"/>
          <w:rFonts w:asciiTheme="minorHAnsi" w:eastAsiaTheme="minorEastAsia" w:hAnsiTheme="minorHAnsi" w:cstheme="minorBidi"/>
          <w:noProof/>
          <w:sz w:val="22"/>
          <w:szCs w:val="22"/>
          <w:lang w:eastAsia="fr-FR" w:bidi="ar-SA"/>
        </w:rPr>
      </w:pPr>
      <w:del w:id="726" w:author="Osiatisaa, Cds (Ext)" w:date="2018-05-30T11:50:00Z">
        <w:r w:rsidRPr="009E4714" w:rsidDel="00616287">
          <w:rPr>
            <w:rStyle w:val="Lienhypertexte"/>
            <w:noProof/>
            <w:lang w:eastAsia="fr-FR"/>
          </w:rPr>
          <w:delText>5.5.1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Structure de la ta_table_des_tables</w:delText>
        </w:r>
        <w:r w:rsidDel="00616287">
          <w:rPr>
            <w:noProof/>
            <w:webHidden/>
          </w:rPr>
          <w:tab/>
          <w:delText>223</w:delText>
        </w:r>
      </w:del>
    </w:p>
    <w:p w:rsidR="00484F18" w:rsidDel="00616287" w:rsidRDefault="00484F18">
      <w:pPr>
        <w:pStyle w:val="TM1"/>
        <w:rPr>
          <w:del w:id="727" w:author="Osiatisaa, Cds (Ext)" w:date="2018-05-30T11:50:00Z"/>
          <w:rFonts w:asciiTheme="minorHAnsi" w:eastAsiaTheme="minorEastAsia" w:hAnsiTheme="minorHAnsi" w:cstheme="minorBidi"/>
          <w:sz w:val="22"/>
          <w:szCs w:val="22"/>
          <w:lang w:eastAsia="fr-FR" w:bidi="ar-SA"/>
        </w:rPr>
      </w:pPr>
      <w:del w:id="728" w:author="Osiatisaa, Cds (Ext)" w:date="2018-05-30T11:50:00Z">
        <w:r w:rsidRPr="009E4714" w:rsidDel="00616287">
          <w:rPr>
            <w:rStyle w:val="Lienhypertexte"/>
            <w:rFonts w:cstheme="minorHAnsi"/>
            <w:lang w:eastAsia="fr-FR"/>
          </w:rPr>
          <w:delText>6</w:delText>
        </w:r>
        <w:r w:rsidDel="00616287">
          <w:rPr>
            <w:rFonts w:asciiTheme="minorHAnsi" w:eastAsiaTheme="minorEastAsia" w:hAnsiTheme="minorHAnsi" w:cstheme="minorBidi"/>
            <w:sz w:val="22"/>
            <w:szCs w:val="22"/>
            <w:lang w:eastAsia="fr-FR" w:bidi="ar-SA"/>
          </w:rPr>
          <w:tab/>
        </w:r>
        <w:r w:rsidRPr="009E4714" w:rsidDel="00616287">
          <w:rPr>
            <w:rStyle w:val="Lienhypertexte"/>
            <w:rFonts w:cstheme="minorHAnsi"/>
            <w:lang w:eastAsia="fr-FR"/>
          </w:rPr>
          <w:delText>Structures et spécificités des tables d’historique</w:delText>
        </w:r>
        <w:r w:rsidDel="00616287">
          <w:rPr>
            <w:webHidden/>
          </w:rPr>
          <w:tab/>
          <w:delText>225</w:delText>
        </w:r>
      </w:del>
    </w:p>
    <w:p w:rsidR="00484F18" w:rsidDel="00616287" w:rsidRDefault="00484F18">
      <w:pPr>
        <w:pStyle w:val="TM1"/>
        <w:rPr>
          <w:del w:id="729" w:author="Osiatisaa, Cds (Ext)" w:date="2018-05-30T11:50:00Z"/>
          <w:rFonts w:asciiTheme="minorHAnsi" w:eastAsiaTheme="minorEastAsia" w:hAnsiTheme="minorHAnsi" w:cstheme="minorBidi"/>
          <w:sz w:val="22"/>
          <w:szCs w:val="22"/>
          <w:lang w:eastAsia="fr-FR" w:bidi="ar-SA"/>
        </w:rPr>
      </w:pPr>
      <w:del w:id="730" w:author="Osiatisaa, Cds (Ext)" w:date="2018-05-30T11:50:00Z">
        <w:r w:rsidRPr="009E4714" w:rsidDel="00616287">
          <w:rPr>
            <w:rStyle w:val="Lienhypertexte"/>
            <w:rFonts w:cstheme="minorHAnsi"/>
            <w:lang w:eastAsia="fr-FR"/>
          </w:rPr>
          <w:delText>7</w:delText>
        </w:r>
        <w:r w:rsidDel="00616287">
          <w:rPr>
            <w:rFonts w:asciiTheme="minorHAnsi" w:eastAsiaTheme="minorEastAsia" w:hAnsiTheme="minorHAnsi" w:cstheme="minorBidi"/>
            <w:sz w:val="22"/>
            <w:szCs w:val="22"/>
            <w:lang w:eastAsia="fr-FR" w:bidi="ar-SA"/>
          </w:rPr>
          <w:tab/>
        </w:r>
        <w:r w:rsidRPr="009E4714" w:rsidDel="00616287">
          <w:rPr>
            <w:rStyle w:val="Lienhypertexte"/>
            <w:rFonts w:cstheme="minorHAnsi"/>
            <w:lang w:eastAsia="fr-FR"/>
          </w:rPr>
          <w:delText>Structures et spécificités fonctionnelles des tables G3P</w:delText>
        </w:r>
        <w:r w:rsidDel="00616287">
          <w:rPr>
            <w:webHidden/>
          </w:rPr>
          <w:tab/>
          <w:delText>226</w:delText>
        </w:r>
      </w:del>
    </w:p>
    <w:p w:rsidR="00484F18" w:rsidDel="00616287" w:rsidRDefault="00484F18">
      <w:pPr>
        <w:pStyle w:val="TM2"/>
        <w:tabs>
          <w:tab w:val="left" w:pos="880"/>
          <w:tab w:val="right" w:leader="dot" w:pos="10338"/>
        </w:tabs>
        <w:rPr>
          <w:del w:id="731" w:author="Osiatisaa, Cds (Ext)" w:date="2018-05-30T11:50:00Z"/>
          <w:rFonts w:asciiTheme="minorHAnsi" w:eastAsiaTheme="minorEastAsia" w:hAnsiTheme="minorHAnsi" w:cstheme="minorBidi"/>
          <w:noProof/>
          <w:sz w:val="22"/>
          <w:szCs w:val="22"/>
          <w:lang w:eastAsia="fr-FR" w:bidi="ar-SA"/>
        </w:rPr>
      </w:pPr>
      <w:del w:id="732" w:author="Osiatisaa, Cds (Ext)" w:date="2018-05-30T11:50:00Z">
        <w:r w:rsidRPr="009E4714" w:rsidDel="00616287">
          <w:rPr>
            <w:rStyle w:val="Lienhypertexte"/>
            <w:noProof/>
            <w:lang w:eastAsia="fr-FR"/>
          </w:rPr>
          <w:delText>7.1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Fiche G3P</w:delText>
        </w:r>
        <w:r w:rsidDel="00616287">
          <w:rPr>
            <w:noProof/>
            <w:webHidden/>
          </w:rPr>
          <w:tab/>
          <w:delText>226</w:delText>
        </w:r>
      </w:del>
    </w:p>
    <w:p w:rsidR="00484F18" w:rsidDel="00616287" w:rsidRDefault="00484F18">
      <w:pPr>
        <w:pStyle w:val="TM3"/>
        <w:rPr>
          <w:del w:id="733" w:author="Osiatisaa, Cds (Ext)" w:date="2018-05-30T11:50:00Z"/>
          <w:rFonts w:asciiTheme="minorHAnsi" w:eastAsiaTheme="minorEastAsia" w:hAnsiTheme="minorHAnsi" w:cstheme="minorBidi"/>
          <w:noProof/>
          <w:sz w:val="22"/>
          <w:szCs w:val="22"/>
          <w:lang w:eastAsia="fr-FR" w:bidi="ar-SA"/>
        </w:rPr>
      </w:pPr>
      <w:del w:id="734" w:author="Osiatisaa, Cds (Ext)" w:date="2018-05-30T11:50:00Z">
        <w:r w:rsidRPr="009E4714" w:rsidDel="00616287">
          <w:rPr>
            <w:rStyle w:val="Lienhypertexte"/>
            <w:noProof/>
            <w:lang w:eastAsia="fr-FR"/>
          </w:rPr>
          <w:delText>7.1.1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Ta_g3p_fiche_g3p (Diffusion DiDo)</w:delText>
        </w:r>
        <w:r w:rsidDel="00616287">
          <w:rPr>
            <w:noProof/>
            <w:webHidden/>
          </w:rPr>
          <w:tab/>
          <w:delText>226</w:delText>
        </w:r>
      </w:del>
    </w:p>
    <w:p w:rsidR="00484F18" w:rsidDel="00616287" w:rsidRDefault="00484F18">
      <w:pPr>
        <w:pStyle w:val="TM3"/>
        <w:rPr>
          <w:del w:id="735" w:author="Osiatisaa, Cds (Ext)" w:date="2018-05-30T11:50:00Z"/>
          <w:rFonts w:asciiTheme="minorHAnsi" w:eastAsiaTheme="minorEastAsia" w:hAnsiTheme="minorHAnsi" w:cstheme="minorBidi"/>
          <w:noProof/>
          <w:sz w:val="22"/>
          <w:szCs w:val="22"/>
          <w:lang w:eastAsia="fr-FR" w:bidi="ar-SA"/>
        </w:rPr>
      </w:pPr>
      <w:del w:id="736" w:author="Osiatisaa, Cds (Ext)" w:date="2018-05-30T11:50:00Z">
        <w:r w:rsidRPr="009E4714" w:rsidDel="00616287">
          <w:rPr>
            <w:rStyle w:val="Lienhypertexte"/>
            <w:noProof/>
            <w:lang w:eastAsia="fr-FR"/>
          </w:rPr>
          <w:delText>7.1.2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Ta_g3p_type_fiche</w:delText>
        </w:r>
        <w:r w:rsidDel="00616287">
          <w:rPr>
            <w:noProof/>
            <w:webHidden/>
          </w:rPr>
          <w:tab/>
          <w:delText>231</w:delText>
        </w:r>
      </w:del>
    </w:p>
    <w:p w:rsidR="00484F18" w:rsidDel="00616287" w:rsidRDefault="00484F18">
      <w:pPr>
        <w:pStyle w:val="TM3"/>
        <w:rPr>
          <w:del w:id="737" w:author="Osiatisaa, Cds (Ext)" w:date="2018-05-30T11:50:00Z"/>
          <w:rFonts w:asciiTheme="minorHAnsi" w:eastAsiaTheme="minorEastAsia" w:hAnsiTheme="minorHAnsi" w:cstheme="minorBidi"/>
          <w:noProof/>
          <w:sz w:val="22"/>
          <w:szCs w:val="22"/>
          <w:lang w:eastAsia="fr-FR" w:bidi="ar-SA"/>
        </w:rPr>
      </w:pPr>
      <w:del w:id="738" w:author="Osiatisaa, Cds (Ext)" w:date="2018-05-30T11:50:00Z">
        <w:r w:rsidRPr="009E4714" w:rsidDel="00616287">
          <w:rPr>
            <w:rStyle w:val="Lienhypertexte"/>
            <w:noProof/>
            <w:lang w:eastAsia="fr-FR"/>
          </w:rPr>
          <w:delText>7.1.3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Ta_g3p_duree_amortissement</w:delText>
        </w:r>
        <w:r w:rsidDel="00616287">
          <w:rPr>
            <w:noProof/>
            <w:webHidden/>
          </w:rPr>
          <w:tab/>
          <w:delText>233</w:delText>
        </w:r>
      </w:del>
    </w:p>
    <w:p w:rsidR="00484F18" w:rsidDel="00616287" w:rsidRDefault="00484F18">
      <w:pPr>
        <w:pStyle w:val="TM3"/>
        <w:rPr>
          <w:del w:id="739" w:author="Osiatisaa, Cds (Ext)" w:date="2018-05-30T11:50:00Z"/>
          <w:rFonts w:asciiTheme="minorHAnsi" w:eastAsiaTheme="minorEastAsia" w:hAnsiTheme="minorHAnsi" w:cstheme="minorBidi"/>
          <w:noProof/>
          <w:sz w:val="22"/>
          <w:szCs w:val="22"/>
          <w:lang w:eastAsia="fr-FR" w:bidi="ar-SA"/>
        </w:rPr>
      </w:pPr>
      <w:del w:id="740" w:author="Osiatisaa, Cds (Ext)" w:date="2018-05-30T11:50:00Z">
        <w:r w:rsidRPr="009E4714" w:rsidDel="00616287">
          <w:rPr>
            <w:rStyle w:val="Lienhypertexte"/>
            <w:noProof/>
            <w:lang w:eastAsia="fr-FR"/>
          </w:rPr>
          <w:delText>7.1.4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Ta_g3p_type_engagement</w:delText>
        </w:r>
        <w:r w:rsidDel="00616287">
          <w:rPr>
            <w:noProof/>
            <w:webHidden/>
          </w:rPr>
          <w:tab/>
          <w:delText>235</w:delText>
        </w:r>
      </w:del>
    </w:p>
    <w:p w:rsidR="00484F18" w:rsidDel="00616287" w:rsidRDefault="00484F18">
      <w:pPr>
        <w:pStyle w:val="TM3"/>
        <w:rPr>
          <w:del w:id="741" w:author="Osiatisaa, Cds (Ext)" w:date="2018-05-30T11:50:00Z"/>
          <w:rFonts w:asciiTheme="minorHAnsi" w:eastAsiaTheme="minorEastAsia" w:hAnsiTheme="minorHAnsi" w:cstheme="minorBidi"/>
          <w:noProof/>
          <w:sz w:val="22"/>
          <w:szCs w:val="22"/>
          <w:lang w:eastAsia="fr-FR" w:bidi="ar-SA"/>
        </w:rPr>
      </w:pPr>
      <w:del w:id="742" w:author="Osiatisaa, Cds (Ext)" w:date="2018-05-30T11:50:00Z">
        <w:r w:rsidRPr="009E4714" w:rsidDel="00616287">
          <w:rPr>
            <w:rStyle w:val="Lienhypertexte"/>
            <w:noProof/>
            <w:lang w:eastAsia="fr-FR"/>
          </w:rPr>
          <w:delText>7.1.5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Ta_g3p_produit</w:delText>
        </w:r>
        <w:r w:rsidDel="00616287">
          <w:rPr>
            <w:noProof/>
            <w:webHidden/>
          </w:rPr>
          <w:tab/>
          <w:delText>237</w:delText>
        </w:r>
      </w:del>
    </w:p>
    <w:p w:rsidR="00484F18" w:rsidDel="00616287" w:rsidRDefault="00484F18">
      <w:pPr>
        <w:pStyle w:val="TM3"/>
        <w:rPr>
          <w:del w:id="743" w:author="Osiatisaa, Cds (Ext)" w:date="2018-05-30T11:50:00Z"/>
          <w:rFonts w:asciiTheme="minorHAnsi" w:eastAsiaTheme="minorEastAsia" w:hAnsiTheme="minorHAnsi" w:cstheme="minorBidi"/>
          <w:noProof/>
          <w:sz w:val="22"/>
          <w:szCs w:val="22"/>
          <w:lang w:eastAsia="fr-FR" w:bidi="ar-SA"/>
        </w:rPr>
      </w:pPr>
      <w:del w:id="744" w:author="Osiatisaa, Cds (Ext)" w:date="2018-05-30T11:50:00Z">
        <w:r w:rsidRPr="009E4714" w:rsidDel="00616287">
          <w:rPr>
            <w:rStyle w:val="Lienhypertexte"/>
            <w:noProof/>
            <w:lang w:eastAsia="fr-FR"/>
          </w:rPr>
          <w:delText>7.1.6</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Ta_g3p_fonction</w:delText>
        </w:r>
        <w:r w:rsidDel="00616287">
          <w:rPr>
            <w:noProof/>
            <w:webHidden/>
          </w:rPr>
          <w:tab/>
          <w:delText>240</w:delText>
        </w:r>
      </w:del>
    </w:p>
    <w:p w:rsidR="00484F18" w:rsidDel="00616287" w:rsidRDefault="00484F18">
      <w:pPr>
        <w:pStyle w:val="TM3"/>
        <w:rPr>
          <w:del w:id="745" w:author="Osiatisaa, Cds (Ext)" w:date="2018-05-30T11:50:00Z"/>
          <w:rFonts w:asciiTheme="minorHAnsi" w:eastAsiaTheme="minorEastAsia" w:hAnsiTheme="minorHAnsi" w:cstheme="minorBidi"/>
          <w:noProof/>
          <w:sz w:val="22"/>
          <w:szCs w:val="22"/>
          <w:lang w:eastAsia="fr-FR" w:bidi="ar-SA"/>
        </w:rPr>
      </w:pPr>
      <w:del w:id="746" w:author="Osiatisaa, Cds (Ext)" w:date="2018-05-30T11:50:00Z">
        <w:r w:rsidRPr="009E4714" w:rsidDel="00616287">
          <w:rPr>
            <w:rStyle w:val="Lienhypertexte"/>
            <w:noProof/>
            <w:lang w:eastAsia="fr-FR"/>
          </w:rPr>
          <w:delText>7.1.7</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Ta_g3p_unite_budgetaire</w:delText>
        </w:r>
        <w:r w:rsidDel="00616287">
          <w:rPr>
            <w:noProof/>
            <w:webHidden/>
          </w:rPr>
          <w:tab/>
          <w:delText>242</w:delText>
        </w:r>
      </w:del>
    </w:p>
    <w:p w:rsidR="00484F18" w:rsidDel="00616287" w:rsidRDefault="00484F18">
      <w:pPr>
        <w:pStyle w:val="TM3"/>
        <w:rPr>
          <w:del w:id="747" w:author="Osiatisaa, Cds (Ext)" w:date="2018-05-30T11:50:00Z"/>
          <w:rFonts w:asciiTheme="minorHAnsi" w:eastAsiaTheme="minorEastAsia" w:hAnsiTheme="minorHAnsi" w:cstheme="minorBidi"/>
          <w:noProof/>
          <w:sz w:val="22"/>
          <w:szCs w:val="22"/>
          <w:lang w:eastAsia="fr-FR" w:bidi="ar-SA"/>
        </w:rPr>
      </w:pPr>
      <w:del w:id="748" w:author="Osiatisaa, Cds (Ext)" w:date="2018-05-30T11:50:00Z">
        <w:r w:rsidRPr="009E4714" w:rsidDel="00616287">
          <w:rPr>
            <w:rStyle w:val="Lienhypertexte"/>
            <w:noProof/>
            <w:lang w:eastAsia="fr-FR"/>
          </w:rPr>
          <w:delText>7.1.8</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Ta_g3p_metier</w:delText>
        </w:r>
        <w:r w:rsidDel="00616287">
          <w:rPr>
            <w:noProof/>
            <w:webHidden/>
          </w:rPr>
          <w:tab/>
          <w:delText>245</w:delText>
        </w:r>
      </w:del>
    </w:p>
    <w:p w:rsidR="00484F18" w:rsidDel="00616287" w:rsidRDefault="00484F18">
      <w:pPr>
        <w:pStyle w:val="TM3"/>
        <w:rPr>
          <w:del w:id="749" w:author="Osiatisaa, Cds (Ext)" w:date="2018-05-30T11:50:00Z"/>
          <w:rFonts w:asciiTheme="minorHAnsi" w:eastAsiaTheme="minorEastAsia" w:hAnsiTheme="minorHAnsi" w:cstheme="minorBidi"/>
          <w:noProof/>
          <w:sz w:val="22"/>
          <w:szCs w:val="22"/>
          <w:lang w:eastAsia="fr-FR" w:bidi="ar-SA"/>
        </w:rPr>
      </w:pPr>
      <w:del w:id="750" w:author="Osiatisaa, Cds (Ext)" w:date="2018-05-30T11:50:00Z">
        <w:r w:rsidRPr="009E4714" w:rsidDel="00616287">
          <w:rPr>
            <w:rStyle w:val="Lienhypertexte"/>
            <w:noProof/>
            <w:lang w:eastAsia="fr-FR"/>
          </w:rPr>
          <w:delText>7.1.9</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Ta_g3p_dept_si</w:delText>
        </w:r>
        <w:r w:rsidDel="00616287">
          <w:rPr>
            <w:noProof/>
            <w:webHidden/>
          </w:rPr>
          <w:tab/>
          <w:delText>247</w:delText>
        </w:r>
      </w:del>
    </w:p>
    <w:p w:rsidR="00484F18" w:rsidDel="00616287" w:rsidRDefault="00484F18">
      <w:pPr>
        <w:pStyle w:val="TM3"/>
        <w:rPr>
          <w:del w:id="751" w:author="Osiatisaa, Cds (Ext)" w:date="2018-05-30T11:50:00Z"/>
          <w:rFonts w:asciiTheme="minorHAnsi" w:eastAsiaTheme="minorEastAsia" w:hAnsiTheme="minorHAnsi" w:cstheme="minorBidi"/>
          <w:noProof/>
          <w:sz w:val="22"/>
          <w:szCs w:val="22"/>
          <w:lang w:eastAsia="fr-FR" w:bidi="ar-SA"/>
        </w:rPr>
      </w:pPr>
      <w:del w:id="752" w:author="Osiatisaa, Cds (Ext)" w:date="2018-05-30T11:50:00Z">
        <w:r w:rsidRPr="009E4714" w:rsidDel="00616287">
          <w:rPr>
            <w:rStyle w:val="Lienhypertexte"/>
            <w:noProof/>
            <w:lang w:eastAsia="fr-FR"/>
          </w:rPr>
          <w:delText>7.1.10</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Ta_g3p_service_moa</w:delText>
        </w:r>
        <w:r w:rsidDel="00616287">
          <w:rPr>
            <w:noProof/>
            <w:webHidden/>
          </w:rPr>
          <w:tab/>
          <w:delText>249</w:delText>
        </w:r>
      </w:del>
    </w:p>
    <w:p w:rsidR="00484F18" w:rsidDel="00616287" w:rsidRDefault="00484F18">
      <w:pPr>
        <w:pStyle w:val="TM3"/>
        <w:rPr>
          <w:del w:id="753" w:author="Osiatisaa, Cds (Ext)" w:date="2018-05-30T11:50:00Z"/>
          <w:rFonts w:asciiTheme="minorHAnsi" w:eastAsiaTheme="minorEastAsia" w:hAnsiTheme="minorHAnsi" w:cstheme="minorBidi"/>
          <w:noProof/>
          <w:sz w:val="22"/>
          <w:szCs w:val="22"/>
          <w:lang w:eastAsia="fr-FR" w:bidi="ar-SA"/>
        </w:rPr>
      </w:pPr>
      <w:del w:id="754" w:author="Osiatisaa, Cds (Ext)" w:date="2018-05-30T11:50:00Z">
        <w:r w:rsidRPr="009E4714" w:rsidDel="00616287">
          <w:rPr>
            <w:rStyle w:val="Lienhypertexte"/>
            <w:noProof/>
            <w:lang w:eastAsia="fr-FR"/>
          </w:rPr>
          <w:delText>7.1.11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Ta_g3p_service_moe</w:delText>
        </w:r>
        <w:r w:rsidDel="00616287">
          <w:rPr>
            <w:noProof/>
            <w:webHidden/>
          </w:rPr>
          <w:tab/>
          <w:delText>252</w:delText>
        </w:r>
      </w:del>
    </w:p>
    <w:p w:rsidR="00484F18" w:rsidDel="00616287" w:rsidRDefault="00484F18">
      <w:pPr>
        <w:pStyle w:val="TM3"/>
        <w:rPr>
          <w:del w:id="755" w:author="Osiatisaa, Cds (Ext)" w:date="2018-05-30T11:50:00Z"/>
          <w:rFonts w:asciiTheme="minorHAnsi" w:eastAsiaTheme="minorEastAsia" w:hAnsiTheme="minorHAnsi" w:cstheme="minorBidi"/>
          <w:noProof/>
          <w:sz w:val="22"/>
          <w:szCs w:val="22"/>
          <w:lang w:eastAsia="fr-FR" w:bidi="ar-SA"/>
        </w:rPr>
      </w:pPr>
      <w:del w:id="756" w:author="Osiatisaa, Cds (Ext)" w:date="2018-05-30T11:50:00Z">
        <w:r w:rsidRPr="009E4714" w:rsidDel="00616287">
          <w:rPr>
            <w:rStyle w:val="Lienhypertexte"/>
            <w:noProof/>
            <w:lang w:eastAsia="fr-FR"/>
          </w:rPr>
          <w:delText>7.1.12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Ta_g3p_calcul_cout</w:delText>
        </w:r>
        <w:r w:rsidDel="00616287">
          <w:rPr>
            <w:noProof/>
            <w:webHidden/>
          </w:rPr>
          <w:tab/>
          <w:delText>255</w:delText>
        </w:r>
      </w:del>
    </w:p>
    <w:p w:rsidR="00484F18" w:rsidDel="00616287" w:rsidRDefault="00484F18">
      <w:pPr>
        <w:pStyle w:val="TM3"/>
        <w:rPr>
          <w:del w:id="757" w:author="Osiatisaa, Cds (Ext)" w:date="2018-05-30T11:50:00Z"/>
          <w:rFonts w:asciiTheme="minorHAnsi" w:eastAsiaTheme="minorEastAsia" w:hAnsiTheme="minorHAnsi" w:cstheme="minorBidi"/>
          <w:noProof/>
          <w:sz w:val="22"/>
          <w:szCs w:val="22"/>
          <w:lang w:eastAsia="fr-FR" w:bidi="ar-SA"/>
        </w:rPr>
      </w:pPr>
      <w:del w:id="758" w:author="Osiatisaa, Cds (Ext)" w:date="2018-05-30T11:50:00Z">
        <w:r w:rsidRPr="009E4714" w:rsidDel="00616287">
          <w:rPr>
            <w:rStyle w:val="Lienhypertexte"/>
            <w:noProof/>
            <w:lang w:eastAsia="fr-FR"/>
          </w:rPr>
          <w:delText>7.1.13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Ta_g3p_axe_strategique</w:delText>
        </w:r>
        <w:r w:rsidDel="00616287">
          <w:rPr>
            <w:noProof/>
            <w:webHidden/>
          </w:rPr>
          <w:tab/>
          <w:delText>257</w:delText>
        </w:r>
      </w:del>
    </w:p>
    <w:p w:rsidR="00484F18" w:rsidDel="00616287" w:rsidRDefault="00484F18">
      <w:pPr>
        <w:pStyle w:val="TM3"/>
        <w:rPr>
          <w:del w:id="759" w:author="Osiatisaa, Cds (Ext)" w:date="2018-05-30T11:50:00Z"/>
          <w:rFonts w:asciiTheme="minorHAnsi" w:eastAsiaTheme="minorEastAsia" w:hAnsiTheme="minorHAnsi" w:cstheme="minorBidi"/>
          <w:noProof/>
          <w:sz w:val="22"/>
          <w:szCs w:val="22"/>
          <w:lang w:eastAsia="fr-FR" w:bidi="ar-SA"/>
        </w:rPr>
      </w:pPr>
      <w:del w:id="760" w:author="Osiatisaa, Cds (Ext)" w:date="2018-05-30T11:50:00Z">
        <w:r w:rsidRPr="009E4714" w:rsidDel="00616287">
          <w:rPr>
            <w:rStyle w:val="Lienhypertexte"/>
            <w:noProof/>
            <w:lang w:eastAsia="fr-FR"/>
          </w:rPr>
          <w:delText>7.1.14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Ta_g3p_type_axe</w:delText>
        </w:r>
        <w:r w:rsidDel="00616287">
          <w:rPr>
            <w:noProof/>
            <w:webHidden/>
          </w:rPr>
          <w:tab/>
          <w:delText>260</w:delText>
        </w:r>
      </w:del>
    </w:p>
    <w:p w:rsidR="00484F18" w:rsidDel="00616287" w:rsidRDefault="00484F18">
      <w:pPr>
        <w:pStyle w:val="TM3"/>
        <w:rPr>
          <w:del w:id="761" w:author="Osiatisaa, Cds (Ext)" w:date="2018-05-30T11:50:00Z"/>
          <w:rFonts w:asciiTheme="minorHAnsi" w:eastAsiaTheme="minorEastAsia" w:hAnsiTheme="minorHAnsi" w:cstheme="minorBidi"/>
          <w:noProof/>
          <w:sz w:val="22"/>
          <w:szCs w:val="22"/>
          <w:lang w:eastAsia="fr-FR" w:bidi="ar-SA"/>
        </w:rPr>
      </w:pPr>
      <w:del w:id="762" w:author="Osiatisaa, Cds (Ext)" w:date="2018-05-30T11:50:00Z">
        <w:r w:rsidRPr="009E4714" w:rsidDel="00616287">
          <w:rPr>
            <w:rStyle w:val="Lienhypertexte"/>
            <w:noProof/>
            <w:lang w:eastAsia="fr-FR"/>
          </w:rPr>
          <w:delText>7.1.15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Ta_g3p_proprietaire_axe</w:delText>
        </w:r>
        <w:r w:rsidDel="00616287">
          <w:rPr>
            <w:noProof/>
            <w:webHidden/>
          </w:rPr>
          <w:tab/>
          <w:delText>262</w:delText>
        </w:r>
      </w:del>
    </w:p>
    <w:p w:rsidR="00484F18" w:rsidDel="00616287" w:rsidRDefault="00484F18">
      <w:pPr>
        <w:pStyle w:val="TM3"/>
        <w:rPr>
          <w:del w:id="763" w:author="Osiatisaa, Cds (Ext)" w:date="2018-05-30T11:50:00Z"/>
          <w:rFonts w:asciiTheme="minorHAnsi" w:eastAsiaTheme="minorEastAsia" w:hAnsiTheme="minorHAnsi" w:cstheme="minorBidi"/>
          <w:noProof/>
          <w:sz w:val="22"/>
          <w:szCs w:val="22"/>
          <w:lang w:eastAsia="fr-FR" w:bidi="ar-SA"/>
        </w:rPr>
      </w:pPr>
      <w:del w:id="764" w:author="Osiatisaa, Cds (Ext)" w:date="2018-05-30T11:50:00Z">
        <w:r w:rsidRPr="009E4714" w:rsidDel="00616287">
          <w:rPr>
            <w:rStyle w:val="Lienhypertexte"/>
            <w:noProof/>
            <w:lang w:eastAsia="fr-FR"/>
          </w:rPr>
          <w:delText>7.1.16</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Ta_g3p_lien_g3p_axe</w:delText>
        </w:r>
        <w:r w:rsidDel="00616287">
          <w:rPr>
            <w:noProof/>
            <w:webHidden/>
          </w:rPr>
          <w:tab/>
          <w:delText>264</w:delText>
        </w:r>
      </w:del>
    </w:p>
    <w:p w:rsidR="00484F18" w:rsidDel="00616287" w:rsidRDefault="00484F18">
      <w:pPr>
        <w:pStyle w:val="TM3"/>
        <w:rPr>
          <w:del w:id="765" w:author="Osiatisaa, Cds (Ext)" w:date="2018-05-30T11:50:00Z"/>
          <w:rFonts w:asciiTheme="minorHAnsi" w:eastAsiaTheme="minorEastAsia" w:hAnsiTheme="minorHAnsi" w:cstheme="minorBidi"/>
          <w:noProof/>
          <w:sz w:val="22"/>
          <w:szCs w:val="22"/>
          <w:lang w:eastAsia="fr-FR" w:bidi="ar-SA"/>
        </w:rPr>
      </w:pPr>
      <w:del w:id="766" w:author="Osiatisaa, Cds (Ext)" w:date="2018-05-30T11:50:00Z">
        <w:r w:rsidRPr="009E4714" w:rsidDel="00616287">
          <w:rPr>
            <w:rStyle w:val="Lienhypertexte"/>
            <w:noProof/>
            <w:lang w:eastAsia="fr-FR"/>
          </w:rPr>
          <w:delText>7.1.17</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Ta_g3p_convention</w:delText>
        </w:r>
        <w:r w:rsidDel="00616287">
          <w:rPr>
            <w:noProof/>
            <w:webHidden/>
          </w:rPr>
          <w:tab/>
          <w:delText>266</w:delText>
        </w:r>
      </w:del>
    </w:p>
    <w:p w:rsidR="00484F18" w:rsidDel="00616287" w:rsidRDefault="00484F18">
      <w:pPr>
        <w:pStyle w:val="TM3"/>
        <w:rPr>
          <w:del w:id="767" w:author="Osiatisaa, Cds (Ext)" w:date="2018-05-30T11:50:00Z"/>
          <w:rFonts w:asciiTheme="minorHAnsi" w:eastAsiaTheme="minorEastAsia" w:hAnsiTheme="minorHAnsi" w:cstheme="minorBidi"/>
          <w:noProof/>
          <w:sz w:val="22"/>
          <w:szCs w:val="22"/>
          <w:lang w:eastAsia="fr-FR" w:bidi="ar-SA"/>
        </w:rPr>
      </w:pPr>
      <w:del w:id="768" w:author="Osiatisaa, Cds (Ext)" w:date="2018-05-30T11:50:00Z">
        <w:r w:rsidRPr="009E4714" w:rsidDel="00616287">
          <w:rPr>
            <w:rStyle w:val="Lienhypertexte"/>
            <w:noProof/>
          </w:rPr>
          <w:delText>7.1.18</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rPr>
          <w:delText>Ta_g3p_lien_g3p_convention</w:delText>
        </w:r>
        <w:r w:rsidDel="00616287">
          <w:rPr>
            <w:noProof/>
            <w:webHidden/>
          </w:rPr>
          <w:tab/>
          <w:delText>268</w:delText>
        </w:r>
      </w:del>
    </w:p>
    <w:p w:rsidR="00484F18" w:rsidDel="00616287" w:rsidRDefault="00484F18">
      <w:pPr>
        <w:pStyle w:val="TM2"/>
        <w:tabs>
          <w:tab w:val="left" w:pos="880"/>
          <w:tab w:val="right" w:leader="dot" w:pos="10338"/>
        </w:tabs>
        <w:rPr>
          <w:del w:id="769" w:author="Osiatisaa, Cds (Ext)" w:date="2018-05-30T11:50:00Z"/>
          <w:rFonts w:asciiTheme="minorHAnsi" w:eastAsiaTheme="minorEastAsia" w:hAnsiTheme="minorHAnsi" w:cstheme="minorBidi"/>
          <w:noProof/>
          <w:sz w:val="22"/>
          <w:szCs w:val="22"/>
          <w:lang w:eastAsia="fr-FR" w:bidi="ar-SA"/>
        </w:rPr>
      </w:pPr>
      <w:del w:id="770" w:author="Osiatisaa, Cds (Ext)" w:date="2018-05-30T11:50:00Z">
        <w:r w:rsidRPr="009E4714" w:rsidDel="00616287">
          <w:rPr>
            <w:rStyle w:val="Lienhypertexte"/>
            <w:noProof/>
            <w:lang w:eastAsia="fr-FR"/>
          </w:rPr>
          <w:delText>7.2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PRESTATION</w:delText>
        </w:r>
        <w:r w:rsidDel="00616287">
          <w:rPr>
            <w:noProof/>
            <w:webHidden/>
          </w:rPr>
          <w:tab/>
          <w:delText>270</w:delText>
        </w:r>
      </w:del>
    </w:p>
    <w:p w:rsidR="00484F18" w:rsidDel="00616287" w:rsidRDefault="00484F18">
      <w:pPr>
        <w:pStyle w:val="TM3"/>
        <w:rPr>
          <w:del w:id="771" w:author="Osiatisaa, Cds (Ext)" w:date="2018-05-30T11:50:00Z"/>
          <w:rFonts w:asciiTheme="minorHAnsi" w:eastAsiaTheme="minorEastAsia" w:hAnsiTheme="minorHAnsi" w:cstheme="minorBidi"/>
          <w:noProof/>
          <w:sz w:val="22"/>
          <w:szCs w:val="22"/>
          <w:lang w:eastAsia="fr-FR" w:bidi="ar-SA"/>
        </w:rPr>
      </w:pPr>
      <w:del w:id="772" w:author="Osiatisaa, Cds (Ext)" w:date="2018-05-30T11:50:00Z">
        <w:r w:rsidRPr="009E4714" w:rsidDel="00616287">
          <w:rPr>
            <w:rStyle w:val="Lienhypertexte"/>
            <w:noProof/>
            <w:lang w:eastAsia="fr-FR"/>
          </w:rPr>
          <w:lastRenderedPageBreak/>
          <w:delText>7.2.1</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Ta_g3p_prestation (Diffusion DiDo)</w:delText>
        </w:r>
        <w:r w:rsidDel="00616287">
          <w:rPr>
            <w:noProof/>
            <w:webHidden/>
          </w:rPr>
          <w:tab/>
          <w:delText>270</w:delText>
        </w:r>
      </w:del>
    </w:p>
    <w:p w:rsidR="00484F18" w:rsidDel="00616287" w:rsidRDefault="00484F18">
      <w:pPr>
        <w:pStyle w:val="TM3"/>
        <w:rPr>
          <w:del w:id="773" w:author="Osiatisaa, Cds (Ext)" w:date="2018-05-30T11:50:00Z"/>
          <w:rFonts w:asciiTheme="minorHAnsi" w:eastAsiaTheme="minorEastAsia" w:hAnsiTheme="minorHAnsi" w:cstheme="minorBidi"/>
          <w:noProof/>
          <w:sz w:val="22"/>
          <w:szCs w:val="22"/>
          <w:lang w:eastAsia="fr-FR" w:bidi="ar-SA"/>
        </w:rPr>
      </w:pPr>
      <w:del w:id="774" w:author="Osiatisaa, Cds (Ext)" w:date="2018-05-30T11:50:00Z">
        <w:r w:rsidRPr="009E4714" w:rsidDel="00616287">
          <w:rPr>
            <w:rStyle w:val="Lienhypertexte"/>
            <w:noProof/>
            <w:lang w:eastAsia="fr-FR"/>
          </w:rPr>
          <w:delText>7.2.2</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Ta_g3p_type_uo</w:delText>
        </w:r>
        <w:r w:rsidDel="00616287">
          <w:rPr>
            <w:noProof/>
            <w:webHidden/>
          </w:rPr>
          <w:tab/>
          <w:delText>273</w:delText>
        </w:r>
      </w:del>
    </w:p>
    <w:p w:rsidR="00484F18" w:rsidDel="00616287" w:rsidRDefault="00484F18">
      <w:pPr>
        <w:pStyle w:val="TM3"/>
        <w:rPr>
          <w:del w:id="775" w:author="Osiatisaa, Cds (Ext)" w:date="2018-05-30T11:50:00Z"/>
          <w:rFonts w:asciiTheme="minorHAnsi" w:eastAsiaTheme="minorEastAsia" w:hAnsiTheme="minorHAnsi" w:cstheme="minorBidi"/>
          <w:noProof/>
          <w:sz w:val="22"/>
          <w:szCs w:val="22"/>
          <w:lang w:eastAsia="fr-FR" w:bidi="ar-SA"/>
        </w:rPr>
      </w:pPr>
      <w:del w:id="776" w:author="Osiatisaa, Cds (Ext)" w:date="2018-05-30T11:50:00Z">
        <w:r w:rsidRPr="009E4714" w:rsidDel="00616287">
          <w:rPr>
            <w:rStyle w:val="Lienhypertexte"/>
            <w:noProof/>
            <w:lang w:eastAsia="fr-FR"/>
          </w:rPr>
          <w:delText>7.2.3</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Ta_g3p_etablissement_facturant</w:delText>
        </w:r>
        <w:r w:rsidDel="00616287">
          <w:rPr>
            <w:noProof/>
            <w:webHidden/>
          </w:rPr>
          <w:tab/>
          <w:delText>275</w:delText>
        </w:r>
      </w:del>
    </w:p>
    <w:p w:rsidR="00484F18" w:rsidDel="00616287" w:rsidRDefault="00484F18">
      <w:pPr>
        <w:pStyle w:val="TM3"/>
        <w:rPr>
          <w:del w:id="777" w:author="Osiatisaa, Cds (Ext)" w:date="2018-05-30T11:50:00Z"/>
          <w:rFonts w:asciiTheme="minorHAnsi" w:eastAsiaTheme="minorEastAsia" w:hAnsiTheme="minorHAnsi" w:cstheme="minorBidi"/>
          <w:noProof/>
          <w:sz w:val="22"/>
          <w:szCs w:val="22"/>
          <w:lang w:eastAsia="fr-FR" w:bidi="ar-SA"/>
        </w:rPr>
      </w:pPr>
      <w:del w:id="778" w:author="Osiatisaa, Cds (Ext)" w:date="2018-05-30T11:50:00Z">
        <w:r w:rsidRPr="009E4714" w:rsidDel="00616287">
          <w:rPr>
            <w:rStyle w:val="Lienhypertexte"/>
            <w:noProof/>
            <w:lang w:eastAsia="fr-FR"/>
          </w:rPr>
          <w:delText>7.2.4</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Ta_g3p_grille_prix_prestation (Diffusion DiDo)</w:delText>
        </w:r>
        <w:r w:rsidDel="00616287">
          <w:rPr>
            <w:noProof/>
            <w:webHidden/>
          </w:rPr>
          <w:tab/>
          <w:delText>277</w:delText>
        </w:r>
      </w:del>
    </w:p>
    <w:p w:rsidR="00484F18" w:rsidDel="00616287" w:rsidRDefault="00484F18">
      <w:pPr>
        <w:pStyle w:val="TM3"/>
        <w:rPr>
          <w:del w:id="779" w:author="Osiatisaa, Cds (Ext)" w:date="2018-05-30T11:50:00Z"/>
          <w:rFonts w:asciiTheme="minorHAnsi" w:eastAsiaTheme="minorEastAsia" w:hAnsiTheme="minorHAnsi" w:cstheme="minorBidi"/>
          <w:noProof/>
          <w:sz w:val="22"/>
          <w:szCs w:val="22"/>
          <w:lang w:eastAsia="fr-FR" w:bidi="ar-SA"/>
        </w:rPr>
      </w:pPr>
      <w:del w:id="780" w:author="Osiatisaa, Cds (Ext)" w:date="2018-05-30T11:50:00Z">
        <w:r w:rsidRPr="009E4714" w:rsidDel="00616287">
          <w:rPr>
            <w:rStyle w:val="Lienhypertexte"/>
            <w:noProof/>
            <w:lang w:eastAsia="fr-FR"/>
          </w:rPr>
          <w:delText>7.2.5</w:delText>
        </w:r>
        <w:r w:rsidDel="00616287">
          <w:rPr>
            <w:rFonts w:asciiTheme="minorHAnsi" w:eastAsiaTheme="minorEastAsia" w:hAnsiTheme="minorHAnsi" w:cstheme="minorBidi"/>
            <w:noProof/>
            <w:sz w:val="22"/>
            <w:szCs w:val="22"/>
            <w:lang w:eastAsia="fr-FR" w:bidi="ar-SA"/>
          </w:rPr>
          <w:tab/>
        </w:r>
        <w:r w:rsidRPr="009E4714" w:rsidDel="00616287">
          <w:rPr>
            <w:rStyle w:val="Lienhypertexte"/>
            <w:noProof/>
            <w:lang w:eastAsia="fr-FR"/>
          </w:rPr>
          <w:delText>Ta_g3p_version_prix</w:delText>
        </w:r>
        <w:r w:rsidDel="00616287">
          <w:rPr>
            <w:noProof/>
            <w:webHidden/>
          </w:rPr>
          <w:tab/>
          <w:delText>280</w:delText>
        </w:r>
      </w:del>
    </w:p>
    <w:p w:rsidR="004145FE" w:rsidRDefault="00DE3E57" w:rsidP="009A1ADD">
      <w:pPr>
        <w:pStyle w:val="TM3"/>
        <w:rPr>
          <w:rFonts w:asciiTheme="minorHAnsi" w:hAnsiTheme="minorHAnsi" w:cstheme="minorHAnsi"/>
          <w:sz w:val="28"/>
          <w:szCs w:val="28"/>
        </w:rPr>
      </w:pPr>
      <w:r w:rsidRPr="004E2387">
        <w:rPr>
          <w:rFonts w:asciiTheme="minorHAnsi" w:hAnsiTheme="minorHAnsi" w:cstheme="minorHAnsi"/>
          <w:sz w:val="28"/>
          <w:szCs w:val="28"/>
        </w:rPr>
        <w:fldChar w:fldCharType="end"/>
      </w:r>
      <w:r w:rsidR="004145FE" w:rsidRPr="004E2387">
        <w:rPr>
          <w:rFonts w:asciiTheme="minorHAnsi" w:hAnsiTheme="minorHAnsi" w:cstheme="minorHAnsi"/>
          <w:sz w:val="28"/>
          <w:szCs w:val="28"/>
        </w:rPr>
        <w:br w:type="page"/>
      </w:r>
    </w:p>
    <w:p w:rsidR="000B6D5A" w:rsidRPr="009A1ADD" w:rsidRDefault="009A1ADD" w:rsidP="00E35895">
      <w:pPr>
        <w:jc w:val="center"/>
        <w:rPr>
          <w:rFonts w:asciiTheme="minorHAnsi" w:hAnsiTheme="minorHAnsi" w:cstheme="minorHAnsi"/>
          <w:sz w:val="28"/>
          <w:szCs w:val="28"/>
        </w:rPr>
      </w:pPr>
      <w:r w:rsidRPr="009A1ADD">
        <w:rPr>
          <w:rFonts w:asciiTheme="minorHAnsi" w:hAnsiTheme="minorHAnsi" w:cstheme="minorHAnsi"/>
          <w:sz w:val="28"/>
          <w:szCs w:val="28"/>
        </w:rPr>
        <w:lastRenderedPageBreak/>
        <w:t>INDEX DES NUMEROS DE TABLES</w:t>
      </w:r>
    </w:p>
    <w:p w:rsidR="000B6D5A" w:rsidRDefault="000B6D5A" w:rsidP="009A1ADD">
      <w:pPr>
        <w:jc w:val="center"/>
        <w:rPr>
          <w:rFonts w:asciiTheme="minorHAnsi" w:hAnsiTheme="minorHAnsi" w:cstheme="minorHAnsi"/>
          <w:sz w:val="28"/>
          <w:szCs w:val="28"/>
        </w:rPr>
      </w:pPr>
    </w:p>
    <w:p w:rsidR="00A612AB" w:rsidRDefault="00F96D04">
      <w:pPr>
        <w:rPr>
          <w:rFonts w:asciiTheme="minorHAnsi" w:hAnsiTheme="minorHAnsi" w:cstheme="minorHAnsi"/>
          <w:noProof/>
          <w:sz w:val="28"/>
          <w:szCs w:val="28"/>
        </w:rPr>
        <w:sectPr w:rsidR="00A612AB" w:rsidSect="00A612AB">
          <w:headerReference w:type="default" r:id="rId8"/>
          <w:footerReference w:type="default" r:id="rId9"/>
          <w:type w:val="continuous"/>
          <w:pgSz w:w="11906" w:h="16838"/>
          <w:pgMar w:top="568" w:right="707" w:bottom="1417" w:left="851" w:header="708" w:footer="708" w:gutter="0"/>
          <w:cols w:space="708"/>
          <w:docGrid w:linePitch="360"/>
        </w:sectPr>
      </w:pPr>
      <w:r>
        <w:rPr>
          <w:rFonts w:asciiTheme="minorHAnsi" w:hAnsiTheme="minorHAnsi" w:cstheme="minorHAnsi"/>
          <w:sz w:val="28"/>
          <w:szCs w:val="28"/>
        </w:rPr>
        <w:fldChar w:fldCharType="begin"/>
      </w:r>
      <w:r>
        <w:rPr>
          <w:rFonts w:asciiTheme="minorHAnsi" w:hAnsiTheme="minorHAnsi" w:cstheme="minorHAnsi"/>
          <w:sz w:val="28"/>
          <w:szCs w:val="28"/>
        </w:rPr>
        <w:instrText xml:space="preserve"> INDEX \e "</w:instrText>
      </w:r>
      <w:r>
        <w:rPr>
          <w:rFonts w:asciiTheme="minorHAnsi" w:hAnsiTheme="minorHAnsi" w:cstheme="minorHAnsi"/>
          <w:sz w:val="28"/>
          <w:szCs w:val="28"/>
        </w:rPr>
        <w:tab/>
        <w:instrText xml:space="preserve">" \h "A" \c "2" \z "1036" </w:instrText>
      </w:r>
      <w:r>
        <w:rPr>
          <w:rFonts w:asciiTheme="minorHAnsi" w:hAnsiTheme="minorHAnsi" w:cstheme="minorHAnsi"/>
          <w:sz w:val="28"/>
          <w:szCs w:val="28"/>
        </w:rPr>
        <w:fldChar w:fldCharType="separate"/>
      </w:r>
    </w:p>
    <w:p w:rsidR="00A612AB" w:rsidRDefault="00A612AB">
      <w:pPr>
        <w:pStyle w:val="Titreindex"/>
        <w:keepNext/>
        <w:tabs>
          <w:tab w:val="right" w:leader="dot" w:pos="4804"/>
        </w:tabs>
        <w:rPr>
          <w:rFonts w:eastAsiaTheme="minorEastAsia" w:cstheme="minorBidi"/>
          <w:b w:val="0"/>
          <w:bCs w:val="0"/>
          <w:noProof/>
        </w:rPr>
      </w:pPr>
      <w:r>
        <w:rPr>
          <w:noProof/>
        </w:rPr>
        <w:t>L</w:t>
      </w:r>
    </w:p>
    <w:p w:rsidR="00A612AB" w:rsidRDefault="00A612AB">
      <w:pPr>
        <w:pStyle w:val="Index1"/>
        <w:tabs>
          <w:tab w:val="right" w:leader="dot" w:pos="4804"/>
        </w:tabs>
        <w:rPr>
          <w:noProof/>
        </w:rPr>
      </w:pPr>
      <w:r w:rsidRPr="00FD75D1">
        <w:rPr>
          <w:noProof/>
        </w:rPr>
        <w:t>lmtay400</w:t>
      </w:r>
      <w:r>
        <w:rPr>
          <w:noProof/>
        </w:rPr>
        <w:tab/>
        <w:t>104</w:t>
      </w:r>
    </w:p>
    <w:p w:rsidR="00A612AB" w:rsidRDefault="00A612AB">
      <w:pPr>
        <w:pStyle w:val="Index1"/>
        <w:tabs>
          <w:tab w:val="right" w:leader="dot" w:pos="4804"/>
        </w:tabs>
        <w:rPr>
          <w:noProof/>
        </w:rPr>
      </w:pPr>
      <w:r w:rsidRPr="00FD75D1">
        <w:rPr>
          <w:noProof/>
        </w:rPr>
        <w:t>lmtay401</w:t>
      </w:r>
      <w:r>
        <w:rPr>
          <w:noProof/>
        </w:rPr>
        <w:tab/>
        <w:t>107</w:t>
      </w:r>
    </w:p>
    <w:p w:rsidR="00A612AB" w:rsidRDefault="00A612AB">
      <w:pPr>
        <w:pStyle w:val="Index1"/>
        <w:tabs>
          <w:tab w:val="right" w:leader="dot" w:pos="4804"/>
        </w:tabs>
        <w:rPr>
          <w:noProof/>
        </w:rPr>
      </w:pPr>
      <w:r w:rsidRPr="00FD75D1">
        <w:rPr>
          <w:noProof/>
        </w:rPr>
        <w:t>lmtay402</w:t>
      </w:r>
      <w:r>
        <w:rPr>
          <w:noProof/>
        </w:rPr>
        <w:tab/>
        <w:t>110</w:t>
      </w:r>
    </w:p>
    <w:p w:rsidR="00A612AB" w:rsidRDefault="00A612AB">
      <w:pPr>
        <w:pStyle w:val="Index1"/>
        <w:tabs>
          <w:tab w:val="right" w:leader="dot" w:pos="4804"/>
        </w:tabs>
        <w:rPr>
          <w:noProof/>
        </w:rPr>
      </w:pPr>
      <w:r w:rsidRPr="00FD75D1">
        <w:rPr>
          <w:noProof/>
        </w:rPr>
        <w:t>lmtay403</w:t>
      </w:r>
      <w:r>
        <w:rPr>
          <w:noProof/>
        </w:rPr>
        <w:tab/>
        <w:t>144</w:t>
      </w:r>
    </w:p>
    <w:p w:rsidR="00A612AB" w:rsidRDefault="00A612AB">
      <w:pPr>
        <w:pStyle w:val="Index1"/>
        <w:tabs>
          <w:tab w:val="right" w:leader="dot" w:pos="4804"/>
        </w:tabs>
        <w:rPr>
          <w:noProof/>
        </w:rPr>
      </w:pPr>
      <w:r w:rsidRPr="00FD75D1">
        <w:rPr>
          <w:noProof/>
        </w:rPr>
        <w:t>lmtay501</w:t>
      </w:r>
      <w:r>
        <w:rPr>
          <w:noProof/>
        </w:rPr>
        <w:tab/>
        <w:t>36</w:t>
      </w:r>
    </w:p>
    <w:p w:rsidR="00A612AB" w:rsidRDefault="00A612AB">
      <w:pPr>
        <w:pStyle w:val="Index1"/>
        <w:tabs>
          <w:tab w:val="right" w:leader="dot" w:pos="4804"/>
        </w:tabs>
        <w:rPr>
          <w:noProof/>
        </w:rPr>
      </w:pPr>
      <w:r w:rsidRPr="00FD75D1">
        <w:rPr>
          <w:noProof/>
        </w:rPr>
        <w:t>lmtay502</w:t>
      </w:r>
      <w:r>
        <w:rPr>
          <w:noProof/>
        </w:rPr>
        <w:tab/>
        <w:t>42</w:t>
      </w:r>
    </w:p>
    <w:p w:rsidR="00A612AB" w:rsidRDefault="00A612AB">
      <w:pPr>
        <w:pStyle w:val="Index1"/>
        <w:tabs>
          <w:tab w:val="right" w:leader="dot" w:pos="4804"/>
        </w:tabs>
        <w:rPr>
          <w:noProof/>
        </w:rPr>
      </w:pPr>
      <w:r>
        <w:rPr>
          <w:noProof/>
        </w:rPr>
        <w:t>lmtay503</w:t>
      </w:r>
      <w:r>
        <w:rPr>
          <w:noProof/>
        </w:rPr>
        <w:tab/>
        <w:t>48</w:t>
      </w:r>
    </w:p>
    <w:p w:rsidR="00A612AB" w:rsidRDefault="00A612AB">
      <w:pPr>
        <w:pStyle w:val="Index1"/>
        <w:tabs>
          <w:tab w:val="right" w:leader="dot" w:pos="4804"/>
        </w:tabs>
        <w:rPr>
          <w:noProof/>
        </w:rPr>
      </w:pPr>
      <w:r w:rsidRPr="00FD75D1">
        <w:rPr>
          <w:noProof/>
        </w:rPr>
        <w:t>lmtay504</w:t>
      </w:r>
      <w:r>
        <w:rPr>
          <w:noProof/>
        </w:rPr>
        <w:tab/>
        <w:t>180</w:t>
      </w:r>
    </w:p>
    <w:p w:rsidR="00A612AB" w:rsidRDefault="00A612AB">
      <w:pPr>
        <w:pStyle w:val="Index1"/>
        <w:tabs>
          <w:tab w:val="right" w:leader="dot" w:pos="4804"/>
        </w:tabs>
        <w:rPr>
          <w:noProof/>
        </w:rPr>
      </w:pPr>
      <w:r>
        <w:rPr>
          <w:noProof/>
        </w:rPr>
        <w:t>lmtay508</w:t>
      </w:r>
      <w:r>
        <w:rPr>
          <w:noProof/>
        </w:rPr>
        <w:tab/>
        <w:t>76</w:t>
      </w:r>
    </w:p>
    <w:p w:rsidR="00A612AB" w:rsidRDefault="00A612AB">
      <w:pPr>
        <w:pStyle w:val="Index1"/>
        <w:tabs>
          <w:tab w:val="right" w:leader="dot" w:pos="4804"/>
        </w:tabs>
        <w:rPr>
          <w:noProof/>
        </w:rPr>
      </w:pPr>
      <w:r w:rsidRPr="00FD75D1">
        <w:rPr>
          <w:noProof/>
        </w:rPr>
        <w:t>lmtay509</w:t>
      </w:r>
      <w:r>
        <w:rPr>
          <w:noProof/>
        </w:rPr>
        <w:tab/>
        <w:t>15, 68</w:t>
      </w:r>
    </w:p>
    <w:p w:rsidR="00A612AB" w:rsidRDefault="00A612AB">
      <w:pPr>
        <w:pStyle w:val="Index1"/>
        <w:tabs>
          <w:tab w:val="right" w:leader="dot" w:pos="4804"/>
        </w:tabs>
        <w:rPr>
          <w:noProof/>
        </w:rPr>
      </w:pPr>
      <w:r w:rsidRPr="00FD75D1">
        <w:rPr>
          <w:noProof/>
        </w:rPr>
        <w:t>lmtay511</w:t>
      </w:r>
      <w:r>
        <w:rPr>
          <w:noProof/>
        </w:rPr>
        <w:tab/>
        <w:t>147</w:t>
      </w:r>
    </w:p>
    <w:p w:rsidR="00A612AB" w:rsidRDefault="00A612AB">
      <w:pPr>
        <w:pStyle w:val="Index1"/>
        <w:tabs>
          <w:tab w:val="right" w:leader="dot" w:pos="4804"/>
        </w:tabs>
        <w:rPr>
          <w:noProof/>
        </w:rPr>
      </w:pPr>
      <w:r w:rsidRPr="00FD75D1">
        <w:rPr>
          <w:noProof/>
        </w:rPr>
        <w:t>lmtay518</w:t>
      </w:r>
      <w:r>
        <w:rPr>
          <w:noProof/>
        </w:rPr>
        <w:tab/>
        <w:t>113</w:t>
      </w:r>
    </w:p>
    <w:p w:rsidR="00A612AB" w:rsidRDefault="00A612AB">
      <w:pPr>
        <w:pStyle w:val="Index1"/>
        <w:tabs>
          <w:tab w:val="right" w:leader="dot" w:pos="4804"/>
        </w:tabs>
        <w:rPr>
          <w:noProof/>
        </w:rPr>
      </w:pPr>
      <w:r>
        <w:rPr>
          <w:noProof/>
        </w:rPr>
        <w:t>lmtay520</w:t>
      </w:r>
      <w:r>
        <w:rPr>
          <w:noProof/>
        </w:rPr>
        <w:tab/>
        <w:t>185</w:t>
      </w:r>
    </w:p>
    <w:p w:rsidR="00A612AB" w:rsidRDefault="00A612AB">
      <w:pPr>
        <w:pStyle w:val="Index1"/>
        <w:tabs>
          <w:tab w:val="right" w:leader="dot" w:pos="4804"/>
        </w:tabs>
        <w:rPr>
          <w:noProof/>
        </w:rPr>
      </w:pPr>
      <w:r w:rsidRPr="00FD75D1">
        <w:rPr>
          <w:noProof/>
        </w:rPr>
        <w:t>lmtay523</w:t>
      </w:r>
      <w:r>
        <w:rPr>
          <w:noProof/>
        </w:rPr>
        <w:tab/>
        <w:t>116</w:t>
      </w:r>
    </w:p>
    <w:p w:rsidR="00A612AB" w:rsidRDefault="00A612AB">
      <w:pPr>
        <w:pStyle w:val="Index1"/>
        <w:tabs>
          <w:tab w:val="right" w:leader="dot" w:pos="4804"/>
        </w:tabs>
        <w:rPr>
          <w:noProof/>
        </w:rPr>
      </w:pPr>
      <w:r w:rsidRPr="00FD75D1">
        <w:rPr>
          <w:noProof/>
        </w:rPr>
        <w:t>lmtay524</w:t>
      </w:r>
      <w:r>
        <w:rPr>
          <w:noProof/>
        </w:rPr>
        <w:tab/>
        <w:t>122</w:t>
      </w:r>
    </w:p>
    <w:p w:rsidR="00A612AB" w:rsidRDefault="00A612AB">
      <w:pPr>
        <w:pStyle w:val="Index1"/>
        <w:tabs>
          <w:tab w:val="right" w:leader="dot" w:pos="4804"/>
        </w:tabs>
        <w:rPr>
          <w:noProof/>
        </w:rPr>
      </w:pPr>
      <w:r w:rsidRPr="00FD75D1">
        <w:rPr>
          <w:noProof/>
        </w:rPr>
        <w:t>lmtay525</w:t>
      </w:r>
      <w:r>
        <w:rPr>
          <w:noProof/>
        </w:rPr>
        <w:tab/>
        <w:t>124</w:t>
      </w:r>
    </w:p>
    <w:p w:rsidR="00A612AB" w:rsidRDefault="00A612AB">
      <w:pPr>
        <w:pStyle w:val="Index1"/>
        <w:tabs>
          <w:tab w:val="right" w:leader="dot" w:pos="4804"/>
        </w:tabs>
        <w:rPr>
          <w:noProof/>
        </w:rPr>
      </w:pPr>
      <w:r w:rsidRPr="00FD75D1">
        <w:rPr>
          <w:noProof/>
        </w:rPr>
        <w:t>lmtay526</w:t>
      </w:r>
      <w:r>
        <w:rPr>
          <w:noProof/>
        </w:rPr>
        <w:tab/>
        <w:t>188</w:t>
      </w:r>
    </w:p>
    <w:p w:rsidR="00A612AB" w:rsidRDefault="00A612AB">
      <w:pPr>
        <w:pStyle w:val="Index1"/>
        <w:tabs>
          <w:tab w:val="right" w:leader="dot" w:pos="4804"/>
        </w:tabs>
        <w:rPr>
          <w:noProof/>
        </w:rPr>
      </w:pPr>
      <w:r w:rsidRPr="00FD75D1">
        <w:rPr>
          <w:noProof/>
        </w:rPr>
        <w:t>lmtay527</w:t>
      </w:r>
      <w:r>
        <w:rPr>
          <w:noProof/>
        </w:rPr>
        <w:tab/>
        <w:t>187</w:t>
      </w:r>
    </w:p>
    <w:p w:rsidR="00A612AB" w:rsidRDefault="00A612AB">
      <w:pPr>
        <w:pStyle w:val="Index1"/>
        <w:tabs>
          <w:tab w:val="right" w:leader="dot" w:pos="4804"/>
        </w:tabs>
        <w:rPr>
          <w:noProof/>
        </w:rPr>
      </w:pPr>
      <w:r>
        <w:rPr>
          <w:noProof/>
        </w:rPr>
        <w:t>lmtay530</w:t>
      </w:r>
      <w:r>
        <w:rPr>
          <w:noProof/>
        </w:rPr>
        <w:tab/>
        <w:t>203</w:t>
      </w:r>
    </w:p>
    <w:p w:rsidR="00A612AB" w:rsidRDefault="00A612AB">
      <w:pPr>
        <w:pStyle w:val="Index1"/>
        <w:tabs>
          <w:tab w:val="right" w:leader="dot" w:pos="4804"/>
        </w:tabs>
        <w:rPr>
          <w:noProof/>
        </w:rPr>
      </w:pPr>
      <w:r w:rsidRPr="00FD75D1">
        <w:rPr>
          <w:noProof/>
        </w:rPr>
        <w:t>lmtay532</w:t>
      </w:r>
      <w:r>
        <w:rPr>
          <w:noProof/>
        </w:rPr>
        <w:tab/>
        <w:t>182</w:t>
      </w:r>
    </w:p>
    <w:p w:rsidR="00A612AB" w:rsidRDefault="00A612AB">
      <w:pPr>
        <w:pStyle w:val="Index1"/>
        <w:tabs>
          <w:tab w:val="right" w:leader="dot" w:pos="4804"/>
        </w:tabs>
        <w:rPr>
          <w:noProof/>
        </w:rPr>
      </w:pPr>
      <w:r w:rsidRPr="00FD75D1">
        <w:rPr>
          <w:noProof/>
        </w:rPr>
        <w:t>lmtay533</w:t>
      </w:r>
      <w:r>
        <w:rPr>
          <w:noProof/>
        </w:rPr>
        <w:tab/>
        <w:t>127</w:t>
      </w:r>
    </w:p>
    <w:p w:rsidR="00A612AB" w:rsidRDefault="00A612AB">
      <w:pPr>
        <w:pStyle w:val="Index1"/>
        <w:tabs>
          <w:tab w:val="right" w:leader="dot" w:pos="4804"/>
        </w:tabs>
        <w:rPr>
          <w:noProof/>
        </w:rPr>
      </w:pPr>
      <w:r>
        <w:rPr>
          <w:noProof/>
        </w:rPr>
        <w:t>lmtay538</w:t>
      </w:r>
      <w:r>
        <w:rPr>
          <w:noProof/>
        </w:rPr>
        <w:tab/>
        <w:t>149</w:t>
      </w:r>
    </w:p>
    <w:p w:rsidR="00A612AB" w:rsidRDefault="00A612AB">
      <w:pPr>
        <w:pStyle w:val="Index1"/>
        <w:tabs>
          <w:tab w:val="right" w:leader="dot" w:pos="4804"/>
        </w:tabs>
        <w:rPr>
          <w:noProof/>
        </w:rPr>
      </w:pPr>
      <w:r w:rsidRPr="00FD75D1">
        <w:rPr>
          <w:noProof/>
        </w:rPr>
        <w:t>lmtay540</w:t>
      </w:r>
      <w:r>
        <w:rPr>
          <w:noProof/>
        </w:rPr>
        <w:tab/>
        <w:t>190</w:t>
      </w:r>
    </w:p>
    <w:p w:rsidR="00A612AB" w:rsidRDefault="00A612AB">
      <w:pPr>
        <w:pStyle w:val="Index1"/>
        <w:tabs>
          <w:tab w:val="right" w:leader="dot" w:pos="4804"/>
        </w:tabs>
        <w:rPr>
          <w:noProof/>
        </w:rPr>
      </w:pPr>
      <w:r w:rsidRPr="00FD75D1">
        <w:rPr>
          <w:noProof/>
        </w:rPr>
        <w:t>lmtay547</w:t>
      </w:r>
      <w:r>
        <w:rPr>
          <w:noProof/>
        </w:rPr>
        <w:tab/>
        <w:t>78</w:t>
      </w:r>
    </w:p>
    <w:p w:rsidR="00A612AB" w:rsidRDefault="00A612AB">
      <w:pPr>
        <w:pStyle w:val="Index1"/>
        <w:tabs>
          <w:tab w:val="right" w:leader="dot" w:pos="4804"/>
        </w:tabs>
        <w:rPr>
          <w:noProof/>
        </w:rPr>
      </w:pPr>
      <w:r>
        <w:rPr>
          <w:noProof/>
        </w:rPr>
        <w:t>lmtay554</w:t>
      </w:r>
      <w:r>
        <w:rPr>
          <w:noProof/>
        </w:rPr>
        <w:tab/>
        <w:t>49</w:t>
      </w:r>
    </w:p>
    <w:p w:rsidR="00A612AB" w:rsidRDefault="00A612AB">
      <w:pPr>
        <w:pStyle w:val="Index1"/>
        <w:tabs>
          <w:tab w:val="right" w:leader="dot" w:pos="4804"/>
        </w:tabs>
        <w:rPr>
          <w:noProof/>
        </w:rPr>
      </w:pPr>
      <w:r w:rsidRPr="00FD75D1">
        <w:rPr>
          <w:noProof/>
        </w:rPr>
        <w:t>lmtay560</w:t>
      </w:r>
      <w:r>
        <w:rPr>
          <w:noProof/>
        </w:rPr>
        <w:tab/>
        <w:t>129</w:t>
      </w:r>
    </w:p>
    <w:p w:rsidR="00A612AB" w:rsidRDefault="00A612AB">
      <w:pPr>
        <w:pStyle w:val="Index1"/>
        <w:tabs>
          <w:tab w:val="right" w:leader="dot" w:pos="4804"/>
        </w:tabs>
        <w:rPr>
          <w:noProof/>
        </w:rPr>
      </w:pPr>
      <w:r w:rsidRPr="00FD75D1">
        <w:rPr>
          <w:noProof/>
        </w:rPr>
        <w:t>lmtay591</w:t>
      </w:r>
      <w:r>
        <w:rPr>
          <w:noProof/>
        </w:rPr>
        <w:tab/>
        <w:t>15, 69</w:t>
      </w:r>
    </w:p>
    <w:p w:rsidR="00A612AB" w:rsidRDefault="00A612AB">
      <w:pPr>
        <w:pStyle w:val="Index1"/>
        <w:tabs>
          <w:tab w:val="right" w:leader="dot" w:pos="4804"/>
        </w:tabs>
        <w:rPr>
          <w:noProof/>
        </w:rPr>
      </w:pPr>
      <w:r w:rsidRPr="00FD75D1">
        <w:rPr>
          <w:noProof/>
        </w:rPr>
        <w:t>lmtay593</w:t>
      </w:r>
      <w:r>
        <w:rPr>
          <w:noProof/>
        </w:rPr>
        <w:tab/>
        <w:t>15, 70</w:t>
      </w:r>
    </w:p>
    <w:p w:rsidR="00A612AB" w:rsidRDefault="00A612AB">
      <w:pPr>
        <w:pStyle w:val="Index1"/>
        <w:tabs>
          <w:tab w:val="right" w:leader="dot" w:pos="4804"/>
        </w:tabs>
        <w:rPr>
          <w:noProof/>
        </w:rPr>
      </w:pPr>
      <w:r w:rsidRPr="00FD75D1">
        <w:rPr>
          <w:noProof/>
        </w:rPr>
        <w:t>lmtay596</w:t>
      </w:r>
      <w:r>
        <w:rPr>
          <w:noProof/>
        </w:rPr>
        <w:tab/>
        <w:t>15, 71</w:t>
      </w:r>
    </w:p>
    <w:p w:rsidR="00A612AB" w:rsidRDefault="00A612AB">
      <w:pPr>
        <w:pStyle w:val="Index1"/>
        <w:tabs>
          <w:tab w:val="right" w:leader="dot" w:pos="4804"/>
        </w:tabs>
        <w:rPr>
          <w:noProof/>
        </w:rPr>
      </w:pPr>
      <w:r w:rsidRPr="00FD75D1">
        <w:rPr>
          <w:noProof/>
        </w:rPr>
        <w:t>lmtay602</w:t>
      </w:r>
      <w:r>
        <w:rPr>
          <w:noProof/>
        </w:rPr>
        <w:tab/>
        <w:t>15, 72</w:t>
      </w:r>
    </w:p>
    <w:p w:rsidR="00A612AB" w:rsidRDefault="00A612AB">
      <w:pPr>
        <w:pStyle w:val="Index1"/>
        <w:tabs>
          <w:tab w:val="right" w:leader="dot" w:pos="4804"/>
        </w:tabs>
        <w:rPr>
          <w:noProof/>
        </w:rPr>
      </w:pPr>
      <w:r w:rsidRPr="00FD75D1">
        <w:rPr>
          <w:noProof/>
        </w:rPr>
        <w:t>lmtay603</w:t>
      </w:r>
      <w:r>
        <w:rPr>
          <w:noProof/>
        </w:rPr>
        <w:tab/>
        <w:t>15, 74</w:t>
      </w:r>
    </w:p>
    <w:p w:rsidR="00A612AB" w:rsidRDefault="00A612AB">
      <w:pPr>
        <w:pStyle w:val="Index1"/>
        <w:tabs>
          <w:tab w:val="right" w:leader="dot" w:pos="4804"/>
        </w:tabs>
        <w:rPr>
          <w:noProof/>
        </w:rPr>
      </w:pPr>
      <w:r w:rsidRPr="00FD75D1">
        <w:rPr>
          <w:noProof/>
        </w:rPr>
        <w:t>lmtay677</w:t>
      </w:r>
      <w:r>
        <w:rPr>
          <w:noProof/>
        </w:rPr>
        <w:tab/>
        <w:t>204</w:t>
      </w:r>
    </w:p>
    <w:p w:rsidR="00A612AB" w:rsidRDefault="00A612AB">
      <w:pPr>
        <w:pStyle w:val="Index1"/>
        <w:tabs>
          <w:tab w:val="right" w:leader="dot" w:pos="4804"/>
        </w:tabs>
        <w:rPr>
          <w:noProof/>
        </w:rPr>
      </w:pPr>
      <w:r w:rsidRPr="00FD75D1">
        <w:rPr>
          <w:noProof/>
        </w:rPr>
        <w:t>lmtay716</w:t>
      </w:r>
      <w:r>
        <w:rPr>
          <w:noProof/>
        </w:rPr>
        <w:tab/>
        <w:t>51</w:t>
      </w:r>
    </w:p>
    <w:p w:rsidR="00A612AB" w:rsidRDefault="00A612AB">
      <w:pPr>
        <w:pStyle w:val="Index1"/>
        <w:tabs>
          <w:tab w:val="right" w:leader="dot" w:pos="4804"/>
        </w:tabs>
        <w:rPr>
          <w:noProof/>
        </w:rPr>
      </w:pPr>
      <w:r w:rsidRPr="00FD75D1">
        <w:rPr>
          <w:noProof/>
        </w:rPr>
        <w:t>lmtay717</w:t>
      </w:r>
      <w:r>
        <w:rPr>
          <w:noProof/>
        </w:rPr>
        <w:tab/>
        <w:t>151</w:t>
      </w:r>
    </w:p>
    <w:p w:rsidR="00A612AB" w:rsidRDefault="00A612AB">
      <w:pPr>
        <w:pStyle w:val="Index1"/>
        <w:tabs>
          <w:tab w:val="right" w:leader="dot" w:pos="4804"/>
        </w:tabs>
        <w:rPr>
          <w:noProof/>
        </w:rPr>
      </w:pPr>
      <w:r w:rsidRPr="00FD75D1">
        <w:rPr>
          <w:noProof/>
        </w:rPr>
        <w:t>lmtay718</w:t>
      </w:r>
      <w:r>
        <w:rPr>
          <w:noProof/>
        </w:rPr>
        <w:tab/>
        <w:t>131</w:t>
      </w:r>
    </w:p>
    <w:p w:rsidR="00A612AB" w:rsidRDefault="00A612AB">
      <w:pPr>
        <w:pStyle w:val="Index1"/>
        <w:tabs>
          <w:tab w:val="right" w:leader="dot" w:pos="4804"/>
        </w:tabs>
        <w:rPr>
          <w:noProof/>
        </w:rPr>
      </w:pPr>
      <w:r w:rsidRPr="00FD75D1">
        <w:rPr>
          <w:noProof/>
        </w:rPr>
        <w:t>lmtay719</w:t>
      </w:r>
      <w:r>
        <w:rPr>
          <w:noProof/>
        </w:rPr>
        <w:tab/>
        <w:t>194</w:t>
      </w:r>
    </w:p>
    <w:p w:rsidR="00A612AB" w:rsidRDefault="00A612AB">
      <w:pPr>
        <w:pStyle w:val="Index1"/>
        <w:tabs>
          <w:tab w:val="right" w:leader="dot" w:pos="4804"/>
        </w:tabs>
        <w:rPr>
          <w:noProof/>
        </w:rPr>
      </w:pPr>
      <w:r w:rsidRPr="00FD75D1">
        <w:rPr>
          <w:noProof/>
        </w:rPr>
        <w:t>lmtay739</w:t>
      </w:r>
      <w:r>
        <w:rPr>
          <w:noProof/>
        </w:rPr>
        <w:tab/>
        <w:t>15, 154</w:t>
      </w:r>
    </w:p>
    <w:p w:rsidR="00A612AB" w:rsidRDefault="00A612AB">
      <w:pPr>
        <w:pStyle w:val="Index1"/>
        <w:tabs>
          <w:tab w:val="right" w:leader="dot" w:pos="4804"/>
        </w:tabs>
        <w:rPr>
          <w:noProof/>
        </w:rPr>
      </w:pPr>
      <w:r w:rsidRPr="00FD75D1">
        <w:rPr>
          <w:noProof/>
        </w:rPr>
        <w:t>lmtay741</w:t>
      </w:r>
      <w:r>
        <w:rPr>
          <w:noProof/>
        </w:rPr>
        <w:tab/>
        <w:t>15, 55</w:t>
      </w:r>
    </w:p>
    <w:p w:rsidR="00A612AB" w:rsidRDefault="00A612AB">
      <w:pPr>
        <w:pStyle w:val="Index1"/>
        <w:tabs>
          <w:tab w:val="right" w:leader="dot" w:pos="4804"/>
        </w:tabs>
        <w:rPr>
          <w:noProof/>
        </w:rPr>
      </w:pPr>
      <w:r w:rsidRPr="00FD75D1">
        <w:rPr>
          <w:noProof/>
        </w:rPr>
        <w:t>lmtay755</w:t>
      </w:r>
      <w:r>
        <w:rPr>
          <w:noProof/>
        </w:rPr>
        <w:tab/>
        <w:t>15, 56</w:t>
      </w:r>
    </w:p>
    <w:p w:rsidR="00A612AB" w:rsidRDefault="00A612AB">
      <w:pPr>
        <w:pStyle w:val="Index1"/>
        <w:tabs>
          <w:tab w:val="right" w:leader="dot" w:pos="4804"/>
        </w:tabs>
        <w:rPr>
          <w:noProof/>
        </w:rPr>
      </w:pPr>
      <w:r w:rsidRPr="00FD75D1">
        <w:rPr>
          <w:noProof/>
        </w:rPr>
        <w:t>lmtay774</w:t>
      </w:r>
      <w:r>
        <w:rPr>
          <w:noProof/>
        </w:rPr>
        <w:tab/>
        <w:t>136</w:t>
      </w:r>
    </w:p>
    <w:p w:rsidR="00A612AB" w:rsidRDefault="00A612AB">
      <w:pPr>
        <w:pStyle w:val="Index1"/>
        <w:tabs>
          <w:tab w:val="right" w:leader="dot" w:pos="4804"/>
        </w:tabs>
        <w:rPr>
          <w:noProof/>
        </w:rPr>
      </w:pPr>
      <w:r w:rsidRPr="00FD75D1">
        <w:rPr>
          <w:noProof/>
        </w:rPr>
        <w:t>lmtay778</w:t>
      </w:r>
      <w:r>
        <w:rPr>
          <w:noProof/>
        </w:rPr>
        <w:tab/>
        <w:t>196</w:t>
      </w:r>
    </w:p>
    <w:p w:rsidR="00A612AB" w:rsidRDefault="00A612AB">
      <w:pPr>
        <w:pStyle w:val="Index1"/>
        <w:tabs>
          <w:tab w:val="right" w:leader="dot" w:pos="4804"/>
        </w:tabs>
        <w:rPr>
          <w:noProof/>
        </w:rPr>
      </w:pPr>
      <w:r w:rsidRPr="00FD75D1">
        <w:rPr>
          <w:noProof/>
        </w:rPr>
        <w:t>lmtay786</w:t>
      </w:r>
      <w:r>
        <w:rPr>
          <w:noProof/>
        </w:rPr>
        <w:tab/>
        <w:t>155</w:t>
      </w:r>
    </w:p>
    <w:p w:rsidR="00A612AB" w:rsidRDefault="00A612AB">
      <w:pPr>
        <w:pStyle w:val="Index1"/>
        <w:tabs>
          <w:tab w:val="right" w:leader="dot" w:pos="4804"/>
        </w:tabs>
        <w:rPr>
          <w:noProof/>
        </w:rPr>
      </w:pPr>
      <w:r w:rsidRPr="00FD75D1">
        <w:rPr>
          <w:noProof/>
        </w:rPr>
        <w:t>lmtay787</w:t>
      </w:r>
      <w:r>
        <w:rPr>
          <w:noProof/>
        </w:rPr>
        <w:tab/>
        <w:t>198</w:t>
      </w:r>
    </w:p>
    <w:p w:rsidR="00A612AB" w:rsidRDefault="00A612AB">
      <w:pPr>
        <w:pStyle w:val="Index1"/>
        <w:tabs>
          <w:tab w:val="right" w:leader="dot" w:pos="4804"/>
        </w:tabs>
        <w:rPr>
          <w:noProof/>
        </w:rPr>
      </w:pPr>
      <w:r w:rsidRPr="00FD75D1">
        <w:rPr>
          <w:noProof/>
        </w:rPr>
        <w:t>lmtay788</w:t>
      </w:r>
      <w:r>
        <w:rPr>
          <w:noProof/>
        </w:rPr>
        <w:tab/>
        <w:t>157</w:t>
      </w:r>
    </w:p>
    <w:p w:rsidR="00A612AB" w:rsidRDefault="00A612AB">
      <w:pPr>
        <w:pStyle w:val="Index1"/>
        <w:tabs>
          <w:tab w:val="right" w:leader="dot" w:pos="4804"/>
        </w:tabs>
        <w:rPr>
          <w:noProof/>
        </w:rPr>
      </w:pPr>
      <w:r w:rsidRPr="00FD75D1">
        <w:rPr>
          <w:noProof/>
        </w:rPr>
        <w:t>lmtay789</w:t>
      </w:r>
      <w:r>
        <w:rPr>
          <w:noProof/>
        </w:rPr>
        <w:tab/>
        <w:t>159</w:t>
      </w:r>
    </w:p>
    <w:p w:rsidR="00A612AB" w:rsidRDefault="00A612AB">
      <w:pPr>
        <w:pStyle w:val="Index1"/>
        <w:tabs>
          <w:tab w:val="right" w:leader="dot" w:pos="4804"/>
        </w:tabs>
        <w:rPr>
          <w:noProof/>
        </w:rPr>
      </w:pPr>
      <w:r w:rsidRPr="00FD75D1">
        <w:rPr>
          <w:noProof/>
        </w:rPr>
        <w:t>lmtay790</w:t>
      </w:r>
      <w:r>
        <w:rPr>
          <w:noProof/>
        </w:rPr>
        <w:tab/>
        <w:t>192</w:t>
      </w:r>
    </w:p>
    <w:p w:rsidR="00A612AB" w:rsidRDefault="00A612AB">
      <w:pPr>
        <w:pStyle w:val="Index1"/>
        <w:tabs>
          <w:tab w:val="right" w:leader="dot" w:pos="4804"/>
        </w:tabs>
        <w:rPr>
          <w:noProof/>
        </w:rPr>
      </w:pPr>
      <w:r w:rsidRPr="00FD75D1">
        <w:rPr>
          <w:noProof/>
        </w:rPr>
        <w:t>lmtay791</w:t>
      </w:r>
      <w:r>
        <w:rPr>
          <w:noProof/>
        </w:rPr>
        <w:tab/>
        <w:t>161</w:t>
      </w:r>
    </w:p>
    <w:p w:rsidR="00A612AB" w:rsidRDefault="00A612AB">
      <w:pPr>
        <w:pStyle w:val="Index1"/>
        <w:tabs>
          <w:tab w:val="right" w:leader="dot" w:pos="4804"/>
        </w:tabs>
        <w:rPr>
          <w:noProof/>
        </w:rPr>
      </w:pPr>
      <w:r w:rsidRPr="00FD75D1">
        <w:rPr>
          <w:noProof/>
        </w:rPr>
        <w:t>lmtay792</w:t>
      </w:r>
      <w:r>
        <w:rPr>
          <w:noProof/>
        </w:rPr>
        <w:tab/>
        <w:t>163</w:t>
      </w:r>
    </w:p>
    <w:p w:rsidR="00A612AB" w:rsidRDefault="00A612AB">
      <w:pPr>
        <w:pStyle w:val="Index1"/>
        <w:tabs>
          <w:tab w:val="right" w:leader="dot" w:pos="4804"/>
        </w:tabs>
        <w:rPr>
          <w:noProof/>
        </w:rPr>
      </w:pPr>
      <w:r w:rsidRPr="00FD75D1">
        <w:rPr>
          <w:noProof/>
        </w:rPr>
        <w:t>lmtay793</w:t>
      </w:r>
      <w:r>
        <w:rPr>
          <w:noProof/>
        </w:rPr>
        <w:tab/>
        <w:t>165</w:t>
      </w:r>
    </w:p>
    <w:p w:rsidR="00A612AB" w:rsidRDefault="00A612AB">
      <w:pPr>
        <w:pStyle w:val="Index1"/>
        <w:tabs>
          <w:tab w:val="right" w:leader="dot" w:pos="4804"/>
        </w:tabs>
        <w:rPr>
          <w:noProof/>
        </w:rPr>
      </w:pPr>
      <w:r w:rsidRPr="00FD75D1">
        <w:rPr>
          <w:noProof/>
        </w:rPr>
        <w:t>lmtay794</w:t>
      </w:r>
      <w:r>
        <w:rPr>
          <w:noProof/>
        </w:rPr>
        <w:tab/>
        <w:t>167</w:t>
      </w:r>
    </w:p>
    <w:p w:rsidR="00A612AB" w:rsidRDefault="00A612AB">
      <w:pPr>
        <w:pStyle w:val="Index1"/>
        <w:tabs>
          <w:tab w:val="right" w:leader="dot" w:pos="4804"/>
        </w:tabs>
        <w:rPr>
          <w:noProof/>
        </w:rPr>
      </w:pPr>
      <w:r w:rsidRPr="00FD75D1">
        <w:rPr>
          <w:noProof/>
        </w:rPr>
        <w:t>lmtay796</w:t>
      </w:r>
      <w:r>
        <w:rPr>
          <w:noProof/>
        </w:rPr>
        <w:tab/>
        <w:t>169</w:t>
      </w:r>
    </w:p>
    <w:p w:rsidR="00A612AB" w:rsidRDefault="00A612AB">
      <w:pPr>
        <w:pStyle w:val="Index1"/>
        <w:tabs>
          <w:tab w:val="right" w:leader="dot" w:pos="4804"/>
        </w:tabs>
        <w:rPr>
          <w:noProof/>
        </w:rPr>
      </w:pPr>
      <w:r w:rsidRPr="00FD75D1">
        <w:rPr>
          <w:noProof/>
        </w:rPr>
        <w:t>lmtay797</w:t>
      </w:r>
      <w:r>
        <w:rPr>
          <w:noProof/>
        </w:rPr>
        <w:tab/>
        <w:t>172</w:t>
      </w:r>
    </w:p>
    <w:p w:rsidR="00A612AB" w:rsidRDefault="00A612AB">
      <w:pPr>
        <w:pStyle w:val="Index1"/>
        <w:tabs>
          <w:tab w:val="right" w:leader="dot" w:pos="4804"/>
        </w:tabs>
        <w:rPr>
          <w:noProof/>
        </w:rPr>
      </w:pPr>
      <w:r>
        <w:rPr>
          <w:noProof/>
        </w:rPr>
        <w:t>lmtay799</w:t>
      </w:r>
      <w:r>
        <w:rPr>
          <w:noProof/>
        </w:rPr>
        <w:tab/>
        <w:t>174</w:t>
      </w:r>
    </w:p>
    <w:p w:rsidR="00A612AB" w:rsidRDefault="00A612AB">
      <w:pPr>
        <w:pStyle w:val="Index1"/>
        <w:tabs>
          <w:tab w:val="right" w:leader="dot" w:pos="4804"/>
        </w:tabs>
        <w:rPr>
          <w:noProof/>
        </w:rPr>
      </w:pPr>
      <w:r w:rsidRPr="00FD75D1">
        <w:rPr>
          <w:noProof/>
        </w:rPr>
        <w:t>lmtay830</w:t>
      </w:r>
      <w:r>
        <w:rPr>
          <w:noProof/>
        </w:rPr>
        <w:tab/>
        <w:t>211</w:t>
      </w:r>
    </w:p>
    <w:p w:rsidR="00A612AB" w:rsidRDefault="00A612AB">
      <w:pPr>
        <w:pStyle w:val="Index1"/>
        <w:tabs>
          <w:tab w:val="right" w:leader="dot" w:pos="4804"/>
        </w:tabs>
        <w:rPr>
          <w:noProof/>
        </w:rPr>
      </w:pPr>
      <w:r w:rsidRPr="00FD75D1">
        <w:rPr>
          <w:noProof/>
        </w:rPr>
        <w:t>lmtay831</w:t>
      </w:r>
      <w:r>
        <w:rPr>
          <w:noProof/>
        </w:rPr>
        <w:tab/>
        <w:t>139</w:t>
      </w:r>
    </w:p>
    <w:p w:rsidR="00A612AB" w:rsidRDefault="00A612AB">
      <w:pPr>
        <w:pStyle w:val="Index1"/>
        <w:tabs>
          <w:tab w:val="right" w:leader="dot" w:pos="4804"/>
        </w:tabs>
        <w:rPr>
          <w:noProof/>
        </w:rPr>
      </w:pPr>
      <w:r>
        <w:rPr>
          <w:noProof/>
        </w:rPr>
        <w:t>lmtay890</w:t>
      </w:r>
      <w:r>
        <w:rPr>
          <w:noProof/>
        </w:rPr>
        <w:tab/>
        <w:t>85</w:t>
      </w:r>
    </w:p>
    <w:p w:rsidR="00A612AB" w:rsidRDefault="00A612AB">
      <w:pPr>
        <w:pStyle w:val="Index1"/>
        <w:tabs>
          <w:tab w:val="right" w:leader="dot" w:pos="4804"/>
        </w:tabs>
        <w:rPr>
          <w:noProof/>
        </w:rPr>
      </w:pPr>
      <w:r w:rsidRPr="00FD75D1">
        <w:rPr>
          <w:noProof/>
        </w:rPr>
        <w:t>lmtay891</w:t>
      </w:r>
      <w:r>
        <w:rPr>
          <w:noProof/>
        </w:rPr>
        <w:tab/>
        <w:t>91</w:t>
      </w:r>
    </w:p>
    <w:p w:rsidR="00A612AB" w:rsidRDefault="00A612AB">
      <w:pPr>
        <w:pStyle w:val="Index1"/>
        <w:tabs>
          <w:tab w:val="right" w:leader="dot" w:pos="4804"/>
        </w:tabs>
        <w:rPr>
          <w:noProof/>
        </w:rPr>
      </w:pPr>
      <w:r>
        <w:rPr>
          <w:noProof/>
        </w:rPr>
        <w:t>lmtay894</w:t>
      </w:r>
      <w:r>
        <w:rPr>
          <w:noProof/>
        </w:rPr>
        <w:tab/>
        <w:t>176</w:t>
      </w:r>
    </w:p>
    <w:p w:rsidR="00A612AB" w:rsidRDefault="00A612AB">
      <w:pPr>
        <w:pStyle w:val="Index1"/>
        <w:tabs>
          <w:tab w:val="right" w:leader="dot" w:pos="4804"/>
        </w:tabs>
        <w:rPr>
          <w:noProof/>
        </w:rPr>
      </w:pPr>
      <w:r>
        <w:rPr>
          <w:noProof/>
        </w:rPr>
        <w:t>lmtay920</w:t>
      </w:r>
      <w:r>
        <w:rPr>
          <w:noProof/>
        </w:rPr>
        <w:tab/>
        <w:t>57</w:t>
      </w:r>
    </w:p>
    <w:p w:rsidR="00A612AB" w:rsidRDefault="00A612AB">
      <w:pPr>
        <w:pStyle w:val="Index1"/>
        <w:tabs>
          <w:tab w:val="right" w:leader="dot" w:pos="4804"/>
        </w:tabs>
        <w:rPr>
          <w:noProof/>
        </w:rPr>
      </w:pPr>
      <w:r>
        <w:rPr>
          <w:noProof/>
        </w:rPr>
        <w:t>lmtay928</w:t>
      </w:r>
      <w:r>
        <w:rPr>
          <w:noProof/>
        </w:rPr>
        <w:tab/>
        <w:t>59</w:t>
      </w:r>
    </w:p>
    <w:p w:rsidR="00A612AB" w:rsidRDefault="00A612AB">
      <w:pPr>
        <w:pStyle w:val="Index1"/>
        <w:tabs>
          <w:tab w:val="right" w:leader="dot" w:pos="4804"/>
        </w:tabs>
        <w:rPr>
          <w:noProof/>
        </w:rPr>
      </w:pPr>
      <w:r w:rsidRPr="00FD75D1">
        <w:rPr>
          <w:noProof/>
        </w:rPr>
        <w:t>lmtay930</w:t>
      </w:r>
      <w:r>
        <w:rPr>
          <w:noProof/>
        </w:rPr>
        <w:tab/>
        <w:t>200</w:t>
      </w:r>
    </w:p>
    <w:p w:rsidR="00A612AB" w:rsidRDefault="00A612AB">
      <w:pPr>
        <w:pStyle w:val="Index1"/>
        <w:tabs>
          <w:tab w:val="right" w:leader="dot" w:pos="4804"/>
        </w:tabs>
        <w:rPr>
          <w:noProof/>
        </w:rPr>
      </w:pPr>
      <w:r>
        <w:rPr>
          <w:noProof/>
        </w:rPr>
        <w:t>lmtay934</w:t>
      </w:r>
      <w:r>
        <w:rPr>
          <w:noProof/>
        </w:rPr>
        <w:tab/>
        <w:t>215</w:t>
      </w:r>
    </w:p>
    <w:p w:rsidR="00A612AB" w:rsidRDefault="00A612AB">
      <w:pPr>
        <w:pStyle w:val="Index1"/>
        <w:tabs>
          <w:tab w:val="right" w:leader="dot" w:pos="4804"/>
        </w:tabs>
        <w:rPr>
          <w:noProof/>
        </w:rPr>
      </w:pPr>
      <w:r>
        <w:rPr>
          <w:noProof/>
        </w:rPr>
        <w:t>lmtay947</w:t>
      </w:r>
      <w:r>
        <w:rPr>
          <w:noProof/>
        </w:rPr>
        <w:tab/>
        <w:t>141</w:t>
      </w:r>
    </w:p>
    <w:p w:rsidR="00A612AB" w:rsidRDefault="00A612AB">
      <w:pPr>
        <w:pStyle w:val="Index1"/>
        <w:tabs>
          <w:tab w:val="right" w:leader="dot" w:pos="4804"/>
        </w:tabs>
        <w:rPr>
          <w:noProof/>
        </w:rPr>
      </w:pPr>
      <w:r>
        <w:rPr>
          <w:noProof/>
        </w:rPr>
        <w:t>lmtay948</w:t>
      </w:r>
      <w:r>
        <w:rPr>
          <w:noProof/>
        </w:rPr>
        <w:tab/>
        <w:t>60</w:t>
      </w:r>
    </w:p>
    <w:p w:rsidR="00A612AB" w:rsidRDefault="00A612AB">
      <w:pPr>
        <w:pStyle w:val="Index1"/>
        <w:tabs>
          <w:tab w:val="right" w:leader="dot" w:pos="4804"/>
        </w:tabs>
        <w:rPr>
          <w:noProof/>
        </w:rPr>
      </w:pPr>
      <w:r>
        <w:rPr>
          <w:noProof/>
        </w:rPr>
        <w:t>lmtay967</w:t>
      </w:r>
      <w:r>
        <w:rPr>
          <w:noProof/>
        </w:rPr>
        <w:tab/>
        <w:t>179</w:t>
      </w:r>
    </w:p>
    <w:p w:rsidR="00A612AB" w:rsidRDefault="00A612AB">
      <w:pPr>
        <w:pStyle w:val="Index1"/>
        <w:tabs>
          <w:tab w:val="right" w:leader="dot" w:pos="4804"/>
        </w:tabs>
        <w:rPr>
          <w:noProof/>
        </w:rPr>
      </w:pPr>
      <w:r>
        <w:rPr>
          <w:noProof/>
        </w:rPr>
        <w:t>lmtay979</w:t>
      </w:r>
      <w:r>
        <w:rPr>
          <w:noProof/>
        </w:rPr>
        <w:tab/>
        <w:t>207</w:t>
      </w:r>
    </w:p>
    <w:p w:rsidR="00A612AB" w:rsidRDefault="00A612AB">
      <w:pPr>
        <w:pStyle w:val="Index1"/>
        <w:tabs>
          <w:tab w:val="right" w:leader="dot" w:pos="4804"/>
        </w:tabs>
        <w:rPr>
          <w:noProof/>
        </w:rPr>
      </w:pPr>
      <w:r>
        <w:rPr>
          <w:noProof/>
        </w:rPr>
        <w:t>lmtay982</w:t>
      </w:r>
      <w:r>
        <w:rPr>
          <w:noProof/>
        </w:rPr>
        <w:tab/>
        <w:t>61</w:t>
      </w:r>
    </w:p>
    <w:p w:rsidR="00A612AB" w:rsidRDefault="00A612AB">
      <w:pPr>
        <w:pStyle w:val="Index1"/>
        <w:tabs>
          <w:tab w:val="right" w:leader="dot" w:pos="4804"/>
        </w:tabs>
        <w:rPr>
          <w:noProof/>
        </w:rPr>
      </w:pPr>
      <w:r w:rsidRPr="00FD75D1">
        <w:rPr>
          <w:noProof/>
        </w:rPr>
        <w:t>lmtay983</w:t>
      </w:r>
      <w:r>
        <w:rPr>
          <w:noProof/>
        </w:rPr>
        <w:tab/>
        <w:t>65</w:t>
      </w:r>
    </w:p>
    <w:p w:rsidR="00A612AB" w:rsidRDefault="00A612AB">
      <w:pPr>
        <w:pStyle w:val="Index1"/>
        <w:tabs>
          <w:tab w:val="right" w:leader="dot" w:pos="4804"/>
        </w:tabs>
        <w:rPr>
          <w:noProof/>
        </w:rPr>
      </w:pPr>
      <w:r w:rsidRPr="00FD75D1">
        <w:rPr>
          <w:noProof/>
        </w:rPr>
        <w:t>lmtay984</w:t>
      </w:r>
      <w:r>
        <w:rPr>
          <w:noProof/>
        </w:rPr>
        <w:tab/>
        <w:t>15, 75</w:t>
      </w:r>
    </w:p>
    <w:p w:rsidR="00A612AB" w:rsidRDefault="00A612AB">
      <w:pPr>
        <w:pStyle w:val="Index1"/>
        <w:tabs>
          <w:tab w:val="right" w:leader="dot" w:pos="4804"/>
        </w:tabs>
        <w:rPr>
          <w:noProof/>
        </w:rPr>
      </w:pPr>
      <w:r w:rsidRPr="00FD75D1">
        <w:rPr>
          <w:noProof/>
        </w:rPr>
        <w:t>lmtay997</w:t>
      </w:r>
      <w:r>
        <w:rPr>
          <w:noProof/>
        </w:rPr>
        <w:tab/>
        <w:t>208</w:t>
      </w:r>
    </w:p>
    <w:p w:rsidR="00A612AB" w:rsidRDefault="00A612AB">
      <w:pPr>
        <w:pStyle w:val="Index1"/>
        <w:tabs>
          <w:tab w:val="right" w:leader="dot" w:pos="4804"/>
        </w:tabs>
        <w:rPr>
          <w:noProof/>
        </w:rPr>
      </w:pPr>
      <w:r w:rsidRPr="00FD75D1">
        <w:rPr>
          <w:noProof/>
        </w:rPr>
        <w:t>lmtay999</w:t>
      </w:r>
      <w:r>
        <w:rPr>
          <w:noProof/>
        </w:rPr>
        <w:tab/>
        <w:t>142</w:t>
      </w:r>
    </w:p>
    <w:p w:rsidR="00A612AB" w:rsidRDefault="00A612AB">
      <w:pPr>
        <w:pStyle w:val="Titreindex"/>
        <w:keepNext/>
        <w:tabs>
          <w:tab w:val="right" w:leader="dot" w:pos="4804"/>
        </w:tabs>
        <w:rPr>
          <w:rFonts w:eastAsiaTheme="minorEastAsia" w:cstheme="minorBidi"/>
          <w:b w:val="0"/>
          <w:bCs w:val="0"/>
          <w:noProof/>
        </w:rPr>
      </w:pPr>
      <w:r>
        <w:rPr>
          <w:noProof/>
        </w:rPr>
        <w:t>T</w:t>
      </w:r>
    </w:p>
    <w:p w:rsidR="00A612AB" w:rsidRDefault="00A612AB">
      <w:pPr>
        <w:pStyle w:val="Index1"/>
        <w:tabs>
          <w:tab w:val="right" w:leader="dot" w:pos="4804"/>
        </w:tabs>
        <w:rPr>
          <w:noProof/>
        </w:rPr>
      </w:pPr>
      <w:r>
        <w:rPr>
          <w:noProof/>
        </w:rPr>
        <w:t>ta_code_comptable_elementaire_gmtamo06</w:t>
      </w:r>
      <w:r>
        <w:rPr>
          <w:noProof/>
        </w:rPr>
        <w:tab/>
        <w:t>15, 32, 217</w:t>
      </w:r>
    </w:p>
    <w:p w:rsidR="00A612AB" w:rsidRDefault="00A612AB">
      <w:pPr>
        <w:pStyle w:val="Index1"/>
        <w:tabs>
          <w:tab w:val="right" w:leader="dot" w:pos="4804"/>
        </w:tabs>
        <w:rPr>
          <w:noProof/>
        </w:rPr>
      </w:pPr>
      <w:r>
        <w:rPr>
          <w:noProof/>
        </w:rPr>
        <w:t>ta_code_postal</w:t>
      </w:r>
      <w:r>
        <w:rPr>
          <w:noProof/>
        </w:rPr>
        <w:tab/>
        <w:t>93</w:t>
      </w:r>
    </w:p>
    <w:p w:rsidR="00A612AB" w:rsidRDefault="00A612AB">
      <w:pPr>
        <w:pStyle w:val="Index1"/>
        <w:tabs>
          <w:tab w:val="right" w:leader="dot" w:pos="4804"/>
        </w:tabs>
        <w:rPr>
          <w:noProof/>
        </w:rPr>
      </w:pPr>
      <w:r>
        <w:rPr>
          <w:noProof/>
        </w:rPr>
        <w:t>ta_commune_insee</w:t>
      </w:r>
      <w:r>
        <w:rPr>
          <w:noProof/>
        </w:rPr>
        <w:tab/>
        <w:t>96</w:t>
      </w:r>
    </w:p>
    <w:p w:rsidR="00A612AB" w:rsidRDefault="00A612AB">
      <w:pPr>
        <w:pStyle w:val="Index1"/>
        <w:tabs>
          <w:tab w:val="right" w:leader="dot" w:pos="4804"/>
        </w:tabs>
        <w:rPr>
          <w:noProof/>
        </w:rPr>
      </w:pPr>
      <w:r w:rsidRPr="00FD75D1">
        <w:rPr>
          <w:noProof/>
        </w:rPr>
        <w:t>ta_departement</w:t>
      </w:r>
      <w:r>
        <w:rPr>
          <w:noProof/>
        </w:rPr>
        <w:tab/>
        <w:t>82</w:t>
      </w:r>
    </w:p>
    <w:p w:rsidR="00A612AB" w:rsidRDefault="00A612AB">
      <w:pPr>
        <w:pStyle w:val="Index1"/>
        <w:tabs>
          <w:tab w:val="right" w:leader="dot" w:pos="4804"/>
        </w:tabs>
        <w:rPr>
          <w:noProof/>
        </w:rPr>
      </w:pPr>
      <w:r w:rsidRPr="00FD75D1">
        <w:rPr>
          <w:noProof/>
        </w:rPr>
        <w:t>ta_jour_ferie_target_lmtay739</w:t>
      </w:r>
      <w:r>
        <w:rPr>
          <w:noProof/>
        </w:rPr>
        <w:tab/>
        <w:t>32</w:t>
      </w:r>
    </w:p>
    <w:p w:rsidR="00A612AB" w:rsidRDefault="00A612AB">
      <w:pPr>
        <w:pStyle w:val="Index1"/>
        <w:tabs>
          <w:tab w:val="right" w:leader="dot" w:pos="4804"/>
        </w:tabs>
        <w:rPr>
          <w:noProof/>
        </w:rPr>
      </w:pPr>
      <w:r>
        <w:rPr>
          <w:noProof/>
        </w:rPr>
        <w:t>TA_LIBELLE_COLONNE_TABLE</w:t>
      </w:r>
      <w:r>
        <w:rPr>
          <w:noProof/>
        </w:rPr>
        <w:tab/>
        <w:t>221</w:t>
      </w:r>
    </w:p>
    <w:p w:rsidR="00A612AB" w:rsidRDefault="00A612AB">
      <w:pPr>
        <w:pStyle w:val="Index1"/>
        <w:tabs>
          <w:tab w:val="right" w:leader="dot" w:pos="4804"/>
        </w:tabs>
        <w:rPr>
          <w:noProof/>
        </w:rPr>
      </w:pPr>
      <w:r>
        <w:rPr>
          <w:noProof/>
        </w:rPr>
        <w:t>TA_PARAMETRAGE</w:t>
      </w:r>
      <w:r>
        <w:rPr>
          <w:noProof/>
        </w:rPr>
        <w:tab/>
        <w:t>221</w:t>
      </w:r>
    </w:p>
    <w:p w:rsidR="00A612AB" w:rsidRDefault="00A612AB">
      <w:pPr>
        <w:pStyle w:val="Index1"/>
        <w:tabs>
          <w:tab w:val="right" w:leader="dot" w:pos="4804"/>
        </w:tabs>
        <w:rPr>
          <w:noProof/>
        </w:rPr>
      </w:pPr>
      <w:r>
        <w:rPr>
          <w:noProof/>
        </w:rPr>
        <w:t>ta_region_2016</w:t>
      </w:r>
      <w:r>
        <w:rPr>
          <w:noProof/>
        </w:rPr>
        <w:tab/>
        <w:t>101</w:t>
      </w:r>
    </w:p>
    <w:p w:rsidR="00A612AB" w:rsidRDefault="00A612AB">
      <w:pPr>
        <w:pStyle w:val="Index1"/>
        <w:tabs>
          <w:tab w:val="right" w:leader="dot" w:pos="4804"/>
        </w:tabs>
        <w:rPr>
          <w:noProof/>
        </w:rPr>
      </w:pPr>
      <w:r>
        <w:rPr>
          <w:noProof/>
        </w:rPr>
        <w:t>TA_SECURITE</w:t>
      </w:r>
      <w:r>
        <w:rPr>
          <w:noProof/>
        </w:rPr>
        <w:tab/>
        <w:t>221</w:t>
      </w:r>
    </w:p>
    <w:p w:rsidR="00A612AB" w:rsidRDefault="00A612AB">
      <w:pPr>
        <w:pStyle w:val="Index1"/>
        <w:tabs>
          <w:tab w:val="right" w:leader="dot" w:pos="4804"/>
        </w:tabs>
        <w:rPr>
          <w:noProof/>
        </w:rPr>
      </w:pPr>
      <w:r>
        <w:rPr>
          <w:noProof/>
        </w:rPr>
        <w:t>TA_SUIVI_TRAITEMENT</w:t>
      </w:r>
      <w:r>
        <w:rPr>
          <w:noProof/>
        </w:rPr>
        <w:tab/>
        <w:t>222</w:t>
      </w:r>
    </w:p>
    <w:p w:rsidR="00A612AB" w:rsidRDefault="00A612AB">
      <w:pPr>
        <w:pStyle w:val="Index1"/>
        <w:tabs>
          <w:tab w:val="right" w:leader="dot" w:pos="4804"/>
        </w:tabs>
        <w:rPr>
          <w:noProof/>
        </w:rPr>
      </w:pPr>
      <w:r>
        <w:rPr>
          <w:noProof/>
        </w:rPr>
        <w:t>Ta_tables_des_tables</w:t>
      </w:r>
      <w:r>
        <w:rPr>
          <w:noProof/>
        </w:rPr>
        <w:tab/>
        <w:t>222</w:t>
      </w:r>
    </w:p>
    <w:p w:rsidR="00A612AB" w:rsidRDefault="00A612AB">
      <w:pPr>
        <w:pStyle w:val="Index1"/>
        <w:tabs>
          <w:tab w:val="right" w:leader="dot" w:pos="4804"/>
        </w:tabs>
        <w:rPr>
          <w:noProof/>
        </w:rPr>
      </w:pPr>
      <w:r w:rsidRPr="00FD75D1">
        <w:rPr>
          <w:noProof/>
        </w:rPr>
        <w:t>Traitement HEXAPOST</w:t>
      </w:r>
      <w:r>
        <w:rPr>
          <w:noProof/>
        </w:rPr>
        <w:tab/>
        <w:t>32</w:t>
      </w:r>
    </w:p>
    <w:p w:rsidR="00A612AB" w:rsidRDefault="00A612AB">
      <w:pPr>
        <w:rPr>
          <w:rFonts w:asciiTheme="minorHAnsi" w:hAnsiTheme="minorHAnsi" w:cstheme="minorHAnsi"/>
          <w:noProof/>
          <w:sz w:val="28"/>
          <w:szCs w:val="28"/>
        </w:rPr>
        <w:sectPr w:rsidR="00A612AB" w:rsidSect="00A612AB">
          <w:type w:val="continuous"/>
          <w:pgSz w:w="11906" w:h="16838"/>
          <w:pgMar w:top="568" w:right="707" w:bottom="1417" w:left="851" w:header="708" w:footer="708" w:gutter="0"/>
          <w:cols w:num="2" w:space="720"/>
          <w:docGrid w:linePitch="360"/>
        </w:sectPr>
      </w:pPr>
    </w:p>
    <w:p w:rsidR="000B6D5A" w:rsidRDefault="00F96D04">
      <w:pPr>
        <w:rPr>
          <w:rFonts w:asciiTheme="minorHAnsi" w:hAnsiTheme="minorHAnsi" w:cstheme="minorHAnsi"/>
          <w:sz w:val="28"/>
          <w:szCs w:val="28"/>
        </w:rPr>
      </w:pPr>
      <w:r>
        <w:rPr>
          <w:rFonts w:asciiTheme="minorHAnsi" w:hAnsiTheme="minorHAnsi" w:cstheme="minorHAnsi"/>
          <w:sz w:val="28"/>
          <w:szCs w:val="28"/>
        </w:rPr>
        <w:fldChar w:fldCharType="end"/>
      </w:r>
    </w:p>
    <w:p w:rsidR="000B6D5A" w:rsidRDefault="000B6D5A">
      <w:pPr>
        <w:rPr>
          <w:rFonts w:asciiTheme="minorHAnsi" w:hAnsiTheme="minorHAnsi" w:cstheme="minorHAnsi"/>
          <w:sz w:val="28"/>
          <w:szCs w:val="28"/>
        </w:rPr>
      </w:pPr>
      <w:r>
        <w:rPr>
          <w:rFonts w:asciiTheme="minorHAnsi" w:hAnsiTheme="minorHAnsi" w:cstheme="minorHAnsi"/>
          <w:sz w:val="28"/>
          <w:szCs w:val="28"/>
        </w:rPr>
        <w:br w:type="page"/>
      </w:r>
    </w:p>
    <w:p w:rsidR="000B6D5A" w:rsidRPr="004E2387" w:rsidRDefault="000B6D5A">
      <w:pPr>
        <w:rPr>
          <w:rFonts w:asciiTheme="minorHAnsi" w:hAnsiTheme="minorHAnsi" w:cstheme="minorHAnsi"/>
          <w:sz w:val="28"/>
          <w:szCs w:val="28"/>
        </w:rPr>
      </w:pPr>
    </w:p>
    <w:p w:rsidR="00507445" w:rsidRPr="004E2387" w:rsidRDefault="00507445" w:rsidP="00C169B9">
      <w:pPr>
        <w:pStyle w:val="Titre1"/>
        <w:rPr>
          <w:rFonts w:asciiTheme="minorHAnsi" w:hAnsiTheme="minorHAnsi" w:cstheme="minorHAnsi"/>
        </w:rPr>
      </w:pPr>
      <w:bookmarkStart w:id="781" w:name="_Toc515444366"/>
      <w:r w:rsidRPr="004E2387">
        <w:rPr>
          <w:rFonts w:asciiTheme="minorHAnsi" w:hAnsiTheme="minorHAnsi" w:cstheme="minorHAnsi"/>
        </w:rPr>
        <w:t>Généralités</w:t>
      </w:r>
      <w:bookmarkEnd w:id="781"/>
    </w:p>
    <w:p w:rsidR="00507445" w:rsidRPr="007F6A50" w:rsidRDefault="00507445" w:rsidP="00507445">
      <w:pPr>
        <w:rPr>
          <w:rFonts w:asciiTheme="minorHAnsi" w:hAnsiTheme="minorHAnsi" w:cstheme="minorHAnsi"/>
          <w:szCs w:val="24"/>
        </w:rPr>
      </w:pPr>
      <w:r w:rsidRPr="007F6A50">
        <w:rPr>
          <w:rFonts w:asciiTheme="minorHAnsi" w:hAnsiTheme="minorHAnsi" w:cstheme="minorHAnsi"/>
          <w:szCs w:val="24"/>
        </w:rPr>
        <w:t>L’application PARANEO représente le référentiel Fédéral des données communes à l’ensemble du SI de l’EP. Elle remplace l’ancienne application  PARAMETRES  qui était hébergée depuis 20 ans sous MVS.</w:t>
      </w:r>
    </w:p>
    <w:p w:rsidR="00507445" w:rsidRPr="007F6A50" w:rsidRDefault="00507445" w:rsidP="00507445">
      <w:pPr>
        <w:rPr>
          <w:rFonts w:asciiTheme="minorHAnsi" w:hAnsiTheme="minorHAnsi" w:cstheme="minorHAnsi"/>
          <w:szCs w:val="24"/>
        </w:rPr>
      </w:pPr>
    </w:p>
    <w:p w:rsidR="00507445" w:rsidRPr="007F6A50" w:rsidRDefault="00507445" w:rsidP="00507445">
      <w:pPr>
        <w:rPr>
          <w:rFonts w:asciiTheme="minorHAnsi" w:hAnsiTheme="minorHAnsi" w:cstheme="minorHAnsi"/>
          <w:szCs w:val="24"/>
        </w:rPr>
      </w:pPr>
      <w:r w:rsidRPr="007F6A50">
        <w:rPr>
          <w:rFonts w:asciiTheme="minorHAnsi" w:hAnsiTheme="minorHAnsi" w:cstheme="minorHAnsi"/>
          <w:szCs w:val="24"/>
        </w:rPr>
        <w:t xml:space="preserve">Il est constitué de données référentielles issues </w:t>
      </w:r>
    </w:p>
    <w:p w:rsidR="00507445" w:rsidRPr="007F6A50" w:rsidRDefault="00D03D17" w:rsidP="00357DCC">
      <w:pPr>
        <w:pStyle w:val="Paragraphedeliste"/>
        <w:numPr>
          <w:ilvl w:val="0"/>
          <w:numId w:val="407"/>
        </w:numPr>
        <w:rPr>
          <w:rFonts w:asciiTheme="minorHAnsi" w:hAnsiTheme="minorHAnsi" w:cstheme="minorHAnsi"/>
          <w:szCs w:val="24"/>
        </w:rPr>
      </w:pPr>
      <w:r w:rsidRPr="007F6A50">
        <w:rPr>
          <w:rFonts w:asciiTheme="minorHAnsi" w:hAnsiTheme="minorHAnsi" w:cstheme="minorHAnsi"/>
          <w:szCs w:val="24"/>
        </w:rPr>
        <w:t>d’organismes extérieurs</w:t>
      </w:r>
      <w:r w:rsidR="001265FF" w:rsidRPr="007F6A50">
        <w:rPr>
          <w:rFonts w:asciiTheme="minorHAnsi" w:hAnsiTheme="minorHAnsi" w:cstheme="minorHAnsi"/>
          <w:szCs w:val="24"/>
        </w:rPr>
        <w:t> ;</w:t>
      </w:r>
      <w:r w:rsidR="00507445" w:rsidRPr="007F6A50">
        <w:rPr>
          <w:rFonts w:asciiTheme="minorHAnsi" w:hAnsiTheme="minorHAnsi" w:cstheme="minorHAnsi"/>
          <w:szCs w:val="24"/>
        </w:rPr>
        <w:t xml:space="preserve"> l’INSEE, de la POSTE….</w:t>
      </w:r>
    </w:p>
    <w:p w:rsidR="00507445" w:rsidRPr="007F6A50" w:rsidRDefault="00507445" w:rsidP="00357DCC">
      <w:pPr>
        <w:pStyle w:val="Paragraphedeliste"/>
        <w:numPr>
          <w:ilvl w:val="0"/>
          <w:numId w:val="407"/>
        </w:numPr>
        <w:rPr>
          <w:rFonts w:asciiTheme="minorHAnsi" w:hAnsiTheme="minorHAnsi" w:cstheme="minorHAnsi"/>
          <w:szCs w:val="24"/>
        </w:rPr>
      </w:pPr>
      <w:r w:rsidRPr="007F6A50">
        <w:rPr>
          <w:rFonts w:asciiTheme="minorHAnsi" w:hAnsiTheme="minorHAnsi" w:cstheme="minorHAnsi"/>
          <w:szCs w:val="24"/>
        </w:rPr>
        <w:t>de données réglementaires (FICOBA, PAYS, jours fériés légaux</w:t>
      </w:r>
      <w:r w:rsidR="00D03D17" w:rsidRPr="007F6A50">
        <w:rPr>
          <w:rFonts w:asciiTheme="minorHAnsi" w:hAnsiTheme="minorHAnsi" w:cstheme="minorHAnsi"/>
          <w:szCs w:val="24"/>
        </w:rPr>
        <w:t>)</w:t>
      </w:r>
    </w:p>
    <w:p w:rsidR="00507445" w:rsidRPr="007F6A50" w:rsidRDefault="00507445" w:rsidP="00357DCC">
      <w:pPr>
        <w:pStyle w:val="Paragraphedeliste"/>
        <w:numPr>
          <w:ilvl w:val="0"/>
          <w:numId w:val="407"/>
        </w:numPr>
        <w:rPr>
          <w:rFonts w:asciiTheme="minorHAnsi" w:hAnsiTheme="minorHAnsi" w:cstheme="minorHAnsi"/>
          <w:szCs w:val="24"/>
        </w:rPr>
      </w:pPr>
      <w:r w:rsidRPr="007F6A50">
        <w:rPr>
          <w:rFonts w:asciiTheme="minorHAnsi" w:hAnsiTheme="minorHAnsi" w:cstheme="minorHAnsi"/>
          <w:szCs w:val="24"/>
        </w:rPr>
        <w:t>de données générales</w:t>
      </w:r>
      <w:r w:rsidR="001265FF" w:rsidRPr="007F6A50">
        <w:rPr>
          <w:rFonts w:asciiTheme="minorHAnsi" w:hAnsiTheme="minorHAnsi" w:cstheme="minorHAnsi"/>
          <w:szCs w:val="24"/>
        </w:rPr>
        <w:t> ;</w:t>
      </w:r>
      <w:r w:rsidRPr="007F6A50">
        <w:rPr>
          <w:rFonts w:asciiTheme="minorHAnsi" w:hAnsiTheme="minorHAnsi" w:cstheme="minorHAnsi"/>
          <w:szCs w:val="24"/>
        </w:rPr>
        <w:t xml:space="preserve"> civilité, qualité politesse</w:t>
      </w:r>
    </w:p>
    <w:p w:rsidR="00507445" w:rsidRPr="007F6A50" w:rsidRDefault="00507445" w:rsidP="00357DCC">
      <w:pPr>
        <w:pStyle w:val="Paragraphedeliste"/>
        <w:numPr>
          <w:ilvl w:val="0"/>
          <w:numId w:val="407"/>
        </w:numPr>
        <w:rPr>
          <w:rFonts w:asciiTheme="minorHAnsi" w:hAnsiTheme="minorHAnsi" w:cstheme="minorHAnsi"/>
          <w:szCs w:val="24"/>
        </w:rPr>
      </w:pPr>
      <w:r w:rsidRPr="007F6A50">
        <w:rPr>
          <w:rFonts w:asciiTheme="minorHAnsi" w:hAnsiTheme="minorHAnsi" w:cstheme="minorHAnsi"/>
          <w:szCs w:val="24"/>
        </w:rPr>
        <w:t>de données communes à plusieurs applications issues de l’Histoire de la CDC (</w:t>
      </w:r>
      <w:r w:rsidR="001265FF" w:rsidRPr="007F6A50">
        <w:rPr>
          <w:rFonts w:asciiTheme="minorHAnsi" w:hAnsiTheme="minorHAnsi" w:cstheme="minorHAnsi"/>
          <w:szCs w:val="24"/>
        </w:rPr>
        <w:t xml:space="preserve">par exemple la </w:t>
      </w:r>
      <w:r w:rsidRPr="007F6A50">
        <w:rPr>
          <w:rFonts w:asciiTheme="minorHAnsi" w:hAnsiTheme="minorHAnsi" w:cstheme="minorHAnsi"/>
          <w:szCs w:val="24"/>
        </w:rPr>
        <w:t>ta</w:t>
      </w:r>
      <w:r w:rsidR="001265FF" w:rsidRPr="007F6A50">
        <w:rPr>
          <w:rFonts w:asciiTheme="minorHAnsi" w:hAnsiTheme="minorHAnsi" w:cstheme="minorHAnsi"/>
          <w:szCs w:val="24"/>
        </w:rPr>
        <w:t>ble des comptes élémentaire…</w:t>
      </w:r>
      <w:r w:rsidRPr="007F6A50">
        <w:rPr>
          <w:rFonts w:asciiTheme="minorHAnsi" w:hAnsiTheme="minorHAnsi" w:cstheme="minorHAnsi"/>
          <w:szCs w:val="24"/>
        </w:rPr>
        <w:t>)</w:t>
      </w:r>
    </w:p>
    <w:p w:rsidR="00507445" w:rsidRPr="007F6A50" w:rsidRDefault="00507445" w:rsidP="00507445">
      <w:pPr>
        <w:rPr>
          <w:rFonts w:asciiTheme="minorHAnsi" w:hAnsiTheme="minorHAnsi" w:cstheme="minorHAnsi"/>
          <w:szCs w:val="24"/>
        </w:rPr>
      </w:pPr>
    </w:p>
    <w:p w:rsidR="00507445" w:rsidRPr="007F6A50" w:rsidRDefault="007A6A46" w:rsidP="00507445">
      <w:pPr>
        <w:rPr>
          <w:rFonts w:asciiTheme="minorHAnsi" w:hAnsiTheme="minorHAnsi" w:cstheme="minorHAnsi"/>
          <w:szCs w:val="24"/>
        </w:rPr>
      </w:pPr>
      <w:r w:rsidRPr="007F6A50">
        <w:rPr>
          <w:rFonts w:asciiTheme="minorHAnsi" w:hAnsiTheme="minorHAnsi" w:cstheme="minorHAnsi"/>
          <w:szCs w:val="24"/>
        </w:rPr>
        <w:t>L’</w:t>
      </w:r>
      <w:r w:rsidR="00507445" w:rsidRPr="007F6A50">
        <w:rPr>
          <w:rFonts w:asciiTheme="minorHAnsi" w:hAnsiTheme="minorHAnsi" w:cstheme="minorHAnsi"/>
          <w:szCs w:val="24"/>
        </w:rPr>
        <w:t>application est aujourd’hui constituée de 90 tables partagées entre une vingtaine d’application à l’aide de l’EAI DIDO.</w:t>
      </w:r>
    </w:p>
    <w:p w:rsidR="00507445" w:rsidRPr="007F6A50" w:rsidRDefault="00507445" w:rsidP="00507445">
      <w:pPr>
        <w:rPr>
          <w:rFonts w:asciiTheme="minorHAnsi" w:hAnsiTheme="minorHAnsi" w:cstheme="minorHAnsi"/>
          <w:szCs w:val="24"/>
        </w:rPr>
      </w:pPr>
      <w:r w:rsidRPr="007F6A50">
        <w:rPr>
          <w:rFonts w:asciiTheme="minorHAnsi" w:hAnsiTheme="minorHAnsi" w:cstheme="minorHAnsi"/>
          <w:szCs w:val="24"/>
        </w:rPr>
        <w:t>Elle est hébergée par ICDC dans le service de l’offre Initiale. Ce référentiel ayant la particularité d’être très stable et ne subissant que des évolutions ponctuelles</w:t>
      </w:r>
    </w:p>
    <w:p w:rsidR="00895D7E" w:rsidRPr="007F6A50" w:rsidRDefault="00895D7E" w:rsidP="00507445">
      <w:pPr>
        <w:rPr>
          <w:rFonts w:asciiTheme="minorHAnsi" w:hAnsiTheme="minorHAnsi" w:cstheme="minorHAnsi"/>
          <w:szCs w:val="24"/>
        </w:rPr>
      </w:pPr>
      <w:r w:rsidRPr="007F6A50">
        <w:rPr>
          <w:rFonts w:asciiTheme="minorHAnsi" w:hAnsiTheme="minorHAnsi" w:cstheme="minorHAnsi"/>
          <w:szCs w:val="24"/>
        </w:rPr>
        <w:t xml:space="preserve">Il existe </w:t>
      </w:r>
      <w:r w:rsidR="00F1567C" w:rsidRPr="007F6A50">
        <w:rPr>
          <w:rFonts w:asciiTheme="minorHAnsi" w:hAnsiTheme="minorHAnsi" w:cstheme="minorHAnsi"/>
          <w:szCs w:val="24"/>
        </w:rPr>
        <w:t>deux</w:t>
      </w:r>
      <w:r w:rsidRPr="007F6A50">
        <w:rPr>
          <w:rFonts w:asciiTheme="minorHAnsi" w:hAnsiTheme="minorHAnsi" w:cstheme="minorHAnsi"/>
          <w:szCs w:val="24"/>
        </w:rPr>
        <w:t xml:space="preserve"> environnement</w:t>
      </w:r>
      <w:r w:rsidR="00C02B06" w:rsidRPr="007F6A50">
        <w:rPr>
          <w:rFonts w:asciiTheme="minorHAnsi" w:hAnsiTheme="minorHAnsi" w:cstheme="minorHAnsi"/>
          <w:szCs w:val="24"/>
        </w:rPr>
        <w:t>s</w:t>
      </w:r>
      <w:r w:rsidR="00F1567C" w:rsidRPr="007F6A50">
        <w:rPr>
          <w:rFonts w:asciiTheme="minorHAnsi" w:hAnsiTheme="minorHAnsi" w:cstheme="minorHAnsi"/>
          <w:szCs w:val="24"/>
        </w:rPr>
        <w:t xml:space="preserve"> Développement/Recette </w:t>
      </w:r>
      <w:r w:rsidRPr="007F6A50">
        <w:rPr>
          <w:rFonts w:asciiTheme="minorHAnsi" w:hAnsiTheme="minorHAnsi" w:cstheme="minorHAnsi"/>
          <w:szCs w:val="24"/>
        </w:rPr>
        <w:t>et Production</w:t>
      </w:r>
    </w:p>
    <w:p w:rsidR="00141092" w:rsidRPr="007F6A50" w:rsidRDefault="00141092">
      <w:pPr>
        <w:rPr>
          <w:rFonts w:asciiTheme="minorHAnsi" w:hAnsiTheme="minorHAnsi" w:cstheme="minorHAnsi"/>
          <w:szCs w:val="24"/>
        </w:rPr>
      </w:pPr>
    </w:p>
    <w:p w:rsidR="00507445" w:rsidRPr="004E2387" w:rsidRDefault="00F85B2A" w:rsidP="00F85B2A">
      <w:pPr>
        <w:pStyle w:val="Titre1"/>
        <w:rPr>
          <w:rFonts w:asciiTheme="minorHAnsi" w:hAnsiTheme="minorHAnsi" w:cstheme="minorHAnsi"/>
        </w:rPr>
      </w:pPr>
      <w:bookmarkStart w:id="782" w:name="_Toc515444367"/>
      <w:r w:rsidRPr="004E2387">
        <w:rPr>
          <w:rFonts w:asciiTheme="minorHAnsi" w:hAnsiTheme="minorHAnsi" w:cstheme="minorHAnsi"/>
        </w:rPr>
        <w:t>L’environnement technique</w:t>
      </w:r>
      <w:bookmarkEnd w:id="782"/>
    </w:p>
    <w:p w:rsidR="00901A28" w:rsidRPr="004E2387" w:rsidRDefault="00901A28" w:rsidP="00901A28">
      <w:pPr>
        <w:pStyle w:val="Titre2"/>
        <w:rPr>
          <w:rFonts w:asciiTheme="minorHAnsi" w:hAnsiTheme="minorHAnsi" w:cstheme="minorHAnsi"/>
        </w:rPr>
      </w:pPr>
      <w:bookmarkStart w:id="783" w:name="_Toc515444368"/>
      <w:r w:rsidRPr="004E2387">
        <w:rPr>
          <w:rFonts w:asciiTheme="minorHAnsi" w:hAnsiTheme="minorHAnsi" w:cstheme="minorHAnsi"/>
        </w:rPr>
        <w:t>Schéma des flux inter applications</w:t>
      </w:r>
      <w:bookmarkEnd w:id="783"/>
    </w:p>
    <w:p w:rsidR="00901A28" w:rsidRPr="004E2387" w:rsidRDefault="00901A28" w:rsidP="00901A28">
      <w:pPr>
        <w:ind w:left="1276"/>
        <w:rPr>
          <w:rFonts w:asciiTheme="minorHAnsi" w:hAnsiTheme="minorHAnsi" w:cstheme="minorHAnsi"/>
        </w:rPr>
      </w:pPr>
      <w:r w:rsidRPr="004E2387">
        <w:rPr>
          <w:rFonts w:asciiTheme="minorHAnsi" w:hAnsiTheme="minorHAnsi" w:cstheme="minorHAnsi"/>
          <w:noProof/>
          <w:lang w:eastAsia="fr-FR" w:bidi="ar-SA"/>
        </w:rPr>
        <w:drawing>
          <wp:inline distT="0" distB="0" distL="0" distR="0" wp14:anchorId="0E08C4CC" wp14:editId="01727F6F">
            <wp:extent cx="3669475" cy="2674277"/>
            <wp:effectExtent l="0" t="0" r="7620" b="0"/>
            <wp:docPr id="47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9780" cy="2681787"/>
                    </a:xfrm>
                    <a:prstGeom prst="rect">
                      <a:avLst/>
                    </a:prstGeom>
                    <a:noFill/>
                    <a:ln>
                      <a:noFill/>
                    </a:ln>
                    <a:effectLst/>
                    <a:extLst/>
                  </pic:spPr>
                </pic:pic>
              </a:graphicData>
            </a:graphic>
          </wp:inline>
        </w:drawing>
      </w:r>
    </w:p>
    <w:p w:rsidR="00901A28" w:rsidRPr="004E2387" w:rsidRDefault="00901A28">
      <w:pPr>
        <w:rPr>
          <w:rFonts w:asciiTheme="minorHAnsi" w:hAnsiTheme="minorHAnsi" w:cstheme="minorHAnsi"/>
        </w:rPr>
      </w:pPr>
    </w:p>
    <w:p w:rsidR="00901A28" w:rsidRPr="004E2387" w:rsidRDefault="00901A28" w:rsidP="00901A28">
      <w:pPr>
        <w:pStyle w:val="Titre2"/>
        <w:rPr>
          <w:rFonts w:asciiTheme="minorHAnsi" w:hAnsiTheme="minorHAnsi" w:cstheme="minorHAnsi"/>
        </w:rPr>
      </w:pPr>
      <w:bookmarkStart w:id="784" w:name="_Toc515444369"/>
      <w:r w:rsidRPr="004E2387">
        <w:rPr>
          <w:rFonts w:asciiTheme="minorHAnsi" w:hAnsiTheme="minorHAnsi" w:cstheme="minorHAnsi"/>
        </w:rPr>
        <w:lastRenderedPageBreak/>
        <w:t>Schéma d’architecture logique</w:t>
      </w:r>
      <w:bookmarkEnd w:id="784"/>
    </w:p>
    <w:p w:rsidR="00901A28" w:rsidRPr="004E2387" w:rsidRDefault="00901A28" w:rsidP="00901A28">
      <w:pPr>
        <w:ind w:left="1276"/>
        <w:rPr>
          <w:rFonts w:asciiTheme="minorHAnsi" w:hAnsiTheme="minorHAnsi" w:cstheme="minorHAnsi"/>
        </w:rPr>
      </w:pPr>
      <w:r w:rsidRPr="004E2387">
        <w:rPr>
          <w:rFonts w:asciiTheme="minorHAnsi" w:hAnsiTheme="minorHAnsi" w:cstheme="minorHAnsi"/>
          <w:noProof/>
          <w:lang w:eastAsia="fr-FR" w:bidi="ar-SA"/>
        </w:rPr>
        <w:drawing>
          <wp:inline distT="0" distB="0" distL="0" distR="0" wp14:anchorId="208F7714" wp14:editId="3AD8051F">
            <wp:extent cx="3443653" cy="2409019"/>
            <wp:effectExtent l="0" t="0" r="4445" b="0"/>
            <wp:docPr id="491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5601" cy="2410382"/>
                    </a:xfrm>
                    <a:prstGeom prst="rect">
                      <a:avLst/>
                    </a:prstGeom>
                    <a:noFill/>
                    <a:ln>
                      <a:noFill/>
                    </a:ln>
                    <a:extLst/>
                  </pic:spPr>
                </pic:pic>
              </a:graphicData>
            </a:graphic>
          </wp:inline>
        </w:drawing>
      </w:r>
    </w:p>
    <w:p w:rsidR="00901A28" w:rsidRPr="004E2387" w:rsidRDefault="00901A28" w:rsidP="00901A28">
      <w:pPr>
        <w:pStyle w:val="Titre2"/>
        <w:rPr>
          <w:rFonts w:asciiTheme="minorHAnsi" w:hAnsiTheme="minorHAnsi" w:cstheme="minorHAnsi"/>
        </w:rPr>
      </w:pPr>
      <w:bookmarkStart w:id="785" w:name="_Toc515444370"/>
      <w:r w:rsidRPr="004E2387">
        <w:rPr>
          <w:rFonts w:asciiTheme="minorHAnsi" w:hAnsiTheme="minorHAnsi" w:cstheme="minorHAnsi"/>
        </w:rPr>
        <w:t>Schéma d’architecture physique</w:t>
      </w:r>
      <w:bookmarkEnd w:id="785"/>
    </w:p>
    <w:p w:rsidR="00901A28" w:rsidRDefault="00901A28" w:rsidP="00901A28">
      <w:pPr>
        <w:ind w:left="1276"/>
        <w:rPr>
          <w:rFonts w:asciiTheme="minorHAnsi" w:hAnsiTheme="minorHAnsi" w:cstheme="minorHAnsi"/>
        </w:rPr>
      </w:pPr>
      <w:r w:rsidRPr="004E2387">
        <w:rPr>
          <w:rFonts w:asciiTheme="minorHAnsi" w:hAnsiTheme="minorHAnsi" w:cstheme="minorHAnsi"/>
          <w:noProof/>
          <w:lang w:eastAsia="fr-FR" w:bidi="ar-SA"/>
        </w:rPr>
        <w:drawing>
          <wp:inline distT="0" distB="0" distL="0" distR="0" wp14:anchorId="0C4946DA" wp14:editId="722FC70C">
            <wp:extent cx="3441469" cy="2418100"/>
            <wp:effectExtent l="0" t="0" r="6985" b="1270"/>
            <wp:docPr id="54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41196" cy="2417908"/>
                    </a:xfrm>
                    <a:prstGeom prst="rect">
                      <a:avLst/>
                    </a:prstGeom>
                    <a:noFill/>
                    <a:ln>
                      <a:noFill/>
                    </a:ln>
                    <a:extLst/>
                  </pic:spPr>
                </pic:pic>
              </a:graphicData>
            </a:graphic>
          </wp:inline>
        </w:drawing>
      </w:r>
    </w:p>
    <w:p w:rsidR="007F6A50" w:rsidRDefault="007F6A50" w:rsidP="00901A28">
      <w:pPr>
        <w:ind w:left="1276"/>
        <w:rPr>
          <w:rFonts w:asciiTheme="minorHAnsi" w:hAnsiTheme="minorHAnsi" w:cstheme="minorHAnsi"/>
        </w:rPr>
      </w:pPr>
    </w:p>
    <w:p w:rsidR="007F6A50" w:rsidRDefault="007F6A50">
      <w:pPr>
        <w:rPr>
          <w:rFonts w:asciiTheme="minorHAnsi" w:hAnsiTheme="minorHAnsi" w:cstheme="minorHAnsi"/>
        </w:rPr>
      </w:pPr>
      <w:r>
        <w:rPr>
          <w:rFonts w:asciiTheme="minorHAnsi" w:hAnsiTheme="minorHAnsi" w:cstheme="minorHAnsi"/>
        </w:rPr>
        <w:br w:type="page"/>
      </w:r>
    </w:p>
    <w:p w:rsidR="00507445" w:rsidRPr="004E2387" w:rsidRDefault="00507445" w:rsidP="00C169B9">
      <w:pPr>
        <w:pStyle w:val="Titre1"/>
        <w:rPr>
          <w:rFonts w:asciiTheme="minorHAnsi" w:hAnsiTheme="minorHAnsi" w:cstheme="minorHAnsi"/>
        </w:rPr>
      </w:pPr>
      <w:bookmarkStart w:id="786" w:name="_Toc515444371"/>
      <w:r w:rsidRPr="004E2387">
        <w:rPr>
          <w:rFonts w:asciiTheme="minorHAnsi" w:hAnsiTheme="minorHAnsi" w:cstheme="minorHAnsi"/>
        </w:rPr>
        <w:lastRenderedPageBreak/>
        <w:t>Le fonctionnement de l’application PARANEO</w:t>
      </w:r>
      <w:bookmarkEnd w:id="786"/>
    </w:p>
    <w:p w:rsidR="00B13DF7" w:rsidRPr="004E2387" w:rsidRDefault="00507445" w:rsidP="00507445">
      <w:pPr>
        <w:ind w:left="432"/>
        <w:rPr>
          <w:rFonts w:asciiTheme="minorHAnsi" w:hAnsiTheme="minorHAnsi" w:cstheme="minorHAnsi"/>
        </w:rPr>
      </w:pPr>
      <w:r w:rsidRPr="004E2387">
        <w:rPr>
          <w:rFonts w:asciiTheme="minorHAnsi" w:hAnsiTheme="minorHAnsi" w:cstheme="minorHAnsi"/>
        </w:rPr>
        <w:t>L’applica</w:t>
      </w:r>
      <w:r w:rsidR="001623ED" w:rsidRPr="004E2387">
        <w:rPr>
          <w:rFonts w:asciiTheme="minorHAnsi" w:hAnsiTheme="minorHAnsi" w:cstheme="minorHAnsi"/>
        </w:rPr>
        <w:t xml:space="preserve">tion est </w:t>
      </w:r>
      <w:r w:rsidR="002E0962" w:rsidRPr="004E2387">
        <w:rPr>
          <w:rFonts w:asciiTheme="minorHAnsi" w:hAnsiTheme="minorHAnsi" w:cstheme="minorHAnsi"/>
        </w:rPr>
        <w:t>dotée</w:t>
      </w:r>
      <w:r w:rsidR="001623ED" w:rsidRPr="004E2387">
        <w:rPr>
          <w:rFonts w:asciiTheme="minorHAnsi" w:hAnsiTheme="minorHAnsi" w:cstheme="minorHAnsi"/>
        </w:rPr>
        <w:t xml:space="preserve"> d’une IHM sous in</w:t>
      </w:r>
      <w:r w:rsidR="00F12891" w:rsidRPr="004E2387">
        <w:rPr>
          <w:rFonts w:asciiTheme="minorHAnsi" w:hAnsiTheme="minorHAnsi" w:cstheme="minorHAnsi"/>
        </w:rPr>
        <w:t>tranet doté des fonctionnalités :</w:t>
      </w:r>
    </w:p>
    <w:p w:rsidR="00B13DF7" w:rsidRPr="004E2387" w:rsidRDefault="00F12891" w:rsidP="00357DCC">
      <w:pPr>
        <w:pStyle w:val="Paragraphedeliste"/>
        <w:numPr>
          <w:ilvl w:val="0"/>
          <w:numId w:val="407"/>
        </w:numPr>
        <w:rPr>
          <w:rFonts w:asciiTheme="minorHAnsi" w:hAnsiTheme="minorHAnsi" w:cstheme="minorHAnsi"/>
        </w:rPr>
      </w:pPr>
      <w:r w:rsidRPr="004E2387">
        <w:rPr>
          <w:rFonts w:asciiTheme="minorHAnsi" w:hAnsiTheme="minorHAnsi" w:cstheme="minorHAnsi"/>
        </w:rPr>
        <w:t xml:space="preserve"> lister </w:t>
      </w:r>
      <w:r w:rsidR="00B13DF7" w:rsidRPr="004E2387">
        <w:rPr>
          <w:rFonts w:asciiTheme="minorHAnsi" w:hAnsiTheme="minorHAnsi" w:cstheme="minorHAnsi"/>
        </w:rPr>
        <w:t xml:space="preserve">et consulter </w:t>
      </w:r>
      <w:r w:rsidRPr="004E2387">
        <w:rPr>
          <w:rFonts w:asciiTheme="minorHAnsi" w:hAnsiTheme="minorHAnsi" w:cstheme="minorHAnsi"/>
        </w:rPr>
        <w:t>les tables,</w:t>
      </w:r>
    </w:p>
    <w:p w:rsidR="00B13DF7" w:rsidRPr="004E2387" w:rsidRDefault="00F12891" w:rsidP="00357DCC">
      <w:pPr>
        <w:pStyle w:val="Paragraphedeliste"/>
        <w:numPr>
          <w:ilvl w:val="0"/>
          <w:numId w:val="407"/>
        </w:numPr>
        <w:rPr>
          <w:rFonts w:asciiTheme="minorHAnsi" w:hAnsiTheme="minorHAnsi" w:cstheme="minorHAnsi"/>
        </w:rPr>
      </w:pPr>
      <w:r w:rsidRPr="004E2387">
        <w:rPr>
          <w:rFonts w:asciiTheme="minorHAnsi" w:hAnsiTheme="minorHAnsi" w:cstheme="minorHAnsi"/>
        </w:rPr>
        <w:t xml:space="preserve"> </w:t>
      </w:r>
      <w:r w:rsidR="0053702E" w:rsidRPr="004E2387">
        <w:rPr>
          <w:rFonts w:asciiTheme="minorHAnsi" w:hAnsiTheme="minorHAnsi" w:cstheme="minorHAnsi"/>
        </w:rPr>
        <w:t>cré</w:t>
      </w:r>
      <w:r w:rsidR="00B13DF7" w:rsidRPr="004E2387">
        <w:rPr>
          <w:rFonts w:asciiTheme="minorHAnsi" w:hAnsiTheme="minorHAnsi" w:cstheme="minorHAnsi"/>
        </w:rPr>
        <w:t>er</w:t>
      </w:r>
      <w:r w:rsidR="0053702E" w:rsidRPr="004E2387">
        <w:rPr>
          <w:rFonts w:asciiTheme="minorHAnsi" w:hAnsiTheme="minorHAnsi" w:cstheme="minorHAnsi"/>
        </w:rPr>
        <w:t>, modifi</w:t>
      </w:r>
      <w:r w:rsidR="00B13DF7" w:rsidRPr="004E2387">
        <w:rPr>
          <w:rFonts w:asciiTheme="minorHAnsi" w:hAnsiTheme="minorHAnsi" w:cstheme="minorHAnsi"/>
        </w:rPr>
        <w:t xml:space="preserve">er, </w:t>
      </w:r>
      <w:r w:rsidR="000A6C3D" w:rsidRPr="004E2387">
        <w:rPr>
          <w:rFonts w:asciiTheme="minorHAnsi" w:hAnsiTheme="minorHAnsi" w:cstheme="minorHAnsi"/>
        </w:rPr>
        <w:t>supprimer</w:t>
      </w:r>
      <w:r w:rsidR="00B13DF7" w:rsidRPr="004E2387">
        <w:rPr>
          <w:rFonts w:asciiTheme="minorHAnsi" w:hAnsiTheme="minorHAnsi" w:cstheme="minorHAnsi"/>
        </w:rPr>
        <w:t xml:space="preserve">, consulter des </w:t>
      </w:r>
      <w:r w:rsidR="000A6C3D" w:rsidRPr="004E2387">
        <w:rPr>
          <w:rFonts w:asciiTheme="minorHAnsi" w:hAnsiTheme="minorHAnsi" w:cstheme="minorHAnsi"/>
        </w:rPr>
        <w:t>enregistrements</w:t>
      </w:r>
      <w:r w:rsidR="00B13DF7" w:rsidRPr="004E2387">
        <w:rPr>
          <w:rFonts w:asciiTheme="minorHAnsi" w:hAnsiTheme="minorHAnsi" w:cstheme="minorHAnsi"/>
        </w:rPr>
        <w:t xml:space="preserve"> </w:t>
      </w:r>
    </w:p>
    <w:p w:rsidR="00B13DF7" w:rsidRPr="004E2387" w:rsidRDefault="0053702E" w:rsidP="00357DCC">
      <w:pPr>
        <w:pStyle w:val="Paragraphedeliste"/>
        <w:numPr>
          <w:ilvl w:val="0"/>
          <w:numId w:val="407"/>
        </w:numPr>
        <w:rPr>
          <w:rFonts w:asciiTheme="minorHAnsi" w:hAnsiTheme="minorHAnsi" w:cstheme="minorHAnsi"/>
        </w:rPr>
      </w:pPr>
      <w:r w:rsidRPr="004E2387">
        <w:rPr>
          <w:rFonts w:asciiTheme="minorHAnsi" w:hAnsiTheme="minorHAnsi" w:cstheme="minorHAnsi"/>
        </w:rPr>
        <w:t>export</w:t>
      </w:r>
      <w:r w:rsidR="00B13DF7" w:rsidRPr="004E2387">
        <w:rPr>
          <w:rFonts w:asciiTheme="minorHAnsi" w:hAnsiTheme="minorHAnsi" w:cstheme="minorHAnsi"/>
        </w:rPr>
        <w:t>er</w:t>
      </w:r>
      <w:r w:rsidRPr="004E2387">
        <w:rPr>
          <w:rFonts w:asciiTheme="minorHAnsi" w:hAnsiTheme="minorHAnsi" w:cstheme="minorHAnsi"/>
        </w:rPr>
        <w:t xml:space="preserve"> </w:t>
      </w:r>
      <w:r w:rsidR="00B13DF7" w:rsidRPr="004E2387">
        <w:rPr>
          <w:rFonts w:asciiTheme="minorHAnsi" w:hAnsiTheme="minorHAnsi" w:cstheme="minorHAnsi"/>
        </w:rPr>
        <w:t>des données au format Excel</w:t>
      </w:r>
    </w:p>
    <w:p w:rsidR="00507445" w:rsidRPr="004E2387" w:rsidRDefault="0053702E" w:rsidP="00357DCC">
      <w:pPr>
        <w:pStyle w:val="Paragraphedeliste"/>
        <w:numPr>
          <w:ilvl w:val="0"/>
          <w:numId w:val="407"/>
        </w:numPr>
        <w:rPr>
          <w:rFonts w:asciiTheme="minorHAnsi" w:hAnsiTheme="minorHAnsi" w:cstheme="minorHAnsi"/>
        </w:rPr>
      </w:pPr>
      <w:r w:rsidRPr="004E2387">
        <w:rPr>
          <w:rFonts w:asciiTheme="minorHAnsi" w:hAnsiTheme="minorHAnsi" w:cstheme="minorHAnsi"/>
        </w:rPr>
        <w:t xml:space="preserve"> import</w:t>
      </w:r>
      <w:r w:rsidR="00B13DF7" w:rsidRPr="004E2387">
        <w:rPr>
          <w:rFonts w:asciiTheme="minorHAnsi" w:hAnsiTheme="minorHAnsi" w:cstheme="minorHAnsi"/>
        </w:rPr>
        <w:t>er</w:t>
      </w:r>
      <w:r w:rsidRPr="004E2387">
        <w:rPr>
          <w:rFonts w:asciiTheme="minorHAnsi" w:hAnsiTheme="minorHAnsi" w:cstheme="minorHAnsi"/>
        </w:rPr>
        <w:t xml:space="preserve"> de données externes</w:t>
      </w:r>
    </w:p>
    <w:p w:rsidR="00B13DF7" w:rsidRPr="004E2387" w:rsidRDefault="00B13DF7" w:rsidP="00B13DF7">
      <w:pPr>
        <w:pStyle w:val="Paragraphedeliste"/>
        <w:rPr>
          <w:rFonts w:asciiTheme="minorHAnsi" w:hAnsiTheme="minorHAnsi" w:cstheme="minorHAnsi"/>
        </w:rPr>
      </w:pPr>
    </w:p>
    <w:p w:rsidR="009720F7" w:rsidRDefault="002E0962" w:rsidP="009720F7">
      <w:pPr>
        <w:ind w:left="432"/>
        <w:rPr>
          <w:rFonts w:asciiTheme="minorHAnsi" w:hAnsiTheme="minorHAnsi" w:cstheme="minorHAnsi"/>
        </w:rPr>
      </w:pPr>
      <w:r w:rsidRPr="004E2387">
        <w:rPr>
          <w:rFonts w:asciiTheme="minorHAnsi" w:hAnsiTheme="minorHAnsi" w:cstheme="minorHAnsi"/>
        </w:rPr>
        <w:t>La possibilité d’utiliser ces fonctionnalités est soumise à des habilitations gérées dans des profils.</w:t>
      </w:r>
    </w:p>
    <w:p w:rsidR="00F12891" w:rsidRPr="004E2387" w:rsidRDefault="00F12891" w:rsidP="009720F7">
      <w:pPr>
        <w:pStyle w:val="Titre2"/>
      </w:pPr>
      <w:bookmarkStart w:id="787" w:name="_Toc515444372"/>
      <w:r w:rsidRPr="004E2387">
        <w:lastRenderedPageBreak/>
        <w:t xml:space="preserve">Les </w:t>
      </w:r>
      <w:r w:rsidR="000A6C3D" w:rsidRPr="004E2387">
        <w:t>fonctionnalités</w:t>
      </w:r>
      <w:bookmarkEnd w:id="787"/>
    </w:p>
    <w:p w:rsidR="001E1D66" w:rsidRPr="004E2387" w:rsidRDefault="001E1D66" w:rsidP="00BF16B6">
      <w:pPr>
        <w:pStyle w:val="Titre3"/>
      </w:pPr>
      <w:bookmarkStart w:id="788" w:name="_Toc515444373"/>
      <w:r w:rsidRPr="004E2387">
        <w:t>Lister les tables</w:t>
      </w:r>
      <w:bookmarkEnd w:id="788"/>
    </w:p>
    <w:p w:rsidR="006A337A" w:rsidRPr="004E2387" w:rsidRDefault="006A337A" w:rsidP="00F12891">
      <w:pPr>
        <w:pStyle w:val="Titre4"/>
        <w:rPr>
          <w:rFonts w:asciiTheme="minorHAnsi" w:hAnsiTheme="minorHAnsi" w:cstheme="minorHAnsi"/>
        </w:rPr>
      </w:pPr>
      <w:r w:rsidRPr="004E2387">
        <w:rPr>
          <w:rFonts w:asciiTheme="minorHAnsi" w:hAnsiTheme="minorHAnsi" w:cstheme="minorHAnsi"/>
        </w:rPr>
        <w:t>Diagramme fonctionnel</w:t>
      </w:r>
    </w:p>
    <w:p w:rsidR="0000138A" w:rsidRPr="004E2387" w:rsidRDefault="0000138A" w:rsidP="00F12891">
      <w:pPr>
        <w:ind w:left="426" w:hanging="426"/>
        <w:rPr>
          <w:rFonts w:asciiTheme="minorHAnsi" w:hAnsiTheme="minorHAnsi" w:cstheme="minorHAnsi"/>
        </w:rPr>
      </w:pPr>
      <w:r w:rsidRPr="004E2387">
        <w:rPr>
          <w:rFonts w:asciiTheme="minorHAnsi" w:hAnsiTheme="minorHAnsi" w:cstheme="minorHAnsi"/>
          <w:noProof/>
          <w:lang w:eastAsia="fr-FR" w:bidi="ar-SA"/>
        </w:rPr>
        <w:drawing>
          <wp:inline distT="0" distB="0" distL="0" distR="0" wp14:anchorId="2DF41DDB" wp14:editId="092A3633">
            <wp:extent cx="3754051" cy="69351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r les tables de paramètres du système.jpg"/>
                    <pic:cNvPicPr/>
                  </pic:nvPicPr>
                  <pic:blipFill>
                    <a:blip r:embed="rId13">
                      <a:extLst>
                        <a:ext uri="{28A0092B-C50C-407E-A947-70E740481C1C}">
                          <a14:useLocalDpi xmlns:a14="http://schemas.microsoft.com/office/drawing/2010/main" val="0"/>
                        </a:ext>
                      </a:extLst>
                    </a:blip>
                    <a:stretch>
                      <a:fillRect/>
                    </a:stretch>
                  </pic:blipFill>
                  <pic:spPr>
                    <a:xfrm>
                      <a:off x="0" y="0"/>
                      <a:ext cx="3755782" cy="6938388"/>
                    </a:xfrm>
                    <a:prstGeom prst="rect">
                      <a:avLst/>
                    </a:prstGeom>
                  </pic:spPr>
                </pic:pic>
              </a:graphicData>
            </a:graphic>
          </wp:inline>
        </w:drawing>
      </w:r>
      <w:r w:rsidRPr="004E2387">
        <w:rPr>
          <w:rFonts w:asciiTheme="minorHAnsi" w:hAnsiTheme="minorHAnsi" w:cstheme="minorHAnsi"/>
        </w:rPr>
        <w:br w:type="page"/>
      </w:r>
    </w:p>
    <w:p w:rsidR="006A337A" w:rsidRPr="004E2387" w:rsidRDefault="00B13DF7" w:rsidP="00F12891">
      <w:pPr>
        <w:pStyle w:val="Titre4"/>
        <w:rPr>
          <w:rFonts w:asciiTheme="minorHAnsi" w:hAnsiTheme="minorHAnsi" w:cstheme="minorHAnsi"/>
        </w:rPr>
      </w:pPr>
      <w:r w:rsidRPr="004E2387">
        <w:rPr>
          <w:rFonts w:asciiTheme="minorHAnsi" w:hAnsiTheme="minorHAnsi" w:cstheme="minorHAnsi"/>
        </w:rPr>
        <w:lastRenderedPageBreak/>
        <w:t>Détail du diagramme d’activité</w:t>
      </w:r>
    </w:p>
    <w:p w:rsidR="00C5514B" w:rsidRPr="004E2387" w:rsidRDefault="006A337A" w:rsidP="008B17A6">
      <w:pPr>
        <w:pStyle w:val="Titre5"/>
      </w:pPr>
      <w:r w:rsidRPr="004E2387">
        <w:t xml:space="preserve">L'utilisateur demande à </w:t>
      </w:r>
      <w:r w:rsidR="000A6C3D" w:rsidRPr="004E2387">
        <w:t>accéder</w:t>
      </w:r>
      <w:r w:rsidRPr="004E2387">
        <w:t xml:space="preserve"> à la liste des tables</w:t>
      </w:r>
    </w:p>
    <w:p w:rsidR="006A337A"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E</w:t>
      </w:r>
      <w:r w:rsidR="006A337A" w:rsidRPr="007F6A50">
        <w:rPr>
          <w:rFonts w:asciiTheme="minorHAnsi" w:hAnsiTheme="minorHAnsi" w:cstheme="minorHAnsi"/>
          <w:szCs w:val="24"/>
          <w:lang w:eastAsia="fr-FR" w:bidi="ar-SA"/>
        </w:rPr>
        <w:t>n cliquant sur "Liste des tables" dans "Vos services"</w:t>
      </w:r>
    </w:p>
    <w:p w:rsidR="006A337A" w:rsidRPr="004E2387" w:rsidRDefault="00C5514B" w:rsidP="008B17A6">
      <w:pPr>
        <w:pStyle w:val="Titre5"/>
      </w:pPr>
      <w:r w:rsidRPr="004E2387">
        <w:t>Le système propose à l'utilisateur la liste des tables</w:t>
      </w:r>
    </w:p>
    <w:p w:rsidR="00C5514B" w:rsidRPr="007F6A50" w:rsidRDefault="00C5514B" w:rsidP="00F12891">
      <w:pPr>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affiche la liste des tables gérées dans l'application selon un ordre alphabétique croi</w:t>
      </w:r>
      <w:r w:rsidR="005C68BC">
        <w:rPr>
          <w:rFonts w:asciiTheme="minorHAnsi" w:hAnsiTheme="minorHAnsi" w:cstheme="minorHAnsi"/>
          <w:szCs w:val="24"/>
          <w:lang w:eastAsia="fr-FR" w:bidi="ar-SA"/>
        </w:rPr>
        <w:t>ssant.</w:t>
      </w:r>
    </w:p>
    <w:p w:rsidR="00C5514B" w:rsidRPr="007F6A50" w:rsidRDefault="00C5514B" w:rsidP="00F12891">
      <w:pPr>
        <w:autoSpaceDE w:val="0"/>
        <w:autoSpaceDN w:val="0"/>
        <w:adjustRightInd w:val="0"/>
        <w:rPr>
          <w:rFonts w:asciiTheme="minorHAnsi" w:hAnsiTheme="minorHAnsi" w:cstheme="minorHAnsi"/>
          <w:szCs w:val="24"/>
          <w:lang w:eastAsia="fr-FR" w:bidi="ar-SA"/>
        </w:rPr>
      </w:pP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Un bouton est affiché à l'extrémité droite de la ligne si des actions sont possibles sur la table via l'application et si l'utilisateur dispose d'habilitation(s) le permettant:</w:t>
      </w:r>
    </w:p>
    <w:p w:rsidR="00C5514B" w:rsidRPr="007F6A50" w:rsidRDefault="00C5514B" w:rsidP="00357DCC">
      <w:pPr>
        <w:numPr>
          <w:ilvl w:val="0"/>
          <w:numId w:val="408"/>
        </w:numPr>
        <w:autoSpaceDE w:val="0"/>
        <w:autoSpaceDN w:val="0"/>
        <w:adjustRightInd w:val="0"/>
        <w:spacing w:after="1"/>
        <w:rPr>
          <w:rFonts w:asciiTheme="minorHAnsi" w:hAnsiTheme="minorHAnsi" w:cstheme="minorHAnsi"/>
          <w:szCs w:val="24"/>
          <w:lang w:eastAsia="fr-FR" w:bidi="ar-SA"/>
        </w:rPr>
      </w:pPr>
      <w:r w:rsidRPr="007F6A50">
        <w:rPr>
          <w:rFonts w:asciiTheme="minorHAnsi" w:hAnsiTheme="minorHAnsi" w:cstheme="minorHAnsi"/>
          <w:szCs w:val="24"/>
          <w:lang w:eastAsia="fr-FR" w:bidi="ar-SA"/>
        </w:rPr>
        <w:t>Toutes les actions possibles sur chaque table : consulter le contenu, créer une ligne, modifier une ligne, supprimer une ligne, sont définies dans le code associé à la table</w:t>
      </w:r>
    </w:p>
    <w:p w:rsidR="00C5514B" w:rsidRDefault="00C5514B" w:rsidP="00357DCC">
      <w:pPr>
        <w:numPr>
          <w:ilvl w:val="0"/>
          <w:numId w:val="408"/>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 table ta_securite indique parmi les actions définies pour chaque table celles qui sont à disposition d</w:t>
      </w:r>
      <w:r w:rsidR="005C68BC">
        <w:rPr>
          <w:rFonts w:asciiTheme="minorHAnsi" w:hAnsiTheme="minorHAnsi" w:cstheme="minorHAnsi"/>
          <w:szCs w:val="24"/>
          <w:lang w:eastAsia="fr-FR" w:bidi="ar-SA"/>
        </w:rPr>
        <w:t>e chaque groupe d'habilitation.</w:t>
      </w:r>
    </w:p>
    <w:p w:rsidR="008B17A6" w:rsidRPr="007F6A50" w:rsidRDefault="008B17A6" w:rsidP="00357DCC">
      <w:pPr>
        <w:numPr>
          <w:ilvl w:val="0"/>
          <w:numId w:val="408"/>
        </w:numPr>
        <w:autoSpaceDE w:val="0"/>
        <w:autoSpaceDN w:val="0"/>
        <w:adjustRightInd w:val="0"/>
        <w:rPr>
          <w:rFonts w:asciiTheme="minorHAnsi" w:hAnsiTheme="minorHAnsi" w:cstheme="minorHAnsi"/>
          <w:szCs w:val="24"/>
          <w:lang w:eastAsia="fr-FR" w:bidi="ar-SA"/>
        </w:rPr>
      </w:pP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fil d'ariane est réinitialisé.</w:t>
      </w:r>
    </w:p>
    <w:p w:rsidR="006A337A" w:rsidRPr="004E2387" w:rsidRDefault="00C5514B" w:rsidP="008B17A6">
      <w:pPr>
        <w:pStyle w:val="Titre5"/>
      </w:pPr>
      <w:r w:rsidRPr="004E2387">
        <w:t>L'utilisateur recherche dans la liste la table à laquelle il veut accéder</w:t>
      </w:r>
    </w:p>
    <w:p w:rsidR="00C5514B" w:rsidRPr="008B17A6" w:rsidRDefault="00C5514B" w:rsidP="00F12891">
      <w:pPr>
        <w:autoSpaceDE w:val="0"/>
        <w:autoSpaceDN w:val="0"/>
        <w:adjustRightInd w:val="0"/>
        <w:rPr>
          <w:rFonts w:asciiTheme="minorHAnsi" w:hAnsiTheme="minorHAnsi" w:cstheme="minorHAnsi"/>
          <w:szCs w:val="24"/>
          <w:lang w:eastAsia="fr-FR" w:bidi="ar-SA"/>
        </w:rPr>
      </w:pPr>
      <w:r w:rsidRPr="008B17A6">
        <w:rPr>
          <w:rFonts w:asciiTheme="minorHAnsi" w:hAnsiTheme="minorHAnsi" w:cstheme="minorHAnsi"/>
          <w:szCs w:val="24"/>
          <w:lang w:eastAsia="fr-FR" w:bidi="ar-SA"/>
        </w:rPr>
        <w:t>L'utilisateur dispose de plusieurs moyens pour faciliter la recherche de la table à laquelle il souhaite accéder :</w:t>
      </w:r>
    </w:p>
    <w:p w:rsidR="00C5514B" w:rsidRPr="007F6A50" w:rsidRDefault="008B17A6" w:rsidP="00F12891">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 </w:t>
      </w:r>
      <w:r w:rsidR="00C5514B" w:rsidRPr="007F6A50">
        <w:rPr>
          <w:rFonts w:asciiTheme="minorHAnsi" w:hAnsiTheme="minorHAnsi" w:cstheme="minorHAnsi"/>
          <w:szCs w:val="24"/>
          <w:lang w:eastAsia="fr-FR" w:bidi="ar-SA"/>
        </w:rPr>
        <w:t>filtre permettant de limiter la liste aux tables dont le nom contient la suite de caractères renseignée dans le filtre</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pagination : page précédente, page suivante, première page, dernière page</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nombre de lignes par page</w:t>
      </w:r>
    </w:p>
    <w:p w:rsidR="00C5514B" w:rsidRPr="007F6A50" w:rsidRDefault="00C5514B" w:rsidP="00F12891">
      <w:pPr>
        <w:rPr>
          <w:rFonts w:asciiTheme="minorHAnsi" w:hAnsiTheme="minorHAnsi" w:cstheme="minorHAnsi"/>
          <w:szCs w:val="24"/>
          <w:lang w:eastAsia="fr-FR" w:bidi="ar-SA"/>
        </w:rPr>
      </w:pPr>
      <w:r w:rsidRPr="007F6A50">
        <w:rPr>
          <w:rFonts w:asciiTheme="minorHAnsi" w:hAnsiTheme="minorHAnsi" w:cstheme="minorHAnsi"/>
          <w:szCs w:val="24"/>
          <w:lang w:eastAsia="fr-FR" w:bidi="ar-SA"/>
        </w:rPr>
        <w:t>- tri de la liste des noms des tables selon un ordre croissant ou décroissant</w:t>
      </w:r>
    </w:p>
    <w:p w:rsidR="00C5514B" w:rsidRPr="004E2387" w:rsidRDefault="00C5514B" w:rsidP="008B17A6">
      <w:pPr>
        <w:pStyle w:val="Titre5"/>
      </w:pPr>
      <w:r w:rsidRPr="004E2387">
        <w:t>Le système affiche la page de la liste contenant la table recherchée</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prend en compte les actions successives de l'utilisateur : filtrage et/ou pagination et/ou ajustement du nombre de lignes par page et/ou demande de tri, pour afficher la page de la liste contenan</w:t>
      </w:r>
      <w:r w:rsidR="005C68BC">
        <w:rPr>
          <w:rFonts w:asciiTheme="minorHAnsi" w:hAnsiTheme="minorHAnsi" w:cstheme="minorHAnsi"/>
          <w:szCs w:val="24"/>
          <w:lang w:eastAsia="fr-FR" w:bidi="ar-SA"/>
        </w:rPr>
        <w:t>t le nom de la table recherchée.</w:t>
      </w:r>
    </w:p>
    <w:p w:rsidR="00C5514B" w:rsidRPr="004E2387" w:rsidRDefault="00C5514B" w:rsidP="008B17A6">
      <w:pPr>
        <w:pStyle w:val="Titre5"/>
      </w:pPr>
      <w:r w:rsidRPr="004E2387">
        <w:t>L'utilisateur demande les possibilités d'actions dont il dispose sur la table à laquelle il souhaite accéder</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Pour cela, il faut :</w:t>
      </w:r>
    </w:p>
    <w:p w:rsidR="00C5514B" w:rsidRPr="007F6A50" w:rsidRDefault="00C5514B" w:rsidP="00357DCC">
      <w:pPr>
        <w:numPr>
          <w:ilvl w:val="0"/>
          <w:numId w:val="409"/>
        </w:numPr>
        <w:autoSpaceDE w:val="0"/>
        <w:autoSpaceDN w:val="0"/>
        <w:adjustRightInd w:val="0"/>
        <w:spacing w:after="1"/>
        <w:rPr>
          <w:rFonts w:asciiTheme="minorHAnsi" w:hAnsiTheme="minorHAnsi" w:cstheme="minorHAnsi"/>
          <w:szCs w:val="24"/>
          <w:lang w:eastAsia="fr-FR" w:bidi="ar-SA"/>
        </w:rPr>
      </w:pPr>
      <w:r w:rsidRPr="007F6A50">
        <w:rPr>
          <w:rFonts w:asciiTheme="minorHAnsi" w:hAnsiTheme="minorHAnsi" w:cstheme="minorHAnsi"/>
          <w:szCs w:val="24"/>
          <w:lang w:eastAsia="fr-FR" w:bidi="ar-SA"/>
        </w:rPr>
        <w:t>que des possibilités d'actions soient prévues pour cette table dans l'app</w:t>
      </w:r>
      <w:r w:rsidR="005C68BC">
        <w:rPr>
          <w:rFonts w:asciiTheme="minorHAnsi" w:hAnsiTheme="minorHAnsi" w:cstheme="minorHAnsi"/>
          <w:szCs w:val="24"/>
          <w:lang w:eastAsia="fr-FR" w:bidi="ar-SA"/>
        </w:rPr>
        <w:t>lication</w:t>
      </w:r>
    </w:p>
    <w:p w:rsidR="00C5514B" w:rsidRPr="007F6A50" w:rsidRDefault="005C68BC" w:rsidP="00F12891">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et</w:t>
      </w:r>
    </w:p>
    <w:p w:rsidR="00C5514B" w:rsidRPr="007F6A50" w:rsidRDefault="00C5514B" w:rsidP="00357DCC">
      <w:pPr>
        <w:numPr>
          <w:ilvl w:val="0"/>
          <w:numId w:val="410"/>
        </w:numPr>
        <w:autoSpaceDE w:val="0"/>
        <w:autoSpaceDN w:val="0"/>
        <w:adjustRightInd w:val="0"/>
        <w:spacing w:after="1"/>
        <w:rPr>
          <w:rFonts w:asciiTheme="minorHAnsi" w:hAnsiTheme="minorHAnsi" w:cstheme="minorHAnsi"/>
          <w:szCs w:val="24"/>
          <w:lang w:eastAsia="fr-FR" w:bidi="ar-SA"/>
        </w:rPr>
      </w:pPr>
      <w:r w:rsidRPr="007F6A50">
        <w:rPr>
          <w:rFonts w:asciiTheme="minorHAnsi" w:hAnsiTheme="minorHAnsi" w:cstheme="minorHAnsi"/>
          <w:szCs w:val="24"/>
          <w:lang w:eastAsia="fr-FR" w:bidi="ar-SA"/>
        </w:rPr>
        <w:t>que l'utilisateur dispose d'habilitations permettant une ou plusieurs actions sur la table</w:t>
      </w:r>
    </w:p>
    <w:p w:rsidR="00C5514B" w:rsidRPr="007F6A50" w:rsidRDefault="00C5514B" w:rsidP="00F12891">
      <w:pPr>
        <w:rPr>
          <w:rFonts w:asciiTheme="minorHAnsi" w:hAnsiTheme="minorHAnsi" w:cstheme="minorHAnsi"/>
          <w:szCs w:val="24"/>
          <w:lang w:eastAsia="fr-FR" w:bidi="ar-SA"/>
        </w:rPr>
      </w:pPr>
      <w:r w:rsidRPr="007F6A50">
        <w:rPr>
          <w:rFonts w:asciiTheme="minorHAnsi" w:hAnsiTheme="minorHAnsi" w:cstheme="minorHAnsi"/>
          <w:szCs w:val="24"/>
          <w:lang w:eastAsia="fr-FR" w:bidi="ar-SA"/>
        </w:rPr>
        <w:t>Si c'est le cas, l'utilisateur clique sur le bouton présent sur la ligne contenant le nom de la table à laquelle il souhaite accéder</w:t>
      </w:r>
    </w:p>
    <w:p w:rsidR="00C5514B" w:rsidRPr="007F6A50" w:rsidRDefault="00C5514B" w:rsidP="008B17A6">
      <w:pPr>
        <w:pStyle w:val="Titre5"/>
      </w:pPr>
      <w:r w:rsidRPr="007F6A50">
        <w:t>Le système propose à l'utilisateur différentes actions sur la table</w:t>
      </w:r>
    </w:p>
    <w:p w:rsidR="00C5514B" w:rsidRPr="007F6A50" w:rsidRDefault="00C5514B" w:rsidP="00357DCC">
      <w:pPr>
        <w:pStyle w:val="Paragraphedeliste"/>
        <w:numPr>
          <w:ilvl w:val="0"/>
          <w:numId w:val="411"/>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propose l'action "c</w:t>
      </w:r>
      <w:r w:rsidR="005C68BC">
        <w:rPr>
          <w:rFonts w:asciiTheme="minorHAnsi" w:hAnsiTheme="minorHAnsi" w:cstheme="minorHAnsi"/>
          <w:szCs w:val="24"/>
          <w:lang w:eastAsia="fr-FR" w:bidi="ar-SA"/>
        </w:rPr>
        <w:t>onsultation" à l'utilisateur si</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table est gérée par le système</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et</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une ligne est présente pour cette table dans ta_securite pour au moins un des groupes d'habilitation de l'utilisateur, avec le droit "consultation"</w:t>
      </w:r>
    </w:p>
    <w:p w:rsidR="00C5514B" w:rsidRPr="007F6A50" w:rsidRDefault="00C5514B" w:rsidP="00F12891">
      <w:pPr>
        <w:autoSpaceDE w:val="0"/>
        <w:autoSpaceDN w:val="0"/>
        <w:adjustRightInd w:val="0"/>
        <w:rPr>
          <w:rFonts w:asciiTheme="minorHAnsi" w:hAnsiTheme="minorHAnsi" w:cstheme="minorHAnsi"/>
          <w:szCs w:val="24"/>
          <w:lang w:eastAsia="fr-FR" w:bidi="ar-SA"/>
        </w:rPr>
      </w:pPr>
    </w:p>
    <w:p w:rsidR="00C5514B" w:rsidRPr="007F6A50" w:rsidRDefault="00C5514B" w:rsidP="00357DCC">
      <w:pPr>
        <w:pStyle w:val="Paragraphedeliste"/>
        <w:numPr>
          <w:ilvl w:val="0"/>
          <w:numId w:val="412"/>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Le système propose l'action "insertion </w:t>
      </w:r>
      <w:r w:rsidR="005C68BC">
        <w:rPr>
          <w:rFonts w:asciiTheme="minorHAnsi" w:hAnsiTheme="minorHAnsi" w:cstheme="minorHAnsi"/>
          <w:szCs w:val="24"/>
          <w:lang w:eastAsia="fr-FR" w:bidi="ar-SA"/>
        </w:rPr>
        <w:t>d'une ligne" à l'utilisateur si</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lastRenderedPageBreak/>
        <w:t>- la table est gérée par le système</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et</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le système permet l'insertion de lignes dans cette table</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et</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une ligne est présente pour cette table dans ta_securite pour au moins un des groupes d'habilitation de l'utilisateur, avec le droit "</w:t>
      </w:r>
      <w:r w:rsidR="000A6C3D" w:rsidRPr="007F6A50">
        <w:rPr>
          <w:rFonts w:asciiTheme="minorHAnsi" w:hAnsiTheme="minorHAnsi" w:cstheme="minorHAnsi"/>
          <w:szCs w:val="24"/>
          <w:lang w:eastAsia="fr-FR" w:bidi="ar-SA"/>
        </w:rPr>
        <w:t>création</w:t>
      </w:r>
      <w:r w:rsidRPr="007F6A50">
        <w:rPr>
          <w:rFonts w:asciiTheme="minorHAnsi" w:hAnsiTheme="minorHAnsi" w:cstheme="minorHAnsi"/>
          <w:szCs w:val="24"/>
          <w:lang w:eastAsia="fr-FR" w:bidi="ar-SA"/>
        </w:rPr>
        <w:t>"</w:t>
      </w:r>
    </w:p>
    <w:p w:rsidR="00C5514B" w:rsidRPr="007F6A50" w:rsidRDefault="00C5514B" w:rsidP="00F12891">
      <w:pPr>
        <w:autoSpaceDE w:val="0"/>
        <w:autoSpaceDN w:val="0"/>
        <w:adjustRightInd w:val="0"/>
        <w:rPr>
          <w:rFonts w:asciiTheme="minorHAnsi" w:hAnsiTheme="minorHAnsi" w:cstheme="minorHAnsi"/>
          <w:szCs w:val="24"/>
          <w:lang w:eastAsia="fr-FR" w:bidi="ar-SA"/>
        </w:rPr>
      </w:pPr>
    </w:p>
    <w:p w:rsidR="00C5514B" w:rsidRPr="007F6A50" w:rsidRDefault="00C5514B" w:rsidP="00357DCC">
      <w:pPr>
        <w:pStyle w:val="Paragraphedeliste"/>
        <w:numPr>
          <w:ilvl w:val="0"/>
          <w:numId w:val="412"/>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Le système propose l'action "exporter la table" à l'utilisateur si </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table est gérée par le système</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et</w:t>
      </w:r>
    </w:p>
    <w:p w:rsidR="00C5514B" w:rsidRPr="007F6A50" w:rsidRDefault="00C5514B" w:rsidP="00F12891">
      <w:pPr>
        <w:rPr>
          <w:rFonts w:asciiTheme="minorHAnsi" w:hAnsiTheme="minorHAnsi" w:cstheme="minorHAnsi"/>
          <w:szCs w:val="24"/>
          <w:lang w:eastAsia="fr-FR" w:bidi="ar-SA"/>
        </w:rPr>
      </w:pPr>
      <w:r w:rsidRPr="007F6A50">
        <w:rPr>
          <w:rFonts w:asciiTheme="minorHAnsi" w:hAnsiTheme="minorHAnsi" w:cstheme="minorHAnsi"/>
          <w:szCs w:val="24"/>
          <w:lang w:eastAsia="fr-FR" w:bidi="ar-SA"/>
        </w:rPr>
        <w:t>- une ligne est présente pour cette table dans ta_securite pour au moins un des groupes d'habilitation de l'utilisateur, avec le droit "consultation"</w:t>
      </w:r>
    </w:p>
    <w:p w:rsidR="00C5514B" w:rsidRPr="00E42769" w:rsidRDefault="004D6EC3" w:rsidP="008B17A6">
      <w:pPr>
        <w:pStyle w:val="Titre5"/>
      </w:pPr>
      <w:r>
        <w:t>L</w:t>
      </w:r>
      <w:r w:rsidR="00C5514B" w:rsidRPr="00E42769">
        <w:t>'utilisateur demande à consulter la table</w:t>
      </w:r>
    </w:p>
    <w:p w:rsidR="00C5514B" w:rsidRPr="007F6A50" w:rsidRDefault="00C5514B" w:rsidP="00F12891">
      <w:pPr>
        <w:rPr>
          <w:rFonts w:asciiTheme="minorHAnsi" w:hAnsiTheme="minorHAnsi" w:cstheme="minorHAnsi"/>
          <w:szCs w:val="24"/>
        </w:rPr>
      </w:pPr>
      <w:r w:rsidRPr="007F6A50">
        <w:rPr>
          <w:rFonts w:asciiTheme="minorHAnsi" w:hAnsiTheme="minorHAnsi" w:cstheme="minorHAnsi"/>
          <w:szCs w:val="24"/>
        </w:rPr>
        <w:t>l'utilisateur clique sur le choix "consultation"</w:t>
      </w:r>
    </w:p>
    <w:p w:rsidR="00C5514B" w:rsidRPr="004E2387" w:rsidRDefault="004D6EC3" w:rsidP="008B17A6">
      <w:pPr>
        <w:pStyle w:val="Titre5"/>
      </w:pPr>
      <w:r>
        <w:t>L</w:t>
      </w:r>
      <w:r w:rsidR="00C5514B" w:rsidRPr="004E2387">
        <w:t>'utilisateur demande à exporter le contenu de la table</w:t>
      </w:r>
    </w:p>
    <w:p w:rsidR="00C5514B" w:rsidRPr="007F6A50" w:rsidRDefault="00C5514B" w:rsidP="00F12891">
      <w:pPr>
        <w:rPr>
          <w:rFonts w:asciiTheme="minorHAnsi" w:hAnsiTheme="minorHAnsi" w:cstheme="minorHAnsi"/>
          <w:szCs w:val="24"/>
        </w:rPr>
      </w:pPr>
      <w:r w:rsidRPr="007F6A50">
        <w:rPr>
          <w:rFonts w:asciiTheme="minorHAnsi" w:hAnsiTheme="minorHAnsi" w:cstheme="minorHAnsi"/>
          <w:szCs w:val="24"/>
        </w:rPr>
        <w:t>l'utilisateur clique sur le choix "Exporter la table"</w:t>
      </w:r>
    </w:p>
    <w:p w:rsidR="00C5514B" w:rsidRPr="004E2387" w:rsidRDefault="004D6EC3" w:rsidP="008B17A6">
      <w:pPr>
        <w:pStyle w:val="Titre5"/>
      </w:pPr>
      <w:r>
        <w:t>L</w:t>
      </w:r>
      <w:r w:rsidR="00C5514B" w:rsidRPr="004E2387">
        <w:t>'administrateur de la table demande à insérer une ligne dans la table</w:t>
      </w:r>
    </w:p>
    <w:p w:rsidR="00C5514B" w:rsidRPr="007F6A50" w:rsidRDefault="00C5514B"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l'administrateur de la table clique sur le choix "insertion d'une ligne"</w:t>
      </w:r>
    </w:p>
    <w:p w:rsidR="00C5514B" w:rsidRPr="007F6A50" w:rsidRDefault="00C5514B" w:rsidP="00F12891">
      <w:pPr>
        <w:autoSpaceDE w:val="0"/>
        <w:autoSpaceDN w:val="0"/>
        <w:adjustRightInd w:val="0"/>
        <w:rPr>
          <w:rFonts w:asciiTheme="minorHAnsi" w:hAnsiTheme="minorHAnsi" w:cstheme="minorHAnsi"/>
          <w:szCs w:val="24"/>
          <w:lang w:eastAsia="fr-FR" w:bidi="ar-SA"/>
        </w:rPr>
      </w:pPr>
    </w:p>
    <w:p w:rsidR="009720F7" w:rsidRPr="007F6A50" w:rsidRDefault="009720F7"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Remarque :</w:t>
      </w:r>
    </w:p>
    <w:p w:rsidR="009720F7" w:rsidRPr="007F6A50" w:rsidRDefault="00C5514B" w:rsidP="00357DCC">
      <w:pPr>
        <w:pStyle w:val="Paragraphedeliste"/>
        <w:numPr>
          <w:ilvl w:val="0"/>
          <w:numId w:val="407"/>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il n'est pas possible d'insérer une ligne dans la table des tables (ta_table_des_tables) via l'IHM. </w:t>
      </w:r>
    </w:p>
    <w:p w:rsidR="00E837AD" w:rsidRPr="007F6A50" w:rsidRDefault="009720F7" w:rsidP="00357DCC">
      <w:pPr>
        <w:pStyle w:val="Paragraphedeliste"/>
        <w:numPr>
          <w:ilvl w:val="0"/>
          <w:numId w:val="407"/>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w:t>
      </w:r>
      <w:r w:rsidR="00C5514B" w:rsidRPr="007F6A50">
        <w:rPr>
          <w:rFonts w:asciiTheme="minorHAnsi" w:hAnsiTheme="minorHAnsi" w:cstheme="minorHAnsi"/>
          <w:szCs w:val="24"/>
          <w:lang w:eastAsia="fr-FR" w:bidi="ar-SA"/>
        </w:rPr>
        <w:t>'ajout de la ligne associée à une nouvelle table dans l'application doit se faire par un script SQL d'ins</w:t>
      </w:r>
      <w:r w:rsidRPr="007F6A50">
        <w:rPr>
          <w:rFonts w:asciiTheme="minorHAnsi" w:hAnsiTheme="minorHAnsi" w:cstheme="minorHAnsi"/>
          <w:szCs w:val="24"/>
          <w:lang w:eastAsia="fr-FR" w:bidi="ar-SA"/>
        </w:rPr>
        <w:t>ertion dans ta_table_des_tables par la MOE</w:t>
      </w:r>
    </w:p>
    <w:p w:rsidR="00E837AD" w:rsidRPr="007F6A50" w:rsidRDefault="00E837AD" w:rsidP="00F12891">
      <w:pPr>
        <w:rPr>
          <w:rFonts w:asciiTheme="minorHAnsi" w:hAnsiTheme="minorHAnsi" w:cstheme="minorHAnsi"/>
          <w:szCs w:val="24"/>
          <w:lang w:eastAsia="fr-FR" w:bidi="ar-SA"/>
        </w:rPr>
      </w:pPr>
      <w:r w:rsidRPr="007F6A50">
        <w:rPr>
          <w:rFonts w:asciiTheme="minorHAnsi" w:hAnsiTheme="minorHAnsi" w:cstheme="minorHAnsi"/>
          <w:szCs w:val="24"/>
          <w:lang w:eastAsia="fr-FR" w:bidi="ar-SA"/>
        </w:rPr>
        <w:br w:type="page"/>
      </w:r>
    </w:p>
    <w:p w:rsidR="00FC730C" w:rsidRPr="004E2387" w:rsidRDefault="00FC730C" w:rsidP="00BF16B6">
      <w:pPr>
        <w:pStyle w:val="Titre3"/>
      </w:pPr>
      <w:bookmarkStart w:id="789" w:name="_Toc515444374"/>
      <w:r w:rsidRPr="004E2387">
        <w:lastRenderedPageBreak/>
        <w:t>Consulter le contenu d’une table</w:t>
      </w:r>
      <w:bookmarkEnd w:id="789"/>
    </w:p>
    <w:p w:rsidR="00FC730C" w:rsidRPr="004E2387" w:rsidRDefault="00FC730C" w:rsidP="00FC730C">
      <w:pPr>
        <w:pStyle w:val="Titre4"/>
        <w:rPr>
          <w:rFonts w:asciiTheme="minorHAnsi" w:hAnsiTheme="minorHAnsi" w:cstheme="minorHAnsi"/>
        </w:rPr>
      </w:pPr>
      <w:r w:rsidRPr="004E2387">
        <w:rPr>
          <w:rFonts w:asciiTheme="minorHAnsi" w:hAnsiTheme="minorHAnsi" w:cstheme="minorHAnsi"/>
        </w:rPr>
        <w:t>Le besoin</w:t>
      </w:r>
    </w:p>
    <w:p w:rsidR="00AB3928" w:rsidRPr="00AB3928" w:rsidRDefault="00AB3928" w:rsidP="008B17A6">
      <w:pPr>
        <w:pStyle w:val="Titre5"/>
      </w:pPr>
      <w:r w:rsidRPr="00AB3928">
        <w:t>Pour l’utilisateur</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L'utilisateur a demandé à consulter le contenu de la table de paramètres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à partir de la liste des tables de paramètres du système </w:t>
      </w:r>
    </w:p>
    <w:p w:rsidR="00FC730C" w:rsidRPr="007F6A50" w:rsidRDefault="005C68BC" w:rsidP="00FC730C">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ou</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en sélectionnant la table directement dans la liste déroulante des tables présente sur l'écran de </w:t>
      </w:r>
      <w:r w:rsidR="005C68BC">
        <w:rPr>
          <w:rFonts w:asciiTheme="minorHAnsi" w:hAnsiTheme="minorHAnsi" w:cstheme="minorHAnsi"/>
          <w:szCs w:val="24"/>
          <w:lang w:eastAsia="fr-FR" w:bidi="ar-SA"/>
        </w:rPr>
        <w:t>consultation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ou</w:t>
      </w:r>
    </w:p>
    <w:p w:rsidR="00FC730C" w:rsidRPr="007F6A50" w:rsidRDefault="00FC730C" w:rsidP="00FC730C">
      <w:pPr>
        <w:rPr>
          <w:rFonts w:asciiTheme="minorHAnsi" w:hAnsiTheme="minorHAnsi" w:cstheme="minorHAnsi"/>
          <w:szCs w:val="24"/>
          <w:lang w:eastAsia="fr-FR" w:bidi="ar-SA"/>
        </w:rPr>
      </w:pPr>
      <w:r w:rsidRPr="007F6A50">
        <w:rPr>
          <w:rFonts w:asciiTheme="minorHAnsi" w:hAnsiTheme="minorHAnsi" w:cstheme="minorHAnsi"/>
          <w:szCs w:val="24"/>
          <w:lang w:eastAsia="fr-FR" w:bidi="ar-SA"/>
        </w:rPr>
        <w:t>- en sélectionnant la table dans le fils d'ariane</w:t>
      </w:r>
    </w:p>
    <w:p w:rsidR="00AB3928" w:rsidRPr="00307AE2" w:rsidRDefault="00AB3928" w:rsidP="008B17A6">
      <w:pPr>
        <w:pStyle w:val="Titre5"/>
      </w:pPr>
      <w:r w:rsidRPr="00307AE2">
        <w:t>Pour l’administrateur</w:t>
      </w:r>
    </w:p>
    <w:p w:rsidR="00AB3928" w:rsidRPr="007F6A50" w:rsidRDefault="00AB3928" w:rsidP="00AB3928">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Le système propose l'action "insertion </w:t>
      </w:r>
      <w:r w:rsidR="005C68BC">
        <w:rPr>
          <w:rFonts w:asciiTheme="minorHAnsi" w:hAnsiTheme="minorHAnsi" w:cstheme="minorHAnsi"/>
          <w:szCs w:val="24"/>
          <w:lang w:eastAsia="fr-FR" w:bidi="ar-SA"/>
        </w:rPr>
        <w:t>d'une ligne" à l'utilisateur si</w:t>
      </w:r>
    </w:p>
    <w:p w:rsidR="00AB3928" w:rsidRPr="007F6A50" w:rsidRDefault="00AB3928" w:rsidP="00AB3928">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table est gérée par le système</w:t>
      </w:r>
    </w:p>
    <w:p w:rsidR="00AB3928" w:rsidRPr="007F6A50" w:rsidRDefault="00AB3928" w:rsidP="00AB3928">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et</w:t>
      </w:r>
    </w:p>
    <w:p w:rsidR="00AB3928" w:rsidRPr="007F6A50" w:rsidRDefault="00AB3928" w:rsidP="00AB3928">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le système permet l'insertion de lignes dans cette table</w:t>
      </w:r>
    </w:p>
    <w:p w:rsidR="00AB3928" w:rsidRPr="007F6A50" w:rsidRDefault="00AB3928" w:rsidP="00AB3928">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et</w:t>
      </w:r>
    </w:p>
    <w:p w:rsidR="00AB3928" w:rsidRPr="007F6A50" w:rsidRDefault="00AB3928" w:rsidP="00AB3928">
      <w:pPr>
        <w:rPr>
          <w:rFonts w:asciiTheme="minorHAnsi" w:hAnsiTheme="minorHAnsi" w:cstheme="minorHAnsi"/>
          <w:szCs w:val="24"/>
        </w:rPr>
      </w:pPr>
      <w:r w:rsidRPr="007F6A50">
        <w:rPr>
          <w:rFonts w:asciiTheme="minorHAnsi" w:hAnsiTheme="minorHAnsi" w:cstheme="minorHAnsi"/>
          <w:szCs w:val="24"/>
          <w:lang w:eastAsia="fr-FR" w:bidi="ar-SA"/>
        </w:rPr>
        <w:t>- une ligne est présente pour cette table dans ta_securite pour au moins un des groupes d'habilitation de l'utilisateur, avec le droit "</w:t>
      </w:r>
      <w:r w:rsidR="000A6C3D" w:rsidRPr="007F6A50">
        <w:rPr>
          <w:rFonts w:asciiTheme="minorHAnsi" w:hAnsiTheme="minorHAnsi" w:cstheme="minorHAnsi"/>
          <w:szCs w:val="24"/>
          <w:lang w:eastAsia="fr-FR" w:bidi="ar-SA"/>
        </w:rPr>
        <w:t>création</w:t>
      </w:r>
      <w:r w:rsidRPr="007F6A50">
        <w:rPr>
          <w:rFonts w:asciiTheme="minorHAnsi" w:hAnsiTheme="minorHAnsi" w:cstheme="minorHAnsi"/>
          <w:szCs w:val="24"/>
          <w:lang w:eastAsia="fr-FR" w:bidi="ar-SA"/>
        </w:rPr>
        <w:t>"</w:t>
      </w:r>
    </w:p>
    <w:p w:rsidR="00FC730C" w:rsidRPr="004E2387" w:rsidRDefault="00FC730C" w:rsidP="00FC730C">
      <w:pPr>
        <w:pStyle w:val="Titre4"/>
        <w:rPr>
          <w:rFonts w:asciiTheme="minorHAnsi" w:hAnsiTheme="minorHAnsi" w:cstheme="minorHAnsi"/>
        </w:rPr>
      </w:pPr>
      <w:r w:rsidRPr="004E2387">
        <w:rPr>
          <w:rFonts w:asciiTheme="minorHAnsi" w:hAnsiTheme="minorHAnsi" w:cstheme="minorHAnsi"/>
        </w:rPr>
        <w:t>Diagramme fonctionnel</w:t>
      </w:r>
    </w:p>
    <w:p w:rsidR="00FC730C" w:rsidRPr="007F6A50" w:rsidRDefault="00FC730C" w:rsidP="00FC730C">
      <w:pPr>
        <w:ind w:left="432"/>
        <w:rPr>
          <w:rFonts w:asciiTheme="minorHAnsi" w:hAnsiTheme="minorHAnsi" w:cstheme="minorHAnsi"/>
          <w:szCs w:val="24"/>
        </w:rPr>
      </w:pPr>
    </w:p>
    <w:p w:rsidR="00FC730C" w:rsidRPr="004E2387" w:rsidRDefault="00FC730C" w:rsidP="00FC730C">
      <w:pPr>
        <w:ind w:left="432"/>
        <w:rPr>
          <w:rFonts w:asciiTheme="minorHAnsi" w:hAnsiTheme="minorHAnsi" w:cstheme="minorHAnsi"/>
        </w:rPr>
      </w:pPr>
      <w:r w:rsidRPr="004E2387">
        <w:rPr>
          <w:rFonts w:asciiTheme="minorHAnsi" w:hAnsiTheme="minorHAnsi" w:cstheme="minorHAnsi"/>
          <w:noProof/>
          <w:lang w:eastAsia="fr-FR" w:bidi="ar-SA"/>
        </w:rPr>
        <w:drawing>
          <wp:inline distT="0" distB="0" distL="0" distR="0" wp14:anchorId="336DFBA0" wp14:editId="1D5AEC57">
            <wp:extent cx="3374284" cy="39901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er le contenu d'une table de paramèt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3410" cy="4000901"/>
                    </a:xfrm>
                    <a:prstGeom prst="rect">
                      <a:avLst/>
                    </a:prstGeom>
                  </pic:spPr>
                </pic:pic>
              </a:graphicData>
            </a:graphic>
          </wp:inline>
        </w:drawing>
      </w:r>
      <w:r w:rsidRPr="004E2387">
        <w:rPr>
          <w:rFonts w:asciiTheme="minorHAnsi" w:hAnsiTheme="minorHAnsi" w:cstheme="minorHAnsi"/>
        </w:rPr>
        <w:br w:type="page"/>
      </w:r>
    </w:p>
    <w:p w:rsidR="00FC730C" w:rsidRPr="004E2387" w:rsidRDefault="00FC730C" w:rsidP="00FC730C">
      <w:pPr>
        <w:pStyle w:val="Titre4"/>
        <w:rPr>
          <w:rFonts w:asciiTheme="minorHAnsi" w:hAnsiTheme="minorHAnsi" w:cstheme="minorHAnsi"/>
        </w:rPr>
      </w:pPr>
      <w:r w:rsidRPr="004E2387">
        <w:rPr>
          <w:rFonts w:asciiTheme="minorHAnsi" w:hAnsiTheme="minorHAnsi" w:cstheme="minorHAnsi"/>
        </w:rPr>
        <w:lastRenderedPageBreak/>
        <w:t>Détail du diagramme d’activité</w:t>
      </w:r>
    </w:p>
    <w:p w:rsidR="00FC730C" w:rsidRPr="004E2387" w:rsidRDefault="00FC730C" w:rsidP="008B17A6">
      <w:pPr>
        <w:pStyle w:val="Titre5"/>
      </w:pPr>
      <w:r w:rsidRPr="004E2387">
        <w:t>Le système affiche le contenu de la table sélectionnée</w:t>
      </w:r>
    </w:p>
    <w:p w:rsidR="00FC730C" w:rsidRPr="004D6EC3" w:rsidRDefault="00FC730C" w:rsidP="00357DCC">
      <w:pPr>
        <w:pStyle w:val="Paragraphedeliste"/>
        <w:numPr>
          <w:ilvl w:val="0"/>
          <w:numId w:val="412"/>
        </w:numPr>
        <w:autoSpaceDE w:val="0"/>
        <w:autoSpaceDN w:val="0"/>
        <w:adjustRightInd w:val="0"/>
        <w:rPr>
          <w:rFonts w:asciiTheme="minorHAnsi" w:hAnsiTheme="minorHAnsi" w:cstheme="minorHAnsi"/>
          <w:szCs w:val="24"/>
          <w:lang w:eastAsia="fr-FR" w:bidi="ar-SA"/>
        </w:rPr>
      </w:pPr>
      <w:r w:rsidRPr="004D6EC3">
        <w:rPr>
          <w:rFonts w:asciiTheme="minorHAnsi" w:hAnsiTheme="minorHAnsi" w:cstheme="minorHAnsi"/>
          <w:szCs w:val="24"/>
          <w:lang w:eastAsia="fr-FR" w:bidi="ar-SA"/>
        </w:rPr>
        <w:t>Le système affiche les données de la table sous forme de liste, selon l'ordre croissant de la clé primaire de celle-ci.</w:t>
      </w:r>
    </w:p>
    <w:p w:rsidR="004D6EC3" w:rsidRPr="007F6A50" w:rsidRDefault="004D6EC3"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L'affichage est limité à 25 lignes.</w:t>
      </w:r>
    </w:p>
    <w:p w:rsidR="004D6EC3" w:rsidRDefault="004D6EC3"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Un bouton est affiché à l'extrémité droite de chaque ligne si la modification et/ou la suppression sont possibles sur la table via l'application et si l'utilisateur dispose d'</w:t>
      </w:r>
      <w:r w:rsidR="005C68BC">
        <w:rPr>
          <w:rFonts w:asciiTheme="minorHAnsi" w:hAnsiTheme="minorHAnsi" w:cstheme="minorHAnsi"/>
          <w:szCs w:val="24"/>
          <w:lang w:eastAsia="fr-FR" w:bidi="ar-SA"/>
        </w:rPr>
        <w:t>habilitation(s)  le permettant.</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4D6EC3" w:rsidRDefault="00FC730C" w:rsidP="00357DCC">
      <w:pPr>
        <w:pStyle w:val="Paragraphedeliste"/>
        <w:numPr>
          <w:ilvl w:val="0"/>
          <w:numId w:val="412"/>
        </w:numPr>
        <w:autoSpaceDE w:val="0"/>
        <w:autoSpaceDN w:val="0"/>
        <w:adjustRightInd w:val="0"/>
        <w:rPr>
          <w:rFonts w:asciiTheme="minorHAnsi" w:hAnsiTheme="minorHAnsi" w:cstheme="minorHAnsi"/>
          <w:szCs w:val="24"/>
          <w:lang w:eastAsia="fr-FR" w:bidi="ar-SA"/>
        </w:rPr>
      </w:pPr>
      <w:r w:rsidRPr="004D6EC3">
        <w:rPr>
          <w:rFonts w:asciiTheme="minorHAnsi" w:hAnsiTheme="minorHAnsi" w:cstheme="minorHAnsi"/>
          <w:szCs w:val="24"/>
          <w:lang w:eastAsia="fr-FR" w:bidi="ar-SA"/>
        </w:rPr>
        <w:t>Le système affiche aussi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le fil d'ariane  mis à jour (</w:t>
      </w:r>
      <w:r w:rsidR="000A6C3D" w:rsidRPr="007F6A50">
        <w:rPr>
          <w:rFonts w:asciiTheme="minorHAnsi" w:hAnsiTheme="minorHAnsi" w:cstheme="minorHAnsi"/>
          <w:szCs w:val="24"/>
          <w:lang w:eastAsia="fr-FR" w:bidi="ar-SA"/>
        </w:rPr>
        <w:t>derni</w:t>
      </w:r>
      <w:r w:rsidR="000A6C3D">
        <w:rPr>
          <w:rFonts w:asciiTheme="minorHAnsi" w:hAnsiTheme="minorHAnsi" w:cstheme="minorHAnsi"/>
          <w:szCs w:val="24"/>
          <w:lang w:eastAsia="fr-FR" w:bidi="ar-SA"/>
        </w:rPr>
        <w:t>ère</w:t>
      </w:r>
      <w:r w:rsidR="005C68BC">
        <w:rPr>
          <w:rFonts w:asciiTheme="minorHAnsi" w:hAnsiTheme="minorHAnsi" w:cstheme="minorHAnsi"/>
          <w:szCs w:val="24"/>
          <w:lang w:eastAsia="fr-FR" w:bidi="ar-SA"/>
        </w:rPr>
        <w:t xml:space="preserve"> étape = table sélectionnée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liste déroulante des tables de paramètres du système, positionnée sur la table sélectionnée,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le bouton "insérer une ligne".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9A6B97" w:rsidRDefault="00FC730C" w:rsidP="009A6B97">
      <w:pPr>
        <w:pStyle w:val="Titre6"/>
        <w:rPr>
          <w:lang w:eastAsia="fr-FR" w:bidi="ar-SA"/>
        </w:rPr>
      </w:pPr>
      <w:r w:rsidRPr="009A6B97">
        <w:rPr>
          <w:lang w:eastAsia="fr-FR" w:bidi="ar-SA"/>
        </w:rPr>
        <w:t xml:space="preserve">Si la table n'est ni la table des tables (ta_table_des_tables), ni une table d'historique </w:t>
      </w:r>
    </w:p>
    <w:p w:rsidR="00FC730C" w:rsidRPr="009A6B97" w:rsidRDefault="00FC730C" w:rsidP="009A6B97">
      <w:pPr>
        <w:pStyle w:val="Titre6"/>
        <w:numPr>
          <w:ilvl w:val="0"/>
          <w:numId w:val="0"/>
        </w:numPr>
        <w:rPr>
          <w:lang w:eastAsia="fr-FR" w:bidi="ar-SA"/>
        </w:rPr>
      </w:pPr>
      <w:r w:rsidRPr="009A6B97">
        <w:rPr>
          <w:lang w:eastAsia="fr-FR" w:bidi="ar-SA"/>
        </w:rPr>
        <w:t>(ta_code_postal_historique et ta_code_comptable_elementaire_gmtamo06_historique), ni la table des codes postaux (ta_code_postal)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a) Si la table comporte 6 colonnes ou plus, seule une partie des colonnes de la table est affichée, dans cet ordre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colonne de la clé primaire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le libellé (libellé long s'il y en a plusieurs) ou la 2ème colonne de la clé primaire (dans le cas d'une clé primaire à 2 colonnes),</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date de création (YDC000),</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date de dernière mise à jour (YDDMAJ),</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date de clôture (YDCLOT),</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Les données non affichées sont accessibles en dépliant le volet de visualisation. Elles apparaitront alors dans cet ordre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date de début d'effet (YDDEFF, si elle est présente dans la table),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date fin d'effet (YDFEFF, si elle est présente dans la table),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autre(s) date(s) (si la table en comporte),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autres données hormis le code utilisateur de dernière mise à jour (si la table en comporte),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le code utilisateur de dernière mise à jour (CUSER).</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b) Si la table comporte 5 colonnes ou moins, toutes les colonnes de la table sont affichées.</w:t>
      </w:r>
    </w:p>
    <w:p w:rsidR="00FC730C" w:rsidRPr="007F6A50" w:rsidRDefault="00FC730C" w:rsidP="00FC730C">
      <w:pPr>
        <w:autoSpaceDE w:val="0"/>
        <w:autoSpaceDN w:val="0"/>
        <w:adjustRightInd w:val="0"/>
        <w:rPr>
          <w:rFonts w:asciiTheme="minorHAnsi" w:hAnsiTheme="minorHAnsi" w:cstheme="minorHAnsi"/>
          <w:b/>
          <w:bCs/>
          <w:szCs w:val="24"/>
          <w:lang w:eastAsia="fr-FR" w:bidi="ar-SA"/>
        </w:rPr>
      </w:pPr>
    </w:p>
    <w:p w:rsidR="00FC730C" w:rsidRPr="009A6B97" w:rsidRDefault="00FC730C" w:rsidP="009A6B97">
      <w:pPr>
        <w:pStyle w:val="Titre6"/>
        <w:rPr>
          <w:lang w:eastAsia="fr-FR" w:bidi="ar-SA"/>
        </w:rPr>
      </w:pPr>
      <w:r w:rsidRPr="009A6B97">
        <w:rPr>
          <w:lang w:eastAsia="fr-FR" w:bidi="ar-SA"/>
        </w:rPr>
        <w:t>Si la table est la table des tables (ta_table_des_tables)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L'affichage du contenu de cette table suit les principes </w:t>
      </w:r>
      <w:r w:rsidR="000A6C3D" w:rsidRPr="007F6A50">
        <w:rPr>
          <w:rFonts w:asciiTheme="minorHAnsi" w:hAnsiTheme="minorHAnsi" w:cstheme="minorHAnsi"/>
          <w:szCs w:val="24"/>
          <w:lang w:eastAsia="fr-FR" w:bidi="ar-SA"/>
        </w:rPr>
        <w:t>énoncés</w:t>
      </w:r>
      <w:r w:rsidRPr="007F6A50">
        <w:rPr>
          <w:rFonts w:asciiTheme="minorHAnsi" w:hAnsiTheme="minorHAnsi" w:cstheme="minorHAnsi"/>
          <w:szCs w:val="24"/>
          <w:lang w:eastAsia="fr-FR" w:bidi="ar-SA"/>
        </w:rPr>
        <w:t xml:space="preserve"> ci-dessus à l'exception de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elle ne dispose pas d'un libellé mais d'une zone de texte en saisie libre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lorsque le volet de visualisation est déplié, les compteurs d'enregistrements actif et clos, qui ne sont pas stockés dans des colonnes de la table mais calculés à la volée, apparaissent. Le compteur </w:t>
      </w:r>
      <w:r w:rsidRPr="007F6A50">
        <w:rPr>
          <w:rFonts w:asciiTheme="minorHAnsi" w:hAnsiTheme="minorHAnsi" w:cstheme="minorHAnsi"/>
          <w:szCs w:val="24"/>
          <w:lang w:eastAsia="fr-FR" w:bidi="ar-SA"/>
        </w:rPr>
        <w:lastRenderedPageBreak/>
        <w:t xml:space="preserve">d'enregistrements clos comptabilise les enregistrements dont la date de </w:t>
      </w:r>
      <w:r w:rsidR="000A6C3D" w:rsidRPr="007F6A50">
        <w:rPr>
          <w:rFonts w:asciiTheme="minorHAnsi" w:hAnsiTheme="minorHAnsi" w:cstheme="minorHAnsi"/>
          <w:szCs w:val="24"/>
          <w:lang w:eastAsia="fr-FR" w:bidi="ar-SA"/>
        </w:rPr>
        <w:t>clôture</w:t>
      </w:r>
      <w:r w:rsidRPr="007F6A50">
        <w:rPr>
          <w:rFonts w:asciiTheme="minorHAnsi" w:hAnsiTheme="minorHAnsi" w:cstheme="minorHAnsi"/>
          <w:szCs w:val="24"/>
          <w:lang w:eastAsia="fr-FR" w:bidi="ar-SA"/>
        </w:rPr>
        <w:t xml:space="preserve"> est inférieure ou égale à la date du jour. Le compteur d'enregistrements actifs comptabilise les enregistrements dont la date de </w:t>
      </w:r>
      <w:r w:rsidR="000A6C3D" w:rsidRPr="007F6A50">
        <w:rPr>
          <w:rFonts w:asciiTheme="minorHAnsi" w:hAnsiTheme="minorHAnsi" w:cstheme="minorHAnsi"/>
          <w:szCs w:val="24"/>
          <w:lang w:eastAsia="fr-FR" w:bidi="ar-SA"/>
        </w:rPr>
        <w:t>clôture</w:t>
      </w:r>
      <w:r w:rsidRPr="007F6A50">
        <w:rPr>
          <w:rFonts w:asciiTheme="minorHAnsi" w:hAnsiTheme="minorHAnsi" w:cstheme="minorHAnsi"/>
          <w:szCs w:val="24"/>
          <w:lang w:eastAsia="fr-FR" w:bidi="ar-SA"/>
        </w:rPr>
        <w:t xml:space="preserve"> est supérieure strictement à la date du jour. Si la table ne dispose pas d'une date de </w:t>
      </w:r>
      <w:r w:rsidR="000A6C3D" w:rsidRPr="007F6A50">
        <w:rPr>
          <w:rFonts w:asciiTheme="minorHAnsi" w:hAnsiTheme="minorHAnsi" w:cstheme="minorHAnsi"/>
          <w:szCs w:val="24"/>
          <w:lang w:eastAsia="fr-FR" w:bidi="ar-SA"/>
        </w:rPr>
        <w:t>clôture</w:t>
      </w:r>
      <w:r w:rsidRPr="007F6A50">
        <w:rPr>
          <w:rFonts w:asciiTheme="minorHAnsi" w:hAnsiTheme="minorHAnsi" w:cstheme="minorHAnsi"/>
          <w:szCs w:val="24"/>
          <w:lang w:eastAsia="fr-FR" w:bidi="ar-SA"/>
        </w:rPr>
        <w:t>, le compteur d'enregistrements clos affiche N/A et le compteur d'enregistrements actifs comptabilise tous les enregistrements de la table.</w:t>
      </w:r>
    </w:p>
    <w:p w:rsidR="00FC730C" w:rsidRPr="007F6A50" w:rsidRDefault="00FC730C" w:rsidP="00FC730C">
      <w:pPr>
        <w:autoSpaceDE w:val="0"/>
        <w:autoSpaceDN w:val="0"/>
        <w:adjustRightInd w:val="0"/>
        <w:rPr>
          <w:rFonts w:asciiTheme="minorHAnsi" w:hAnsiTheme="minorHAnsi" w:cstheme="minorHAnsi"/>
          <w:b/>
          <w:bCs/>
          <w:szCs w:val="24"/>
          <w:lang w:eastAsia="fr-FR" w:bidi="ar-SA"/>
        </w:rPr>
      </w:pPr>
    </w:p>
    <w:p w:rsidR="00FC730C" w:rsidRPr="009A6B97" w:rsidRDefault="00FC730C" w:rsidP="009A6B97">
      <w:pPr>
        <w:pStyle w:val="Titre6"/>
        <w:rPr>
          <w:lang w:eastAsia="fr-FR" w:bidi="ar-SA"/>
        </w:rPr>
      </w:pPr>
      <w:r w:rsidRPr="009A6B97">
        <w:rPr>
          <w:lang w:eastAsia="fr-FR" w:bidi="ar-SA"/>
        </w:rPr>
        <w:t>Si la table est la table des codes postaux (ta_code_postal)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Toutes les colonnes de la table sont affichées, dans l'ordre de la table dans la base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9A6B97" w:rsidRPr="009A6B97" w:rsidRDefault="00FC730C" w:rsidP="009A6B97">
      <w:pPr>
        <w:pStyle w:val="Titre6"/>
        <w:rPr>
          <w:lang w:eastAsia="fr-FR" w:bidi="ar-SA"/>
        </w:rPr>
      </w:pPr>
      <w:r w:rsidRPr="009A6B97">
        <w:rPr>
          <w:lang w:eastAsia="fr-FR" w:bidi="ar-SA"/>
        </w:rPr>
        <w:t xml:space="preserve">4) Si la table est une table d'historique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b/>
          <w:bCs/>
          <w:szCs w:val="24"/>
          <w:lang w:eastAsia="fr-FR" w:bidi="ar-SA"/>
        </w:rPr>
        <w:t>(ta_code_postal_historique ou ta_code_comptable_e</w:t>
      </w:r>
      <w:r w:rsidR="005C68BC">
        <w:rPr>
          <w:rFonts w:asciiTheme="minorHAnsi" w:hAnsiTheme="minorHAnsi" w:cstheme="minorHAnsi"/>
          <w:b/>
          <w:bCs/>
          <w:szCs w:val="24"/>
          <w:lang w:eastAsia="fr-FR" w:bidi="ar-SA"/>
        </w:rPr>
        <w:t>lementaire_gmtamo06_historique)</w:t>
      </w:r>
      <w:r w:rsidRPr="007F6A50">
        <w:rPr>
          <w:rFonts w:asciiTheme="minorHAnsi" w:hAnsiTheme="minorHAnsi" w:cstheme="minorHAnsi"/>
          <w:b/>
          <w:bCs/>
          <w:szCs w:val="24"/>
          <w:lang w:eastAsia="fr-FR" w:bidi="ar-SA"/>
        </w:rPr>
        <w:t>:</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seule une partie des colonnes de la table est affichée, dans cet ordre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le compteur (numéro d'</w:t>
      </w:r>
      <w:r w:rsidR="005C68BC">
        <w:rPr>
          <w:rFonts w:asciiTheme="minorHAnsi" w:hAnsiTheme="minorHAnsi" w:cstheme="minorHAnsi"/>
          <w:szCs w:val="24"/>
          <w:lang w:eastAsia="fr-FR" w:bidi="ar-SA"/>
        </w:rPr>
        <w:t>enregistrement auto incrémenté)</w:t>
      </w:r>
      <w:r w:rsidRPr="007F6A50">
        <w:rPr>
          <w:rFonts w:asciiTheme="minorHAnsi" w:hAnsiTheme="minorHAnsi" w:cstheme="minorHAnsi"/>
          <w:szCs w:val="24"/>
          <w:lang w:eastAsia="fr-FR" w:bidi="ar-SA"/>
        </w:rPr>
        <w:t>,</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l'horodatage de l'historisation des données au format JJ/MM/SSAA,</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date de dernière mise à jour (YDDMAJ),</w:t>
      </w:r>
    </w:p>
    <w:p w:rsidR="00FC730C" w:rsidRPr="007F6A50" w:rsidRDefault="00FC730C" w:rsidP="00FC730C">
      <w:pPr>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date de clôture (YDCLOT),</w:t>
      </w:r>
    </w:p>
    <w:p w:rsidR="00FC730C" w:rsidRPr="007F6A50" w:rsidRDefault="00FC730C" w:rsidP="00FC730C">
      <w:pPr>
        <w:rPr>
          <w:rFonts w:asciiTheme="minorHAnsi" w:hAnsiTheme="minorHAnsi" w:cstheme="minorHAnsi"/>
          <w:szCs w:val="24"/>
          <w:lang w:eastAsia="fr-FR" w:bidi="ar-SA"/>
        </w:rPr>
      </w:pPr>
    </w:p>
    <w:p w:rsidR="00FC730C" w:rsidRPr="009A6B97" w:rsidRDefault="00FC730C" w:rsidP="009A6B97">
      <w:pPr>
        <w:pStyle w:val="Titre6"/>
        <w:rPr>
          <w:lang w:eastAsia="fr-FR" w:bidi="ar-SA"/>
        </w:rPr>
      </w:pPr>
      <w:r w:rsidRPr="009A6B97">
        <w:rPr>
          <w:lang w:eastAsia="fr-FR" w:bidi="ar-SA"/>
        </w:rPr>
        <w:t>Spécificités :</w:t>
      </w:r>
    </w:p>
    <w:p w:rsidR="00FC730C" w:rsidRPr="007F6A50" w:rsidRDefault="00FC730C" w:rsidP="00FC730C">
      <w:pPr>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Consultation : affichage du TAUX PARITE (YTXPDV)  numérique de ta_taux_de_parite_lmtay920 ; </w:t>
      </w:r>
      <w:r w:rsidRPr="007F6A50">
        <w:rPr>
          <w:rFonts w:asciiTheme="minorHAnsi" w:hAnsiTheme="minorHAnsi" w:cstheme="minorHAnsi"/>
          <w:szCs w:val="24"/>
        </w:rPr>
        <w:t>Les 0 non significatifs à droite ne sont pas affichés.</w:t>
      </w:r>
    </w:p>
    <w:p w:rsidR="00FC730C" w:rsidRPr="004E2387" w:rsidRDefault="004D6EC3" w:rsidP="008B17A6">
      <w:pPr>
        <w:pStyle w:val="Titre5"/>
      </w:pPr>
      <w:r>
        <w:t>L</w:t>
      </w:r>
      <w:r w:rsidR="00FC730C" w:rsidRPr="004E2387">
        <w:t>'administrateur de la table demande à insérer une ligne dans la table</w:t>
      </w:r>
      <w:r>
        <w:t xml:space="preserve"> </w:t>
      </w:r>
      <w:r w:rsidR="000A6C3D">
        <w:t>des tables</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l'administrateur de la table clique sur le choix "insertion d'une ligne"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4D6EC3" w:rsidP="00FC730C">
      <w:pPr>
        <w:rPr>
          <w:rFonts w:asciiTheme="minorHAnsi" w:hAnsiTheme="minorHAnsi" w:cstheme="minorHAnsi"/>
          <w:szCs w:val="24"/>
          <w:lang w:eastAsia="fr-FR" w:bidi="ar-SA"/>
        </w:rPr>
      </w:pPr>
      <w:r>
        <w:rPr>
          <w:rFonts w:asciiTheme="minorHAnsi" w:hAnsiTheme="minorHAnsi" w:cstheme="minorHAnsi"/>
          <w:szCs w:val="24"/>
          <w:lang w:eastAsia="fr-FR" w:bidi="ar-SA"/>
        </w:rPr>
        <w:t>R</w:t>
      </w:r>
      <w:r w:rsidR="00FC730C" w:rsidRPr="007F6A50">
        <w:rPr>
          <w:rFonts w:asciiTheme="minorHAnsi" w:hAnsiTheme="minorHAnsi" w:cstheme="minorHAnsi"/>
          <w:szCs w:val="24"/>
          <w:lang w:eastAsia="fr-FR" w:bidi="ar-SA"/>
        </w:rPr>
        <w:t>emarque : il n'est pas possible d'insérer une ligne dans la table des tables (ta_table_des_tables) via l'IHM. L'ajout de la ligne associée à une nouvelle table dans l'application doit se faire par un script SQL d'insertion dans ta_table_des_tables.</w:t>
      </w:r>
    </w:p>
    <w:p w:rsidR="00FC730C" w:rsidRPr="007F6A50" w:rsidRDefault="00FC730C" w:rsidP="00FC730C">
      <w:pPr>
        <w:rPr>
          <w:rFonts w:asciiTheme="minorHAnsi" w:hAnsiTheme="minorHAnsi" w:cstheme="minorHAnsi"/>
          <w:szCs w:val="24"/>
          <w:lang w:eastAsia="fr-FR" w:bidi="ar-SA"/>
        </w:rPr>
      </w:pPr>
    </w:p>
    <w:p w:rsidR="00FC730C" w:rsidRPr="004E2387" w:rsidRDefault="00FC730C" w:rsidP="008B17A6">
      <w:pPr>
        <w:pStyle w:val="Titre5"/>
      </w:pPr>
      <w:r w:rsidRPr="004E2387">
        <w:t>L'utilisateur recherche dans le contenu de la table les données qu'il veut consulter</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L'utilisateur dispose de plusieurs moyens pour faciliter la recherche de donné</w:t>
      </w:r>
      <w:r w:rsidR="005C68BC">
        <w:rPr>
          <w:rFonts w:asciiTheme="minorHAnsi" w:hAnsiTheme="minorHAnsi" w:cstheme="minorHAnsi"/>
          <w:szCs w:val="24"/>
          <w:lang w:eastAsia="fr-FR" w:bidi="ar-SA"/>
        </w:rPr>
        <w:t>es dans la table qu'il consulte</w:t>
      </w:r>
      <w:r w:rsidRPr="007F6A50">
        <w:rPr>
          <w:rFonts w:asciiTheme="minorHAnsi" w:hAnsiTheme="minorHAnsi" w:cstheme="minorHAnsi"/>
          <w:szCs w:val="24"/>
          <w:lang w:eastAsia="fr-FR" w:bidi="ar-SA"/>
        </w:rPr>
        <w:t>:</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filtre général permettant d'afficher uniquement les lignes de la table pour lesquelles le contenu d'au moins une colonne de la liste correspond au contenu du filtre. Le contenu des colonnes accessibles en dépliant le volet de visualisation n'est pa</w:t>
      </w:r>
      <w:r w:rsidR="005C68BC">
        <w:rPr>
          <w:rFonts w:asciiTheme="minorHAnsi" w:hAnsiTheme="minorHAnsi" w:cstheme="minorHAnsi"/>
          <w:szCs w:val="24"/>
          <w:lang w:eastAsia="fr-FR" w:bidi="ar-SA"/>
        </w:rPr>
        <w:t>s pris en compte par le filtre</w:t>
      </w:r>
      <w:r w:rsidRPr="007F6A50">
        <w:rPr>
          <w:rFonts w:asciiTheme="minorHAnsi" w:hAnsiTheme="minorHAnsi" w:cstheme="minorHAnsi"/>
          <w:szCs w:val="24"/>
          <w:lang w:eastAsia="fr-FR" w:bidi="ar-SA"/>
        </w:rPr>
        <w:t>,</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filtre par colonne permettant de limiter la liste aux lignes de la table dont cette colonne contient la suite de caractères renseignée dans le filtre,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pagination : page précédente, page suivante, première page, dernière page,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nombre de lignes par page,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tri de la liste selon un ordre croissant ou décroissant sur une colonne de la liste,</w:t>
      </w:r>
    </w:p>
    <w:p w:rsidR="00FC730C" w:rsidRPr="007F6A50" w:rsidRDefault="00FC730C" w:rsidP="00FC730C">
      <w:pPr>
        <w:rPr>
          <w:rFonts w:asciiTheme="minorHAnsi" w:hAnsiTheme="minorHAnsi" w:cstheme="minorHAnsi"/>
          <w:szCs w:val="24"/>
          <w:lang w:eastAsia="fr-FR" w:bidi="ar-SA"/>
        </w:rPr>
      </w:pPr>
      <w:r w:rsidRPr="007F6A50">
        <w:rPr>
          <w:rFonts w:asciiTheme="minorHAnsi" w:hAnsiTheme="minorHAnsi" w:cstheme="minorHAnsi"/>
          <w:szCs w:val="24"/>
          <w:lang w:eastAsia="fr-FR" w:bidi="ar-SA"/>
        </w:rPr>
        <w:t>- ascenseur horizontal, uniquement pour la table des codes postaux ta_code_postal.</w:t>
      </w:r>
    </w:p>
    <w:p w:rsidR="00FC730C" w:rsidRPr="007F6A50" w:rsidRDefault="00FC730C" w:rsidP="00FC730C">
      <w:pPr>
        <w:rPr>
          <w:rFonts w:asciiTheme="minorHAnsi" w:hAnsiTheme="minorHAnsi" w:cstheme="minorHAnsi"/>
          <w:szCs w:val="24"/>
          <w:lang w:eastAsia="fr-FR" w:bidi="ar-SA"/>
        </w:rPr>
      </w:pPr>
    </w:p>
    <w:p w:rsidR="00FC730C" w:rsidRPr="009A6B97" w:rsidRDefault="00FC730C" w:rsidP="008B17A6">
      <w:pPr>
        <w:pStyle w:val="Titre5"/>
      </w:pPr>
      <w:r w:rsidRPr="004E2387">
        <w:lastRenderedPageBreak/>
        <w:t>Le système affiche la page comportant les données recherchées</w:t>
      </w:r>
    </w:p>
    <w:p w:rsidR="00FC730C" w:rsidRPr="007F6A50" w:rsidRDefault="00FC730C" w:rsidP="00FC730C">
      <w:pPr>
        <w:rPr>
          <w:rFonts w:asciiTheme="minorHAnsi" w:hAnsiTheme="minorHAnsi" w:cstheme="minorHAnsi"/>
          <w:szCs w:val="24"/>
        </w:rPr>
      </w:pPr>
      <w:r w:rsidRPr="007F6A50">
        <w:rPr>
          <w:rFonts w:asciiTheme="minorHAnsi" w:hAnsiTheme="minorHAnsi" w:cstheme="minorHAnsi"/>
          <w:szCs w:val="24"/>
        </w:rPr>
        <w:t>Le système prend en compte les actions successives de l'utilisateur : filtrage(s) et/ou pagination et/ou ajustement du nombre de lignes par page et/ou demande de tri, pour afficher la page de la liste contenant les données recherchées</w:t>
      </w:r>
    </w:p>
    <w:p w:rsidR="00FC730C" w:rsidRPr="007F6A50" w:rsidRDefault="00FC730C" w:rsidP="00FC730C">
      <w:pPr>
        <w:rPr>
          <w:rFonts w:asciiTheme="minorHAnsi" w:hAnsiTheme="minorHAnsi" w:cstheme="minorHAnsi"/>
          <w:szCs w:val="24"/>
        </w:rPr>
      </w:pPr>
    </w:p>
    <w:p w:rsidR="00FC730C" w:rsidRPr="004E2387" w:rsidRDefault="004D6EC3" w:rsidP="008B17A6">
      <w:pPr>
        <w:pStyle w:val="Titre5"/>
      </w:pPr>
      <w:r>
        <w:t>L</w:t>
      </w:r>
      <w:r w:rsidR="00FC730C" w:rsidRPr="004E2387">
        <w:t>'utilisateur demande les possibilités d'action dont il dispose sur la donnée</w:t>
      </w:r>
    </w:p>
    <w:p w:rsidR="00FC730C" w:rsidRPr="007F6A50" w:rsidRDefault="00FC730C" w:rsidP="00FC730C">
      <w:pPr>
        <w:rPr>
          <w:rFonts w:asciiTheme="minorHAnsi" w:hAnsiTheme="minorHAnsi" w:cstheme="minorHAnsi"/>
          <w:szCs w:val="24"/>
        </w:rPr>
      </w:pPr>
      <w:r w:rsidRPr="007F6A50">
        <w:rPr>
          <w:rFonts w:asciiTheme="minorHAnsi" w:hAnsiTheme="minorHAnsi" w:cstheme="minorHAnsi"/>
          <w:szCs w:val="24"/>
        </w:rPr>
        <w:t>L'</w:t>
      </w:r>
      <w:r w:rsidR="000A6C3D" w:rsidRPr="007F6A50">
        <w:rPr>
          <w:rFonts w:asciiTheme="minorHAnsi" w:hAnsiTheme="minorHAnsi" w:cstheme="minorHAnsi"/>
          <w:szCs w:val="24"/>
        </w:rPr>
        <w:t>administrateur</w:t>
      </w:r>
      <w:r w:rsidRPr="007F6A50">
        <w:rPr>
          <w:rFonts w:asciiTheme="minorHAnsi" w:hAnsiTheme="minorHAnsi" w:cstheme="minorHAnsi"/>
          <w:szCs w:val="24"/>
        </w:rPr>
        <w:t xml:space="preserve"> dévoile les actions qu'il peut entreprendre sur la donnée en cliquant sur le bouton éventuellement présent à l'extrémité droite de la ligne.</w:t>
      </w:r>
    </w:p>
    <w:p w:rsidR="00FC730C" w:rsidRPr="007F6A50" w:rsidRDefault="00FC730C" w:rsidP="00FC730C">
      <w:pPr>
        <w:rPr>
          <w:rFonts w:asciiTheme="minorHAnsi" w:hAnsiTheme="minorHAnsi" w:cstheme="minorHAnsi"/>
          <w:szCs w:val="24"/>
        </w:rPr>
      </w:pPr>
    </w:p>
    <w:p w:rsidR="00FC730C" w:rsidRPr="004E2387" w:rsidRDefault="00FC730C" w:rsidP="008B17A6">
      <w:pPr>
        <w:pStyle w:val="Titre5"/>
        <w:rPr>
          <w:sz w:val="24"/>
        </w:rPr>
      </w:pPr>
      <w:r w:rsidRPr="004E2387">
        <w:t>Le système propose à l'utilisateur différentes actions sur la donnée</w:t>
      </w:r>
    </w:p>
    <w:p w:rsidR="00FC730C" w:rsidRPr="009A6B97" w:rsidRDefault="00FC730C" w:rsidP="00357DCC">
      <w:pPr>
        <w:pStyle w:val="Paragraphedeliste"/>
        <w:numPr>
          <w:ilvl w:val="0"/>
          <w:numId w:val="412"/>
        </w:numPr>
        <w:autoSpaceDE w:val="0"/>
        <w:autoSpaceDN w:val="0"/>
        <w:adjustRightInd w:val="0"/>
        <w:rPr>
          <w:rFonts w:asciiTheme="minorHAnsi" w:hAnsiTheme="minorHAnsi" w:cstheme="minorHAnsi"/>
          <w:szCs w:val="24"/>
          <w:lang w:eastAsia="fr-FR" w:bidi="ar-SA"/>
        </w:rPr>
      </w:pPr>
      <w:r w:rsidRPr="009A6B97">
        <w:rPr>
          <w:rFonts w:asciiTheme="minorHAnsi" w:hAnsiTheme="minorHAnsi" w:cstheme="minorHAnsi"/>
          <w:szCs w:val="24"/>
          <w:lang w:eastAsia="fr-FR" w:bidi="ar-SA"/>
        </w:rPr>
        <w:t xml:space="preserve">Le système propose l'action "modifier" à l'utilisateur si </w:t>
      </w:r>
    </w:p>
    <w:p w:rsidR="00FC730C" w:rsidRPr="007F6A50" w:rsidRDefault="00FC730C" w:rsidP="009A6B97">
      <w:pPr>
        <w:autoSpaceDE w:val="0"/>
        <w:autoSpaceDN w:val="0"/>
        <w:adjustRightInd w:val="0"/>
        <w:ind w:left="567"/>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table est gérée par le système</w:t>
      </w:r>
    </w:p>
    <w:p w:rsidR="00FC730C" w:rsidRPr="007F6A50" w:rsidRDefault="00FC730C" w:rsidP="009A6B97">
      <w:pPr>
        <w:autoSpaceDE w:val="0"/>
        <w:autoSpaceDN w:val="0"/>
        <w:adjustRightInd w:val="0"/>
        <w:ind w:left="567"/>
        <w:rPr>
          <w:rFonts w:asciiTheme="minorHAnsi" w:hAnsiTheme="minorHAnsi" w:cstheme="minorHAnsi"/>
          <w:szCs w:val="24"/>
          <w:lang w:eastAsia="fr-FR" w:bidi="ar-SA"/>
        </w:rPr>
      </w:pPr>
      <w:r w:rsidRPr="007F6A50">
        <w:rPr>
          <w:rFonts w:asciiTheme="minorHAnsi" w:hAnsiTheme="minorHAnsi" w:cstheme="minorHAnsi"/>
          <w:szCs w:val="24"/>
          <w:lang w:eastAsia="fr-FR" w:bidi="ar-SA"/>
        </w:rPr>
        <w:t>et</w:t>
      </w:r>
    </w:p>
    <w:p w:rsidR="00FC730C" w:rsidRPr="007F6A50" w:rsidRDefault="00FC730C" w:rsidP="009A6B97">
      <w:pPr>
        <w:autoSpaceDE w:val="0"/>
        <w:autoSpaceDN w:val="0"/>
        <w:adjustRightInd w:val="0"/>
        <w:ind w:left="567"/>
        <w:rPr>
          <w:rFonts w:asciiTheme="minorHAnsi" w:hAnsiTheme="minorHAnsi" w:cstheme="minorHAnsi"/>
          <w:szCs w:val="24"/>
          <w:lang w:eastAsia="fr-FR" w:bidi="ar-SA"/>
        </w:rPr>
      </w:pPr>
      <w:r w:rsidRPr="007F6A50">
        <w:rPr>
          <w:rFonts w:asciiTheme="minorHAnsi" w:hAnsiTheme="minorHAnsi" w:cstheme="minorHAnsi"/>
          <w:szCs w:val="24"/>
          <w:lang w:eastAsia="fr-FR" w:bidi="ar-SA"/>
        </w:rPr>
        <w:t>- le système permet la modification de données dans cette table</w:t>
      </w:r>
    </w:p>
    <w:p w:rsidR="00FC730C" w:rsidRPr="007F6A50" w:rsidRDefault="00FC730C" w:rsidP="009A6B97">
      <w:pPr>
        <w:autoSpaceDE w:val="0"/>
        <w:autoSpaceDN w:val="0"/>
        <w:adjustRightInd w:val="0"/>
        <w:ind w:left="567"/>
        <w:rPr>
          <w:rFonts w:asciiTheme="minorHAnsi" w:hAnsiTheme="minorHAnsi" w:cstheme="minorHAnsi"/>
          <w:szCs w:val="24"/>
          <w:lang w:eastAsia="fr-FR" w:bidi="ar-SA"/>
        </w:rPr>
      </w:pPr>
      <w:r w:rsidRPr="007F6A50">
        <w:rPr>
          <w:rFonts w:asciiTheme="minorHAnsi" w:hAnsiTheme="minorHAnsi" w:cstheme="minorHAnsi"/>
          <w:szCs w:val="24"/>
          <w:lang w:eastAsia="fr-FR" w:bidi="ar-SA"/>
        </w:rPr>
        <w:t>et</w:t>
      </w:r>
    </w:p>
    <w:p w:rsidR="00FC730C" w:rsidRPr="007F6A50" w:rsidRDefault="00FC730C" w:rsidP="009A6B97">
      <w:pPr>
        <w:autoSpaceDE w:val="0"/>
        <w:autoSpaceDN w:val="0"/>
        <w:adjustRightInd w:val="0"/>
        <w:ind w:left="567"/>
        <w:rPr>
          <w:rFonts w:asciiTheme="minorHAnsi" w:hAnsiTheme="minorHAnsi" w:cstheme="minorHAnsi"/>
          <w:szCs w:val="24"/>
          <w:lang w:eastAsia="fr-FR" w:bidi="ar-SA"/>
        </w:rPr>
      </w:pPr>
      <w:r w:rsidRPr="007F6A50">
        <w:rPr>
          <w:rFonts w:asciiTheme="minorHAnsi" w:hAnsiTheme="minorHAnsi" w:cstheme="minorHAnsi"/>
          <w:szCs w:val="24"/>
          <w:lang w:eastAsia="fr-FR" w:bidi="ar-SA"/>
        </w:rPr>
        <w:t>- une ligne est présente pour cette table dans ta_securite pour au moins un des groupes d'habilitation de l'utilisateur, avec le droit "modification"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9A6B97" w:rsidRDefault="00FC730C" w:rsidP="00357DCC">
      <w:pPr>
        <w:pStyle w:val="Paragraphedeliste"/>
        <w:numPr>
          <w:ilvl w:val="0"/>
          <w:numId w:val="412"/>
        </w:numPr>
        <w:autoSpaceDE w:val="0"/>
        <w:autoSpaceDN w:val="0"/>
        <w:adjustRightInd w:val="0"/>
        <w:rPr>
          <w:rFonts w:asciiTheme="minorHAnsi" w:hAnsiTheme="minorHAnsi" w:cstheme="minorHAnsi"/>
          <w:szCs w:val="24"/>
          <w:lang w:eastAsia="fr-FR" w:bidi="ar-SA"/>
        </w:rPr>
      </w:pPr>
      <w:r w:rsidRPr="009A6B97">
        <w:rPr>
          <w:rFonts w:asciiTheme="minorHAnsi" w:hAnsiTheme="minorHAnsi" w:cstheme="minorHAnsi"/>
          <w:szCs w:val="24"/>
          <w:lang w:eastAsia="fr-FR" w:bidi="ar-SA"/>
        </w:rPr>
        <w:t xml:space="preserve">Le système propose l'action "supprimer" à l'utilisateur si </w:t>
      </w:r>
    </w:p>
    <w:p w:rsidR="00FC730C" w:rsidRPr="007F6A50" w:rsidRDefault="00FC730C" w:rsidP="009A6B97">
      <w:pPr>
        <w:autoSpaceDE w:val="0"/>
        <w:autoSpaceDN w:val="0"/>
        <w:adjustRightInd w:val="0"/>
        <w:ind w:left="567"/>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table est gérée par le système</w:t>
      </w:r>
    </w:p>
    <w:p w:rsidR="00FC730C" w:rsidRPr="007F6A50" w:rsidRDefault="00FC730C" w:rsidP="009A6B97">
      <w:pPr>
        <w:autoSpaceDE w:val="0"/>
        <w:autoSpaceDN w:val="0"/>
        <w:adjustRightInd w:val="0"/>
        <w:ind w:left="567"/>
        <w:rPr>
          <w:rFonts w:asciiTheme="minorHAnsi" w:hAnsiTheme="minorHAnsi" w:cstheme="minorHAnsi"/>
          <w:szCs w:val="24"/>
          <w:lang w:eastAsia="fr-FR" w:bidi="ar-SA"/>
        </w:rPr>
      </w:pPr>
      <w:r w:rsidRPr="007F6A50">
        <w:rPr>
          <w:rFonts w:asciiTheme="minorHAnsi" w:hAnsiTheme="minorHAnsi" w:cstheme="minorHAnsi"/>
          <w:szCs w:val="24"/>
          <w:lang w:eastAsia="fr-FR" w:bidi="ar-SA"/>
        </w:rPr>
        <w:t>et</w:t>
      </w:r>
    </w:p>
    <w:p w:rsidR="00FC730C" w:rsidRPr="007F6A50" w:rsidRDefault="00FC730C" w:rsidP="009A6B97">
      <w:pPr>
        <w:autoSpaceDE w:val="0"/>
        <w:autoSpaceDN w:val="0"/>
        <w:adjustRightInd w:val="0"/>
        <w:ind w:left="567"/>
        <w:rPr>
          <w:rFonts w:asciiTheme="minorHAnsi" w:hAnsiTheme="minorHAnsi" w:cstheme="minorHAnsi"/>
          <w:szCs w:val="24"/>
          <w:lang w:eastAsia="fr-FR" w:bidi="ar-SA"/>
        </w:rPr>
      </w:pPr>
      <w:r w:rsidRPr="007F6A50">
        <w:rPr>
          <w:rFonts w:asciiTheme="minorHAnsi" w:hAnsiTheme="minorHAnsi" w:cstheme="minorHAnsi"/>
          <w:szCs w:val="24"/>
          <w:lang w:eastAsia="fr-FR" w:bidi="ar-SA"/>
        </w:rPr>
        <w:t>- le système permet la suppression de lignes dans cette table</w:t>
      </w:r>
    </w:p>
    <w:p w:rsidR="00FC730C" w:rsidRPr="007F6A50" w:rsidRDefault="00FC730C" w:rsidP="009A6B97">
      <w:pPr>
        <w:autoSpaceDE w:val="0"/>
        <w:autoSpaceDN w:val="0"/>
        <w:adjustRightInd w:val="0"/>
        <w:ind w:left="567"/>
        <w:rPr>
          <w:rFonts w:asciiTheme="minorHAnsi" w:hAnsiTheme="minorHAnsi" w:cstheme="minorHAnsi"/>
          <w:szCs w:val="24"/>
          <w:lang w:eastAsia="fr-FR" w:bidi="ar-SA"/>
        </w:rPr>
      </w:pPr>
      <w:r w:rsidRPr="007F6A50">
        <w:rPr>
          <w:rFonts w:asciiTheme="minorHAnsi" w:hAnsiTheme="minorHAnsi" w:cstheme="minorHAnsi"/>
          <w:szCs w:val="24"/>
          <w:lang w:eastAsia="fr-FR" w:bidi="ar-SA"/>
        </w:rPr>
        <w:t>et</w:t>
      </w:r>
    </w:p>
    <w:p w:rsidR="00FC730C" w:rsidRPr="007F6A50" w:rsidRDefault="00FC730C" w:rsidP="009A6B97">
      <w:pPr>
        <w:ind w:left="567"/>
        <w:rPr>
          <w:rFonts w:asciiTheme="minorHAnsi" w:hAnsiTheme="minorHAnsi" w:cstheme="minorHAnsi"/>
          <w:szCs w:val="24"/>
        </w:rPr>
      </w:pPr>
      <w:r w:rsidRPr="007F6A50">
        <w:rPr>
          <w:rFonts w:asciiTheme="minorHAnsi" w:hAnsiTheme="minorHAnsi" w:cstheme="minorHAnsi"/>
          <w:szCs w:val="24"/>
          <w:lang w:eastAsia="fr-FR" w:bidi="ar-SA"/>
        </w:rPr>
        <w:t>- une ligne est présente pour cette table dans ta_securite pour au moins un des groupes d'habilitation de l'utilisateur, avec le droit "suppression"</w:t>
      </w:r>
    </w:p>
    <w:p w:rsidR="00FC730C" w:rsidRPr="007F6A50" w:rsidRDefault="00FC730C" w:rsidP="00FC730C">
      <w:pPr>
        <w:rPr>
          <w:rFonts w:asciiTheme="minorHAnsi" w:hAnsiTheme="minorHAnsi" w:cstheme="minorHAnsi"/>
          <w:szCs w:val="24"/>
        </w:rPr>
      </w:pPr>
    </w:p>
    <w:p w:rsidR="00FC730C" w:rsidRPr="004E2387" w:rsidRDefault="009A6B97" w:rsidP="008B17A6">
      <w:pPr>
        <w:pStyle w:val="Titre5"/>
      </w:pPr>
      <w:r>
        <w:t>L</w:t>
      </w:r>
      <w:r w:rsidR="00FC730C" w:rsidRPr="004E2387">
        <w:t>'administrateur de la table demande à supprimer la ligne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l'admin</w:t>
      </w:r>
      <w:r w:rsidR="009A6B97">
        <w:rPr>
          <w:rFonts w:asciiTheme="minorHAnsi" w:hAnsiTheme="minorHAnsi" w:cstheme="minorHAnsi"/>
          <w:szCs w:val="24"/>
          <w:lang w:eastAsia="fr-FR" w:bidi="ar-SA"/>
        </w:rPr>
        <w:t>i</w:t>
      </w:r>
      <w:r w:rsidRPr="007F6A50">
        <w:rPr>
          <w:rFonts w:asciiTheme="minorHAnsi" w:hAnsiTheme="minorHAnsi" w:cstheme="minorHAnsi"/>
          <w:szCs w:val="24"/>
          <w:lang w:eastAsia="fr-FR" w:bidi="ar-SA"/>
        </w:rPr>
        <w:t>strateur de la table clique sur le choix "supprimer"(si ce choix lui est proposé).</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Ce choix est réservé aux tables de type calendrier : </w:t>
      </w:r>
    </w:p>
    <w:p w:rsidR="00FC730C" w:rsidRPr="007F6A50" w:rsidRDefault="00FC730C" w:rsidP="00357DCC">
      <w:pPr>
        <w:numPr>
          <w:ilvl w:val="0"/>
          <w:numId w:val="414"/>
        </w:numPr>
        <w:autoSpaceDE w:val="0"/>
        <w:autoSpaceDN w:val="0"/>
        <w:adjustRightInd w:val="0"/>
        <w:spacing w:after="1"/>
        <w:rPr>
          <w:rFonts w:asciiTheme="minorHAnsi" w:hAnsiTheme="minorHAnsi" w:cstheme="minorHAnsi"/>
          <w:szCs w:val="24"/>
          <w:lang w:eastAsia="fr-FR" w:bidi="ar-SA"/>
        </w:rPr>
      </w:pPr>
      <w:r w:rsidRPr="007F6A50">
        <w:rPr>
          <w:rFonts w:asciiTheme="minorHAnsi" w:hAnsiTheme="minorHAnsi" w:cstheme="minorHAnsi"/>
          <w:szCs w:val="24"/>
          <w:lang w:eastAsia="fr-FR" w:bidi="ar-SA"/>
        </w:rPr>
        <w:t>ta_jour_ferie_target_lmtay739</w:t>
      </w:r>
      <w:r w:rsidR="00894F99">
        <w:rPr>
          <w:rFonts w:asciiTheme="minorHAnsi" w:hAnsiTheme="minorHAnsi" w:cstheme="minorHAnsi"/>
          <w:szCs w:val="24"/>
          <w:lang w:eastAsia="fr-FR" w:bidi="ar-SA"/>
        </w:rPr>
        <w:fldChar w:fldCharType="begin"/>
      </w:r>
      <w:r w:rsidR="00894F99">
        <w:instrText xml:space="preserve"> XE "</w:instrText>
      </w:r>
      <w:r w:rsidR="00894F99" w:rsidRPr="001378E5">
        <w:rPr>
          <w:rFonts w:asciiTheme="minorHAnsi" w:hAnsiTheme="minorHAnsi" w:cstheme="minorHAnsi"/>
          <w:szCs w:val="24"/>
          <w:lang w:eastAsia="fr-FR" w:bidi="ar-SA"/>
        </w:rPr>
        <w:instrText>lmtay739</w:instrText>
      </w:r>
      <w:r w:rsidR="00894F99">
        <w:instrText xml:space="preserve">" </w:instrText>
      </w:r>
      <w:r w:rsidR="00894F99">
        <w:rPr>
          <w:rFonts w:asciiTheme="minorHAnsi" w:hAnsiTheme="minorHAnsi" w:cstheme="minorHAnsi"/>
          <w:szCs w:val="24"/>
          <w:lang w:eastAsia="fr-FR" w:bidi="ar-SA"/>
        </w:rPr>
        <w:fldChar w:fldCharType="end"/>
      </w:r>
    </w:p>
    <w:p w:rsidR="00FC730C" w:rsidRPr="007F6A50" w:rsidRDefault="00FC730C" w:rsidP="00357DCC">
      <w:pPr>
        <w:numPr>
          <w:ilvl w:val="0"/>
          <w:numId w:val="414"/>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ta_jour_ferie_legal_par_pays_lmtay602</w:t>
      </w:r>
      <w:r w:rsidR="005A639E">
        <w:rPr>
          <w:rFonts w:asciiTheme="minorHAnsi" w:hAnsiTheme="minorHAnsi" w:cstheme="minorHAnsi"/>
          <w:szCs w:val="24"/>
          <w:lang w:eastAsia="fr-FR" w:bidi="ar-SA"/>
        </w:rPr>
        <w:fldChar w:fldCharType="begin"/>
      </w:r>
      <w:r w:rsidR="005A639E">
        <w:instrText xml:space="preserve"> XE "</w:instrText>
      </w:r>
      <w:r w:rsidR="005A639E" w:rsidRPr="001378E5">
        <w:rPr>
          <w:rFonts w:asciiTheme="minorHAnsi" w:hAnsiTheme="minorHAnsi" w:cstheme="minorHAnsi"/>
          <w:szCs w:val="24"/>
          <w:lang w:eastAsia="fr-FR" w:bidi="ar-SA"/>
        </w:rPr>
        <w:instrText>lmtay602</w:instrText>
      </w:r>
      <w:r w:rsidR="005A639E">
        <w:instrText xml:space="preserve">" </w:instrText>
      </w:r>
      <w:r w:rsidR="005A639E">
        <w:rPr>
          <w:rFonts w:asciiTheme="minorHAnsi" w:hAnsiTheme="minorHAnsi" w:cstheme="minorHAnsi"/>
          <w:szCs w:val="24"/>
          <w:lang w:eastAsia="fr-FR" w:bidi="ar-SA"/>
        </w:rPr>
        <w:fldChar w:fldCharType="end"/>
      </w:r>
    </w:p>
    <w:p w:rsidR="00FC730C" w:rsidRPr="007F6A50" w:rsidRDefault="00FC730C" w:rsidP="00357DCC">
      <w:pPr>
        <w:numPr>
          <w:ilvl w:val="0"/>
          <w:numId w:val="414"/>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ta_jour_ferie_poste_lmtay509</w:t>
      </w:r>
      <w:r w:rsidR="005A639E">
        <w:rPr>
          <w:rFonts w:asciiTheme="minorHAnsi" w:hAnsiTheme="minorHAnsi" w:cstheme="minorHAnsi"/>
          <w:szCs w:val="24"/>
          <w:lang w:eastAsia="fr-FR" w:bidi="ar-SA"/>
        </w:rPr>
        <w:fldChar w:fldCharType="begin"/>
      </w:r>
      <w:r w:rsidR="005A639E">
        <w:instrText xml:space="preserve"> XE "</w:instrText>
      </w:r>
      <w:r w:rsidR="005A639E" w:rsidRPr="001378E5">
        <w:rPr>
          <w:rFonts w:asciiTheme="minorHAnsi" w:hAnsiTheme="minorHAnsi" w:cstheme="minorHAnsi"/>
          <w:szCs w:val="24"/>
          <w:lang w:eastAsia="fr-FR" w:bidi="ar-SA"/>
        </w:rPr>
        <w:instrText>lmtay509</w:instrText>
      </w:r>
      <w:r w:rsidR="005A639E">
        <w:instrText xml:space="preserve">" </w:instrText>
      </w:r>
      <w:r w:rsidR="005A639E">
        <w:rPr>
          <w:rFonts w:asciiTheme="minorHAnsi" w:hAnsiTheme="minorHAnsi" w:cstheme="minorHAnsi"/>
          <w:szCs w:val="24"/>
          <w:lang w:eastAsia="fr-FR" w:bidi="ar-SA"/>
        </w:rPr>
        <w:fldChar w:fldCharType="end"/>
      </w:r>
    </w:p>
    <w:p w:rsidR="00FC730C" w:rsidRPr="007F6A50" w:rsidRDefault="00FC730C" w:rsidP="00357DCC">
      <w:pPr>
        <w:numPr>
          <w:ilvl w:val="0"/>
          <w:numId w:val="414"/>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ta_jour_ferie_cdc_lmtay591</w:t>
      </w:r>
      <w:r w:rsidR="005A639E">
        <w:rPr>
          <w:rFonts w:asciiTheme="minorHAnsi" w:hAnsiTheme="minorHAnsi" w:cstheme="minorHAnsi"/>
          <w:szCs w:val="24"/>
          <w:lang w:eastAsia="fr-FR" w:bidi="ar-SA"/>
        </w:rPr>
        <w:fldChar w:fldCharType="begin"/>
      </w:r>
      <w:r w:rsidR="005A639E">
        <w:instrText xml:space="preserve"> XE "</w:instrText>
      </w:r>
      <w:r w:rsidR="005A639E" w:rsidRPr="001378E5">
        <w:rPr>
          <w:rFonts w:asciiTheme="minorHAnsi" w:hAnsiTheme="minorHAnsi" w:cstheme="minorHAnsi"/>
          <w:szCs w:val="24"/>
          <w:lang w:eastAsia="fr-FR" w:bidi="ar-SA"/>
        </w:rPr>
        <w:instrText>lmtay591</w:instrText>
      </w:r>
      <w:r w:rsidR="005A639E">
        <w:instrText xml:space="preserve">" </w:instrText>
      </w:r>
      <w:r w:rsidR="005A639E">
        <w:rPr>
          <w:rFonts w:asciiTheme="minorHAnsi" w:hAnsiTheme="minorHAnsi" w:cstheme="minorHAnsi"/>
          <w:szCs w:val="24"/>
          <w:lang w:eastAsia="fr-FR" w:bidi="ar-SA"/>
        </w:rPr>
        <w:fldChar w:fldCharType="end"/>
      </w:r>
    </w:p>
    <w:p w:rsidR="00FC730C" w:rsidRPr="007F6A50" w:rsidRDefault="00FC730C" w:rsidP="00357DCC">
      <w:pPr>
        <w:numPr>
          <w:ilvl w:val="0"/>
          <w:numId w:val="414"/>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ta_jour_ferie_tresor_lmtay593</w:t>
      </w:r>
      <w:r w:rsidR="005A639E">
        <w:rPr>
          <w:rFonts w:asciiTheme="minorHAnsi" w:hAnsiTheme="minorHAnsi" w:cstheme="minorHAnsi"/>
          <w:szCs w:val="24"/>
          <w:lang w:eastAsia="fr-FR" w:bidi="ar-SA"/>
        </w:rPr>
        <w:fldChar w:fldCharType="begin"/>
      </w:r>
      <w:r w:rsidR="005A639E">
        <w:instrText xml:space="preserve"> XE "</w:instrText>
      </w:r>
      <w:r w:rsidR="005A639E" w:rsidRPr="001378E5">
        <w:rPr>
          <w:rFonts w:asciiTheme="minorHAnsi" w:hAnsiTheme="minorHAnsi" w:cstheme="minorHAnsi"/>
          <w:szCs w:val="24"/>
          <w:lang w:eastAsia="fr-FR" w:bidi="ar-SA"/>
        </w:rPr>
        <w:instrText>lmtay593</w:instrText>
      </w:r>
      <w:r w:rsidR="005A639E">
        <w:instrText xml:space="preserve">" </w:instrText>
      </w:r>
      <w:r w:rsidR="005A639E">
        <w:rPr>
          <w:rFonts w:asciiTheme="minorHAnsi" w:hAnsiTheme="minorHAnsi" w:cstheme="minorHAnsi"/>
          <w:szCs w:val="24"/>
          <w:lang w:eastAsia="fr-FR" w:bidi="ar-SA"/>
        </w:rPr>
        <w:fldChar w:fldCharType="end"/>
      </w:r>
    </w:p>
    <w:p w:rsidR="00FC730C" w:rsidRPr="007F6A50" w:rsidRDefault="00FC730C" w:rsidP="00357DCC">
      <w:pPr>
        <w:numPr>
          <w:ilvl w:val="0"/>
          <w:numId w:val="414"/>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ta_jour_ferie_ce_lmtay596</w:t>
      </w:r>
      <w:r w:rsidR="005A639E">
        <w:rPr>
          <w:rFonts w:asciiTheme="minorHAnsi" w:hAnsiTheme="minorHAnsi" w:cstheme="minorHAnsi"/>
          <w:szCs w:val="24"/>
          <w:lang w:eastAsia="fr-FR" w:bidi="ar-SA"/>
        </w:rPr>
        <w:fldChar w:fldCharType="begin"/>
      </w:r>
      <w:r w:rsidR="005A639E">
        <w:instrText xml:space="preserve"> XE "</w:instrText>
      </w:r>
      <w:r w:rsidR="005A639E" w:rsidRPr="001378E5">
        <w:rPr>
          <w:rFonts w:asciiTheme="minorHAnsi" w:hAnsiTheme="minorHAnsi" w:cstheme="minorHAnsi"/>
          <w:szCs w:val="24"/>
          <w:lang w:eastAsia="fr-FR" w:bidi="ar-SA"/>
        </w:rPr>
        <w:instrText>lmtay596</w:instrText>
      </w:r>
      <w:r w:rsidR="005A639E">
        <w:instrText xml:space="preserve">" </w:instrText>
      </w:r>
      <w:r w:rsidR="005A639E">
        <w:rPr>
          <w:rFonts w:asciiTheme="minorHAnsi" w:hAnsiTheme="minorHAnsi" w:cstheme="minorHAnsi"/>
          <w:szCs w:val="24"/>
          <w:lang w:eastAsia="fr-FR" w:bidi="ar-SA"/>
        </w:rPr>
        <w:fldChar w:fldCharType="end"/>
      </w:r>
    </w:p>
    <w:p w:rsidR="00FC730C" w:rsidRPr="007F6A50" w:rsidRDefault="00FC730C" w:rsidP="00357DCC">
      <w:pPr>
        <w:numPr>
          <w:ilvl w:val="0"/>
          <w:numId w:val="414"/>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ta_jour_ferie_oc_bdf_lmtay603</w:t>
      </w:r>
      <w:r w:rsidR="005A639E">
        <w:rPr>
          <w:rFonts w:asciiTheme="minorHAnsi" w:hAnsiTheme="minorHAnsi" w:cstheme="minorHAnsi"/>
          <w:szCs w:val="24"/>
          <w:lang w:eastAsia="fr-FR" w:bidi="ar-SA"/>
        </w:rPr>
        <w:fldChar w:fldCharType="begin"/>
      </w:r>
      <w:r w:rsidR="005A639E">
        <w:instrText xml:space="preserve"> XE "</w:instrText>
      </w:r>
      <w:r w:rsidR="005A639E" w:rsidRPr="001378E5">
        <w:rPr>
          <w:rFonts w:asciiTheme="minorHAnsi" w:hAnsiTheme="minorHAnsi" w:cstheme="minorHAnsi"/>
          <w:szCs w:val="24"/>
          <w:lang w:eastAsia="fr-FR" w:bidi="ar-SA"/>
        </w:rPr>
        <w:instrText>lmtay603</w:instrText>
      </w:r>
      <w:r w:rsidR="005A639E">
        <w:instrText xml:space="preserve">" </w:instrText>
      </w:r>
      <w:r w:rsidR="005A639E">
        <w:rPr>
          <w:rFonts w:asciiTheme="minorHAnsi" w:hAnsiTheme="minorHAnsi" w:cstheme="minorHAnsi"/>
          <w:szCs w:val="24"/>
          <w:lang w:eastAsia="fr-FR" w:bidi="ar-SA"/>
        </w:rPr>
        <w:fldChar w:fldCharType="end"/>
      </w:r>
    </w:p>
    <w:p w:rsidR="00FC730C" w:rsidRPr="007F6A50" w:rsidRDefault="00FC730C" w:rsidP="00357DCC">
      <w:pPr>
        <w:numPr>
          <w:ilvl w:val="0"/>
          <w:numId w:val="414"/>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ta_jour_ferie_sit_peps_lmtay984</w:t>
      </w:r>
      <w:r w:rsidR="005A639E">
        <w:rPr>
          <w:rFonts w:asciiTheme="minorHAnsi" w:hAnsiTheme="minorHAnsi" w:cstheme="minorHAnsi"/>
          <w:szCs w:val="24"/>
          <w:lang w:eastAsia="fr-FR" w:bidi="ar-SA"/>
        </w:rPr>
        <w:fldChar w:fldCharType="begin"/>
      </w:r>
      <w:r w:rsidR="005A639E">
        <w:instrText xml:space="preserve"> XE "</w:instrText>
      </w:r>
      <w:r w:rsidR="005A639E" w:rsidRPr="001378E5">
        <w:rPr>
          <w:rFonts w:asciiTheme="minorHAnsi" w:hAnsiTheme="minorHAnsi" w:cstheme="minorHAnsi"/>
          <w:szCs w:val="24"/>
          <w:lang w:eastAsia="fr-FR" w:bidi="ar-SA"/>
        </w:rPr>
        <w:instrText>lmtay984</w:instrText>
      </w:r>
      <w:r w:rsidR="005A639E">
        <w:instrText xml:space="preserve">" </w:instrText>
      </w:r>
      <w:r w:rsidR="005A639E">
        <w:rPr>
          <w:rFonts w:asciiTheme="minorHAnsi" w:hAnsiTheme="minorHAnsi" w:cstheme="minorHAnsi"/>
          <w:szCs w:val="24"/>
          <w:lang w:eastAsia="fr-FR" w:bidi="ar-SA"/>
        </w:rPr>
        <w:fldChar w:fldCharType="end"/>
      </w:r>
    </w:p>
    <w:p w:rsidR="00FC730C" w:rsidRPr="007F6A50" w:rsidRDefault="00FC730C" w:rsidP="00357DCC">
      <w:pPr>
        <w:numPr>
          <w:ilvl w:val="0"/>
          <w:numId w:val="414"/>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ta_jour_ferie_cambiste_pays_lmtay741</w:t>
      </w:r>
      <w:r w:rsidR="005A639E">
        <w:rPr>
          <w:rFonts w:asciiTheme="minorHAnsi" w:hAnsiTheme="minorHAnsi" w:cstheme="minorHAnsi"/>
          <w:szCs w:val="24"/>
          <w:lang w:eastAsia="fr-FR" w:bidi="ar-SA"/>
        </w:rPr>
        <w:fldChar w:fldCharType="begin"/>
      </w:r>
      <w:r w:rsidR="005A639E">
        <w:instrText xml:space="preserve"> XE "</w:instrText>
      </w:r>
      <w:r w:rsidR="005A639E" w:rsidRPr="001378E5">
        <w:rPr>
          <w:rFonts w:asciiTheme="minorHAnsi" w:hAnsiTheme="minorHAnsi" w:cstheme="minorHAnsi"/>
          <w:szCs w:val="24"/>
          <w:lang w:eastAsia="fr-FR" w:bidi="ar-SA"/>
        </w:rPr>
        <w:instrText>lmtay741</w:instrText>
      </w:r>
      <w:r w:rsidR="005A639E">
        <w:instrText xml:space="preserve">" </w:instrText>
      </w:r>
      <w:r w:rsidR="005A639E">
        <w:rPr>
          <w:rFonts w:asciiTheme="minorHAnsi" w:hAnsiTheme="minorHAnsi" w:cstheme="minorHAnsi"/>
          <w:szCs w:val="24"/>
          <w:lang w:eastAsia="fr-FR" w:bidi="ar-SA"/>
        </w:rPr>
        <w:fldChar w:fldCharType="end"/>
      </w:r>
    </w:p>
    <w:p w:rsidR="00FC730C" w:rsidRDefault="00FC730C" w:rsidP="00A62E41">
      <w:pPr>
        <w:pStyle w:val="Paragraphedeliste"/>
        <w:numPr>
          <w:ilvl w:val="0"/>
          <w:numId w:val="407"/>
        </w:numPr>
        <w:rPr>
          <w:rFonts w:asciiTheme="minorHAnsi" w:hAnsiTheme="minorHAnsi" w:cstheme="minorHAnsi"/>
          <w:szCs w:val="24"/>
        </w:rPr>
      </w:pPr>
      <w:r w:rsidRPr="00A62E41">
        <w:rPr>
          <w:rFonts w:asciiTheme="minorHAnsi" w:hAnsiTheme="minorHAnsi" w:cstheme="minorHAnsi"/>
          <w:szCs w:val="24"/>
          <w:lang w:eastAsia="fr-FR" w:bidi="ar-SA"/>
        </w:rPr>
        <w:t>ta_jour_ferie_bourse_place_lmtay755</w:t>
      </w:r>
      <w:r w:rsidR="005A639E" w:rsidRPr="00A62E41">
        <w:rPr>
          <w:rFonts w:asciiTheme="minorHAnsi" w:hAnsiTheme="minorHAnsi" w:cstheme="minorHAnsi"/>
          <w:szCs w:val="24"/>
          <w:lang w:eastAsia="fr-FR" w:bidi="ar-SA"/>
        </w:rPr>
        <w:fldChar w:fldCharType="begin"/>
      </w:r>
      <w:r w:rsidR="005A639E">
        <w:instrText xml:space="preserve"> XE "</w:instrText>
      </w:r>
      <w:r w:rsidR="005A639E" w:rsidRPr="00A62E41">
        <w:rPr>
          <w:rFonts w:asciiTheme="minorHAnsi" w:hAnsiTheme="minorHAnsi" w:cstheme="minorHAnsi"/>
          <w:szCs w:val="24"/>
          <w:lang w:eastAsia="fr-FR" w:bidi="ar-SA"/>
        </w:rPr>
        <w:instrText>lmtay755</w:instrText>
      </w:r>
      <w:r w:rsidR="005A639E">
        <w:instrText xml:space="preserve">" </w:instrText>
      </w:r>
      <w:r w:rsidR="005A639E" w:rsidRPr="00A62E41">
        <w:rPr>
          <w:rFonts w:asciiTheme="minorHAnsi" w:hAnsiTheme="minorHAnsi" w:cstheme="minorHAnsi"/>
          <w:szCs w:val="24"/>
          <w:lang w:eastAsia="fr-FR" w:bidi="ar-SA"/>
        </w:rPr>
        <w:fldChar w:fldCharType="end"/>
      </w:r>
    </w:p>
    <w:p w:rsidR="00AB3928" w:rsidRPr="00A62E41" w:rsidRDefault="00F96D04" w:rsidP="00FC730C">
      <w:pPr>
        <w:pStyle w:val="Paragraphedeliste"/>
        <w:numPr>
          <w:ilvl w:val="0"/>
          <w:numId w:val="407"/>
        </w:numPr>
        <w:rPr>
          <w:rFonts w:asciiTheme="minorHAnsi" w:hAnsiTheme="minorHAnsi" w:cstheme="minorHAnsi"/>
          <w:szCs w:val="24"/>
        </w:rPr>
      </w:pPr>
      <w:r w:rsidRPr="00C362CD">
        <w:rPr>
          <w:lang w:eastAsia="fr-FR" w:bidi="ar-SA"/>
        </w:rPr>
        <w:t>ta_code_comptable_elementaire_gmtamo06</w:t>
      </w:r>
      <w:r>
        <w:rPr>
          <w:lang w:eastAsia="fr-FR" w:bidi="ar-SA"/>
        </w:rPr>
        <w:fldChar w:fldCharType="begin"/>
      </w:r>
      <w:r>
        <w:instrText xml:space="preserve"> XE "</w:instrText>
      </w:r>
      <w:r w:rsidRPr="00F84216">
        <w:rPr>
          <w:lang w:eastAsia="fr-FR" w:bidi="ar-SA"/>
        </w:rPr>
        <w:instrText>ta_code_comptable_elementaire_gmtamo06</w:instrText>
      </w:r>
      <w:r>
        <w:instrText xml:space="preserve">" </w:instrText>
      </w:r>
      <w:r>
        <w:rPr>
          <w:lang w:eastAsia="fr-FR" w:bidi="ar-SA"/>
        </w:rPr>
        <w:fldChar w:fldCharType="end"/>
      </w:r>
      <w:r>
        <w:rPr>
          <w:lang w:eastAsia="fr-FR" w:bidi="ar-SA"/>
        </w:rPr>
        <w:t xml:space="preserve"> </w:t>
      </w:r>
    </w:p>
    <w:p w:rsidR="00FC730C" w:rsidRPr="004E2387" w:rsidRDefault="00FC730C" w:rsidP="008B17A6">
      <w:pPr>
        <w:pStyle w:val="Titre5"/>
      </w:pPr>
      <w:r w:rsidRPr="004E2387">
        <w:t>Le système met à jour les données</w:t>
      </w:r>
    </w:p>
    <w:p w:rsidR="00FC730C" w:rsidRPr="009A6B97" w:rsidRDefault="00FC730C" w:rsidP="009A6B97">
      <w:pPr>
        <w:pStyle w:val="Titre6"/>
        <w:rPr>
          <w:lang w:eastAsia="fr-FR" w:bidi="ar-SA"/>
        </w:rPr>
      </w:pPr>
      <w:r w:rsidRPr="009A6B97">
        <w:rPr>
          <w:lang w:eastAsia="fr-FR" w:bidi="ar-SA"/>
        </w:rPr>
        <w:lastRenderedPageBreak/>
        <w:t xml:space="preserve">En création :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les données avec les éléments renseignés par l'administrateur (vo</w:t>
      </w:r>
      <w:r w:rsidR="005C68BC">
        <w:rPr>
          <w:rFonts w:asciiTheme="minorHAnsi" w:hAnsiTheme="minorHAnsi" w:cstheme="minorHAnsi"/>
          <w:szCs w:val="24"/>
          <w:lang w:eastAsia="fr-FR" w:bidi="ar-SA"/>
        </w:rPr>
        <w:t>ir les règles table par table).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l'identifiant user de mise à jour de la ligne créée avec l'identifiant de l'administrateur de la table effectuant la création.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la date de création de la ligne créée avec la date du jour.</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la date de dernière mise à jour de la ligne créée avec la date du jour (si la table dispose de cette colonne).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insère via un trigger une ligne dans la table nom_de_la_table_historique avec les informations suivantes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COMPTEUR : numéro </w:t>
      </w:r>
      <w:r w:rsidR="000A6C3D" w:rsidRPr="007F6A50">
        <w:rPr>
          <w:rFonts w:asciiTheme="minorHAnsi" w:hAnsiTheme="minorHAnsi" w:cstheme="minorHAnsi"/>
          <w:szCs w:val="24"/>
          <w:lang w:eastAsia="fr-FR" w:bidi="ar-SA"/>
        </w:rPr>
        <w:t>auto incrémenté</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HORODATAGE : timestamp de la création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ACTION : "I"</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-données de la ligne insérée dans la table nom_de_la_table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w:t>
      </w:r>
      <w:r w:rsidR="005C68BC">
        <w:rPr>
          <w:rFonts w:asciiTheme="minorHAnsi" w:hAnsiTheme="minorHAnsi" w:cstheme="minorHAnsi"/>
          <w:szCs w:val="24"/>
          <w:lang w:eastAsia="fr-FR" w:bidi="ar-SA"/>
        </w:rPr>
        <w:t xml:space="preserve"> </w:t>
      </w:r>
      <w:r w:rsidRPr="007F6A50">
        <w:rPr>
          <w:rFonts w:asciiTheme="minorHAnsi" w:hAnsiTheme="minorHAnsi" w:cstheme="minorHAnsi"/>
          <w:szCs w:val="24"/>
          <w:lang w:eastAsia="fr-FR" w:bidi="ar-SA"/>
        </w:rPr>
        <w:t>CUSERSUPPRESSION : non alimenté</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9A6B97" w:rsidRDefault="00FC730C" w:rsidP="009A6B97">
      <w:pPr>
        <w:pStyle w:val="Titre6"/>
        <w:rPr>
          <w:lang w:eastAsia="fr-FR" w:bidi="ar-SA"/>
        </w:rPr>
      </w:pPr>
      <w:r w:rsidRPr="009A6B97">
        <w:rPr>
          <w:lang w:eastAsia="fr-FR" w:bidi="ar-SA"/>
        </w:rPr>
        <w:t>En modification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les données avec les éléments renseignés par l'administrateur (voir les</w:t>
      </w:r>
      <w:r w:rsidR="005C68BC">
        <w:rPr>
          <w:rFonts w:asciiTheme="minorHAnsi" w:hAnsiTheme="minorHAnsi" w:cstheme="minorHAnsi"/>
          <w:szCs w:val="24"/>
          <w:lang w:eastAsia="fr-FR" w:bidi="ar-SA"/>
        </w:rPr>
        <w:t xml:space="preserve"> requirements table par table).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l'identifiant user de mise à jour</w:t>
      </w:r>
      <w:r w:rsidR="000A6C3D">
        <w:rPr>
          <w:rFonts w:asciiTheme="minorHAnsi" w:hAnsiTheme="minorHAnsi" w:cstheme="minorHAnsi"/>
          <w:szCs w:val="24"/>
          <w:lang w:eastAsia="fr-FR" w:bidi="ar-SA"/>
        </w:rPr>
        <w:t xml:space="preserve"> </w:t>
      </w:r>
      <w:r w:rsidRPr="007F6A50">
        <w:rPr>
          <w:rFonts w:asciiTheme="minorHAnsi" w:hAnsiTheme="minorHAnsi" w:cstheme="minorHAnsi"/>
          <w:szCs w:val="24"/>
          <w:lang w:eastAsia="fr-FR" w:bidi="ar-SA"/>
        </w:rPr>
        <w:t>de la ligne modifiée  avec l'identifiant de l'administrateur de la table effectuant la modification.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la date de dernière mise à jour de la ligne modifiée avec la date du jour (si la table dispose de cette colonne).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Sauf pour la table des tables (ta_table_des_tables), le système insère via un trigger une ligne dans la table nom_de_la_table_historique avec les informations suivantes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COMPTEUR : numéro </w:t>
      </w:r>
      <w:r w:rsidR="000A6C3D" w:rsidRPr="007F6A50">
        <w:rPr>
          <w:rFonts w:asciiTheme="minorHAnsi" w:hAnsiTheme="minorHAnsi" w:cstheme="minorHAnsi"/>
          <w:szCs w:val="24"/>
          <w:lang w:eastAsia="fr-FR" w:bidi="ar-SA"/>
        </w:rPr>
        <w:t>auto incrémenté</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HORODATAGE : timestamp de la modification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ACTION : "U"</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-données avant modification de la ligne mise à jour dans la table nom_de_la_table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-CUSERSUPPRESSION : non alimenté</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9A6B97" w:rsidRDefault="00FC730C" w:rsidP="009A6B97">
      <w:pPr>
        <w:pStyle w:val="Titre6"/>
        <w:rPr>
          <w:lang w:eastAsia="fr-FR" w:bidi="ar-SA"/>
        </w:rPr>
      </w:pPr>
      <w:r w:rsidRPr="009A6B97">
        <w:rPr>
          <w:lang w:eastAsia="fr-FR" w:bidi="ar-SA"/>
        </w:rPr>
        <w:t>En suppression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supprime physiquement la ligne sél</w:t>
      </w:r>
      <w:r w:rsidR="005C68BC">
        <w:rPr>
          <w:rFonts w:asciiTheme="minorHAnsi" w:hAnsiTheme="minorHAnsi" w:cstheme="minorHAnsi"/>
          <w:szCs w:val="24"/>
          <w:lang w:eastAsia="fr-FR" w:bidi="ar-SA"/>
        </w:rPr>
        <w:t>ectionnée par l'administrateur.</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enregistre la trace de la suppression dans une table historique (même nom que la table mise à j</w:t>
      </w:r>
      <w:r w:rsidR="005C68BC">
        <w:rPr>
          <w:rFonts w:asciiTheme="minorHAnsi" w:hAnsiTheme="minorHAnsi" w:cstheme="minorHAnsi"/>
          <w:szCs w:val="24"/>
          <w:lang w:eastAsia="fr-FR" w:bidi="ar-SA"/>
        </w:rPr>
        <w:t xml:space="preserve">our, </w:t>
      </w:r>
      <w:r w:rsidR="000A6C3D">
        <w:rPr>
          <w:rFonts w:asciiTheme="minorHAnsi" w:hAnsiTheme="minorHAnsi" w:cstheme="minorHAnsi"/>
          <w:szCs w:val="24"/>
          <w:lang w:eastAsia="fr-FR" w:bidi="ar-SA"/>
        </w:rPr>
        <w:t>suffixé</w:t>
      </w:r>
      <w:r w:rsidR="005C68BC">
        <w:rPr>
          <w:rFonts w:asciiTheme="minorHAnsi" w:hAnsiTheme="minorHAnsi" w:cstheme="minorHAnsi"/>
          <w:szCs w:val="24"/>
          <w:lang w:eastAsia="fr-FR" w:bidi="ar-SA"/>
        </w:rPr>
        <w:t xml:space="preserve"> par "_historique" )</w:t>
      </w:r>
      <w:r w:rsidRPr="007F6A50">
        <w:rPr>
          <w:rFonts w:asciiTheme="minorHAnsi" w:hAnsiTheme="minorHAnsi" w:cstheme="minorHAnsi"/>
          <w:szCs w:val="24"/>
          <w:lang w:eastAsia="fr-FR" w:bidi="ar-SA"/>
        </w:rPr>
        <w:t>:</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COMPTEUR : numéro </w:t>
      </w:r>
      <w:r w:rsidR="000A6C3D" w:rsidRPr="007F6A50">
        <w:rPr>
          <w:rFonts w:asciiTheme="minorHAnsi" w:hAnsiTheme="minorHAnsi" w:cstheme="minorHAnsi"/>
          <w:szCs w:val="24"/>
          <w:lang w:eastAsia="fr-FR" w:bidi="ar-SA"/>
        </w:rPr>
        <w:t>auto incrémenté</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HORODATAGE : timestamp de la suppression</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ACTION : "D"</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données de la ligne supprimée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-CUSERSUPPRESSION : identifiant de l'administrateur ayant effectué la suppression</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Dans tous les cas, si la tab</w:t>
      </w:r>
      <w:r w:rsidR="005C68BC">
        <w:rPr>
          <w:rFonts w:asciiTheme="minorHAnsi" w:hAnsiTheme="minorHAnsi" w:cstheme="minorHAnsi"/>
          <w:szCs w:val="24"/>
          <w:lang w:eastAsia="fr-FR" w:bidi="ar-SA"/>
        </w:rPr>
        <w:t>le fait l'objet d'abonnement(s)</w:t>
      </w:r>
      <w:r w:rsidRPr="007F6A50">
        <w:rPr>
          <w:rFonts w:asciiTheme="minorHAnsi" w:hAnsiTheme="minorHAnsi" w:cstheme="minorHAnsi"/>
          <w:szCs w:val="24"/>
          <w:lang w:eastAsia="fr-FR" w:bidi="ar-SA"/>
        </w:rPr>
        <w:t>, le système envoie une notification à DiDo</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9A6B97" w:rsidRDefault="00B176C2" w:rsidP="009A6B97">
      <w:pPr>
        <w:pStyle w:val="Titre6"/>
        <w:rPr>
          <w:lang w:eastAsia="fr-FR" w:bidi="ar-SA"/>
        </w:rPr>
      </w:pPr>
      <w:r w:rsidRPr="009A6B97">
        <w:rPr>
          <w:lang w:eastAsia="fr-FR" w:bidi="ar-SA"/>
        </w:rPr>
        <w:t>Remarque</w:t>
      </w:r>
      <w:r w:rsidR="00FC730C" w:rsidRPr="009A6B97">
        <w:rPr>
          <w:lang w:eastAsia="fr-FR" w:bidi="ar-SA"/>
        </w:rPr>
        <w:t xml:space="preserve"> :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pour le suivi des forçages, des triggers se déclenchant </w:t>
      </w:r>
      <w:r w:rsidRPr="007F6A50">
        <w:rPr>
          <w:rFonts w:asciiTheme="minorHAnsi" w:hAnsiTheme="minorHAnsi" w:cstheme="minorHAnsi"/>
          <w:b/>
          <w:bCs/>
          <w:szCs w:val="24"/>
          <w:lang w:eastAsia="fr-FR" w:bidi="ar-SA"/>
        </w:rPr>
        <w:t>en mise à jour</w:t>
      </w:r>
      <w:r w:rsidRPr="007F6A50">
        <w:rPr>
          <w:rFonts w:asciiTheme="minorHAnsi" w:hAnsiTheme="minorHAnsi" w:cstheme="minorHAnsi"/>
          <w:szCs w:val="24"/>
          <w:lang w:eastAsia="fr-FR" w:bidi="ar-SA"/>
        </w:rPr>
        <w:t xml:space="preserve"> sont mis en place sur toutes les tables paramètres accessibles uniquement en création et suppression (calendriers). </w:t>
      </w:r>
      <w:r w:rsidR="00B176C2" w:rsidRPr="007F6A50">
        <w:rPr>
          <w:rFonts w:asciiTheme="minorHAnsi" w:hAnsiTheme="minorHAnsi" w:cstheme="minorHAnsi"/>
          <w:szCs w:val="24"/>
          <w:lang w:eastAsia="fr-FR" w:bidi="ar-SA"/>
        </w:rPr>
        <w:t>Ils permettent</w:t>
      </w:r>
      <w:r w:rsidRPr="007F6A50">
        <w:rPr>
          <w:rFonts w:asciiTheme="minorHAnsi" w:hAnsiTheme="minorHAnsi" w:cstheme="minorHAnsi"/>
          <w:szCs w:val="24"/>
          <w:lang w:eastAsia="fr-FR" w:bidi="ar-SA"/>
        </w:rPr>
        <w:t xml:space="preserve"> d'alimenter la table _historique de la même façon que les triggers se déclenchant suite à une modification via l'interface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pour le suivi des forçages, des triggers se déclenchant </w:t>
      </w:r>
      <w:r w:rsidRPr="007F6A50">
        <w:rPr>
          <w:rFonts w:asciiTheme="minorHAnsi" w:hAnsiTheme="minorHAnsi" w:cstheme="minorHAnsi"/>
          <w:b/>
          <w:bCs/>
          <w:szCs w:val="24"/>
          <w:lang w:eastAsia="fr-FR" w:bidi="ar-SA"/>
        </w:rPr>
        <w:t>en suppression</w:t>
      </w:r>
      <w:r w:rsidRPr="007F6A50">
        <w:rPr>
          <w:rFonts w:asciiTheme="minorHAnsi" w:hAnsiTheme="minorHAnsi" w:cstheme="minorHAnsi"/>
          <w:szCs w:val="24"/>
          <w:lang w:eastAsia="fr-FR" w:bidi="ar-SA"/>
        </w:rPr>
        <w:t xml:space="preserve"> sont mis en place sur toutes les tables paramètres accessibles uniquement en création et mise à jour (tables autres que les calendriers et la table des tables). </w:t>
      </w:r>
      <w:r w:rsidR="00B176C2" w:rsidRPr="007F6A50">
        <w:rPr>
          <w:rFonts w:asciiTheme="minorHAnsi" w:hAnsiTheme="minorHAnsi" w:cstheme="minorHAnsi"/>
          <w:szCs w:val="24"/>
          <w:lang w:eastAsia="fr-FR" w:bidi="ar-SA"/>
        </w:rPr>
        <w:t>Ils permettent</w:t>
      </w:r>
      <w:r w:rsidRPr="007F6A50">
        <w:rPr>
          <w:rFonts w:asciiTheme="minorHAnsi" w:hAnsiTheme="minorHAnsi" w:cstheme="minorHAnsi"/>
          <w:szCs w:val="24"/>
          <w:lang w:eastAsia="fr-FR" w:bidi="ar-SA"/>
        </w:rPr>
        <w:t xml:space="preserve"> d'alimenter la table _historique de la même façon que les triggers se déclenchant suite à une </w:t>
      </w:r>
      <w:r w:rsidR="00B176C2" w:rsidRPr="007F6A50">
        <w:rPr>
          <w:rFonts w:asciiTheme="minorHAnsi" w:hAnsiTheme="minorHAnsi" w:cstheme="minorHAnsi"/>
          <w:szCs w:val="24"/>
          <w:lang w:eastAsia="fr-FR" w:bidi="ar-SA"/>
        </w:rPr>
        <w:t>suppression</w:t>
      </w:r>
      <w:r w:rsidRPr="007F6A50">
        <w:rPr>
          <w:rFonts w:asciiTheme="minorHAnsi" w:hAnsiTheme="minorHAnsi" w:cstheme="minorHAnsi"/>
          <w:szCs w:val="24"/>
          <w:lang w:eastAsia="fr-FR" w:bidi="ar-SA"/>
        </w:rPr>
        <w:t xml:space="preserve"> via l'interface, avec CUSERSUPPRESSION alimenté à  'FORCAGE'</w:t>
      </w:r>
    </w:p>
    <w:p w:rsidR="00FC730C" w:rsidRPr="007F6A50" w:rsidRDefault="00FC730C" w:rsidP="00FC730C">
      <w:pPr>
        <w:rPr>
          <w:rFonts w:asciiTheme="minorHAnsi" w:hAnsiTheme="minorHAnsi" w:cstheme="minorHAnsi"/>
          <w:szCs w:val="24"/>
        </w:rPr>
      </w:pPr>
      <w:r w:rsidRPr="007F6A50">
        <w:rPr>
          <w:rFonts w:asciiTheme="minorHAnsi" w:hAnsiTheme="minorHAnsi" w:cstheme="minorHAnsi"/>
          <w:szCs w:val="24"/>
          <w:lang w:eastAsia="fr-FR" w:bidi="ar-SA"/>
        </w:rPr>
        <w:t>- les tables accessibles uniquement en consultation dans l'IHM : ta_niveau_agregation_nomenclature, ta_longueur_type_codif_tiers, ... ne disposent pas d'une historisation (ni trigger ni table _historique)</w:t>
      </w:r>
    </w:p>
    <w:p w:rsidR="00FC730C" w:rsidRPr="007F6A50" w:rsidRDefault="00FC730C" w:rsidP="00FC730C">
      <w:pPr>
        <w:rPr>
          <w:rFonts w:asciiTheme="minorHAnsi" w:hAnsiTheme="minorHAnsi" w:cstheme="minorHAnsi"/>
          <w:szCs w:val="24"/>
        </w:rPr>
      </w:pPr>
    </w:p>
    <w:p w:rsidR="00FC730C" w:rsidRPr="007F6A50" w:rsidRDefault="00FC730C" w:rsidP="00FC730C">
      <w:pPr>
        <w:rPr>
          <w:rFonts w:asciiTheme="minorHAnsi" w:hAnsiTheme="minorHAnsi" w:cstheme="minorHAnsi"/>
          <w:color w:val="FF0000"/>
          <w:szCs w:val="24"/>
        </w:rPr>
      </w:pPr>
      <w:r w:rsidRPr="007F6A50">
        <w:rPr>
          <w:rFonts w:asciiTheme="minorHAnsi" w:hAnsiTheme="minorHAnsi" w:cstheme="minorHAnsi"/>
          <w:color w:val="FF0000"/>
          <w:szCs w:val="24"/>
        </w:rPr>
        <w:t>Voir détail dans REQUIREMENTS à finaliser par HM</w:t>
      </w:r>
    </w:p>
    <w:p w:rsidR="00FC730C" w:rsidRPr="007F6A50" w:rsidRDefault="00FC730C" w:rsidP="00FC730C">
      <w:pPr>
        <w:rPr>
          <w:rFonts w:asciiTheme="minorHAnsi" w:hAnsiTheme="minorHAnsi" w:cstheme="minorHAnsi"/>
          <w:szCs w:val="24"/>
        </w:rPr>
      </w:pPr>
    </w:p>
    <w:p w:rsidR="00FC730C" w:rsidRPr="004E2387" w:rsidRDefault="009A6B97" w:rsidP="008B17A6">
      <w:pPr>
        <w:pStyle w:val="Titre5"/>
      </w:pPr>
      <w:r>
        <w:t>L</w:t>
      </w:r>
      <w:r w:rsidR="00FC730C" w:rsidRPr="004E2387">
        <w:t>'administrateur de la table demande à modifier les données</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l'administrateur de la table clique sur le choix "modifier" (si ce choix lui est proposé)</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rPr>
          <w:rFonts w:asciiTheme="minorHAnsi" w:hAnsiTheme="minorHAnsi" w:cstheme="minorHAnsi"/>
          <w:szCs w:val="24"/>
        </w:rPr>
      </w:pPr>
      <w:r w:rsidRPr="007F6A50">
        <w:rPr>
          <w:rFonts w:asciiTheme="minorHAnsi" w:hAnsiTheme="minorHAnsi" w:cstheme="minorHAnsi"/>
          <w:szCs w:val="24"/>
          <w:lang w:eastAsia="fr-FR" w:bidi="ar-SA"/>
        </w:rPr>
        <w:t>Ce choix n'est disponible ni pour les tables de calendriers, ni pour la table des codes postaux ta_code_postal, ni pour les tables d'historique.</w:t>
      </w:r>
    </w:p>
    <w:p w:rsidR="00FC730C" w:rsidRPr="007F6A50" w:rsidRDefault="00FC730C" w:rsidP="00FC730C">
      <w:pPr>
        <w:rPr>
          <w:rFonts w:asciiTheme="minorHAnsi" w:hAnsiTheme="minorHAnsi" w:cstheme="minorHAnsi"/>
          <w:szCs w:val="24"/>
        </w:rPr>
      </w:pPr>
    </w:p>
    <w:p w:rsidR="00FC730C" w:rsidRPr="004E2387" w:rsidRDefault="00FC730C" w:rsidP="008B17A6">
      <w:pPr>
        <w:pStyle w:val="Titre5"/>
      </w:pPr>
      <w:r w:rsidRPr="004E2387">
        <w:t>Le système rend les données modifiables accessible à l'utilisateur</w:t>
      </w:r>
    </w:p>
    <w:p w:rsidR="00FC730C" w:rsidRPr="00357DCC" w:rsidRDefault="00FC730C" w:rsidP="00FC730C">
      <w:pPr>
        <w:autoSpaceDE w:val="0"/>
        <w:autoSpaceDN w:val="0"/>
        <w:adjustRightInd w:val="0"/>
        <w:rPr>
          <w:rFonts w:asciiTheme="minorHAnsi" w:hAnsiTheme="minorHAnsi" w:cstheme="minorHAnsi"/>
          <w:szCs w:val="24"/>
          <w:lang w:eastAsia="fr-FR" w:bidi="ar-SA"/>
        </w:rPr>
      </w:pPr>
      <w:r w:rsidRPr="00357DCC">
        <w:rPr>
          <w:rFonts w:asciiTheme="minorHAnsi" w:hAnsiTheme="minorHAnsi" w:cstheme="minorHAnsi"/>
          <w:szCs w:val="24"/>
          <w:lang w:eastAsia="fr-FR" w:bidi="ar-SA"/>
        </w:rPr>
        <w:t>Toutes les données de la table sont rendues accessibles à l'utilisateur sauf :</w:t>
      </w:r>
    </w:p>
    <w:p w:rsidR="00FC730C" w:rsidRPr="00357DCC" w:rsidRDefault="00FC730C" w:rsidP="00FC730C">
      <w:pPr>
        <w:autoSpaceDE w:val="0"/>
        <w:autoSpaceDN w:val="0"/>
        <w:adjustRightInd w:val="0"/>
        <w:rPr>
          <w:rFonts w:asciiTheme="minorHAnsi" w:hAnsiTheme="minorHAnsi" w:cstheme="minorHAnsi"/>
          <w:szCs w:val="24"/>
          <w:lang w:eastAsia="fr-FR" w:bidi="ar-SA"/>
        </w:rPr>
      </w:pPr>
      <w:r w:rsidRPr="00357DCC">
        <w:rPr>
          <w:rFonts w:asciiTheme="minorHAnsi" w:hAnsiTheme="minorHAnsi" w:cstheme="minorHAnsi"/>
          <w:szCs w:val="24"/>
          <w:lang w:eastAsia="fr-FR" w:bidi="ar-SA"/>
        </w:rPr>
        <w:t xml:space="preserve">- les données de la clé primaire </w:t>
      </w:r>
    </w:p>
    <w:p w:rsidR="00FC730C" w:rsidRPr="00357DCC" w:rsidRDefault="00FC730C" w:rsidP="00FC730C">
      <w:pPr>
        <w:autoSpaceDE w:val="0"/>
        <w:autoSpaceDN w:val="0"/>
        <w:adjustRightInd w:val="0"/>
        <w:rPr>
          <w:rFonts w:asciiTheme="minorHAnsi" w:hAnsiTheme="minorHAnsi" w:cstheme="minorHAnsi"/>
          <w:szCs w:val="24"/>
          <w:lang w:eastAsia="fr-FR" w:bidi="ar-SA"/>
        </w:rPr>
      </w:pPr>
      <w:r w:rsidRPr="00357DCC">
        <w:rPr>
          <w:rFonts w:asciiTheme="minorHAnsi" w:hAnsiTheme="minorHAnsi" w:cstheme="minorHAnsi"/>
          <w:szCs w:val="24"/>
          <w:lang w:eastAsia="fr-FR" w:bidi="ar-SA"/>
        </w:rPr>
        <w:t xml:space="preserve">- la date de création </w:t>
      </w:r>
    </w:p>
    <w:p w:rsidR="00FC730C" w:rsidRPr="00357DCC" w:rsidRDefault="00FC730C" w:rsidP="00FC730C">
      <w:pPr>
        <w:autoSpaceDE w:val="0"/>
        <w:autoSpaceDN w:val="0"/>
        <w:adjustRightInd w:val="0"/>
        <w:rPr>
          <w:rFonts w:asciiTheme="minorHAnsi" w:hAnsiTheme="minorHAnsi" w:cstheme="minorHAnsi"/>
          <w:szCs w:val="24"/>
          <w:lang w:eastAsia="fr-FR" w:bidi="ar-SA"/>
        </w:rPr>
      </w:pPr>
      <w:r w:rsidRPr="00357DCC">
        <w:rPr>
          <w:rFonts w:asciiTheme="minorHAnsi" w:hAnsiTheme="minorHAnsi" w:cstheme="minorHAnsi"/>
          <w:szCs w:val="24"/>
          <w:lang w:eastAsia="fr-FR" w:bidi="ar-SA"/>
        </w:rPr>
        <w:t>- la date de dernière mise à jour (lorsque la table dispose de cette donnée)</w:t>
      </w:r>
    </w:p>
    <w:p w:rsidR="00FC730C" w:rsidRPr="00357DCC" w:rsidRDefault="00FC730C" w:rsidP="00FC730C">
      <w:pPr>
        <w:autoSpaceDE w:val="0"/>
        <w:autoSpaceDN w:val="0"/>
        <w:adjustRightInd w:val="0"/>
        <w:rPr>
          <w:rFonts w:asciiTheme="minorHAnsi" w:hAnsiTheme="minorHAnsi" w:cstheme="minorHAnsi"/>
          <w:szCs w:val="24"/>
          <w:lang w:eastAsia="fr-FR" w:bidi="ar-SA"/>
        </w:rPr>
      </w:pPr>
      <w:r w:rsidRPr="00357DCC">
        <w:rPr>
          <w:rFonts w:asciiTheme="minorHAnsi" w:hAnsiTheme="minorHAnsi" w:cstheme="minorHAnsi"/>
          <w:szCs w:val="24"/>
          <w:lang w:eastAsia="fr-FR" w:bidi="ar-SA"/>
        </w:rPr>
        <w:t>- l'identifiant user de mise à jour</w:t>
      </w:r>
    </w:p>
    <w:p w:rsidR="00FC730C" w:rsidRPr="00357DCC" w:rsidRDefault="00FC730C" w:rsidP="00FC730C">
      <w:pPr>
        <w:autoSpaceDE w:val="0"/>
        <w:autoSpaceDN w:val="0"/>
        <w:adjustRightInd w:val="0"/>
        <w:rPr>
          <w:rFonts w:asciiTheme="minorHAnsi" w:hAnsiTheme="minorHAnsi" w:cstheme="minorHAnsi"/>
          <w:szCs w:val="24"/>
          <w:lang w:eastAsia="fr-FR" w:bidi="ar-SA"/>
        </w:rPr>
      </w:pPr>
    </w:p>
    <w:p w:rsidR="00FC730C" w:rsidRPr="00357DCC" w:rsidRDefault="00B176C2" w:rsidP="00FC730C">
      <w:pPr>
        <w:autoSpaceDE w:val="0"/>
        <w:autoSpaceDN w:val="0"/>
        <w:adjustRightInd w:val="0"/>
        <w:rPr>
          <w:rFonts w:asciiTheme="minorHAnsi" w:hAnsiTheme="minorHAnsi" w:cstheme="minorHAnsi"/>
          <w:szCs w:val="24"/>
          <w:lang w:eastAsia="fr-FR" w:bidi="ar-SA"/>
        </w:rPr>
      </w:pPr>
      <w:r w:rsidRPr="00357DCC">
        <w:rPr>
          <w:rFonts w:asciiTheme="minorHAnsi" w:hAnsiTheme="minorHAnsi" w:cstheme="minorHAnsi"/>
          <w:szCs w:val="24"/>
          <w:lang w:eastAsia="fr-FR" w:bidi="ar-SA"/>
        </w:rPr>
        <w:t>Le</w:t>
      </w:r>
      <w:r w:rsidR="00FC730C" w:rsidRPr="00357DCC">
        <w:rPr>
          <w:rFonts w:asciiTheme="minorHAnsi" w:hAnsiTheme="minorHAnsi" w:cstheme="minorHAnsi"/>
          <w:szCs w:val="24"/>
          <w:lang w:eastAsia="fr-FR" w:bidi="ar-SA"/>
        </w:rPr>
        <w:t xml:space="preserve"> fil d'arianne est mis à jour (</w:t>
      </w:r>
      <w:r w:rsidRPr="00357DCC">
        <w:rPr>
          <w:rFonts w:asciiTheme="minorHAnsi" w:hAnsiTheme="minorHAnsi" w:cstheme="minorHAnsi"/>
          <w:szCs w:val="24"/>
          <w:lang w:eastAsia="fr-FR" w:bidi="ar-SA"/>
        </w:rPr>
        <w:t>dernière</w:t>
      </w:r>
      <w:r w:rsidR="00FC730C" w:rsidRPr="00357DCC">
        <w:rPr>
          <w:rFonts w:asciiTheme="minorHAnsi" w:hAnsiTheme="minorHAnsi" w:cstheme="minorHAnsi"/>
          <w:szCs w:val="24"/>
          <w:lang w:eastAsia="fr-FR" w:bidi="ar-SA"/>
        </w:rPr>
        <w:t xml:space="preserve"> étape = modification enregistrement)</w:t>
      </w:r>
    </w:p>
    <w:p w:rsidR="00FC730C" w:rsidRPr="00357DCC" w:rsidRDefault="00FC730C" w:rsidP="00FC730C">
      <w:pPr>
        <w:autoSpaceDE w:val="0"/>
        <w:autoSpaceDN w:val="0"/>
        <w:adjustRightInd w:val="0"/>
        <w:rPr>
          <w:rFonts w:asciiTheme="minorHAnsi" w:hAnsiTheme="minorHAnsi" w:cstheme="minorHAnsi"/>
          <w:szCs w:val="24"/>
          <w:lang w:eastAsia="fr-FR" w:bidi="ar-SA"/>
        </w:rPr>
      </w:pPr>
    </w:p>
    <w:p w:rsidR="00FC730C" w:rsidRPr="00357DCC" w:rsidRDefault="00FC730C" w:rsidP="00FC730C">
      <w:pPr>
        <w:rPr>
          <w:rFonts w:asciiTheme="minorHAnsi" w:hAnsiTheme="minorHAnsi" w:cstheme="minorHAnsi"/>
          <w:szCs w:val="24"/>
        </w:rPr>
      </w:pPr>
      <w:r w:rsidRPr="00357DCC">
        <w:rPr>
          <w:rFonts w:asciiTheme="minorHAnsi" w:hAnsiTheme="minorHAnsi" w:cstheme="minorHAnsi"/>
          <w:szCs w:val="24"/>
          <w:lang w:eastAsia="fr-FR" w:bidi="ar-SA"/>
        </w:rPr>
        <w:t>Les erreurs détectées par le système sont signalées par des messages</w:t>
      </w:r>
    </w:p>
    <w:p w:rsidR="00FC730C" w:rsidRPr="00357DCC" w:rsidRDefault="00FC730C" w:rsidP="00FC730C">
      <w:pPr>
        <w:rPr>
          <w:rFonts w:asciiTheme="minorHAnsi" w:hAnsiTheme="minorHAnsi" w:cstheme="minorHAnsi"/>
          <w:szCs w:val="24"/>
        </w:rPr>
      </w:pPr>
    </w:p>
    <w:p w:rsidR="00FC730C" w:rsidRPr="007F6A50" w:rsidRDefault="00FC730C" w:rsidP="008B17A6">
      <w:pPr>
        <w:pStyle w:val="Titre5"/>
      </w:pPr>
      <w:r w:rsidRPr="007F6A50">
        <w:t>L'administrateur de la table modifie les données</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L'administrateur de la table renseigne les données qui sont accessibles  en mise à jour (voir l</w:t>
      </w:r>
      <w:r w:rsidR="00357DCC">
        <w:rPr>
          <w:rFonts w:asciiTheme="minorHAnsi" w:hAnsiTheme="minorHAnsi" w:cstheme="minorHAnsi"/>
          <w:szCs w:val="24"/>
          <w:lang w:eastAsia="fr-FR" w:bidi="ar-SA"/>
        </w:rPr>
        <w:t>e détail des règles dans le chapitre s</w:t>
      </w:r>
      <w:r w:rsidR="00983ED4">
        <w:rPr>
          <w:rFonts w:asciiTheme="minorHAnsi" w:hAnsiTheme="minorHAnsi" w:cstheme="minorHAnsi"/>
          <w:szCs w:val="24"/>
          <w:lang w:eastAsia="fr-FR" w:bidi="ar-SA"/>
        </w:rPr>
        <w:t>t</w:t>
      </w:r>
      <w:r w:rsidR="00357DCC">
        <w:rPr>
          <w:rFonts w:asciiTheme="minorHAnsi" w:hAnsiTheme="minorHAnsi" w:cstheme="minorHAnsi"/>
          <w:szCs w:val="24"/>
          <w:lang w:eastAsia="fr-FR" w:bidi="ar-SA"/>
        </w:rPr>
        <w:t>ructures et spécificités</w:t>
      </w:r>
      <w:r w:rsidR="00983ED4">
        <w:rPr>
          <w:rFonts w:asciiTheme="minorHAnsi" w:hAnsiTheme="minorHAnsi" w:cstheme="minorHAnsi"/>
          <w:szCs w:val="24"/>
          <w:lang w:eastAsia="fr-FR" w:bidi="ar-SA"/>
        </w:rPr>
        <w:t xml:space="preserve"> fo</w:t>
      </w:r>
      <w:r w:rsidR="00357DCC">
        <w:rPr>
          <w:rFonts w:asciiTheme="minorHAnsi" w:hAnsiTheme="minorHAnsi" w:cstheme="minorHAnsi"/>
          <w:szCs w:val="24"/>
          <w:lang w:eastAsia="fr-FR" w:bidi="ar-SA"/>
        </w:rPr>
        <w:t>n</w:t>
      </w:r>
      <w:r w:rsidR="00983ED4">
        <w:rPr>
          <w:rFonts w:asciiTheme="minorHAnsi" w:hAnsiTheme="minorHAnsi" w:cstheme="minorHAnsi"/>
          <w:szCs w:val="24"/>
          <w:lang w:eastAsia="fr-FR" w:bidi="ar-SA"/>
        </w:rPr>
        <w:t>c</w:t>
      </w:r>
      <w:r w:rsidR="00357DCC">
        <w:rPr>
          <w:rFonts w:asciiTheme="minorHAnsi" w:hAnsiTheme="minorHAnsi" w:cstheme="minorHAnsi"/>
          <w:szCs w:val="24"/>
          <w:lang w:eastAsia="fr-FR" w:bidi="ar-SA"/>
        </w:rPr>
        <w:t>tionnelles d</w:t>
      </w:r>
      <w:r w:rsidRPr="007F6A50">
        <w:rPr>
          <w:rFonts w:asciiTheme="minorHAnsi" w:hAnsiTheme="minorHAnsi" w:cstheme="minorHAnsi"/>
          <w:szCs w:val="24"/>
          <w:lang w:eastAsia="fr-FR" w:bidi="ar-SA"/>
        </w:rPr>
        <w:t>es</w:t>
      </w:r>
      <w:r w:rsidR="00357DCC">
        <w:rPr>
          <w:rFonts w:asciiTheme="minorHAnsi" w:hAnsiTheme="minorHAnsi" w:cstheme="minorHAnsi"/>
          <w:szCs w:val="24"/>
          <w:lang w:eastAsia="fr-FR" w:bidi="ar-SA"/>
        </w:rPr>
        <w:t xml:space="preserve"> t</w:t>
      </w:r>
      <w:r w:rsidRPr="007F6A50">
        <w:rPr>
          <w:rFonts w:asciiTheme="minorHAnsi" w:hAnsiTheme="minorHAnsi" w:cstheme="minorHAnsi"/>
          <w:szCs w:val="24"/>
          <w:lang w:eastAsia="fr-FR" w:bidi="ar-SA"/>
        </w:rPr>
        <w:t>able</w:t>
      </w:r>
      <w:r w:rsidR="00357DCC">
        <w:rPr>
          <w:rFonts w:asciiTheme="minorHAnsi" w:hAnsiTheme="minorHAnsi" w:cstheme="minorHAnsi"/>
          <w:szCs w:val="24"/>
          <w:lang w:eastAsia="fr-FR" w:bidi="ar-SA"/>
        </w:rPr>
        <w:t>s).</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Chaque donnée accessible peut être mise à jour par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une saisie libre,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ou (exclusif)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un choix dans une liste déroulante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ou (exclusif)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lastRenderedPageBreak/>
        <w:t>- la sélection d'une date dans un calendrier</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Les données obligatoires sont identifiées par une barre verticale rouge à droite de la zone.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Les données à renseigner dépendent de la table accédée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A tout moment l'utilisateur peut abandonner sa saisie en sélectionnant une étape </w:t>
      </w:r>
      <w:r w:rsidR="00B176C2" w:rsidRPr="007F6A50">
        <w:rPr>
          <w:rFonts w:asciiTheme="minorHAnsi" w:hAnsiTheme="minorHAnsi" w:cstheme="minorHAnsi"/>
          <w:szCs w:val="24"/>
          <w:lang w:eastAsia="fr-FR" w:bidi="ar-SA"/>
        </w:rPr>
        <w:t>précédente</w:t>
      </w:r>
      <w:r w:rsidRPr="007F6A50">
        <w:rPr>
          <w:rFonts w:asciiTheme="minorHAnsi" w:hAnsiTheme="minorHAnsi" w:cstheme="minorHAnsi"/>
          <w:szCs w:val="24"/>
          <w:lang w:eastAsia="fr-FR" w:bidi="ar-SA"/>
        </w:rPr>
        <w:t xml:space="preserve"> du fils d'ariane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rPr>
          <w:rFonts w:asciiTheme="minorHAnsi" w:hAnsiTheme="minorHAnsi" w:cstheme="minorHAnsi"/>
          <w:szCs w:val="24"/>
        </w:rPr>
      </w:pPr>
      <w:r w:rsidRPr="007F6A50">
        <w:rPr>
          <w:rFonts w:asciiTheme="minorHAnsi" w:hAnsiTheme="minorHAnsi" w:cstheme="minorHAnsi"/>
          <w:szCs w:val="24"/>
          <w:lang w:eastAsia="fr-FR" w:bidi="ar-SA"/>
        </w:rPr>
        <w:t>Lorsque l'utilisateur estime sa saisie correcte, il demande l'enregistrement de celle-ci en cliquant sur le bouton de validation</w:t>
      </w:r>
    </w:p>
    <w:p w:rsidR="00FC730C" w:rsidRPr="007F6A50" w:rsidRDefault="00FC730C" w:rsidP="00FC730C">
      <w:pPr>
        <w:rPr>
          <w:rFonts w:asciiTheme="minorHAnsi" w:hAnsiTheme="minorHAnsi" w:cstheme="minorHAnsi"/>
          <w:szCs w:val="24"/>
        </w:rPr>
      </w:pPr>
    </w:p>
    <w:p w:rsidR="00FC730C" w:rsidRPr="007F6A50" w:rsidRDefault="00FC730C" w:rsidP="00FC730C">
      <w:pPr>
        <w:rPr>
          <w:rFonts w:asciiTheme="minorHAnsi" w:hAnsiTheme="minorHAnsi" w:cstheme="minorHAnsi"/>
          <w:color w:val="FF0000"/>
          <w:szCs w:val="24"/>
        </w:rPr>
      </w:pPr>
      <w:r w:rsidRPr="007F6A50">
        <w:rPr>
          <w:rFonts w:asciiTheme="minorHAnsi" w:hAnsiTheme="minorHAnsi" w:cstheme="minorHAnsi"/>
          <w:color w:val="FF0000"/>
          <w:szCs w:val="24"/>
        </w:rPr>
        <w:t>Voir détail requirement HM finalise</w:t>
      </w:r>
    </w:p>
    <w:p w:rsidR="00FC730C" w:rsidRPr="007F6A50" w:rsidRDefault="00FC730C" w:rsidP="00FC730C">
      <w:pPr>
        <w:rPr>
          <w:rFonts w:asciiTheme="minorHAnsi" w:hAnsiTheme="minorHAnsi" w:cstheme="minorHAnsi"/>
          <w:szCs w:val="24"/>
        </w:rPr>
      </w:pPr>
    </w:p>
    <w:p w:rsidR="00FC730C" w:rsidRPr="004E2387" w:rsidRDefault="00FC730C" w:rsidP="008B17A6">
      <w:pPr>
        <w:pStyle w:val="Titre5"/>
      </w:pPr>
      <w:r w:rsidRPr="004E2387">
        <w:t>Le système contrôle les données renseignées par l'administrateur</w:t>
      </w:r>
    </w:p>
    <w:p w:rsidR="00FC730C" w:rsidRPr="007F6A50" w:rsidRDefault="00983ED4" w:rsidP="00FC730C">
      <w:pPr>
        <w:rPr>
          <w:rFonts w:asciiTheme="minorHAnsi" w:hAnsiTheme="minorHAnsi" w:cstheme="minorHAnsi"/>
          <w:szCs w:val="24"/>
        </w:rPr>
      </w:pPr>
      <w:r>
        <w:rPr>
          <w:rFonts w:asciiTheme="minorHAnsi" w:hAnsiTheme="minorHAnsi" w:cstheme="minorHAnsi"/>
          <w:szCs w:val="24"/>
        </w:rPr>
        <w:t xml:space="preserve">Selon les règles établies et détaillées dans </w:t>
      </w:r>
      <w:r w:rsidR="00FC730C" w:rsidRPr="007F6A50">
        <w:rPr>
          <w:rFonts w:asciiTheme="minorHAnsi" w:hAnsiTheme="minorHAnsi" w:cstheme="minorHAnsi"/>
          <w:szCs w:val="24"/>
        </w:rPr>
        <w:t>le</w:t>
      </w:r>
      <w:r>
        <w:rPr>
          <w:rFonts w:asciiTheme="minorHAnsi" w:hAnsiTheme="minorHAnsi" w:cstheme="minorHAnsi"/>
          <w:szCs w:val="24"/>
        </w:rPr>
        <w:t xml:space="preserve"> </w:t>
      </w:r>
      <w:r>
        <w:rPr>
          <w:rFonts w:asciiTheme="minorHAnsi" w:hAnsiTheme="minorHAnsi" w:cstheme="minorHAnsi"/>
          <w:szCs w:val="24"/>
          <w:lang w:eastAsia="fr-FR" w:bidi="ar-SA"/>
        </w:rPr>
        <w:t>chapitre structures et spécificités fonctionnelles d</w:t>
      </w:r>
      <w:r w:rsidRPr="007F6A50">
        <w:rPr>
          <w:rFonts w:asciiTheme="minorHAnsi" w:hAnsiTheme="minorHAnsi" w:cstheme="minorHAnsi"/>
          <w:szCs w:val="24"/>
          <w:lang w:eastAsia="fr-FR" w:bidi="ar-SA"/>
        </w:rPr>
        <w:t>es</w:t>
      </w:r>
      <w:r>
        <w:rPr>
          <w:rFonts w:asciiTheme="minorHAnsi" w:hAnsiTheme="minorHAnsi" w:cstheme="minorHAnsi"/>
          <w:szCs w:val="24"/>
          <w:lang w:eastAsia="fr-FR" w:bidi="ar-SA"/>
        </w:rPr>
        <w:t xml:space="preserve"> t</w:t>
      </w:r>
      <w:r w:rsidRPr="007F6A50">
        <w:rPr>
          <w:rFonts w:asciiTheme="minorHAnsi" w:hAnsiTheme="minorHAnsi" w:cstheme="minorHAnsi"/>
          <w:szCs w:val="24"/>
          <w:lang w:eastAsia="fr-FR" w:bidi="ar-SA"/>
        </w:rPr>
        <w:t>able</w:t>
      </w:r>
      <w:r>
        <w:rPr>
          <w:rFonts w:asciiTheme="minorHAnsi" w:hAnsiTheme="minorHAnsi" w:cstheme="minorHAnsi"/>
          <w:szCs w:val="24"/>
          <w:lang w:eastAsia="fr-FR" w:bidi="ar-SA"/>
        </w:rPr>
        <w:t>s</w:t>
      </w:r>
      <w:r>
        <w:rPr>
          <w:rFonts w:asciiTheme="minorHAnsi" w:hAnsiTheme="minorHAnsi" w:cstheme="minorHAnsi"/>
          <w:szCs w:val="24"/>
        </w:rPr>
        <w:t>.</w:t>
      </w:r>
    </w:p>
    <w:p w:rsidR="00FC730C" w:rsidRPr="007F6A50" w:rsidRDefault="00FC730C" w:rsidP="00FC730C">
      <w:pPr>
        <w:rPr>
          <w:rFonts w:asciiTheme="minorHAnsi" w:hAnsiTheme="minorHAnsi" w:cstheme="minorHAnsi"/>
          <w:color w:val="FF0000"/>
          <w:szCs w:val="24"/>
        </w:rPr>
      </w:pPr>
      <w:r w:rsidRPr="007F6A50">
        <w:rPr>
          <w:rFonts w:asciiTheme="minorHAnsi" w:hAnsiTheme="minorHAnsi" w:cstheme="minorHAnsi"/>
          <w:color w:val="FF0000"/>
          <w:szCs w:val="24"/>
        </w:rPr>
        <w:t>Voir détail requirement HM finalise</w:t>
      </w:r>
    </w:p>
    <w:p w:rsidR="00983ED4" w:rsidRDefault="00983ED4">
      <w:pPr>
        <w:rPr>
          <w:rFonts w:asciiTheme="minorHAnsi" w:hAnsiTheme="minorHAnsi" w:cstheme="minorHAnsi"/>
          <w:szCs w:val="24"/>
        </w:rPr>
      </w:pPr>
      <w:r>
        <w:rPr>
          <w:rFonts w:asciiTheme="minorHAnsi" w:hAnsiTheme="minorHAnsi" w:cstheme="minorHAnsi"/>
          <w:szCs w:val="24"/>
        </w:rPr>
        <w:br w:type="page"/>
      </w:r>
    </w:p>
    <w:p w:rsidR="00FC730C" w:rsidRPr="004E2387" w:rsidRDefault="00FC730C" w:rsidP="00BF16B6">
      <w:pPr>
        <w:pStyle w:val="Titre3"/>
      </w:pPr>
      <w:bookmarkStart w:id="790" w:name="_Toc515444375"/>
      <w:r w:rsidRPr="004E2387">
        <w:lastRenderedPageBreak/>
        <w:t>Insérer une ligne dans une table</w:t>
      </w:r>
      <w:bookmarkEnd w:id="790"/>
    </w:p>
    <w:p w:rsidR="00FC730C" w:rsidRPr="004E2387" w:rsidRDefault="00FC730C" w:rsidP="00FC730C">
      <w:pPr>
        <w:pStyle w:val="Titre4"/>
        <w:rPr>
          <w:rFonts w:asciiTheme="minorHAnsi" w:hAnsiTheme="minorHAnsi" w:cstheme="minorHAnsi"/>
        </w:rPr>
      </w:pPr>
      <w:r w:rsidRPr="004E2387">
        <w:rPr>
          <w:rFonts w:asciiTheme="minorHAnsi" w:hAnsiTheme="minorHAnsi" w:cstheme="minorHAnsi"/>
        </w:rPr>
        <w:t>Diagramme fonctionnel</w:t>
      </w:r>
    </w:p>
    <w:p w:rsidR="00FC730C" w:rsidRPr="007F6A50" w:rsidRDefault="00FC730C" w:rsidP="00FC730C">
      <w:pPr>
        <w:ind w:left="432"/>
        <w:rPr>
          <w:rFonts w:asciiTheme="minorHAnsi" w:hAnsiTheme="minorHAnsi" w:cstheme="minorHAnsi"/>
          <w:szCs w:val="24"/>
        </w:rPr>
      </w:pPr>
    </w:p>
    <w:p w:rsidR="00FC730C" w:rsidRPr="004E2387" w:rsidRDefault="00FC730C" w:rsidP="00FC730C">
      <w:pPr>
        <w:tabs>
          <w:tab w:val="left" w:pos="0"/>
        </w:tabs>
        <w:ind w:left="432"/>
        <w:rPr>
          <w:rFonts w:asciiTheme="minorHAnsi" w:hAnsiTheme="minorHAnsi" w:cstheme="minorHAnsi"/>
        </w:rPr>
      </w:pPr>
      <w:r w:rsidRPr="004E2387">
        <w:rPr>
          <w:rFonts w:asciiTheme="minorHAnsi" w:hAnsiTheme="minorHAnsi" w:cstheme="minorHAnsi"/>
          <w:noProof/>
          <w:lang w:eastAsia="fr-FR" w:bidi="ar-SA"/>
        </w:rPr>
        <w:drawing>
          <wp:inline distT="0" distB="0" distL="0" distR="0" wp14:anchorId="44297675" wp14:editId="05B250D5">
            <wp:extent cx="5934075" cy="7235349"/>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érer une ligne dans une table de paramètres.jpg"/>
                    <pic:cNvPicPr/>
                  </pic:nvPicPr>
                  <pic:blipFill>
                    <a:blip r:embed="rId15">
                      <a:extLst>
                        <a:ext uri="{28A0092B-C50C-407E-A947-70E740481C1C}">
                          <a14:useLocalDpi xmlns:a14="http://schemas.microsoft.com/office/drawing/2010/main" val="0"/>
                        </a:ext>
                      </a:extLst>
                    </a:blip>
                    <a:stretch>
                      <a:fillRect/>
                    </a:stretch>
                  </pic:blipFill>
                  <pic:spPr>
                    <a:xfrm>
                      <a:off x="0" y="0"/>
                      <a:ext cx="5931134" cy="7231763"/>
                    </a:xfrm>
                    <a:prstGeom prst="rect">
                      <a:avLst/>
                    </a:prstGeom>
                  </pic:spPr>
                </pic:pic>
              </a:graphicData>
            </a:graphic>
          </wp:inline>
        </w:drawing>
      </w:r>
    </w:p>
    <w:p w:rsidR="00FC730C" w:rsidRPr="004E2387" w:rsidRDefault="00FC730C" w:rsidP="00FC730C">
      <w:pPr>
        <w:tabs>
          <w:tab w:val="left" w:pos="0"/>
        </w:tabs>
        <w:ind w:left="432"/>
        <w:rPr>
          <w:rFonts w:asciiTheme="minorHAnsi" w:hAnsiTheme="minorHAnsi" w:cstheme="minorHAnsi"/>
        </w:rPr>
      </w:pPr>
    </w:p>
    <w:p w:rsidR="00FC730C" w:rsidRPr="004E2387" w:rsidRDefault="00FC730C" w:rsidP="00FC730C">
      <w:pPr>
        <w:pStyle w:val="Titre4"/>
        <w:rPr>
          <w:rFonts w:asciiTheme="minorHAnsi" w:hAnsiTheme="minorHAnsi" w:cstheme="minorHAnsi"/>
        </w:rPr>
      </w:pPr>
      <w:r w:rsidRPr="004E2387">
        <w:rPr>
          <w:rFonts w:asciiTheme="minorHAnsi" w:hAnsiTheme="minorHAnsi" w:cstheme="minorHAnsi"/>
        </w:rPr>
        <w:lastRenderedPageBreak/>
        <w:t>Détail du diagramme d’activité</w:t>
      </w:r>
    </w:p>
    <w:p w:rsidR="00FC730C" w:rsidRPr="004E2387" w:rsidRDefault="00FC730C" w:rsidP="008B17A6">
      <w:pPr>
        <w:pStyle w:val="Titre5"/>
      </w:pPr>
      <w:r w:rsidRPr="004E2387">
        <w:t>Le système affiche l'écran de saisie adaptée à la table de paramètres choisie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Toutes les données sont rendues accessibles à l'utilisateur sauf :</w:t>
      </w:r>
    </w:p>
    <w:p w:rsidR="00FC730C" w:rsidRPr="007F6A50" w:rsidRDefault="00FC730C" w:rsidP="00357DCC">
      <w:pPr>
        <w:numPr>
          <w:ilvl w:val="0"/>
          <w:numId w:val="413"/>
        </w:numPr>
        <w:autoSpaceDE w:val="0"/>
        <w:autoSpaceDN w:val="0"/>
        <w:adjustRightInd w:val="0"/>
        <w:spacing w:after="1"/>
        <w:rPr>
          <w:rFonts w:asciiTheme="minorHAnsi" w:hAnsiTheme="minorHAnsi" w:cstheme="minorHAnsi"/>
          <w:szCs w:val="24"/>
          <w:lang w:eastAsia="fr-FR" w:bidi="ar-SA"/>
        </w:rPr>
      </w:pPr>
      <w:r w:rsidRPr="007F6A50">
        <w:rPr>
          <w:rFonts w:asciiTheme="minorHAnsi" w:hAnsiTheme="minorHAnsi" w:cstheme="minorHAnsi"/>
          <w:szCs w:val="24"/>
          <w:lang w:eastAsia="fr-FR" w:bidi="ar-SA"/>
        </w:rPr>
        <w:t>la date de création</w:t>
      </w:r>
    </w:p>
    <w:p w:rsidR="00FC730C" w:rsidRPr="007F6A50" w:rsidRDefault="00FC730C" w:rsidP="00357DCC">
      <w:pPr>
        <w:numPr>
          <w:ilvl w:val="0"/>
          <w:numId w:val="413"/>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 date de dernière mise à jour (pour les tables disposant de cette donnée)</w:t>
      </w:r>
    </w:p>
    <w:p w:rsidR="00FC730C" w:rsidRPr="007F6A50" w:rsidRDefault="00FC730C" w:rsidP="00357DCC">
      <w:pPr>
        <w:numPr>
          <w:ilvl w:val="0"/>
          <w:numId w:val="413"/>
        </w:num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l'identifiant user de mise à jour</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La date de création est affichée avec la date du jour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 date de dernière mise à jour (pour les tables disposant de cette donnée) est affichée avec la date du jour</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L'identifiant user de mise à jour est affiché avec l'identifiant de l'administrateur de la table effectuant la création.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La date de </w:t>
      </w:r>
      <w:r w:rsidR="00B176C2" w:rsidRPr="007F6A50">
        <w:rPr>
          <w:rFonts w:asciiTheme="minorHAnsi" w:hAnsiTheme="minorHAnsi" w:cstheme="minorHAnsi"/>
          <w:szCs w:val="24"/>
          <w:lang w:eastAsia="fr-FR" w:bidi="ar-SA"/>
        </w:rPr>
        <w:t>clôture</w:t>
      </w:r>
      <w:r w:rsidRPr="007F6A50">
        <w:rPr>
          <w:rFonts w:asciiTheme="minorHAnsi" w:hAnsiTheme="minorHAnsi" w:cstheme="minorHAnsi"/>
          <w:szCs w:val="24"/>
          <w:lang w:eastAsia="fr-FR" w:bidi="ar-SA"/>
        </w:rPr>
        <w:t>, si elle est présente, est pré renseignée au 01/01/2076. Elle ne peut pas être effacée.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 date du jour férié, si elle est présente, est pré renseignée avec la date du jour. Elle ne peut pas être effacée.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La date de </w:t>
      </w:r>
      <w:r w:rsidR="00B176C2" w:rsidRPr="007F6A50">
        <w:rPr>
          <w:rFonts w:asciiTheme="minorHAnsi" w:hAnsiTheme="minorHAnsi" w:cstheme="minorHAnsi"/>
          <w:szCs w:val="24"/>
          <w:lang w:eastAsia="fr-FR" w:bidi="ar-SA"/>
        </w:rPr>
        <w:t>début</w:t>
      </w:r>
      <w:r w:rsidRPr="007F6A50">
        <w:rPr>
          <w:rFonts w:asciiTheme="minorHAnsi" w:hAnsiTheme="minorHAnsi" w:cstheme="minorHAnsi"/>
          <w:szCs w:val="24"/>
          <w:lang w:eastAsia="fr-FR" w:bidi="ar-SA"/>
        </w:rPr>
        <w:t xml:space="preserve"> d'effet, si elle est présente, est pré renseignée avec la date du jour. Elle ne peut pas être effacée.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 date de fin d'effet, si elle est présente, est pré renseignée au 01/01/2076. Elle ne peut pas être effacée.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 date d'</w:t>
      </w:r>
      <w:r w:rsidR="00B176C2" w:rsidRPr="007F6A50">
        <w:rPr>
          <w:rFonts w:asciiTheme="minorHAnsi" w:hAnsiTheme="minorHAnsi" w:cstheme="minorHAnsi"/>
          <w:szCs w:val="24"/>
          <w:lang w:eastAsia="fr-FR" w:bidi="ar-SA"/>
        </w:rPr>
        <w:t>ouverture, si</w:t>
      </w:r>
      <w:r w:rsidRPr="007F6A50">
        <w:rPr>
          <w:rFonts w:asciiTheme="minorHAnsi" w:hAnsiTheme="minorHAnsi" w:cstheme="minorHAnsi"/>
          <w:szCs w:val="24"/>
          <w:lang w:eastAsia="fr-FR" w:bidi="ar-SA"/>
        </w:rPr>
        <w:t xml:space="preserve"> elle est présente, est pré renseignée avec la date du jour. Elle ne peut pas être effacée.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 date de fermeture, si elle est présente, est pré renseignée au 01/01/2076. Elle ne peut pas être effacée.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Les listes déroulantes de clés étrangères </w:t>
      </w:r>
      <w:r w:rsidR="00B176C2" w:rsidRPr="007F6A50">
        <w:rPr>
          <w:rFonts w:asciiTheme="minorHAnsi" w:hAnsiTheme="minorHAnsi" w:cstheme="minorHAnsi"/>
          <w:szCs w:val="24"/>
          <w:lang w:eastAsia="fr-FR" w:bidi="ar-SA"/>
        </w:rPr>
        <w:t>pré affichent</w:t>
      </w:r>
      <w:r w:rsidRPr="007F6A50">
        <w:rPr>
          <w:rFonts w:asciiTheme="minorHAnsi" w:hAnsiTheme="minorHAnsi" w:cstheme="minorHAnsi"/>
          <w:szCs w:val="24"/>
          <w:lang w:eastAsia="fr-FR" w:bidi="ar-SA"/>
        </w:rPr>
        <w:t xml:space="preserve"> une valeur non close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fil d'ariane est mis à jour (</w:t>
      </w:r>
      <w:r w:rsidR="00B176C2" w:rsidRPr="007F6A50">
        <w:rPr>
          <w:rFonts w:asciiTheme="minorHAnsi" w:hAnsiTheme="minorHAnsi" w:cstheme="minorHAnsi"/>
          <w:szCs w:val="24"/>
          <w:lang w:eastAsia="fr-FR" w:bidi="ar-SA"/>
        </w:rPr>
        <w:t>dernière</w:t>
      </w:r>
      <w:r w:rsidRPr="007F6A50">
        <w:rPr>
          <w:rFonts w:asciiTheme="minorHAnsi" w:hAnsiTheme="minorHAnsi" w:cstheme="minorHAnsi"/>
          <w:szCs w:val="24"/>
          <w:lang w:eastAsia="fr-FR" w:bidi="ar-SA"/>
        </w:rPr>
        <w:t xml:space="preserve"> étape = création enregistrement).</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tabs>
          <w:tab w:val="left" w:pos="0"/>
        </w:tabs>
        <w:rPr>
          <w:rFonts w:asciiTheme="minorHAnsi" w:hAnsiTheme="minorHAnsi" w:cstheme="minorHAnsi"/>
          <w:szCs w:val="24"/>
        </w:rPr>
      </w:pPr>
      <w:r w:rsidRPr="007F6A50">
        <w:rPr>
          <w:rFonts w:asciiTheme="minorHAnsi" w:hAnsiTheme="minorHAnsi" w:cstheme="minorHAnsi"/>
          <w:szCs w:val="24"/>
          <w:lang w:eastAsia="fr-FR" w:bidi="ar-SA"/>
        </w:rPr>
        <w:t>Les erreurs détectées par le système sont signalées par des messages</w:t>
      </w:r>
    </w:p>
    <w:p w:rsidR="00FC730C" w:rsidRPr="007F6A50" w:rsidRDefault="00FC730C" w:rsidP="00FC730C">
      <w:pPr>
        <w:tabs>
          <w:tab w:val="left" w:pos="0"/>
        </w:tabs>
        <w:ind w:left="432"/>
        <w:rPr>
          <w:rFonts w:asciiTheme="minorHAnsi" w:hAnsiTheme="minorHAnsi" w:cstheme="minorHAnsi"/>
          <w:szCs w:val="24"/>
        </w:rPr>
      </w:pPr>
    </w:p>
    <w:p w:rsidR="00FC730C" w:rsidRPr="004E2387" w:rsidRDefault="00983ED4" w:rsidP="008B17A6">
      <w:pPr>
        <w:pStyle w:val="Titre5"/>
      </w:pPr>
      <w:r>
        <w:t>L</w:t>
      </w:r>
      <w:r w:rsidR="00FC730C" w:rsidRPr="004E2387">
        <w:t>'administrateur de la table renseigne les données</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L'administrateur de la table renseigne les données qui sont accessibles  en création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Chaque donnée accessible peut être mise à jour par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une saisie libre,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ou (exclusif)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un choix dans une liste déroulante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ou (exclusif)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sélection d'une date dans un calendrier</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lastRenderedPageBreak/>
        <w:t>Les données obligatoires sont identifiées par une barre verticale rouge à droite de la zone.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Les données à renseigner dépendent de la table accédée (voir les requirements table par table)</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983ED4">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A tout moment l'utilisateur peut abandonner sa saisie en sélectionnant une étape </w:t>
      </w:r>
      <w:r w:rsidR="00B176C2" w:rsidRPr="007F6A50">
        <w:rPr>
          <w:rFonts w:asciiTheme="minorHAnsi" w:hAnsiTheme="minorHAnsi" w:cstheme="minorHAnsi"/>
          <w:szCs w:val="24"/>
          <w:lang w:eastAsia="fr-FR" w:bidi="ar-SA"/>
        </w:rPr>
        <w:t>précédente</w:t>
      </w:r>
      <w:r w:rsidRPr="007F6A50">
        <w:rPr>
          <w:rFonts w:asciiTheme="minorHAnsi" w:hAnsiTheme="minorHAnsi" w:cstheme="minorHAnsi"/>
          <w:szCs w:val="24"/>
          <w:lang w:eastAsia="fr-FR" w:bidi="ar-SA"/>
        </w:rPr>
        <w:t xml:space="preserve"> du fil d'ariane</w:t>
      </w:r>
    </w:p>
    <w:p w:rsidR="00FC730C" w:rsidRPr="007F6A50" w:rsidRDefault="00FC730C" w:rsidP="00983ED4">
      <w:pPr>
        <w:autoSpaceDE w:val="0"/>
        <w:autoSpaceDN w:val="0"/>
        <w:adjustRightInd w:val="0"/>
        <w:rPr>
          <w:rFonts w:asciiTheme="minorHAnsi" w:hAnsiTheme="minorHAnsi" w:cstheme="minorHAnsi"/>
          <w:szCs w:val="24"/>
          <w:lang w:eastAsia="fr-FR" w:bidi="ar-SA"/>
        </w:rPr>
      </w:pPr>
    </w:p>
    <w:p w:rsidR="00FC730C" w:rsidRPr="004E2387" w:rsidRDefault="00FC730C" w:rsidP="008B17A6">
      <w:pPr>
        <w:pStyle w:val="Titre5"/>
      </w:pPr>
      <w:r w:rsidRPr="004E2387">
        <w:t>Détail des s</w:t>
      </w:r>
      <w:r w:rsidR="00983ED4">
        <w:t>pécificités des données créées</w:t>
      </w:r>
    </w:p>
    <w:p w:rsidR="00FC730C" w:rsidRPr="007F6A50" w:rsidRDefault="00FC730C" w:rsidP="00983ED4">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voir les spécifications par table dans la rubrique « structures et </w:t>
      </w:r>
      <w:r w:rsidR="00B176C2" w:rsidRPr="007F6A50">
        <w:rPr>
          <w:rFonts w:asciiTheme="minorHAnsi" w:hAnsiTheme="minorHAnsi" w:cstheme="minorHAnsi"/>
          <w:szCs w:val="24"/>
          <w:lang w:eastAsia="fr-FR" w:bidi="ar-SA"/>
        </w:rPr>
        <w:t>spécificités</w:t>
      </w:r>
      <w:r w:rsidRPr="007F6A50">
        <w:rPr>
          <w:rFonts w:asciiTheme="minorHAnsi" w:hAnsiTheme="minorHAnsi" w:cstheme="minorHAnsi"/>
          <w:szCs w:val="24"/>
          <w:lang w:eastAsia="fr-FR" w:bidi="ar-SA"/>
        </w:rPr>
        <w:t xml:space="preserve"> des tables »</w:t>
      </w:r>
    </w:p>
    <w:p w:rsidR="00FC730C" w:rsidRPr="00983ED4" w:rsidRDefault="00FC730C" w:rsidP="00983ED4">
      <w:pPr>
        <w:autoSpaceDE w:val="0"/>
        <w:autoSpaceDN w:val="0"/>
        <w:adjustRightInd w:val="0"/>
        <w:rPr>
          <w:rFonts w:asciiTheme="minorHAnsi" w:hAnsiTheme="minorHAnsi" w:cstheme="minorHAnsi"/>
          <w:color w:val="FF0000"/>
          <w:szCs w:val="24"/>
          <w:lang w:eastAsia="fr-FR" w:bidi="ar-SA"/>
        </w:rPr>
      </w:pPr>
      <w:r w:rsidRPr="00983ED4">
        <w:rPr>
          <w:rFonts w:asciiTheme="minorHAnsi" w:hAnsiTheme="minorHAnsi" w:cstheme="minorHAnsi"/>
          <w:color w:val="FF0000"/>
          <w:szCs w:val="24"/>
          <w:lang w:eastAsia="fr-FR" w:bidi="ar-SA"/>
        </w:rPr>
        <w:t>voir le détail de REQUIREMENTS à finaliser par HM</w:t>
      </w:r>
    </w:p>
    <w:p w:rsidR="00FC730C" w:rsidRPr="004E2387" w:rsidRDefault="00FC730C" w:rsidP="008B17A6">
      <w:pPr>
        <w:pStyle w:val="Titre5"/>
      </w:pPr>
      <w:r w:rsidRPr="004E2387">
        <w:t>Le système contrôle les données renseignées par l'administrateur</w:t>
      </w:r>
    </w:p>
    <w:p w:rsidR="00FC730C" w:rsidRPr="007F6A50" w:rsidRDefault="00FC730C" w:rsidP="00983ED4">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Selon les règles établies  (voir les règles table par table)</w:t>
      </w:r>
    </w:p>
    <w:p w:rsidR="00FC730C" w:rsidRPr="007F6A50" w:rsidRDefault="00FC730C" w:rsidP="00983ED4">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voir les spécifications par table dans la rubrique « structures et </w:t>
      </w:r>
      <w:r w:rsidR="00B176C2" w:rsidRPr="007F6A50">
        <w:rPr>
          <w:rFonts w:asciiTheme="minorHAnsi" w:hAnsiTheme="minorHAnsi" w:cstheme="minorHAnsi"/>
          <w:szCs w:val="24"/>
          <w:lang w:eastAsia="fr-FR" w:bidi="ar-SA"/>
        </w:rPr>
        <w:t>spécificités</w:t>
      </w:r>
      <w:r w:rsidRPr="007F6A50">
        <w:rPr>
          <w:rFonts w:asciiTheme="minorHAnsi" w:hAnsiTheme="minorHAnsi" w:cstheme="minorHAnsi"/>
          <w:szCs w:val="24"/>
          <w:lang w:eastAsia="fr-FR" w:bidi="ar-SA"/>
        </w:rPr>
        <w:t xml:space="preserve"> des tables »</w:t>
      </w:r>
    </w:p>
    <w:p w:rsidR="00FC730C" w:rsidRPr="00983ED4" w:rsidRDefault="00FC730C" w:rsidP="00983ED4">
      <w:pPr>
        <w:autoSpaceDE w:val="0"/>
        <w:autoSpaceDN w:val="0"/>
        <w:adjustRightInd w:val="0"/>
        <w:rPr>
          <w:rFonts w:asciiTheme="minorHAnsi" w:hAnsiTheme="minorHAnsi" w:cstheme="minorHAnsi"/>
          <w:color w:val="FF0000"/>
          <w:szCs w:val="24"/>
          <w:lang w:eastAsia="fr-FR" w:bidi="ar-SA"/>
        </w:rPr>
      </w:pPr>
      <w:r w:rsidRPr="00983ED4">
        <w:rPr>
          <w:rFonts w:asciiTheme="minorHAnsi" w:hAnsiTheme="minorHAnsi" w:cstheme="minorHAnsi"/>
          <w:color w:val="FF0000"/>
          <w:szCs w:val="24"/>
          <w:lang w:eastAsia="fr-FR" w:bidi="ar-SA"/>
        </w:rPr>
        <w:t>voir le détail de REQUIREMENTS à finaliser par HM</w:t>
      </w:r>
    </w:p>
    <w:p w:rsidR="00FC730C" w:rsidRPr="007F6A50" w:rsidRDefault="00FC730C" w:rsidP="00FC730C">
      <w:pPr>
        <w:tabs>
          <w:tab w:val="left" w:pos="0"/>
        </w:tabs>
        <w:ind w:left="432"/>
        <w:rPr>
          <w:rFonts w:asciiTheme="minorHAnsi" w:hAnsiTheme="minorHAnsi" w:cstheme="minorHAnsi"/>
          <w:szCs w:val="24"/>
          <w:lang w:eastAsia="fr-FR" w:bidi="ar-SA"/>
        </w:rPr>
      </w:pPr>
    </w:p>
    <w:p w:rsidR="00FC730C" w:rsidRPr="004E2387" w:rsidRDefault="00FC730C" w:rsidP="008B17A6">
      <w:pPr>
        <w:pStyle w:val="Titre5"/>
      </w:pPr>
      <w:r w:rsidRPr="004E2387">
        <w:t>Le système met à jour les données</w:t>
      </w:r>
    </w:p>
    <w:p w:rsidR="00FC730C" w:rsidRPr="007F6A50" w:rsidRDefault="00FC730C" w:rsidP="00983ED4">
      <w:pPr>
        <w:pStyle w:val="Titre6"/>
        <w:rPr>
          <w:lang w:eastAsia="fr-FR" w:bidi="ar-SA"/>
        </w:rPr>
      </w:pPr>
      <w:r w:rsidRPr="007F6A50">
        <w:rPr>
          <w:lang w:eastAsia="fr-FR" w:bidi="ar-SA"/>
        </w:rPr>
        <w:t xml:space="preserve">En création :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Le système met à jour les données avec les éléments renseignés par l'administrateur (voir les règles table par table).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l'identifiant user de mise à jour de la ligne créée avec l'identifiant de l'administrateur de la table effectuant la création.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la date de création de la ligne créée avec la date du jour.</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la date de dernière mise à jour de la ligne créée avec la date du jour (si la table dispose de cette colonne).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insère via un trigger une ligne dans la table nom_de_la_table_historique avec les informations suivantes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COMPTEUR : numéro </w:t>
      </w:r>
      <w:r w:rsidR="00B176C2" w:rsidRPr="007F6A50">
        <w:rPr>
          <w:rFonts w:asciiTheme="minorHAnsi" w:hAnsiTheme="minorHAnsi" w:cstheme="minorHAnsi"/>
          <w:szCs w:val="24"/>
          <w:lang w:eastAsia="fr-FR" w:bidi="ar-SA"/>
        </w:rPr>
        <w:t>auto incrémenté</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HORODATAGE : timestamp de la création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ACTION : "I"</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-données de la ligne insérée dans la table nom_de_la_table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-CUSERSUPPRESSION : non alimenté</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983ED4" w:rsidRDefault="00FC730C" w:rsidP="00983ED4">
      <w:pPr>
        <w:pStyle w:val="Titre6"/>
        <w:rPr>
          <w:lang w:eastAsia="fr-FR" w:bidi="ar-SA"/>
        </w:rPr>
      </w:pPr>
      <w:r w:rsidRPr="00983ED4">
        <w:rPr>
          <w:lang w:eastAsia="fr-FR" w:bidi="ar-SA"/>
        </w:rPr>
        <w:t>En modification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Le système met à jour les données avec les éléments renseignés par l'administrateur (voir les requirements table par table).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l'identifiant user de mise à jour</w:t>
      </w:r>
      <w:r w:rsidR="00B176C2">
        <w:rPr>
          <w:rFonts w:asciiTheme="minorHAnsi" w:hAnsiTheme="minorHAnsi" w:cstheme="minorHAnsi"/>
          <w:szCs w:val="24"/>
          <w:lang w:eastAsia="fr-FR" w:bidi="ar-SA"/>
        </w:rPr>
        <w:t xml:space="preserve"> </w:t>
      </w:r>
      <w:r w:rsidRPr="007F6A50">
        <w:rPr>
          <w:rFonts w:asciiTheme="minorHAnsi" w:hAnsiTheme="minorHAnsi" w:cstheme="minorHAnsi"/>
          <w:szCs w:val="24"/>
          <w:lang w:eastAsia="fr-FR" w:bidi="ar-SA"/>
        </w:rPr>
        <w:t>de la ligne modifiée  avec l'identifiant de l'administrateur de la table effectuant la modification.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met à jour la date de dernière mise à jour de la ligne modifiée avec la date du jour (si la table dispose de cette colonne).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Sauf pour la table des tables (ta_table_des_tables), le système insère via un trigger une ligne dans la table nom_de_la_table_historique avec les informations suivantes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lastRenderedPageBreak/>
        <w:t xml:space="preserve">- COMPTEUR : numéro </w:t>
      </w:r>
      <w:r w:rsidR="00B176C2" w:rsidRPr="007F6A50">
        <w:rPr>
          <w:rFonts w:asciiTheme="minorHAnsi" w:hAnsiTheme="minorHAnsi" w:cstheme="minorHAnsi"/>
          <w:szCs w:val="24"/>
          <w:lang w:eastAsia="fr-FR" w:bidi="ar-SA"/>
        </w:rPr>
        <w:t>auto incrémenté</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HORODATAGE : timestamp de la modification</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ACTION : "U"</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-données avant modification de la ligne mise à jour dans la table nom_de_la_table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-CUSERSUPPRESSION : non alimenté</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983ED4" w:rsidRDefault="00FC730C" w:rsidP="00983ED4">
      <w:pPr>
        <w:pStyle w:val="Titre6"/>
        <w:rPr>
          <w:lang w:eastAsia="fr-FR" w:bidi="ar-SA"/>
        </w:rPr>
      </w:pPr>
      <w:r w:rsidRPr="00983ED4">
        <w:rPr>
          <w:lang w:eastAsia="fr-FR" w:bidi="ar-SA"/>
        </w:rPr>
        <w:t>En suppression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Le système supprime physiquement la ligne sélectionnée par l'administrateur.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Le système enregistre la trace de la suppression dans une table historique (même nom que la table mise à jour, </w:t>
      </w:r>
      <w:r w:rsidR="00B176C2" w:rsidRPr="007F6A50">
        <w:rPr>
          <w:rFonts w:asciiTheme="minorHAnsi" w:hAnsiTheme="minorHAnsi" w:cstheme="minorHAnsi"/>
          <w:szCs w:val="24"/>
          <w:lang w:eastAsia="fr-FR" w:bidi="ar-SA"/>
        </w:rPr>
        <w:t>suffixé</w:t>
      </w:r>
      <w:r w:rsidRPr="007F6A50">
        <w:rPr>
          <w:rFonts w:asciiTheme="minorHAnsi" w:hAnsiTheme="minorHAnsi" w:cstheme="minorHAnsi"/>
          <w:szCs w:val="24"/>
          <w:lang w:eastAsia="fr-FR" w:bidi="ar-SA"/>
        </w:rPr>
        <w:t xml:space="preserve"> par "_historique</w:t>
      </w:r>
      <w:r w:rsidR="00B176C2" w:rsidRPr="007F6A50">
        <w:rPr>
          <w:rFonts w:asciiTheme="minorHAnsi" w:hAnsiTheme="minorHAnsi" w:cstheme="minorHAnsi"/>
          <w:szCs w:val="24"/>
          <w:lang w:eastAsia="fr-FR" w:bidi="ar-SA"/>
        </w:rPr>
        <w:t>»)</w:t>
      </w:r>
      <w:r w:rsidRPr="007F6A50">
        <w:rPr>
          <w:rFonts w:asciiTheme="minorHAnsi" w:hAnsiTheme="minorHAnsi" w:cstheme="minorHAnsi"/>
          <w:szCs w:val="24"/>
          <w:lang w:eastAsia="fr-FR" w:bidi="ar-SA"/>
        </w:rPr>
        <w:t xml:space="preserve"> :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COMPTEUR : numéro </w:t>
      </w:r>
      <w:r w:rsidR="00B176C2" w:rsidRPr="007F6A50">
        <w:rPr>
          <w:rFonts w:asciiTheme="minorHAnsi" w:hAnsiTheme="minorHAnsi" w:cstheme="minorHAnsi"/>
          <w:szCs w:val="24"/>
          <w:lang w:eastAsia="fr-FR" w:bidi="ar-SA"/>
        </w:rPr>
        <w:t>auto incrémenté</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HORODATAGE : timestamp de la suppression</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ACTION : "D"</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données de la ligne supprimée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-CUSERSUPPRESSION : identifiant de l'administrateur ayant effectué la suppression</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Dans tous les cas, si la table fait l'objet d'abonnement(s</w:t>
      </w:r>
      <w:r w:rsidR="00B176C2" w:rsidRPr="007F6A50">
        <w:rPr>
          <w:rFonts w:asciiTheme="minorHAnsi" w:hAnsiTheme="minorHAnsi" w:cstheme="minorHAnsi"/>
          <w:szCs w:val="24"/>
          <w:lang w:eastAsia="fr-FR" w:bidi="ar-SA"/>
        </w:rPr>
        <w:t>),</w:t>
      </w:r>
      <w:r w:rsidRPr="007F6A50">
        <w:rPr>
          <w:rFonts w:asciiTheme="minorHAnsi" w:hAnsiTheme="minorHAnsi" w:cstheme="minorHAnsi"/>
          <w:szCs w:val="24"/>
          <w:lang w:eastAsia="fr-FR" w:bidi="ar-SA"/>
        </w:rPr>
        <w:t xml:space="preserve"> le système envoie une notification à DiDo</w:t>
      </w:r>
    </w:p>
    <w:p w:rsidR="00FC730C" w:rsidRPr="007F6A50" w:rsidRDefault="00FC730C" w:rsidP="00FC730C">
      <w:pPr>
        <w:autoSpaceDE w:val="0"/>
        <w:autoSpaceDN w:val="0"/>
        <w:adjustRightInd w:val="0"/>
        <w:rPr>
          <w:rFonts w:asciiTheme="minorHAnsi" w:hAnsiTheme="minorHAnsi" w:cstheme="minorHAnsi"/>
          <w:szCs w:val="24"/>
          <w:lang w:eastAsia="fr-FR" w:bidi="ar-SA"/>
        </w:rPr>
      </w:pPr>
    </w:p>
    <w:p w:rsidR="00FC730C" w:rsidRPr="00983ED4" w:rsidRDefault="00B176C2" w:rsidP="00983ED4">
      <w:pPr>
        <w:pStyle w:val="Titre6"/>
        <w:rPr>
          <w:lang w:eastAsia="fr-FR" w:bidi="ar-SA"/>
        </w:rPr>
      </w:pPr>
      <w:r w:rsidRPr="00983ED4">
        <w:rPr>
          <w:lang w:eastAsia="fr-FR" w:bidi="ar-SA"/>
        </w:rPr>
        <w:t>Remarque</w:t>
      </w:r>
      <w:r w:rsidR="00FC730C" w:rsidRPr="00983ED4">
        <w:rPr>
          <w:lang w:eastAsia="fr-FR" w:bidi="ar-SA"/>
        </w:rPr>
        <w:t xml:space="preserve"> : </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pour le suivi des forçages, des triggers se déclenchant </w:t>
      </w:r>
      <w:r w:rsidRPr="007F6A50">
        <w:rPr>
          <w:rFonts w:asciiTheme="minorHAnsi" w:hAnsiTheme="minorHAnsi" w:cstheme="minorHAnsi"/>
          <w:b/>
          <w:bCs/>
          <w:szCs w:val="24"/>
          <w:lang w:eastAsia="fr-FR" w:bidi="ar-SA"/>
        </w:rPr>
        <w:t>en mise à jour</w:t>
      </w:r>
      <w:r w:rsidRPr="007F6A50">
        <w:rPr>
          <w:rFonts w:asciiTheme="minorHAnsi" w:hAnsiTheme="minorHAnsi" w:cstheme="minorHAnsi"/>
          <w:szCs w:val="24"/>
          <w:lang w:eastAsia="fr-FR" w:bidi="ar-SA"/>
        </w:rPr>
        <w:t xml:space="preserve"> sont mis en place sur toutes les tables paramètres accessibles uniquement en création et suppression (calendriers). </w:t>
      </w:r>
      <w:r w:rsidR="00B176C2" w:rsidRPr="007F6A50">
        <w:rPr>
          <w:rFonts w:asciiTheme="minorHAnsi" w:hAnsiTheme="minorHAnsi" w:cstheme="minorHAnsi"/>
          <w:szCs w:val="24"/>
          <w:lang w:eastAsia="fr-FR" w:bidi="ar-SA"/>
        </w:rPr>
        <w:t>Ils permettent</w:t>
      </w:r>
      <w:r w:rsidRPr="007F6A50">
        <w:rPr>
          <w:rFonts w:asciiTheme="minorHAnsi" w:hAnsiTheme="minorHAnsi" w:cstheme="minorHAnsi"/>
          <w:szCs w:val="24"/>
          <w:lang w:eastAsia="fr-FR" w:bidi="ar-SA"/>
        </w:rPr>
        <w:t xml:space="preserve"> d'alimenter la table _historique de la même façon que les triggers se déclenchant suite à une modification via l'interface</w:t>
      </w:r>
    </w:p>
    <w:p w:rsidR="00FC730C" w:rsidRPr="007F6A50" w:rsidRDefault="00FC730C" w:rsidP="00FC730C">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pour le suivi des forçages, des triggers se déclenchant </w:t>
      </w:r>
      <w:r w:rsidRPr="007F6A50">
        <w:rPr>
          <w:rFonts w:asciiTheme="minorHAnsi" w:hAnsiTheme="minorHAnsi" w:cstheme="minorHAnsi"/>
          <w:b/>
          <w:bCs/>
          <w:szCs w:val="24"/>
          <w:lang w:eastAsia="fr-FR" w:bidi="ar-SA"/>
        </w:rPr>
        <w:t>en suppression</w:t>
      </w:r>
      <w:r w:rsidRPr="007F6A50">
        <w:rPr>
          <w:rFonts w:asciiTheme="minorHAnsi" w:hAnsiTheme="minorHAnsi" w:cstheme="minorHAnsi"/>
          <w:szCs w:val="24"/>
          <w:lang w:eastAsia="fr-FR" w:bidi="ar-SA"/>
        </w:rPr>
        <w:t xml:space="preserve"> sont mis en place sur toutes les tables paramètres accessibles uniquement en création et mise à jour (tables autres que les calendriers et la table des tables). </w:t>
      </w:r>
      <w:r w:rsidR="00B176C2" w:rsidRPr="007F6A50">
        <w:rPr>
          <w:rFonts w:asciiTheme="minorHAnsi" w:hAnsiTheme="minorHAnsi" w:cstheme="minorHAnsi"/>
          <w:szCs w:val="24"/>
          <w:lang w:eastAsia="fr-FR" w:bidi="ar-SA"/>
        </w:rPr>
        <w:t>Ils permettent</w:t>
      </w:r>
      <w:r w:rsidRPr="007F6A50">
        <w:rPr>
          <w:rFonts w:asciiTheme="minorHAnsi" w:hAnsiTheme="minorHAnsi" w:cstheme="minorHAnsi"/>
          <w:szCs w:val="24"/>
          <w:lang w:eastAsia="fr-FR" w:bidi="ar-SA"/>
        </w:rPr>
        <w:t xml:space="preserve"> d'alimenter la table _historique de la même façon que les triggers se déclenchant suite à une </w:t>
      </w:r>
      <w:r w:rsidR="00B176C2" w:rsidRPr="007F6A50">
        <w:rPr>
          <w:rFonts w:asciiTheme="minorHAnsi" w:hAnsiTheme="minorHAnsi" w:cstheme="minorHAnsi"/>
          <w:szCs w:val="24"/>
          <w:lang w:eastAsia="fr-FR" w:bidi="ar-SA"/>
        </w:rPr>
        <w:t>suppression</w:t>
      </w:r>
      <w:r w:rsidRPr="007F6A50">
        <w:rPr>
          <w:rFonts w:asciiTheme="minorHAnsi" w:hAnsiTheme="minorHAnsi" w:cstheme="minorHAnsi"/>
          <w:szCs w:val="24"/>
          <w:lang w:eastAsia="fr-FR" w:bidi="ar-SA"/>
        </w:rPr>
        <w:t xml:space="preserve"> via l'interface, avec CUSERSUPPRESSION alimenté à  'FORCAGE'</w:t>
      </w:r>
    </w:p>
    <w:p w:rsidR="00FC730C" w:rsidRPr="007F6A50" w:rsidRDefault="00FC730C" w:rsidP="00FC730C">
      <w:pPr>
        <w:tabs>
          <w:tab w:val="left" w:pos="0"/>
        </w:tabs>
        <w:ind w:left="432"/>
        <w:rPr>
          <w:rFonts w:asciiTheme="minorHAnsi" w:hAnsiTheme="minorHAnsi" w:cstheme="minorHAnsi"/>
          <w:szCs w:val="24"/>
          <w:lang w:eastAsia="fr-FR" w:bidi="ar-SA"/>
        </w:rPr>
      </w:pPr>
      <w:r w:rsidRPr="007F6A50">
        <w:rPr>
          <w:rFonts w:asciiTheme="minorHAnsi" w:hAnsiTheme="minorHAnsi" w:cstheme="minorHAnsi"/>
          <w:szCs w:val="24"/>
          <w:lang w:eastAsia="fr-FR" w:bidi="ar-SA"/>
        </w:rPr>
        <w:t>- les tables accessibles uniquement en consultation dans l'IHM : ta_niveau_agregation_nomenclature, ta_longueur_type_codif_tiers, ... ne disposent pas d'une historisation (ni trigger ni table _historique)</w:t>
      </w:r>
    </w:p>
    <w:p w:rsidR="00FC730C" w:rsidRPr="007F6A50" w:rsidRDefault="00FC730C" w:rsidP="00FC730C">
      <w:pPr>
        <w:tabs>
          <w:tab w:val="left" w:pos="0"/>
        </w:tabs>
        <w:ind w:left="432"/>
        <w:rPr>
          <w:rFonts w:asciiTheme="minorHAnsi" w:hAnsiTheme="minorHAnsi" w:cstheme="minorHAnsi"/>
          <w:szCs w:val="24"/>
          <w:lang w:eastAsia="fr-FR" w:bidi="ar-SA"/>
        </w:rPr>
      </w:pPr>
    </w:p>
    <w:p w:rsidR="00FC730C" w:rsidRPr="007F6A50" w:rsidRDefault="00FC730C" w:rsidP="00FC730C">
      <w:pPr>
        <w:tabs>
          <w:tab w:val="left" w:pos="0"/>
        </w:tabs>
        <w:ind w:left="432"/>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voir les spécifications par table dans la rubrique « structures et </w:t>
      </w:r>
      <w:r w:rsidR="00B176C2" w:rsidRPr="007F6A50">
        <w:rPr>
          <w:rFonts w:asciiTheme="minorHAnsi" w:hAnsiTheme="minorHAnsi" w:cstheme="minorHAnsi"/>
          <w:szCs w:val="24"/>
          <w:lang w:eastAsia="fr-FR" w:bidi="ar-SA"/>
        </w:rPr>
        <w:t>spécificités</w:t>
      </w:r>
      <w:r w:rsidRPr="007F6A50">
        <w:rPr>
          <w:rFonts w:asciiTheme="minorHAnsi" w:hAnsiTheme="minorHAnsi" w:cstheme="minorHAnsi"/>
          <w:szCs w:val="24"/>
          <w:lang w:eastAsia="fr-FR" w:bidi="ar-SA"/>
        </w:rPr>
        <w:t xml:space="preserve"> des tables »</w:t>
      </w:r>
    </w:p>
    <w:p w:rsidR="00FC730C" w:rsidRPr="007F6A50" w:rsidRDefault="00FC730C" w:rsidP="00FC730C">
      <w:pPr>
        <w:tabs>
          <w:tab w:val="left" w:pos="0"/>
        </w:tabs>
        <w:ind w:left="432"/>
        <w:rPr>
          <w:rFonts w:asciiTheme="minorHAnsi" w:hAnsiTheme="minorHAnsi" w:cstheme="minorHAnsi"/>
          <w:b/>
          <w:color w:val="FF0000"/>
          <w:szCs w:val="24"/>
          <w:lang w:eastAsia="fr-FR" w:bidi="ar-SA"/>
        </w:rPr>
      </w:pPr>
      <w:r w:rsidRPr="007F6A50">
        <w:rPr>
          <w:rFonts w:asciiTheme="minorHAnsi" w:hAnsiTheme="minorHAnsi" w:cstheme="minorHAnsi"/>
          <w:b/>
          <w:color w:val="FF0000"/>
          <w:szCs w:val="24"/>
          <w:lang w:eastAsia="fr-FR" w:bidi="ar-SA"/>
        </w:rPr>
        <w:t>voir le détail de REQUIREMENTS à finaliser par HM</w:t>
      </w:r>
    </w:p>
    <w:p w:rsidR="00FC730C" w:rsidRPr="004E2387" w:rsidRDefault="00FC730C" w:rsidP="00FC730C">
      <w:pPr>
        <w:rPr>
          <w:rFonts w:asciiTheme="minorHAnsi" w:hAnsiTheme="minorHAnsi" w:cstheme="minorHAnsi"/>
          <w:szCs w:val="24"/>
          <w:lang w:eastAsia="fr-FR" w:bidi="ar-SA"/>
        </w:rPr>
      </w:pPr>
      <w:r w:rsidRPr="004E2387">
        <w:rPr>
          <w:rFonts w:asciiTheme="minorHAnsi" w:hAnsiTheme="minorHAnsi" w:cstheme="minorHAnsi"/>
          <w:szCs w:val="24"/>
          <w:lang w:eastAsia="fr-FR" w:bidi="ar-SA"/>
        </w:rPr>
        <w:br w:type="page"/>
      </w:r>
    </w:p>
    <w:p w:rsidR="00623F60" w:rsidRPr="004E2387" w:rsidRDefault="001E1D66" w:rsidP="00BF16B6">
      <w:pPr>
        <w:pStyle w:val="Titre3"/>
      </w:pPr>
      <w:bookmarkStart w:id="791" w:name="_Toc515444376"/>
      <w:r w:rsidRPr="004E2387">
        <w:lastRenderedPageBreak/>
        <w:t>Exporter le contenu d’une table</w:t>
      </w:r>
      <w:bookmarkEnd w:id="791"/>
    </w:p>
    <w:p w:rsidR="00E837AD" w:rsidRPr="004E2387" w:rsidRDefault="00E837AD" w:rsidP="00F12891">
      <w:pPr>
        <w:pStyle w:val="Titre4"/>
        <w:rPr>
          <w:rFonts w:asciiTheme="minorHAnsi" w:hAnsiTheme="minorHAnsi" w:cstheme="minorHAnsi"/>
        </w:rPr>
      </w:pPr>
      <w:r w:rsidRPr="004E2387">
        <w:rPr>
          <w:rFonts w:asciiTheme="minorHAnsi" w:hAnsiTheme="minorHAnsi" w:cstheme="minorHAnsi"/>
        </w:rPr>
        <w:t>Diagramme fonctionnel</w:t>
      </w:r>
    </w:p>
    <w:p w:rsidR="009720F7" w:rsidRDefault="001E1D66" w:rsidP="009720F7">
      <w:pPr>
        <w:ind w:left="432"/>
        <w:rPr>
          <w:rFonts w:asciiTheme="minorHAnsi" w:hAnsiTheme="minorHAnsi" w:cstheme="minorHAnsi"/>
        </w:rPr>
      </w:pPr>
      <w:r w:rsidRPr="004E2387">
        <w:rPr>
          <w:rFonts w:asciiTheme="minorHAnsi" w:hAnsiTheme="minorHAnsi" w:cstheme="minorHAnsi"/>
          <w:noProof/>
          <w:lang w:eastAsia="fr-FR" w:bidi="ar-SA"/>
        </w:rPr>
        <w:drawing>
          <wp:inline distT="0" distB="0" distL="0" distR="0" wp14:anchorId="24D3A531" wp14:editId="667509E9">
            <wp:extent cx="6301105" cy="7530465"/>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r le contenu d'une table de paramètres.jpg"/>
                    <pic:cNvPicPr/>
                  </pic:nvPicPr>
                  <pic:blipFill>
                    <a:blip r:embed="rId16">
                      <a:extLst>
                        <a:ext uri="{28A0092B-C50C-407E-A947-70E740481C1C}">
                          <a14:useLocalDpi xmlns:a14="http://schemas.microsoft.com/office/drawing/2010/main" val="0"/>
                        </a:ext>
                      </a:extLst>
                    </a:blip>
                    <a:stretch>
                      <a:fillRect/>
                    </a:stretch>
                  </pic:blipFill>
                  <pic:spPr>
                    <a:xfrm>
                      <a:off x="0" y="0"/>
                      <a:ext cx="6301105" cy="7530465"/>
                    </a:xfrm>
                    <a:prstGeom prst="rect">
                      <a:avLst/>
                    </a:prstGeom>
                  </pic:spPr>
                </pic:pic>
              </a:graphicData>
            </a:graphic>
          </wp:inline>
        </w:drawing>
      </w:r>
      <w:r w:rsidR="009720F7">
        <w:rPr>
          <w:rFonts w:asciiTheme="minorHAnsi" w:hAnsiTheme="minorHAnsi" w:cstheme="minorHAnsi"/>
        </w:rPr>
        <w:br w:type="page"/>
      </w:r>
    </w:p>
    <w:p w:rsidR="00650305" w:rsidRPr="004E2387" w:rsidRDefault="00650305" w:rsidP="00650305">
      <w:pPr>
        <w:pStyle w:val="Titre4"/>
        <w:rPr>
          <w:rFonts w:asciiTheme="minorHAnsi" w:hAnsiTheme="minorHAnsi" w:cstheme="minorHAnsi"/>
        </w:rPr>
      </w:pPr>
      <w:r w:rsidRPr="004E2387">
        <w:rPr>
          <w:rFonts w:asciiTheme="minorHAnsi" w:hAnsiTheme="minorHAnsi" w:cstheme="minorHAnsi"/>
        </w:rPr>
        <w:lastRenderedPageBreak/>
        <w:t>Détail du diagramme d’activité</w:t>
      </w:r>
    </w:p>
    <w:p w:rsidR="00E837AD" w:rsidRPr="004E2387" w:rsidRDefault="00E837AD" w:rsidP="008B17A6">
      <w:pPr>
        <w:pStyle w:val="Titre5"/>
      </w:pPr>
      <w:r w:rsidRPr="004E2387">
        <w:t>Le système propose d'ouvrir ou d'enregistrer le fichier obtenu depuis le serveur ou d'annuler l'export</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propose :</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d'</w:t>
      </w:r>
      <w:r w:rsidRPr="007F6A50">
        <w:rPr>
          <w:rFonts w:asciiTheme="minorHAnsi" w:hAnsiTheme="minorHAnsi" w:cstheme="minorHAnsi"/>
          <w:b/>
          <w:bCs/>
          <w:szCs w:val="24"/>
          <w:lang w:eastAsia="fr-FR" w:bidi="ar-SA"/>
        </w:rPr>
        <w:t xml:space="preserve">ouvrir </w:t>
      </w:r>
      <w:r w:rsidRPr="007F6A50">
        <w:rPr>
          <w:rFonts w:asciiTheme="minorHAnsi" w:hAnsiTheme="minorHAnsi" w:cstheme="minorHAnsi"/>
          <w:szCs w:val="24"/>
          <w:lang w:eastAsia="fr-FR" w:bidi="ar-SA"/>
        </w:rPr>
        <w:t xml:space="preserve">le fichier </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d'</w:t>
      </w:r>
      <w:r w:rsidRPr="007F6A50">
        <w:rPr>
          <w:rFonts w:asciiTheme="minorHAnsi" w:hAnsiTheme="minorHAnsi" w:cstheme="minorHAnsi"/>
          <w:b/>
          <w:bCs/>
          <w:szCs w:val="24"/>
          <w:lang w:eastAsia="fr-FR" w:bidi="ar-SA"/>
        </w:rPr>
        <w:t xml:space="preserve">enregistrer </w:t>
      </w:r>
      <w:r w:rsidRPr="007F6A50">
        <w:rPr>
          <w:rFonts w:asciiTheme="minorHAnsi" w:hAnsiTheme="minorHAnsi" w:cstheme="minorHAnsi"/>
          <w:szCs w:val="24"/>
          <w:lang w:eastAsia="fr-FR" w:bidi="ar-SA"/>
        </w:rPr>
        <w:t xml:space="preserve">le fichier </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d'</w:t>
      </w:r>
      <w:r w:rsidR="00B176C2" w:rsidRPr="007F6A50">
        <w:rPr>
          <w:rFonts w:asciiTheme="minorHAnsi" w:hAnsiTheme="minorHAnsi" w:cstheme="minorHAnsi"/>
          <w:b/>
          <w:bCs/>
          <w:szCs w:val="24"/>
          <w:lang w:eastAsia="fr-FR" w:bidi="ar-SA"/>
        </w:rPr>
        <w:t>enregistrer</w:t>
      </w:r>
      <w:r w:rsidRPr="007F6A50">
        <w:rPr>
          <w:rFonts w:asciiTheme="minorHAnsi" w:hAnsiTheme="minorHAnsi" w:cstheme="minorHAnsi"/>
          <w:b/>
          <w:bCs/>
          <w:szCs w:val="24"/>
          <w:lang w:eastAsia="fr-FR" w:bidi="ar-SA"/>
        </w:rPr>
        <w:t xml:space="preserve"> sous </w:t>
      </w:r>
      <w:r w:rsidRPr="007F6A50">
        <w:rPr>
          <w:rFonts w:asciiTheme="minorHAnsi" w:hAnsiTheme="minorHAnsi" w:cstheme="minorHAnsi"/>
          <w:szCs w:val="24"/>
          <w:lang w:eastAsia="fr-FR" w:bidi="ar-SA"/>
        </w:rPr>
        <w:t>le fichier</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d'</w:t>
      </w:r>
      <w:r w:rsidR="00B176C2" w:rsidRPr="007F6A50">
        <w:rPr>
          <w:rFonts w:asciiTheme="minorHAnsi" w:hAnsiTheme="minorHAnsi" w:cstheme="minorHAnsi"/>
          <w:b/>
          <w:bCs/>
          <w:szCs w:val="24"/>
          <w:lang w:eastAsia="fr-FR" w:bidi="ar-SA"/>
        </w:rPr>
        <w:t>enregistrer</w:t>
      </w:r>
      <w:r w:rsidRPr="007F6A50">
        <w:rPr>
          <w:rFonts w:asciiTheme="minorHAnsi" w:hAnsiTheme="minorHAnsi" w:cstheme="minorHAnsi"/>
          <w:b/>
          <w:bCs/>
          <w:szCs w:val="24"/>
          <w:lang w:eastAsia="fr-FR" w:bidi="ar-SA"/>
        </w:rPr>
        <w:t xml:space="preserve"> et ouvrir </w:t>
      </w:r>
      <w:r w:rsidRPr="007F6A50">
        <w:rPr>
          <w:rFonts w:asciiTheme="minorHAnsi" w:hAnsiTheme="minorHAnsi" w:cstheme="minorHAnsi"/>
          <w:szCs w:val="24"/>
          <w:lang w:eastAsia="fr-FR" w:bidi="ar-SA"/>
        </w:rPr>
        <w:t>le fichier</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d'</w:t>
      </w:r>
      <w:r w:rsidRPr="007F6A50">
        <w:rPr>
          <w:rFonts w:asciiTheme="minorHAnsi" w:hAnsiTheme="minorHAnsi" w:cstheme="minorHAnsi"/>
          <w:b/>
          <w:bCs/>
          <w:szCs w:val="24"/>
          <w:lang w:eastAsia="fr-FR" w:bidi="ar-SA"/>
        </w:rPr>
        <w:t xml:space="preserve">annuler </w:t>
      </w:r>
      <w:r w:rsidRPr="007F6A50">
        <w:rPr>
          <w:rFonts w:asciiTheme="minorHAnsi" w:hAnsiTheme="minorHAnsi" w:cstheme="minorHAnsi"/>
          <w:szCs w:val="24"/>
          <w:lang w:eastAsia="fr-FR" w:bidi="ar-SA"/>
        </w:rPr>
        <w:t>l'export</w:t>
      </w:r>
    </w:p>
    <w:p w:rsidR="00E837AD" w:rsidRPr="007F6A50" w:rsidRDefault="00E837AD" w:rsidP="00F12891">
      <w:pPr>
        <w:autoSpaceDE w:val="0"/>
        <w:autoSpaceDN w:val="0"/>
        <w:adjustRightInd w:val="0"/>
        <w:rPr>
          <w:rFonts w:asciiTheme="minorHAnsi" w:hAnsiTheme="minorHAnsi" w:cstheme="minorHAnsi"/>
          <w:szCs w:val="24"/>
          <w:lang w:eastAsia="fr-FR" w:bidi="ar-SA"/>
        </w:rPr>
      </w:pP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Le format proposé pour le fichier est le format .xls. </w:t>
      </w:r>
    </w:p>
    <w:p w:rsidR="00E837AD" w:rsidRPr="007F6A50" w:rsidRDefault="00E837AD" w:rsidP="00F12891">
      <w:pPr>
        <w:rPr>
          <w:rFonts w:asciiTheme="minorHAnsi" w:hAnsiTheme="minorHAnsi" w:cstheme="minorHAnsi"/>
          <w:szCs w:val="24"/>
          <w:lang w:eastAsia="fr-FR" w:bidi="ar-SA"/>
        </w:rPr>
      </w:pPr>
      <w:r w:rsidRPr="007F6A50">
        <w:rPr>
          <w:rFonts w:asciiTheme="minorHAnsi" w:hAnsiTheme="minorHAnsi" w:cstheme="minorHAnsi"/>
          <w:szCs w:val="24"/>
          <w:lang w:eastAsia="fr-FR" w:bidi="ar-SA"/>
        </w:rPr>
        <w:t>Le nom proposé pour le fichier est le suivant : "nom de la table"_"date au format SSAAMMJJ"_"heure au format HHMMSS"</w:t>
      </w:r>
    </w:p>
    <w:p w:rsidR="00E837AD" w:rsidRPr="007F6A50" w:rsidRDefault="00E837AD" w:rsidP="00F12891">
      <w:pPr>
        <w:rPr>
          <w:rFonts w:asciiTheme="minorHAnsi" w:hAnsiTheme="minorHAnsi" w:cstheme="minorHAnsi"/>
          <w:szCs w:val="24"/>
          <w:lang w:eastAsia="fr-FR" w:bidi="ar-SA"/>
        </w:rPr>
      </w:pPr>
    </w:p>
    <w:p w:rsidR="00E837AD" w:rsidRPr="007F6A50" w:rsidRDefault="00866CB2" w:rsidP="008B17A6">
      <w:pPr>
        <w:pStyle w:val="Titre5"/>
      </w:pPr>
      <w:r>
        <w:t>L</w:t>
      </w:r>
      <w:r w:rsidR="00E837AD" w:rsidRPr="007F6A50">
        <w:t>'utilisateur choisit "ouvrir le fichier"</w:t>
      </w:r>
    </w:p>
    <w:p w:rsidR="00E837AD" w:rsidRPr="007F6A50" w:rsidRDefault="00E837AD" w:rsidP="00F12891">
      <w:pPr>
        <w:rPr>
          <w:rFonts w:asciiTheme="minorHAnsi" w:hAnsiTheme="minorHAnsi" w:cstheme="minorHAnsi"/>
          <w:szCs w:val="24"/>
        </w:rPr>
      </w:pPr>
      <w:r w:rsidRPr="007F6A50">
        <w:rPr>
          <w:rFonts w:asciiTheme="minorHAnsi" w:hAnsiTheme="minorHAnsi" w:cstheme="minorHAnsi"/>
          <w:szCs w:val="24"/>
        </w:rPr>
        <w:t>en cliquant sur ce choix</w:t>
      </w:r>
    </w:p>
    <w:p w:rsidR="00E837AD" w:rsidRPr="007F6A50" w:rsidRDefault="00E837AD" w:rsidP="00F12891">
      <w:pPr>
        <w:rPr>
          <w:rFonts w:asciiTheme="minorHAnsi" w:hAnsiTheme="minorHAnsi" w:cstheme="minorHAnsi"/>
          <w:szCs w:val="24"/>
        </w:rPr>
      </w:pPr>
    </w:p>
    <w:p w:rsidR="00E837AD" w:rsidRPr="004E2387" w:rsidRDefault="00866CB2" w:rsidP="008B17A6">
      <w:pPr>
        <w:pStyle w:val="Titre5"/>
      </w:pPr>
      <w:r>
        <w:t>L</w:t>
      </w:r>
      <w:r w:rsidR="00E837AD" w:rsidRPr="004E2387">
        <w:t>e système ouvre le fichier contenant les données de la table sélectionnée</w:t>
      </w:r>
    </w:p>
    <w:p w:rsidR="00E837AD" w:rsidRPr="007F6A50" w:rsidRDefault="00E837AD" w:rsidP="009720F7">
      <w:pPr>
        <w:rPr>
          <w:rFonts w:asciiTheme="minorHAnsi" w:hAnsiTheme="minorHAnsi" w:cstheme="minorHAnsi"/>
          <w:szCs w:val="24"/>
        </w:rPr>
      </w:pPr>
      <w:r w:rsidRPr="007F6A50">
        <w:rPr>
          <w:rFonts w:asciiTheme="minorHAnsi" w:hAnsiTheme="minorHAnsi" w:cstheme="minorHAnsi"/>
          <w:szCs w:val="24"/>
        </w:rPr>
        <w:t>1) Le système lance Excel (si celui-ci n'est pas déjà lancé)</w:t>
      </w:r>
    </w:p>
    <w:p w:rsidR="00E837AD" w:rsidRPr="007F6A50" w:rsidRDefault="00E837AD" w:rsidP="009720F7">
      <w:pPr>
        <w:rPr>
          <w:rFonts w:asciiTheme="minorHAnsi" w:hAnsiTheme="minorHAnsi" w:cstheme="minorHAnsi"/>
          <w:szCs w:val="24"/>
        </w:rPr>
      </w:pPr>
      <w:r w:rsidRPr="007F6A50">
        <w:rPr>
          <w:rFonts w:asciiTheme="minorHAnsi" w:hAnsiTheme="minorHAnsi" w:cstheme="minorHAnsi"/>
          <w:szCs w:val="24"/>
        </w:rPr>
        <w:t xml:space="preserve">2) Le système créé le fichier "nom de la table"_"date au format SSAAMMJJ"_"heure au format HHMMSS".xlsx et le </w:t>
      </w:r>
      <w:r w:rsidR="00B176C2">
        <w:rPr>
          <w:rFonts w:asciiTheme="minorHAnsi" w:hAnsiTheme="minorHAnsi" w:cstheme="minorHAnsi"/>
          <w:szCs w:val="24"/>
        </w:rPr>
        <w:t>présente à l'utilisateur, avec</w:t>
      </w:r>
      <w:r w:rsidRPr="007F6A50">
        <w:rPr>
          <w:rFonts w:asciiTheme="minorHAnsi" w:hAnsiTheme="minorHAnsi" w:cstheme="minorHAnsi"/>
          <w:szCs w:val="24"/>
        </w:rPr>
        <w:t>:</w:t>
      </w:r>
    </w:p>
    <w:p w:rsidR="00E837AD" w:rsidRPr="007F6A50" w:rsidRDefault="00E837AD" w:rsidP="009720F7">
      <w:pPr>
        <w:rPr>
          <w:rFonts w:asciiTheme="minorHAnsi" w:hAnsiTheme="minorHAnsi" w:cstheme="minorHAnsi"/>
          <w:szCs w:val="24"/>
        </w:rPr>
      </w:pPr>
      <w:r w:rsidRPr="007F6A50">
        <w:rPr>
          <w:rFonts w:asciiTheme="minorHAnsi" w:hAnsiTheme="minorHAnsi" w:cstheme="minorHAnsi"/>
          <w:szCs w:val="24"/>
        </w:rPr>
        <w:t>- la 1ère ligne contenant les noms des colonnes de la table exportée</w:t>
      </w:r>
    </w:p>
    <w:p w:rsidR="00E837AD" w:rsidRPr="007F6A50" w:rsidRDefault="00E837AD" w:rsidP="009720F7">
      <w:pPr>
        <w:rPr>
          <w:rFonts w:asciiTheme="minorHAnsi" w:hAnsiTheme="minorHAnsi" w:cstheme="minorHAnsi"/>
          <w:szCs w:val="24"/>
        </w:rPr>
      </w:pPr>
      <w:r w:rsidRPr="007F6A50">
        <w:rPr>
          <w:rFonts w:asciiTheme="minorHAnsi" w:hAnsiTheme="minorHAnsi" w:cstheme="minorHAnsi"/>
          <w:szCs w:val="24"/>
        </w:rPr>
        <w:t>- la 2ème ligne contenant les libellés associés aux colonnes de la table exportée (s'ils sont présents dans ta_libelle_colonne_table)</w:t>
      </w:r>
    </w:p>
    <w:p w:rsidR="00E837AD" w:rsidRPr="007F6A50" w:rsidRDefault="00E837AD" w:rsidP="009720F7">
      <w:pPr>
        <w:rPr>
          <w:rFonts w:asciiTheme="minorHAnsi" w:hAnsiTheme="minorHAnsi" w:cstheme="minorHAnsi"/>
          <w:szCs w:val="24"/>
        </w:rPr>
      </w:pPr>
      <w:r w:rsidRPr="007F6A50">
        <w:rPr>
          <w:rFonts w:asciiTheme="minorHAnsi" w:hAnsiTheme="minorHAnsi" w:cstheme="minorHAnsi"/>
          <w:szCs w:val="24"/>
        </w:rPr>
        <w:t>- à partir de la 3ème ligne, les données de la table exportée.</w:t>
      </w:r>
    </w:p>
    <w:p w:rsidR="00E837AD" w:rsidRPr="007F6A50" w:rsidRDefault="00E837AD" w:rsidP="009720F7">
      <w:pPr>
        <w:rPr>
          <w:rFonts w:asciiTheme="minorHAnsi" w:hAnsiTheme="minorHAnsi" w:cstheme="minorHAnsi"/>
          <w:szCs w:val="24"/>
        </w:rPr>
      </w:pPr>
    </w:p>
    <w:p w:rsidR="00E837AD" w:rsidRPr="007F6A50" w:rsidRDefault="00E837AD" w:rsidP="009720F7">
      <w:pPr>
        <w:rPr>
          <w:rFonts w:asciiTheme="minorHAnsi" w:hAnsiTheme="minorHAnsi" w:cstheme="minorHAnsi"/>
          <w:szCs w:val="24"/>
        </w:rPr>
      </w:pPr>
      <w:r w:rsidRPr="007F6A50">
        <w:rPr>
          <w:rFonts w:asciiTheme="minorHAnsi" w:hAnsiTheme="minorHAnsi" w:cstheme="minorHAnsi"/>
          <w:szCs w:val="24"/>
        </w:rPr>
        <w:t>Les colonnes sont ordonnées à l'identique de la structure de la table.</w:t>
      </w:r>
    </w:p>
    <w:p w:rsidR="00E837AD" w:rsidRPr="007F6A50" w:rsidRDefault="00E837AD" w:rsidP="009720F7">
      <w:pPr>
        <w:rPr>
          <w:rFonts w:asciiTheme="minorHAnsi" w:hAnsiTheme="minorHAnsi" w:cstheme="minorHAnsi"/>
          <w:szCs w:val="24"/>
        </w:rPr>
      </w:pPr>
      <w:r w:rsidRPr="007F6A50">
        <w:rPr>
          <w:rFonts w:asciiTheme="minorHAnsi" w:hAnsiTheme="minorHAnsi" w:cstheme="minorHAnsi"/>
          <w:szCs w:val="24"/>
        </w:rPr>
        <w:t>Les dates sont présentées au format JJ/MM/SSAA à compter du 01/01/1900, au format SSAA/MM/JJ du 01/01/0001 au 31/12/1899.</w:t>
      </w:r>
    </w:p>
    <w:p w:rsidR="00E837AD" w:rsidRPr="007F6A50" w:rsidRDefault="00E837AD" w:rsidP="009720F7">
      <w:pPr>
        <w:rPr>
          <w:rFonts w:asciiTheme="minorHAnsi" w:hAnsiTheme="minorHAnsi" w:cstheme="minorHAnsi"/>
          <w:szCs w:val="24"/>
        </w:rPr>
      </w:pPr>
      <w:r w:rsidRPr="007F6A50">
        <w:rPr>
          <w:rFonts w:asciiTheme="minorHAnsi" w:hAnsiTheme="minorHAnsi" w:cstheme="minorHAnsi"/>
          <w:szCs w:val="24"/>
        </w:rPr>
        <w:t>Lorsqu'une partie décimale est définie pour la colonne, les données numériques utilisent le "." comme séparateur entre partie entière et partie décimale (à l'identique du stockage en table).</w:t>
      </w:r>
    </w:p>
    <w:p w:rsidR="00E837AD" w:rsidRPr="007F6A50" w:rsidRDefault="00E837AD" w:rsidP="009720F7">
      <w:pPr>
        <w:rPr>
          <w:rFonts w:asciiTheme="minorHAnsi" w:hAnsiTheme="minorHAnsi" w:cstheme="minorHAnsi"/>
          <w:szCs w:val="24"/>
        </w:rPr>
      </w:pPr>
    </w:p>
    <w:p w:rsidR="00E837AD" w:rsidRPr="007F6A50" w:rsidRDefault="009720F7" w:rsidP="009720F7">
      <w:pPr>
        <w:rPr>
          <w:rFonts w:asciiTheme="minorHAnsi" w:hAnsiTheme="minorHAnsi" w:cstheme="minorHAnsi"/>
          <w:szCs w:val="24"/>
        </w:rPr>
      </w:pPr>
      <w:r w:rsidRPr="007F6A50">
        <w:rPr>
          <w:rFonts w:asciiTheme="minorHAnsi" w:hAnsiTheme="minorHAnsi" w:cstheme="minorHAnsi"/>
          <w:szCs w:val="24"/>
        </w:rPr>
        <w:t xml:space="preserve">Remarque: </w:t>
      </w:r>
      <w:r w:rsidR="00E837AD" w:rsidRPr="007F6A50">
        <w:rPr>
          <w:rFonts w:asciiTheme="minorHAnsi" w:hAnsiTheme="minorHAnsi" w:cstheme="minorHAnsi"/>
          <w:szCs w:val="24"/>
        </w:rPr>
        <w:t>les données "enregistrements clos" et "enregistrements actifs" de la table des tables (ta_table_des_tables) n'apparaissent pas dans le fichier car elles ne correspondent pas à des colonnes physiques de cette table.</w:t>
      </w:r>
    </w:p>
    <w:p w:rsidR="00E837AD" w:rsidRPr="007F6A50" w:rsidRDefault="00E837AD" w:rsidP="00F12891">
      <w:pPr>
        <w:rPr>
          <w:rFonts w:asciiTheme="minorHAnsi" w:hAnsiTheme="minorHAnsi" w:cstheme="minorHAnsi"/>
          <w:szCs w:val="24"/>
        </w:rPr>
      </w:pPr>
    </w:p>
    <w:p w:rsidR="00E837AD" w:rsidRPr="004E2387" w:rsidRDefault="00866CB2" w:rsidP="008B17A6">
      <w:pPr>
        <w:pStyle w:val="Titre5"/>
      </w:pPr>
      <w:r>
        <w:t>L</w:t>
      </w:r>
      <w:r w:rsidR="00E837AD" w:rsidRPr="004E2387">
        <w:t>'utilisateur choisit "enregistrer le fichier"</w:t>
      </w:r>
    </w:p>
    <w:p w:rsidR="00E837AD" w:rsidRPr="007F6A50" w:rsidRDefault="00E837AD" w:rsidP="00F12891">
      <w:pPr>
        <w:rPr>
          <w:rFonts w:asciiTheme="minorHAnsi" w:hAnsiTheme="minorHAnsi" w:cstheme="minorHAnsi"/>
          <w:szCs w:val="24"/>
        </w:rPr>
      </w:pPr>
      <w:r w:rsidRPr="007F6A50">
        <w:rPr>
          <w:rFonts w:asciiTheme="minorHAnsi" w:hAnsiTheme="minorHAnsi" w:cstheme="minorHAnsi"/>
          <w:szCs w:val="24"/>
        </w:rPr>
        <w:t>en cliquant sur "enregistrer" puis en sélectionnant ce choix secondaire</w:t>
      </w:r>
    </w:p>
    <w:p w:rsidR="00E837AD" w:rsidRPr="007F6A50" w:rsidRDefault="00E837AD" w:rsidP="00F12891">
      <w:pPr>
        <w:rPr>
          <w:rFonts w:asciiTheme="minorHAnsi" w:hAnsiTheme="minorHAnsi" w:cstheme="minorHAnsi"/>
          <w:szCs w:val="24"/>
        </w:rPr>
      </w:pPr>
    </w:p>
    <w:p w:rsidR="00E837AD" w:rsidRPr="004E2387" w:rsidRDefault="00866CB2" w:rsidP="008B17A6">
      <w:pPr>
        <w:pStyle w:val="Titre5"/>
      </w:pPr>
      <w:r>
        <w:t>L</w:t>
      </w:r>
      <w:r w:rsidR="00E837AD" w:rsidRPr="004E2387">
        <w:t>e système enregistre le fichier contenant les données de la table sélectionnée</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1) Le système créé le fichier "nom de la table"_"date au format SSAAMMJJ"_"heure au format HHMMSS".xlsx dans le dossier de téléchargements du poste de travail </w:t>
      </w:r>
      <w:r w:rsidR="00F85781" w:rsidRPr="007F6A50">
        <w:rPr>
          <w:rFonts w:asciiTheme="minorHAnsi" w:hAnsiTheme="minorHAnsi" w:cstheme="minorHAnsi"/>
          <w:szCs w:val="24"/>
          <w:lang w:eastAsia="fr-FR" w:bidi="ar-SA"/>
        </w:rPr>
        <w:t>avec :</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lastRenderedPageBreak/>
        <w:t>- la 1ère ligne contenant les noms des colonnes de la table exportée</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2ème ligne contenant les libellés associés aux colonnes de la table exportée (s'ils sont présents dans ta_libelle_colonne_table)</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à partir de la 3ème ligne, les données de la table exportée.</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2) Le système propose ensuite :</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d'</w:t>
      </w:r>
      <w:r w:rsidRPr="007F6A50">
        <w:rPr>
          <w:rFonts w:asciiTheme="minorHAnsi" w:hAnsiTheme="minorHAnsi" w:cstheme="minorHAnsi"/>
          <w:b/>
          <w:bCs/>
          <w:szCs w:val="24"/>
          <w:lang w:eastAsia="fr-FR" w:bidi="ar-SA"/>
        </w:rPr>
        <w:t>ouvrir</w:t>
      </w:r>
      <w:r w:rsidRPr="007F6A50">
        <w:rPr>
          <w:rFonts w:asciiTheme="minorHAnsi" w:hAnsiTheme="minorHAnsi" w:cstheme="minorHAnsi"/>
          <w:szCs w:val="24"/>
          <w:lang w:eastAsia="fr-FR" w:bidi="ar-SA"/>
        </w:rPr>
        <w:t xml:space="preserve"> le fichier </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d'</w:t>
      </w:r>
      <w:r w:rsidRPr="007F6A50">
        <w:rPr>
          <w:rFonts w:asciiTheme="minorHAnsi" w:hAnsiTheme="minorHAnsi" w:cstheme="minorHAnsi"/>
          <w:b/>
          <w:bCs/>
          <w:szCs w:val="24"/>
          <w:lang w:eastAsia="fr-FR" w:bidi="ar-SA"/>
        </w:rPr>
        <w:t xml:space="preserve">ouvrir avec </w:t>
      </w:r>
      <w:r w:rsidRPr="007F6A50">
        <w:rPr>
          <w:rFonts w:asciiTheme="minorHAnsi" w:hAnsiTheme="minorHAnsi" w:cstheme="minorHAnsi"/>
          <w:szCs w:val="24"/>
          <w:lang w:eastAsia="fr-FR" w:bidi="ar-SA"/>
        </w:rPr>
        <w:t xml:space="preserve">le fichier </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d'</w:t>
      </w:r>
      <w:r w:rsidRPr="007F6A50">
        <w:rPr>
          <w:rFonts w:asciiTheme="minorHAnsi" w:hAnsiTheme="minorHAnsi" w:cstheme="minorHAnsi"/>
          <w:b/>
          <w:bCs/>
          <w:szCs w:val="24"/>
          <w:lang w:eastAsia="fr-FR" w:bidi="ar-SA"/>
        </w:rPr>
        <w:t xml:space="preserve">ouvrir le dossier </w:t>
      </w:r>
      <w:r w:rsidRPr="007F6A50">
        <w:rPr>
          <w:rFonts w:asciiTheme="minorHAnsi" w:hAnsiTheme="minorHAnsi" w:cstheme="minorHAnsi"/>
          <w:szCs w:val="24"/>
          <w:lang w:eastAsia="fr-FR" w:bidi="ar-SA"/>
        </w:rPr>
        <w:t>de téléchargements</w:t>
      </w:r>
      <w:r w:rsidRPr="007F6A50">
        <w:rPr>
          <w:rFonts w:asciiTheme="minorHAnsi" w:hAnsiTheme="minorHAnsi" w:cstheme="minorHAnsi"/>
          <w:b/>
          <w:bCs/>
          <w:szCs w:val="24"/>
          <w:lang w:eastAsia="fr-FR" w:bidi="ar-SA"/>
        </w:rPr>
        <w:t xml:space="preserve"> (</w:t>
      </w:r>
      <w:r w:rsidRPr="007F6A50">
        <w:rPr>
          <w:rFonts w:asciiTheme="minorHAnsi" w:hAnsiTheme="minorHAnsi" w:cstheme="minorHAnsi"/>
          <w:szCs w:val="24"/>
          <w:lang w:eastAsia="fr-FR" w:bidi="ar-SA"/>
        </w:rPr>
        <w:t>contenant le fichier)</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d'</w:t>
      </w:r>
      <w:r w:rsidRPr="007F6A50">
        <w:rPr>
          <w:rFonts w:asciiTheme="minorHAnsi" w:hAnsiTheme="minorHAnsi" w:cstheme="minorHAnsi"/>
          <w:b/>
          <w:bCs/>
          <w:szCs w:val="24"/>
          <w:lang w:eastAsia="fr-FR" w:bidi="ar-SA"/>
        </w:rPr>
        <w:t>afficher les téléchargements</w:t>
      </w:r>
    </w:p>
    <w:p w:rsidR="00E837AD" w:rsidRPr="007F6A50" w:rsidRDefault="00E837AD" w:rsidP="00F12891">
      <w:pPr>
        <w:autoSpaceDE w:val="0"/>
        <w:autoSpaceDN w:val="0"/>
        <w:adjustRightInd w:val="0"/>
        <w:rPr>
          <w:rFonts w:asciiTheme="minorHAnsi" w:hAnsiTheme="minorHAnsi" w:cstheme="minorHAnsi"/>
          <w:szCs w:val="24"/>
          <w:lang w:eastAsia="fr-FR" w:bidi="ar-SA"/>
        </w:rPr>
      </w:pP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Les colonnes sont ordonnées à l'identique de la structure de la table.</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Les dates sont présentées au format JJ/MM/SSAA à compter du 01/01/1900, au format SSAA/MM/JJ du 01/01/0001 au 31/12/1899.</w:t>
      </w:r>
    </w:p>
    <w:p w:rsidR="00E837AD" w:rsidRPr="007F6A50" w:rsidRDefault="00E837AD"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Lorsqu'une partie décimale est définie pour la colonne, les données numériques utilisent le "." comme séparateur entre partie entière et partie décimale (à l'identique du stockage en table).</w:t>
      </w:r>
    </w:p>
    <w:p w:rsidR="00E837AD" w:rsidRPr="007F6A50" w:rsidRDefault="00E837AD" w:rsidP="00F12891">
      <w:pPr>
        <w:autoSpaceDE w:val="0"/>
        <w:autoSpaceDN w:val="0"/>
        <w:adjustRightInd w:val="0"/>
        <w:rPr>
          <w:rFonts w:asciiTheme="minorHAnsi" w:hAnsiTheme="minorHAnsi" w:cstheme="minorHAnsi"/>
          <w:szCs w:val="24"/>
          <w:lang w:eastAsia="fr-FR" w:bidi="ar-SA"/>
        </w:rPr>
      </w:pPr>
    </w:p>
    <w:p w:rsidR="00787E78" w:rsidRDefault="009720F7" w:rsidP="00F12891">
      <w:pPr>
        <w:rPr>
          <w:rFonts w:asciiTheme="minorHAnsi" w:hAnsiTheme="minorHAnsi" w:cstheme="minorHAnsi"/>
          <w:szCs w:val="24"/>
          <w:lang w:eastAsia="fr-FR" w:bidi="ar-SA"/>
        </w:rPr>
      </w:pPr>
      <w:r w:rsidRPr="007F6A50">
        <w:rPr>
          <w:rFonts w:asciiTheme="minorHAnsi" w:hAnsiTheme="minorHAnsi" w:cstheme="minorHAnsi"/>
          <w:szCs w:val="24"/>
          <w:lang w:eastAsia="fr-FR" w:bidi="ar-SA"/>
        </w:rPr>
        <w:t>Remarqu</w:t>
      </w:r>
      <w:r w:rsidR="00866CB2">
        <w:rPr>
          <w:rFonts w:asciiTheme="minorHAnsi" w:hAnsiTheme="minorHAnsi" w:cstheme="minorHAnsi"/>
          <w:szCs w:val="24"/>
          <w:lang w:eastAsia="fr-FR" w:bidi="ar-SA"/>
        </w:rPr>
        <w:t>e</w:t>
      </w:r>
      <w:r w:rsidRPr="007F6A50">
        <w:rPr>
          <w:rFonts w:asciiTheme="minorHAnsi" w:hAnsiTheme="minorHAnsi" w:cstheme="minorHAnsi"/>
          <w:szCs w:val="24"/>
          <w:lang w:eastAsia="fr-FR" w:bidi="ar-SA"/>
        </w:rPr>
        <w:t xml:space="preserve"> :</w:t>
      </w:r>
    </w:p>
    <w:p w:rsidR="00E837AD" w:rsidRPr="007F6A50" w:rsidRDefault="00787E78" w:rsidP="00F12891">
      <w:pPr>
        <w:rPr>
          <w:rFonts w:asciiTheme="minorHAnsi" w:hAnsiTheme="minorHAnsi" w:cstheme="minorHAnsi"/>
          <w:szCs w:val="24"/>
          <w:lang w:eastAsia="fr-FR" w:bidi="ar-SA"/>
        </w:rPr>
      </w:pPr>
      <w:r>
        <w:rPr>
          <w:rFonts w:asciiTheme="minorHAnsi" w:hAnsiTheme="minorHAnsi" w:cstheme="minorHAnsi"/>
          <w:szCs w:val="24"/>
          <w:lang w:eastAsia="fr-FR" w:bidi="ar-SA"/>
        </w:rPr>
        <w:t>L</w:t>
      </w:r>
      <w:r w:rsidR="00E837AD" w:rsidRPr="007F6A50">
        <w:rPr>
          <w:rFonts w:asciiTheme="minorHAnsi" w:hAnsiTheme="minorHAnsi" w:cstheme="minorHAnsi"/>
          <w:szCs w:val="24"/>
          <w:lang w:eastAsia="fr-FR" w:bidi="ar-SA"/>
        </w:rPr>
        <w:t>es données "enregistrements clos" et "enregistrements actifs" de la table des tables (ta_table_des_tables) n'apparaissent pas dans le fichier car elles ne correspondent pas à des colonnes physiques de cette table.</w:t>
      </w:r>
    </w:p>
    <w:p w:rsidR="00E837AD" w:rsidRPr="007F6A50" w:rsidRDefault="00E837AD" w:rsidP="00F12891">
      <w:pPr>
        <w:rPr>
          <w:rFonts w:asciiTheme="minorHAnsi" w:hAnsiTheme="minorHAnsi" w:cstheme="minorHAnsi"/>
          <w:szCs w:val="24"/>
          <w:lang w:eastAsia="fr-FR" w:bidi="ar-SA"/>
        </w:rPr>
      </w:pPr>
    </w:p>
    <w:p w:rsidR="00E837AD" w:rsidRPr="004E2387" w:rsidRDefault="00787E78" w:rsidP="008B17A6">
      <w:pPr>
        <w:pStyle w:val="Titre5"/>
      </w:pPr>
      <w:r>
        <w:t>L</w:t>
      </w:r>
      <w:r w:rsidR="00516CDA" w:rsidRPr="004E2387">
        <w:t>'utilisateur choisit "enregistrer sous le fichier"</w:t>
      </w:r>
    </w:p>
    <w:p w:rsidR="00E837AD" w:rsidRPr="007F6A50" w:rsidRDefault="00516CDA" w:rsidP="00F12891">
      <w:pPr>
        <w:rPr>
          <w:rFonts w:asciiTheme="minorHAnsi" w:hAnsiTheme="minorHAnsi" w:cstheme="minorHAnsi"/>
          <w:szCs w:val="24"/>
          <w:lang w:eastAsia="fr-FR" w:bidi="ar-SA"/>
        </w:rPr>
      </w:pPr>
      <w:r w:rsidRPr="007F6A50">
        <w:rPr>
          <w:rFonts w:asciiTheme="minorHAnsi" w:hAnsiTheme="minorHAnsi" w:cstheme="minorHAnsi"/>
          <w:szCs w:val="24"/>
        </w:rPr>
        <w:t>en cliquant sur "enregistrer" puis en sélectionnant ce choix secondaire</w:t>
      </w:r>
    </w:p>
    <w:p w:rsidR="00E837AD" w:rsidRPr="007F6A50" w:rsidRDefault="00E837AD" w:rsidP="00F12891">
      <w:pPr>
        <w:rPr>
          <w:rFonts w:asciiTheme="minorHAnsi" w:hAnsiTheme="minorHAnsi" w:cstheme="minorHAnsi"/>
          <w:szCs w:val="24"/>
          <w:lang w:eastAsia="fr-FR" w:bidi="ar-SA"/>
        </w:rPr>
      </w:pPr>
    </w:p>
    <w:p w:rsidR="00E837AD" w:rsidRPr="004E2387" w:rsidRDefault="00516CDA" w:rsidP="008B17A6">
      <w:pPr>
        <w:pStyle w:val="Titre5"/>
      </w:pPr>
      <w:r w:rsidRPr="004E2387">
        <w:t>le système demande à l'utilisateur d'indiquer les informations nécessaires à l'enregistrement du fichier d'export</w:t>
      </w:r>
    </w:p>
    <w:p w:rsidR="00516CDA" w:rsidRPr="007F6A50" w:rsidRDefault="00516CDA" w:rsidP="00F12891">
      <w:pPr>
        <w:rPr>
          <w:rFonts w:asciiTheme="minorHAnsi" w:hAnsiTheme="minorHAnsi" w:cstheme="minorHAnsi"/>
          <w:szCs w:val="24"/>
        </w:rPr>
      </w:pPr>
    </w:p>
    <w:p w:rsidR="00516CDA" w:rsidRPr="00E42769" w:rsidRDefault="00516CDA" w:rsidP="008B17A6">
      <w:pPr>
        <w:pStyle w:val="Titre5"/>
        <w:rPr>
          <w:sz w:val="18"/>
          <w:szCs w:val="18"/>
        </w:rPr>
      </w:pPr>
      <w:r w:rsidRPr="004E2387">
        <w:t xml:space="preserve">L'utilisateur précise le dossier de destination du fichier, le nom du fichier et le type </w:t>
      </w:r>
      <w:r w:rsidRPr="00E42769">
        <w:rPr>
          <w:sz w:val="18"/>
          <w:szCs w:val="18"/>
        </w:rPr>
        <w:t>du fichier, puis demande l'enregistrement</w:t>
      </w:r>
    </w:p>
    <w:p w:rsidR="00516CDA" w:rsidRPr="007F6A50" w:rsidRDefault="00516CDA"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Par défaut, le système propose :</w:t>
      </w:r>
    </w:p>
    <w:p w:rsidR="00516CDA" w:rsidRPr="007F6A50" w:rsidRDefault="00516CDA"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le dernier dossier utilisé comme dossier de destination du fichier </w:t>
      </w:r>
    </w:p>
    <w:p w:rsidR="00516CDA" w:rsidRPr="007F6A50" w:rsidRDefault="00516CDA"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"nom de la table"_"date au format SSAAMMJJ"_"heure au format HHMMSS".xlsx comme Nom du fichier</w:t>
      </w:r>
    </w:p>
    <w:p w:rsidR="00516CDA" w:rsidRPr="007F6A50" w:rsidRDefault="00516CDA"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xml:space="preserve">- Feuille de calcul Microsoft Excel (*.xlsx) comme Type </w:t>
      </w:r>
    </w:p>
    <w:p w:rsidR="00516CDA" w:rsidRPr="007F6A50" w:rsidRDefault="00516CDA" w:rsidP="00F12891">
      <w:pPr>
        <w:rPr>
          <w:rFonts w:asciiTheme="minorHAnsi" w:hAnsiTheme="minorHAnsi" w:cstheme="minorHAnsi"/>
          <w:szCs w:val="24"/>
        </w:rPr>
      </w:pPr>
    </w:p>
    <w:p w:rsidR="00516CDA" w:rsidRPr="004E2387" w:rsidRDefault="00787E78" w:rsidP="008B17A6">
      <w:pPr>
        <w:pStyle w:val="Titre5"/>
      </w:pPr>
      <w:r>
        <w:t>L</w:t>
      </w:r>
      <w:r w:rsidR="00516CDA" w:rsidRPr="004E2387">
        <w:t>e système enregistre le fichier  à partir des éléments fournis par l'utilisateur</w:t>
      </w:r>
    </w:p>
    <w:p w:rsidR="00455003" w:rsidRPr="007F6A50" w:rsidRDefault="00455003"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 système créé le fichier  avec le nom et le type renseignés par l'utilisateur, dans le dossier indiqué par l'utilisateur, avec :</w:t>
      </w:r>
    </w:p>
    <w:p w:rsidR="00455003" w:rsidRPr="007F6A50" w:rsidRDefault="00455003"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1ère ligne contenant les noms des colonnes de la table exportée</w:t>
      </w:r>
    </w:p>
    <w:p w:rsidR="00455003" w:rsidRPr="007F6A50" w:rsidRDefault="00455003"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2ème ligne contenant les libellés associés aux colonnes de la table exportée (s'ils sont présents dans ta_libelle_colonne_table)</w:t>
      </w:r>
    </w:p>
    <w:p w:rsidR="00455003" w:rsidRPr="007F6A50" w:rsidRDefault="00455003"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à partir de la 3ème ligne, les données de la table exportée.</w:t>
      </w:r>
    </w:p>
    <w:p w:rsidR="00455003" w:rsidRPr="007F6A50" w:rsidRDefault="00455003" w:rsidP="00F12891">
      <w:pPr>
        <w:autoSpaceDE w:val="0"/>
        <w:autoSpaceDN w:val="0"/>
        <w:adjustRightInd w:val="0"/>
        <w:rPr>
          <w:rFonts w:asciiTheme="minorHAnsi" w:hAnsiTheme="minorHAnsi" w:cstheme="minorHAnsi"/>
          <w:szCs w:val="24"/>
          <w:lang w:eastAsia="fr-FR" w:bidi="ar-SA"/>
        </w:rPr>
      </w:pPr>
    </w:p>
    <w:p w:rsidR="00455003" w:rsidRPr="007F6A50" w:rsidRDefault="00455003"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Les colonnes sont ordonnées à l'identique de la structure de la table.</w:t>
      </w:r>
    </w:p>
    <w:p w:rsidR="00455003" w:rsidRPr="007F6A50" w:rsidRDefault="00455003"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lastRenderedPageBreak/>
        <w:t>Les dates sont présentées au format JJ/MM/SSAA à compter du 01/01/1900, au format SSAA/MM/JJ du 01/01/0001 au 31/12/1899.</w:t>
      </w:r>
    </w:p>
    <w:p w:rsidR="00455003" w:rsidRPr="007F6A50" w:rsidRDefault="00455003"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Lorsqu'une partie décimale est définie pour la colonne, les données numériques utilisent le "." comme séparateur entre partie entière et partie décimale (à l'identique du stockage en table).</w:t>
      </w:r>
    </w:p>
    <w:p w:rsidR="00455003" w:rsidRPr="007F6A50" w:rsidRDefault="00455003" w:rsidP="00F12891">
      <w:pPr>
        <w:autoSpaceDE w:val="0"/>
        <w:autoSpaceDN w:val="0"/>
        <w:adjustRightInd w:val="0"/>
        <w:rPr>
          <w:rFonts w:asciiTheme="minorHAnsi" w:hAnsiTheme="minorHAnsi" w:cstheme="minorHAnsi"/>
          <w:szCs w:val="24"/>
          <w:lang w:eastAsia="fr-FR" w:bidi="ar-SA"/>
        </w:rPr>
      </w:pPr>
    </w:p>
    <w:p w:rsidR="00516CDA" w:rsidRPr="007F6A50" w:rsidRDefault="00455003" w:rsidP="00F12891">
      <w:pPr>
        <w:rPr>
          <w:rFonts w:asciiTheme="minorHAnsi" w:hAnsiTheme="minorHAnsi" w:cstheme="minorHAnsi"/>
          <w:szCs w:val="24"/>
        </w:rPr>
      </w:pPr>
      <w:r w:rsidRPr="007F6A50">
        <w:rPr>
          <w:rFonts w:asciiTheme="minorHAnsi" w:hAnsiTheme="minorHAnsi" w:cstheme="minorHAnsi"/>
          <w:szCs w:val="24"/>
          <w:lang w:eastAsia="fr-FR" w:bidi="ar-SA"/>
        </w:rPr>
        <w:t>Remarque  :  les données "enregistrements clos" et "enregistrements actifs" de la table des tables (ta_table_des_tables) n'apparaissent pas dans le fichier car elles ne correspondent pas à des colonnes physiques de cette table.</w:t>
      </w:r>
    </w:p>
    <w:p w:rsidR="00516CDA" w:rsidRPr="007F6A50" w:rsidRDefault="00516CDA" w:rsidP="00F12891">
      <w:pPr>
        <w:rPr>
          <w:rFonts w:asciiTheme="minorHAnsi" w:hAnsiTheme="minorHAnsi" w:cstheme="minorHAnsi"/>
          <w:szCs w:val="24"/>
        </w:rPr>
      </w:pPr>
    </w:p>
    <w:p w:rsidR="00516CDA" w:rsidRPr="004E2387" w:rsidRDefault="00787E78" w:rsidP="008B17A6">
      <w:pPr>
        <w:pStyle w:val="Titre5"/>
      </w:pPr>
      <w:r>
        <w:t>L</w:t>
      </w:r>
      <w:r w:rsidR="00575E67" w:rsidRPr="004E2387">
        <w:t>'utilisateur choisit "enregistrer et ouvrir le fichier"</w:t>
      </w:r>
    </w:p>
    <w:p w:rsidR="00575E67" w:rsidRPr="007F6A50" w:rsidRDefault="00575E67" w:rsidP="00F12891">
      <w:pPr>
        <w:rPr>
          <w:rFonts w:asciiTheme="minorHAnsi" w:hAnsiTheme="minorHAnsi" w:cstheme="minorHAnsi"/>
          <w:szCs w:val="24"/>
        </w:rPr>
      </w:pPr>
      <w:r w:rsidRPr="007F6A50">
        <w:rPr>
          <w:rFonts w:asciiTheme="minorHAnsi" w:hAnsiTheme="minorHAnsi" w:cstheme="minorHAnsi"/>
          <w:szCs w:val="24"/>
        </w:rPr>
        <w:t>en cliquant sur "enregistrer" puis en sélectionnant ce choix secondaire</w:t>
      </w:r>
    </w:p>
    <w:p w:rsidR="00575E67" w:rsidRPr="007F6A50" w:rsidRDefault="00575E67" w:rsidP="00F12891">
      <w:pPr>
        <w:rPr>
          <w:rFonts w:asciiTheme="minorHAnsi" w:hAnsiTheme="minorHAnsi" w:cstheme="minorHAnsi"/>
          <w:szCs w:val="24"/>
        </w:rPr>
      </w:pPr>
    </w:p>
    <w:p w:rsidR="00575E67" w:rsidRPr="004E2387" w:rsidRDefault="00787E78" w:rsidP="008B17A6">
      <w:pPr>
        <w:pStyle w:val="Titre5"/>
      </w:pPr>
      <w:r>
        <w:t>L</w:t>
      </w:r>
      <w:r w:rsidR="00575E67" w:rsidRPr="004E2387">
        <w:t>e système enregistre le fichier contenant les données de la table sélectionnée puis l'ouvre</w:t>
      </w:r>
    </w:p>
    <w:p w:rsidR="00575E67" w:rsidRPr="007F6A50" w:rsidRDefault="00575E67"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1) Le système créé le fichier "nom de la table"_"date au format SSAAMMJJ"_"heure au format HHMMSS".xlsx dans le dossier de téléchargements du poste de travail avec  :</w:t>
      </w:r>
    </w:p>
    <w:p w:rsidR="00575E67" w:rsidRPr="007F6A50" w:rsidRDefault="00575E67"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1ère ligne contenant les noms des colonnes de la table exportée</w:t>
      </w:r>
    </w:p>
    <w:p w:rsidR="00575E67" w:rsidRPr="007F6A50" w:rsidRDefault="00575E67"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la 2ème ligne contenant les libellés associés aux colonnes de la table exportée (s'ils sont présents dans ta_libelle_colonne_table)</w:t>
      </w:r>
    </w:p>
    <w:p w:rsidR="00575E67" w:rsidRPr="007F6A50" w:rsidRDefault="00575E67"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 à partir de la 3ème ligne, les données de la table exportée.</w:t>
      </w:r>
    </w:p>
    <w:p w:rsidR="00575E67" w:rsidRPr="007F6A50" w:rsidRDefault="00575E67"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2) Le système ouvre fichier dans Excel</w:t>
      </w:r>
    </w:p>
    <w:p w:rsidR="00575E67" w:rsidRPr="007F6A50" w:rsidRDefault="00575E67" w:rsidP="00F12891">
      <w:pPr>
        <w:autoSpaceDE w:val="0"/>
        <w:autoSpaceDN w:val="0"/>
        <w:adjustRightInd w:val="0"/>
        <w:rPr>
          <w:rFonts w:asciiTheme="minorHAnsi" w:hAnsiTheme="minorHAnsi" w:cstheme="minorHAnsi"/>
          <w:szCs w:val="24"/>
          <w:lang w:eastAsia="fr-FR" w:bidi="ar-SA"/>
        </w:rPr>
      </w:pPr>
    </w:p>
    <w:p w:rsidR="00575E67" w:rsidRPr="007F6A50" w:rsidRDefault="00575E67"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Les colonnes sont ordonnées à l'identique de la structure de la table.</w:t>
      </w:r>
    </w:p>
    <w:p w:rsidR="00575E67" w:rsidRPr="007F6A50" w:rsidRDefault="00575E67"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Les dates sont présentées au format JJ/MM/SSAA à compter du 01/01/1900, au format SSAA/MM/JJ du 01/01/0001 au 31/12/1899.</w:t>
      </w:r>
    </w:p>
    <w:p w:rsidR="00575E67" w:rsidRPr="007F6A50" w:rsidRDefault="00575E67" w:rsidP="00F12891">
      <w:pPr>
        <w:autoSpaceDE w:val="0"/>
        <w:autoSpaceDN w:val="0"/>
        <w:adjustRightInd w:val="0"/>
        <w:rPr>
          <w:rFonts w:asciiTheme="minorHAnsi" w:hAnsiTheme="minorHAnsi" w:cstheme="minorHAnsi"/>
          <w:szCs w:val="24"/>
          <w:lang w:eastAsia="fr-FR" w:bidi="ar-SA"/>
        </w:rPr>
      </w:pPr>
      <w:r w:rsidRPr="007F6A50">
        <w:rPr>
          <w:rFonts w:asciiTheme="minorHAnsi" w:hAnsiTheme="minorHAnsi" w:cstheme="minorHAnsi"/>
          <w:szCs w:val="24"/>
          <w:lang w:eastAsia="fr-FR" w:bidi="ar-SA"/>
        </w:rPr>
        <w:t>Lorsqu'une partie décimale est définie pour la colonne, les données numériques utilisent le "." comme séparateur entre partie entière et partie décimale (à l'identique du stockage en table).</w:t>
      </w:r>
    </w:p>
    <w:p w:rsidR="00575E67" w:rsidRPr="007F6A50" w:rsidRDefault="00575E67" w:rsidP="00F12891">
      <w:pPr>
        <w:autoSpaceDE w:val="0"/>
        <w:autoSpaceDN w:val="0"/>
        <w:adjustRightInd w:val="0"/>
        <w:rPr>
          <w:rFonts w:asciiTheme="minorHAnsi" w:hAnsiTheme="minorHAnsi" w:cstheme="minorHAnsi"/>
          <w:szCs w:val="24"/>
          <w:lang w:eastAsia="fr-FR" w:bidi="ar-SA"/>
        </w:rPr>
      </w:pPr>
    </w:p>
    <w:p w:rsidR="00575E67" w:rsidRPr="007F6A50" w:rsidRDefault="00575E67" w:rsidP="00F12891">
      <w:pPr>
        <w:rPr>
          <w:rFonts w:asciiTheme="minorHAnsi" w:hAnsiTheme="minorHAnsi" w:cstheme="minorHAnsi"/>
          <w:szCs w:val="24"/>
        </w:rPr>
      </w:pPr>
      <w:r w:rsidRPr="007F6A50">
        <w:rPr>
          <w:rFonts w:asciiTheme="minorHAnsi" w:hAnsiTheme="minorHAnsi" w:cstheme="minorHAnsi"/>
          <w:szCs w:val="24"/>
          <w:lang w:eastAsia="fr-FR" w:bidi="ar-SA"/>
        </w:rPr>
        <w:t>Remarque  :  les données "enregistrements clos" et "enregistrements actifs" de la table des tables (ta_table_des_tables) n'apparaissent pas dans le fichier car elles ne correspondent pas à des colonnes physiques de cette table.</w:t>
      </w:r>
    </w:p>
    <w:p w:rsidR="00575E67" w:rsidRPr="007F6A50" w:rsidRDefault="00575E67" w:rsidP="00F12891">
      <w:pPr>
        <w:rPr>
          <w:rFonts w:asciiTheme="minorHAnsi" w:hAnsiTheme="minorHAnsi" w:cstheme="minorHAnsi"/>
          <w:szCs w:val="24"/>
        </w:rPr>
      </w:pPr>
    </w:p>
    <w:p w:rsidR="00575E67" w:rsidRPr="004E2387" w:rsidRDefault="00787E78" w:rsidP="008B17A6">
      <w:pPr>
        <w:pStyle w:val="Titre5"/>
      </w:pPr>
      <w:r>
        <w:t>L</w:t>
      </w:r>
      <w:r w:rsidR="005D17D7" w:rsidRPr="004E2387">
        <w:t>'utilisateur choisit "annuler l'export"</w:t>
      </w:r>
    </w:p>
    <w:p w:rsidR="00575E67" w:rsidRPr="007F6A50" w:rsidRDefault="005D17D7" w:rsidP="00F12891">
      <w:pPr>
        <w:rPr>
          <w:rFonts w:asciiTheme="minorHAnsi" w:hAnsiTheme="minorHAnsi" w:cstheme="minorHAnsi"/>
          <w:szCs w:val="24"/>
        </w:rPr>
      </w:pPr>
      <w:r w:rsidRPr="007F6A50">
        <w:rPr>
          <w:rFonts w:asciiTheme="minorHAnsi" w:hAnsiTheme="minorHAnsi" w:cstheme="minorHAnsi"/>
          <w:szCs w:val="24"/>
        </w:rPr>
        <w:t>en cliquant sur ce choix</w:t>
      </w:r>
    </w:p>
    <w:p w:rsidR="00575E67" w:rsidRPr="007F6A50" w:rsidRDefault="00575E67" w:rsidP="00F12891">
      <w:pPr>
        <w:rPr>
          <w:rFonts w:asciiTheme="minorHAnsi" w:hAnsiTheme="minorHAnsi" w:cstheme="minorHAnsi"/>
          <w:szCs w:val="24"/>
        </w:rPr>
      </w:pPr>
    </w:p>
    <w:p w:rsidR="0000138A" w:rsidRPr="007F6A50" w:rsidRDefault="0000138A" w:rsidP="00F12891">
      <w:pPr>
        <w:rPr>
          <w:rFonts w:asciiTheme="minorHAnsi" w:hAnsiTheme="minorHAnsi" w:cstheme="minorHAnsi"/>
          <w:szCs w:val="24"/>
        </w:rPr>
      </w:pPr>
      <w:r w:rsidRPr="007F6A50">
        <w:rPr>
          <w:rFonts w:asciiTheme="minorHAnsi" w:hAnsiTheme="minorHAnsi" w:cstheme="minorHAnsi"/>
          <w:szCs w:val="24"/>
        </w:rPr>
        <w:br w:type="page"/>
      </w:r>
    </w:p>
    <w:p w:rsidR="001E1D66" w:rsidRPr="004E2387" w:rsidRDefault="001E1D66" w:rsidP="00BF16B6">
      <w:pPr>
        <w:pStyle w:val="Titre3"/>
      </w:pPr>
      <w:bookmarkStart w:id="792" w:name="_Toc515444377"/>
      <w:r w:rsidRPr="004E2387">
        <w:lastRenderedPageBreak/>
        <w:t>Mettre à jour les codes postaux</w:t>
      </w:r>
      <w:bookmarkEnd w:id="792"/>
    </w:p>
    <w:p w:rsidR="00333984" w:rsidRPr="004E2387" w:rsidRDefault="00333984" w:rsidP="00F12891">
      <w:pPr>
        <w:pStyle w:val="Titre4"/>
        <w:rPr>
          <w:rFonts w:asciiTheme="minorHAnsi" w:hAnsiTheme="minorHAnsi" w:cstheme="minorHAnsi"/>
        </w:rPr>
      </w:pPr>
      <w:r w:rsidRPr="004E2387">
        <w:rPr>
          <w:rFonts w:asciiTheme="minorHAnsi" w:hAnsiTheme="minorHAnsi" w:cstheme="minorHAnsi"/>
        </w:rPr>
        <w:t xml:space="preserve">Le besoin </w:t>
      </w:r>
    </w:p>
    <w:p w:rsidR="00333984" w:rsidRPr="007F6A50" w:rsidRDefault="00333984" w:rsidP="00F12891">
      <w:pPr>
        <w:ind w:left="432"/>
        <w:rPr>
          <w:rFonts w:asciiTheme="minorHAnsi" w:hAnsiTheme="minorHAnsi" w:cstheme="minorHAnsi"/>
          <w:szCs w:val="24"/>
        </w:rPr>
      </w:pPr>
      <w:r w:rsidRPr="007F6A50">
        <w:rPr>
          <w:rFonts w:asciiTheme="minorHAnsi" w:hAnsiTheme="minorHAnsi" w:cstheme="minorHAnsi"/>
          <w:szCs w:val="24"/>
        </w:rPr>
        <w:t>L'utilisateur est habilité à se connecter à l'application. Ses droits lui permettent de lancer</w:t>
      </w:r>
      <w:r w:rsidR="00F85781">
        <w:rPr>
          <w:rFonts w:asciiTheme="minorHAnsi" w:hAnsiTheme="minorHAnsi" w:cstheme="minorHAnsi"/>
          <w:szCs w:val="24"/>
        </w:rPr>
        <w:t xml:space="preserve"> le traitement Hexapost</w:t>
      </w:r>
    </w:p>
    <w:p w:rsidR="00333984" w:rsidRPr="007F6A50" w:rsidRDefault="00333984" w:rsidP="00F12891">
      <w:pPr>
        <w:pStyle w:val="Titre4"/>
        <w:rPr>
          <w:rFonts w:asciiTheme="minorHAnsi" w:hAnsiTheme="minorHAnsi" w:cstheme="minorHAnsi"/>
          <w:szCs w:val="24"/>
        </w:rPr>
      </w:pPr>
      <w:r w:rsidRPr="007F6A50">
        <w:rPr>
          <w:rFonts w:asciiTheme="minorHAnsi" w:hAnsiTheme="minorHAnsi" w:cstheme="minorHAnsi"/>
          <w:szCs w:val="24"/>
        </w:rPr>
        <w:t>Diagramme fonctionnel</w:t>
      </w:r>
    </w:p>
    <w:p w:rsidR="0000138A" w:rsidRPr="004E2387" w:rsidRDefault="001E1D66" w:rsidP="00F12891">
      <w:pPr>
        <w:ind w:left="432"/>
        <w:rPr>
          <w:rFonts w:asciiTheme="minorHAnsi" w:hAnsiTheme="minorHAnsi" w:cstheme="minorHAnsi"/>
        </w:rPr>
      </w:pPr>
      <w:r w:rsidRPr="004E2387">
        <w:rPr>
          <w:rFonts w:asciiTheme="minorHAnsi" w:hAnsiTheme="minorHAnsi" w:cstheme="minorHAnsi"/>
          <w:noProof/>
          <w:lang w:eastAsia="fr-FR" w:bidi="ar-SA"/>
        </w:rPr>
        <w:drawing>
          <wp:inline distT="0" distB="0" distL="0" distR="0" wp14:anchorId="330A29EE" wp14:editId="27F753B9">
            <wp:extent cx="5534025" cy="65378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tre à jour les codes postaux.jpg"/>
                    <pic:cNvPicPr/>
                  </pic:nvPicPr>
                  <pic:blipFill>
                    <a:blip r:embed="rId17">
                      <a:extLst>
                        <a:ext uri="{28A0092B-C50C-407E-A947-70E740481C1C}">
                          <a14:useLocalDpi xmlns:a14="http://schemas.microsoft.com/office/drawing/2010/main" val="0"/>
                        </a:ext>
                      </a:extLst>
                    </a:blip>
                    <a:stretch>
                      <a:fillRect/>
                    </a:stretch>
                  </pic:blipFill>
                  <pic:spPr>
                    <a:xfrm>
                      <a:off x="0" y="0"/>
                      <a:ext cx="5530723" cy="6533978"/>
                    </a:xfrm>
                    <a:prstGeom prst="rect">
                      <a:avLst/>
                    </a:prstGeom>
                  </pic:spPr>
                </pic:pic>
              </a:graphicData>
            </a:graphic>
          </wp:inline>
        </w:drawing>
      </w:r>
      <w:r w:rsidR="0000138A" w:rsidRPr="004E2387">
        <w:rPr>
          <w:rFonts w:asciiTheme="minorHAnsi" w:hAnsiTheme="minorHAnsi" w:cstheme="minorHAnsi"/>
        </w:rPr>
        <w:br w:type="page"/>
      </w:r>
    </w:p>
    <w:p w:rsidR="00650305" w:rsidRPr="004E2387" w:rsidRDefault="00650305" w:rsidP="00650305">
      <w:pPr>
        <w:pStyle w:val="Titre4"/>
        <w:rPr>
          <w:rFonts w:asciiTheme="minorHAnsi" w:hAnsiTheme="minorHAnsi" w:cstheme="minorHAnsi"/>
        </w:rPr>
      </w:pPr>
      <w:r w:rsidRPr="004E2387">
        <w:rPr>
          <w:rFonts w:asciiTheme="minorHAnsi" w:hAnsiTheme="minorHAnsi" w:cstheme="minorHAnsi"/>
        </w:rPr>
        <w:lastRenderedPageBreak/>
        <w:t>Détail du diagramme d’activité</w:t>
      </w:r>
    </w:p>
    <w:p w:rsidR="001E1D66" w:rsidRPr="004E2387" w:rsidRDefault="00320858" w:rsidP="008B17A6">
      <w:pPr>
        <w:pStyle w:val="Titre5"/>
      </w:pPr>
      <w:r w:rsidRPr="004E2387">
        <w:t xml:space="preserve">L'utilisateur demande à accéder à l'écran de traitement </w:t>
      </w:r>
      <w:r w:rsidR="00F85781" w:rsidRPr="004E2387">
        <w:t>Hexapost</w:t>
      </w:r>
    </w:p>
    <w:p w:rsidR="00320858" w:rsidRPr="00150123" w:rsidRDefault="00320858" w:rsidP="00787E78">
      <w:pPr>
        <w:rPr>
          <w:rFonts w:asciiTheme="minorHAnsi" w:hAnsiTheme="minorHAnsi" w:cstheme="minorHAnsi"/>
          <w:szCs w:val="24"/>
        </w:rPr>
      </w:pPr>
      <w:r w:rsidRPr="00150123">
        <w:rPr>
          <w:rFonts w:asciiTheme="minorHAnsi" w:hAnsiTheme="minorHAnsi" w:cstheme="minorHAnsi"/>
          <w:szCs w:val="24"/>
        </w:rPr>
        <w:t xml:space="preserve">en cliquant sur "Traitement </w:t>
      </w:r>
      <w:r w:rsidR="00F85781" w:rsidRPr="00150123">
        <w:rPr>
          <w:rFonts w:asciiTheme="minorHAnsi" w:hAnsiTheme="minorHAnsi" w:cstheme="minorHAnsi"/>
          <w:szCs w:val="24"/>
        </w:rPr>
        <w:t>Hexapost</w:t>
      </w:r>
      <w:r w:rsidRPr="00150123">
        <w:rPr>
          <w:rFonts w:asciiTheme="minorHAnsi" w:hAnsiTheme="minorHAnsi" w:cstheme="minorHAnsi"/>
          <w:szCs w:val="24"/>
        </w:rPr>
        <w:t>" dans "Vos services"</w:t>
      </w:r>
    </w:p>
    <w:p w:rsidR="00320858" w:rsidRPr="00150123" w:rsidRDefault="00320858" w:rsidP="00F12891">
      <w:pPr>
        <w:ind w:left="432"/>
        <w:rPr>
          <w:rFonts w:asciiTheme="minorHAnsi" w:hAnsiTheme="minorHAnsi" w:cstheme="minorHAnsi"/>
          <w:szCs w:val="24"/>
        </w:rPr>
      </w:pPr>
    </w:p>
    <w:p w:rsidR="00320858" w:rsidRPr="004E2387" w:rsidRDefault="00320858" w:rsidP="008B17A6">
      <w:pPr>
        <w:pStyle w:val="Titre5"/>
      </w:pPr>
      <w:r w:rsidRPr="004E2387">
        <w:t xml:space="preserve">Le système affiche l'écran de lancement du </w:t>
      </w:r>
      <w:r w:rsidR="00F85781" w:rsidRPr="004E2387">
        <w:t>traitement</w:t>
      </w:r>
      <w:r w:rsidRPr="004E2387">
        <w:t xml:space="preserve"> </w:t>
      </w:r>
      <w:r w:rsidR="00F85781" w:rsidRPr="004E2387">
        <w:t>Hexapost</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L'écran comporte 2 boutons : </w:t>
      </w:r>
    </w:p>
    <w:p w:rsidR="00320858" w:rsidRPr="00787E78" w:rsidRDefault="00320858" w:rsidP="00787E78">
      <w:pPr>
        <w:numPr>
          <w:ilvl w:val="0"/>
          <w:numId w:val="415"/>
        </w:numPr>
        <w:autoSpaceDE w:val="0"/>
        <w:autoSpaceDN w:val="0"/>
        <w:adjustRightInd w:val="0"/>
        <w:spacing w:after="1"/>
        <w:rPr>
          <w:rFonts w:asciiTheme="minorHAnsi" w:hAnsiTheme="minorHAnsi" w:cstheme="minorHAnsi"/>
          <w:szCs w:val="24"/>
          <w:lang w:eastAsia="fr-FR" w:bidi="ar-SA"/>
        </w:rPr>
      </w:pPr>
      <w:r w:rsidRPr="00787E78">
        <w:rPr>
          <w:rFonts w:asciiTheme="minorHAnsi" w:hAnsiTheme="minorHAnsi" w:cstheme="minorHAnsi"/>
          <w:szCs w:val="24"/>
          <w:lang w:eastAsia="fr-FR" w:bidi="ar-SA"/>
        </w:rPr>
        <w:t>bouton "Parcourir" qui permet de sélectionner le fichier à traiter (téléchargé depuis le site de Médiapost à partir du lien de mise à disposition présent dans le mail reçu mensuellement par « LD-PARANEO-CODEPOSTAL"et enregistré par l'administrateur de la table ta_code_postal sur un répertoire de son choix),</w:t>
      </w:r>
    </w:p>
    <w:p w:rsidR="00320858" w:rsidRPr="00787E78" w:rsidRDefault="00320858" w:rsidP="00787E78">
      <w:pPr>
        <w:numPr>
          <w:ilvl w:val="0"/>
          <w:numId w:val="415"/>
        </w:numPr>
        <w:autoSpaceDE w:val="0"/>
        <w:autoSpaceDN w:val="0"/>
        <w:adjustRightInd w:val="0"/>
        <w:spacing w:after="1"/>
        <w:rPr>
          <w:rFonts w:asciiTheme="minorHAnsi" w:hAnsiTheme="minorHAnsi" w:cstheme="minorHAnsi"/>
          <w:szCs w:val="24"/>
          <w:lang w:eastAsia="fr-FR" w:bidi="ar-SA"/>
        </w:rPr>
      </w:pPr>
      <w:r w:rsidRPr="00787E78">
        <w:rPr>
          <w:rFonts w:asciiTheme="minorHAnsi" w:hAnsiTheme="minorHAnsi" w:cstheme="minorHAnsi"/>
          <w:szCs w:val="24"/>
          <w:lang w:eastAsia="fr-FR" w:bidi="ar-SA"/>
        </w:rPr>
        <w:t xml:space="preserve">bouton "Traiter le fichier" qui permet de lancer le </w:t>
      </w:r>
      <w:r w:rsidR="00F85781" w:rsidRPr="00787E78">
        <w:rPr>
          <w:rFonts w:asciiTheme="minorHAnsi" w:hAnsiTheme="minorHAnsi" w:cstheme="minorHAnsi"/>
          <w:szCs w:val="24"/>
          <w:lang w:eastAsia="fr-FR" w:bidi="ar-SA"/>
        </w:rPr>
        <w:t>traitement</w:t>
      </w:r>
      <w:r w:rsidRPr="00787E78">
        <w:rPr>
          <w:rFonts w:asciiTheme="minorHAnsi" w:hAnsiTheme="minorHAnsi" w:cstheme="minorHAnsi"/>
          <w:szCs w:val="24"/>
          <w:lang w:eastAsia="fr-FR" w:bidi="ar-SA"/>
        </w:rPr>
        <w:t xml:space="preserve"> proprement dit.</w:t>
      </w:r>
    </w:p>
    <w:p w:rsidR="00320858" w:rsidRPr="00150123" w:rsidRDefault="00320858" w:rsidP="00F12891">
      <w:pPr>
        <w:ind w:left="432"/>
        <w:rPr>
          <w:rFonts w:asciiTheme="minorHAnsi" w:hAnsiTheme="minorHAnsi" w:cstheme="minorHAnsi"/>
          <w:szCs w:val="24"/>
        </w:rPr>
      </w:pPr>
    </w:p>
    <w:p w:rsidR="00320858" w:rsidRPr="004E2387" w:rsidRDefault="00320858" w:rsidP="008B17A6">
      <w:pPr>
        <w:pStyle w:val="Titre5"/>
      </w:pPr>
      <w:r w:rsidRPr="004E2387">
        <w:t>L'administrateur lance le traitement Hexaposte</w:t>
      </w:r>
    </w:p>
    <w:p w:rsidR="00320858" w:rsidRPr="00150123" w:rsidRDefault="00320858" w:rsidP="00787E78">
      <w:pPr>
        <w:rPr>
          <w:rFonts w:asciiTheme="minorHAnsi" w:hAnsiTheme="minorHAnsi" w:cstheme="minorHAnsi"/>
          <w:szCs w:val="24"/>
        </w:rPr>
      </w:pPr>
      <w:r w:rsidRPr="00150123">
        <w:rPr>
          <w:rFonts w:asciiTheme="minorHAnsi" w:hAnsiTheme="minorHAnsi" w:cstheme="minorHAnsi"/>
          <w:szCs w:val="24"/>
        </w:rPr>
        <w:t>L'administrateur clique sur "Parcourir" et choisit un fichier à télécharger puis clique sur "Traiter le fichier"</w:t>
      </w:r>
    </w:p>
    <w:p w:rsidR="00320858" w:rsidRPr="00150123" w:rsidRDefault="00320858" w:rsidP="00F12891">
      <w:pPr>
        <w:ind w:left="432"/>
        <w:rPr>
          <w:rFonts w:asciiTheme="minorHAnsi" w:hAnsiTheme="minorHAnsi" w:cstheme="minorHAnsi"/>
          <w:szCs w:val="24"/>
        </w:rPr>
      </w:pPr>
    </w:p>
    <w:p w:rsidR="00320858" w:rsidRPr="004E2387" w:rsidRDefault="00320858" w:rsidP="008B17A6">
      <w:pPr>
        <w:pStyle w:val="Titre5"/>
      </w:pPr>
      <w:r w:rsidRPr="004E2387">
        <w:t>Le système vérifie s'il peut traiter le fichier indiqué par l'administrateur</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Avant de commencer à mettre à jour ta_code_postal, le système vérifie  que :</w:t>
      </w:r>
    </w:p>
    <w:p w:rsidR="00320858" w:rsidRPr="00150123" w:rsidRDefault="00320858" w:rsidP="00357DCC">
      <w:pPr>
        <w:numPr>
          <w:ilvl w:val="0"/>
          <w:numId w:val="415"/>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 fichier n'a pas déjà été traité. Pour cela, il compare l'empreinte du fichier que l'administrateur lui a demandé de traiter avec les empreintes de </w:t>
      </w:r>
      <w:r w:rsidR="00F85781" w:rsidRPr="00150123">
        <w:rPr>
          <w:rFonts w:asciiTheme="minorHAnsi" w:hAnsiTheme="minorHAnsi" w:cstheme="minorHAnsi"/>
          <w:szCs w:val="24"/>
          <w:lang w:eastAsia="fr-FR" w:bidi="ar-SA"/>
        </w:rPr>
        <w:t>tous les fichiers</w:t>
      </w:r>
      <w:r w:rsidRPr="00150123">
        <w:rPr>
          <w:rFonts w:asciiTheme="minorHAnsi" w:hAnsiTheme="minorHAnsi" w:cstheme="minorHAnsi"/>
          <w:szCs w:val="24"/>
          <w:lang w:eastAsia="fr-FR" w:bidi="ar-SA"/>
        </w:rPr>
        <w:t xml:space="preserve"> déjà traités correctement , qui sont stockées dans la table ta_suivi_traitement (colonne "empreinte" des lignes de "code_traitement"="HEXAPOSTE" et d'"etat_traitement"="OK"). Si l'empreinte du fichier que l'administrateur a demandé au système de traiter y figure, le traitement n'a pas lieu et le message "</w:t>
      </w:r>
      <w:r w:rsidRPr="00150123">
        <w:rPr>
          <w:rFonts w:asciiTheme="minorHAnsi" w:hAnsiTheme="minorHAnsi" w:cstheme="minorHAnsi"/>
          <w:b/>
          <w:szCs w:val="24"/>
          <w:lang w:eastAsia="fr-FR" w:bidi="ar-SA"/>
        </w:rPr>
        <w:t>Ce fichier a déjà été traité</w:t>
      </w:r>
      <w:r w:rsidRPr="00150123">
        <w:rPr>
          <w:rFonts w:asciiTheme="minorHAnsi" w:hAnsiTheme="minorHAnsi" w:cstheme="minorHAnsi"/>
          <w:szCs w:val="24"/>
          <w:lang w:eastAsia="fr-FR" w:bidi="ar-SA"/>
        </w:rPr>
        <w:t>" est affiché</w:t>
      </w:r>
    </w:p>
    <w:p w:rsidR="00320858" w:rsidRPr="00150123" w:rsidRDefault="00320858" w:rsidP="00357DCC">
      <w:pPr>
        <w:numPr>
          <w:ilvl w:val="0"/>
          <w:numId w:val="41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fichier se termine par l'extension .tri.  Sinon, le message "</w:t>
      </w:r>
      <w:r w:rsidRPr="00150123">
        <w:rPr>
          <w:rFonts w:asciiTheme="minorHAnsi" w:hAnsiTheme="minorHAnsi" w:cstheme="minorHAnsi"/>
          <w:b/>
          <w:szCs w:val="24"/>
          <w:lang w:eastAsia="fr-FR" w:bidi="ar-SA"/>
        </w:rPr>
        <w:t>Le fichier doit avoir l'extension .tri</w:t>
      </w:r>
      <w:r w:rsidRPr="00150123">
        <w:rPr>
          <w:rFonts w:asciiTheme="minorHAnsi" w:hAnsiTheme="minorHAnsi" w:cstheme="minorHAnsi"/>
          <w:szCs w:val="24"/>
          <w:lang w:eastAsia="fr-FR" w:bidi="ar-SA"/>
        </w:rPr>
        <w:t>" est alors affiché.</w:t>
      </w:r>
    </w:p>
    <w:p w:rsidR="00320858" w:rsidRPr="00150123" w:rsidRDefault="00320858" w:rsidP="00357DCC">
      <w:pPr>
        <w:numPr>
          <w:ilvl w:val="0"/>
          <w:numId w:val="41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un traitement Hexapost n'est pas déjà en cours. Pour cela, il recherche dans la table ta_suivi_traitement les lignes de "code_traitement"="HEXAPOSTE" dont "date_fin" est "NULL". S'il en existe, le message "</w:t>
      </w:r>
      <w:r w:rsidRPr="00150123">
        <w:rPr>
          <w:rFonts w:asciiTheme="minorHAnsi" w:hAnsiTheme="minorHAnsi" w:cstheme="minorHAnsi"/>
          <w:b/>
          <w:szCs w:val="24"/>
          <w:lang w:eastAsia="fr-FR" w:bidi="ar-SA"/>
        </w:rPr>
        <w:t>Le traitement est déjà en cours</w:t>
      </w:r>
      <w:r w:rsidRPr="00150123">
        <w:rPr>
          <w:rFonts w:asciiTheme="minorHAnsi" w:hAnsiTheme="minorHAnsi" w:cstheme="minorHAnsi"/>
          <w:szCs w:val="24"/>
          <w:lang w:eastAsia="fr-FR" w:bidi="ar-SA"/>
        </w:rPr>
        <w:t>" est affiché.</w:t>
      </w:r>
    </w:p>
    <w:p w:rsidR="00320858" w:rsidRPr="00150123" w:rsidRDefault="00320858" w:rsidP="00357DCC">
      <w:pPr>
        <w:numPr>
          <w:ilvl w:val="0"/>
          <w:numId w:val="41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nombre de ligne du fichier est supérieur strictement au nombre de lignes minimum admissible pour un fichier Hexapost (colonne "valeur" de ta_parametrage pour la ligne de colonne "code" = "LIGNES_HEX"). sinon, le message "</w:t>
      </w:r>
      <w:r w:rsidRPr="00150123">
        <w:rPr>
          <w:rFonts w:asciiTheme="minorHAnsi" w:hAnsiTheme="minorHAnsi" w:cstheme="minorHAnsi"/>
          <w:b/>
          <w:szCs w:val="24"/>
          <w:lang w:eastAsia="fr-FR" w:bidi="ar-SA"/>
        </w:rPr>
        <w:t>Il n'y a pas assez de lignes dans le fichier</w:t>
      </w:r>
      <w:r w:rsidRPr="00150123">
        <w:rPr>
          <w:rFonts w:asciiTheme="minorHAnsi" w:hAnsiTheme="minorHAnsi" w:cstheme="minorHAnsi"/>
          <w:szCs w:val="24"/>
          <w:lang w:eastAsia="fr-FR" w:bidi="ar-SA"/>
        </w:rPr>
        <w:t>" est affiché.</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autres problèmes sont signalés par le message "</w:t>
      </w:r>
      <w:r w:rsidRPr="00150123">
        <w:rPr>
          <w:rFonts w:asciiTheme="minorHAnsi" w:hAnsiTheme="minorHAnsi" w:cstheme="minorHAnsi"/>
          <w:b/>
          <w:szCs w:val="24"/>
          <w:lang w:eastAsia="fr-FR" w:bidi="ar-SA"/>
        </w:rPr>
        <w:t>Erreur lors du lancement du traitement. Veuillez contacter votre support technique</w:t>
      </w:r>
      <w:r w:rsidRPr="00150123">
        <w:rPr>
          <w:rFonts w:asciiTheme="minorHAnsi" w:hAnsiTheme="minorHAnsi" w:cstheme="minorHAnsi"/>
          <w:szCs w:val="24"/>
          <w:lang w:eastAsia="fr-FR" w:bidi="ar-SA"/>
        </w:rPr>
        <w:t>"</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ind w:left="432"/>
        <w:rPr>
          <w:rFonts w:asciiTheme="minorHAnsi" w:hAnsiTheme="minorHAnsi" w:cstheme="minorHAnsi"/>
          <w:szCs w:val="24"/>
        </w:rPr>
      </w:pPr>
      <w:r w:rsidRPr="00150123">
        <w:rPr>
          <w:rFonts w:asciiTheme="minorHAnsi" w:hAnsiTheme="minorHAnsi" w:cstheme="minorHAnsi"/>
          <w:szCs w:val="24"/>
          <w:lang w:eastAsia="fr-FR" w:bidi="ar-SA"/>
        </w:rPr>
        <w:t>Si aucune erreur n'est détectée, le système informe l'utilisateur du début du traitement par le message "</w:t>
      </w:r>
      <w:r w:rsidRPr="00150123">
        <w:rPr>
          <w:rFonts w:asciiTheme="minorHAnsi" w:hAnsiTheme="minorHAnsi" w:cstheme="minorHAnsi"/>
          <w:b/>
          <w:szCs w:val="24"/>
          <w:lang w:eastAsia="fr-FR" w:bidi="ar-SA"/>
        </w:rPr>
        <w:t>Votre traitement a débuté</w:t>
      </w:r>
      <w:r w:rsidRPr="00150123">
        <w:rPr>
          <w:rFonts w:asciiTheme="minorHAnsi" w:hAnsiTheme="minorHAnsi" w:cstheme="minorHAnsi"/>
          <w:szCs w:val="24"/>
          <w:lang w:eastAsia="fr-FR" w:bidi="ar-SA"/>
        </w:rPr>
        <w:t>". Il insère une ligne dans la table ta_suivi_traitement avec "code_traitement"="HEXAPOSTE",  date_debut = timestamp de debut du traitement et "empreinte" = empreinte du fichier. En cas d'erreur, un mail signalant une erreur grave est envoyé par le système à la liste de diffusion Hexaposte.</w:t>
      </w:r>
    </w:p>
    <w:p w:rsidR="00320858" w:rsidRPr="00150123" w:rsidRDefault="00320858" w:rsidP="00F12891">
      <w:pPr>
        <w:ind w:left="432"/>
        <w:rPr>
          <w:rFonts w:asciiTheme="minorHAnsi" w:hAnsiTheme="minorHAnsi" w:cstheme="minorHAnsi"/>
          <w:szCs w:val="24"/>
        </w:rPr>
      </w:pPr>
    </w:p>
    <w:p w:rsidR="00320858" w:rsidRPr="004E2387" w:rsidRDefault="00320858" w:rsidP="008B17A6">
      <w:pPr>
        <w:pStyle w:val="Titre5"/>
      </w:pPr>
      <w:r w:rsidRPr="004E2387">
        <w:t>Le système traite le fichier indiqué par l'administrateur</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 xml:space="preserve">La ligne d'entête du fichier, contenant  les informations de date de fabrication et de version du fichier : "JJ/MM/SSAA6©LA POSTE HEXAPOSTE   COMPLET 38", n'est pas traitée. </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dernière ligne du fichier, contenant uniquement le caractère de fin de fichier, n'est pas traitée. </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Pour les autres lignes du fichier, il y a comparaison avec les lignes de la table ta_code_postal. </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1) Si l'identifiant adresse ligne 6 est présent dans le fichier mais pas dans la table ta_code_postal  --&gt; création </w:t>
      </w:r>
    </w:p>
    <w:p w:rsidR="00320858" w:rsidRPr="00150123" w:rsidRDefault="00320858" w:rsidP="00357DCC">
      <w:pPr>
        <w:numPr>
          <w:ilvl w:val="0"/>
          <w:numId w:val="416"/>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Un enregistrement est créé dans la table ta_code_postal avec :</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toutes les données présentes dans la ligne issue du fichier,</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début d'effet (YDDEFF) = date du traitement,</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fin d'effet (YDFEFF) = 01/01/2076,</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création (YDC000) = date du traitement,</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dernière mise à jour (YDDMAJ) = date du traitement,</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clôture (YDCLOT) = 01/01/2076,</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user de dernière mise à jour (CUSER) = code user de la personne ayant lancé le traitement.</w:t>
      </w:r>
    </w:p>
    <w:p w:rsidR="00320858" w:rsidRPr="00150123" w:rsidRDefault="00320858" w:rsidP="00357DCC">
      <w:pPr>
        <w:numPr>
          <w:ilvl w:val="0"/>
          <w:numId w:val="41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Un enregistrement est créé dans la table ta_code_postal_historique  avec les éléments utilisés pour la création dans la table ta_code_postal, ACTION = 'I' et CUSERSUPRESSION = "NULL" (utilisation d'un trigger)</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2) Si l'identifiant adresse ligne 6 n'est pas présent dans le fichier, mais est présent dans la table ta_code_postal  avec une date de fin d'effet inférieure ou égale à la date du traitement --&gt; pas de mise à jour</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3) Si l'identifiant adresse ligne 6 n'est pas présent dans le fichier, mais est présent dans la table ta_code_postal  avec une date de fin d'effet supérieure strictement à la date du traitement  --&gt; "clôture"</w:t>
      </w:r>
    </w:p>
    <w:p w:rsidR="00320858" w:rsidRPr="00150123" w:rsidRDefault="00320858" w:rsidP="00357DCC">
      <w:pPr>
        <w:numPr>
          <w:ilvl w:val="0"/>
          <w:numId w:val="418"/>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L'enregistrement dans la table ta_code_postal est mis à jour avec :</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fin d'effet (YDFEFF) = date du traitement,</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dernière mise à jour (YDDMAJ) = date du traitement,</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user de dernière mise à jour (CUSER) = code user de la personne ayant lancé le traitement.</w:t>
      </w:r>
    </w:p>
    <w:p w:rsidR="00320858" w:rsidRPr="00150123" w:rsidRDefault="00320858" w:rsidP="00357DCC">
      <w:pPr>
        <w:numPr>
          <w:ilvl w:val="0"/>
          <w:numId w:val="41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Un enregistrement est créé dans la table ta_code_postal_historique  avec les éléments de la ligne de ta_code_postal avant sa modification, ACTION = 'U' et CUSERSUPRESSION = "NULL" (utilisation d'un trigger)</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4) Si l'identifiant adresse ligne 6 est présent dans le fichier et dans la table ta_code_postal avec une date de fin d'effet (YDFEFF) supérieure à la date du jour, et toutes les données communes au fichier et à la table sont égales --&gt; pas de mise à jour</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5) Si l'identifiant adresse ligne 6 est présent dans le fichier et dans la table ta_code_postal avec une date de fin d'effet (YDFEFF) supérieure à la date du jour, et au moins une donnée commune au fichier et à la table y a des valeurs différentes  --&gt; mise à jour : </w:t>
      </w:r>
    </w:p>
    <w:p w:rsidR="00320858" w:rsidRPr="00150123" w:rsidRDefault="00320858" w:rsidP="00357DCC">
      <w:pPr>
        <w:numPr>
          <w:ilvl w:val="0"/>
          <w:numId w:val="42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L'enregistrement dans la table ta_code_postal est mis à jour avec :</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toutes les données présentes dans la ligne issue du fichier,</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dernière mise à jour (YDDMAJ) = date du traitement,</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user de dernière mise à jour (CUSER) = code user de la personne ayant lancé le traitement.</w:t>
      </w:r>
    </w:p>
    <w:p w:rsidR="00320858" w:rsidRPr="00150123" w:rsidRDefault="00320858" w:rsidP="00357DCC">
      <w:pPr>
        <w:numPr>
          <w:ilvl w:val="0"/>
          <w:numId w:val="421"/>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Un enregistrement est créé dans la table ta_code_postal_historique  avec les éléments de la ligne de ta_code_postal avant sa modification, ACTION = 'U' et CUSERSUPRESSION = "NULL" (utilisation d'un trigger)</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6) Si l'identifiant adresse ligne 6 est présent dans le fichier et dans la table ta_code_postal avec une date de fin d'effet (YDFEFF) inférieure ou égale à la date du jour, et au moins une donnée commune au fichier et à la table y a des valeurs différentes  --&gt; mise à jour </w:t>
      </w:r>
    </w:p>
    <w:p w:rsidR="00320858" w:rsidRPr="00150123" w:rsidRDefault="00320858" w:rsidP="00357DCC">
      <w:pPr>
        <w:numPr>
          <w:ilvl w:val="0"/>
          <w:numId w:val="422"/>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L'enregistrement dans la table ta_code_postal est mis à jour avec :</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toutes les données présentes dans la ligne issue du fichier,</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début d'effet (YDDEFF) = date du traitement,</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fin d'effet (YDFEFF) = 01/01/2076,</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dernière mise à jour (YDDMAJ) = date du traitement,</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user de dernière mise à jour (CUSER) = code user de la personne ayant lancé le traitement.</w:t>
      </w:r>
    </w:p>
    <w:p w:rsidR="00320858" w:rsidRPr="00150123" w:rsidRDefault="00320858" w:rsidP="00357DCC">
      <w:pPr>
        <w:numPr>
          <w:ilvl w:val="0"/>
          <w:numId w:val="423"/>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Un enregistrement est créé dans la table ta_code_postal_historique  avec les éléments de la ligne de ta_code_postal avant sa modification, ACTION = 'U' et CUSERSUPRESSION = "NULL" (utilisation d'un trigger)</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7) Si l'identifiant adresse ligne 6 est présent dans le fichier et dans la table ta_code_postal avec une date de fin d'effet (YDFEFF) inférieure ou égale à la date du jour, et toutes les données communes au fichier et à la table sont égales --&gt; mise à jour </w:t>
      </w:r>
    </w:p>
    <w:p w:rsidR="00320858" w:rsidRPr="00150123" w:rsidRDefault="00320858" w:rsidP="00357DCC">
      <w:pPr>
        <w:numPr>
          <w:ilvl w:val="0"/>
          <w:numId w:val="424"/>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L'enregistrement dans la table ta_code_postal est mis à jour avec :</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début d'effet (YDDEFF) = date du traitement,</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fin d'effet (YDFEFF) = 01/01/2076,</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dernière mise à jour (YDDMAJ) = date du traitement,</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user de dernière mise à jour (CUSER) = code user de la personne ayant lancé le traitement.</w:t>
      </w:r>
    </w:p>
    <w:p w:rsidR="00320858" w:rsidRPr="00150123" w:rsidRDefault="00320858" w:rsidP="00357DCC">
      <w:pPr>
        <w:numPr>
          <w:ilvl w:val="0"/>
          <w:numId w:val="425"/>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Un enregistrement est créé dans la table ta_code_postal_historique  avec les éléments de la ligne de ta_code_postal avant sa modification, ACTION = 'U' et CUSERSUPRESSION = "NULL" (utilisation d'un trigger)</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8) Lorsque l'intégralité des lignes du fichier et de la table ta_code_postal a été traitée  :</w:t>
      </w:r>
    </w:p>
    <w:p w:rsidR="00320858" w:rsidRPr="00150123" w:rsidRDefault="00320858" w:rsidP="00357DCC">
      <w:pPr>
        <w:numPr>
          <w:ilvl w:val="0"/>
          <w:numId w:val="426"/>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système prépare le fichier Excel de compte-rendu comprenant :</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une feuille de résumé indiquant la date du traitement avec le nombre de lignes créées, le nombre de lignes "closes", le nombre de lignes mises à jour </w:t>
      </w: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une feuille de détail  indiquant par ligne créée, modifiée ou "close" : le type d'opération, l'identifiant adresse ligne 6 (= identifiant Hexaposte), le code postal avant, le code postal après, le code commune avant, le code commune après, le libellé avant, le libellé après, la ligne 5 avant et la ligne 5 après</w:t>
      </w:r>
    </w:p>
    <w:p w:rsidR="00320858" w:rsidRPr="00150123" w:rsidRDefault="00320858" w:rsidP="00357DCC">
      <w:pPr>
        <w:numPr>
          <w:ilvl w:val="0"/>
          <w:numId w:val="42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 système ferme le fichier. </w:t>
      </w:r>
    </w:p>
    <w:p w:rsidR="00320858" w:rsidRPr="00150123" w:rsidRDefault="00320858" w:rsidP="00357DCC">
      <w:pPr>
        <w:numPr>
          <w:ilvl w:val="0"/>
          <w:numId w:val="428"/>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 système envoie à DiDo les notifications de création, de mise à jour et de </w:t>
      </w:r>
      <w:r w:rsidR="00F85781" w:rsidRPr="00150123">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effectuées</w:t>
      </w:r>
    </w:p>
    <w:p w:rsidR="00320858" w:rsidRPr="00150123" w:rsidRDefault="00320858" w:rsidP="00357DCC">
      <w:pPr>
        <w:numPr>
          <w:ilvl w:val="0"/>
          <w:numId w:val="42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système met à jour la table ta_suivi_traitement  au niveau du traitement en cours : "date_fin" = timestamp de fin du traitement  et "etat_traitement" = "OK"</w:t>
      </w:r>
    </w:p>
    <w:p w:rsidR="00320858" w:rsidRPr="00150123" w:rsidRDefault="00320858" w:rsidP="00357DCC">
      <w:pPr>
        <w:numPr>
          <w:ilvl w:val="0"/>
          <w:numId w:val="42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 xml:space="preserve">le système envoie à la liste de diffusion Hexaposte un mail signalant la bonne fin du traitement, avec en pièce jointe le fichier Excel de compte rendu de traitement </w:t>
      </w:r>
    </w:p>
    <w:p w:rsidR="00320858" w:rsidRPr="00150123" w:rsidRDefault="00320858" w:rsidP="00F12891">
      <w:pPr>
        <w:autoSpaceDE w:val="0"/>
        <w:autoSpaceDN w:val="0"/>
        <w:adjustRightInd w:val="0"/>
        <w:rPr>
          <w:rFonts w:asciiTheme="minorHAnsi" w:hAnsiTheme="minorHAnsi" w:cstheme="minorHAnsi"/>
          <w:szCs w:val="24"/>
          <w:lang w:eastAsia="fr-FR" w:bidi="ar-SA"/>
        </w:rPr>
      </w:pPr>
    </w:p>
    <w:p w:rsidR="00320858" w:rsidRPr="00150123" w:rsidRDefault="00320858" w:rsidP="00F128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En cas d'exception lors du traitement du fichier, le système :</w:t>
      </w:r>
    </w:p>
    <w:p w:rsidR="00320858" w:rsidRPr="00150123" w:rsidRDefault="00320858" w:rsidP="00357DCC">
      <w:pPr>
        <w:numPr>
          <w:ilvl w:val="0"/>
          <w:numId w:val="43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système met à jour la table ta_suivi_traitement  au niveau du traitement en cours : "date_fin" = timestamp de fin du traitement  et "etat_traitement" = "KO"</w:t>
      </w:r>
    </w:p>
    <w:p w:rsidR="00320858" w:rsidRPr="00150123" w:rsidRDefault="00320858" w:rsidP="00357DCC">
      <w:pPr>
        <w:numPr>
          <w:ilvl w:val="0"/>
          <w:numId w:val="431"/>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 système envoie à la liste de diffusion Hexaposte un mail signalant une erreur </w:t>
      </w:r>
    </w:p>
    <w:p w:rsidR="00320858" w:rsidRPr="00150123" w:rsidRDefault="00320858" w:rsidP="00F12891">
      <w:pPr>
        <w:ind w:left="432"/>
        <w:rPr>
          <w:rFonts w:asciiTheme="minorHAnsi" w:hAnsiTheme="minorHAnsi" w:cstheme="minorHAnsi"/>
          <w:szCs w:val="24"/>
        </w:rPr>
      </w:pPr>
    </w:p>
    <w:p w:rsidR="001623ED" w:rsidRDefault="001623ED" w:rsidP="001623ED">
      <w:pPr>
        <w:pStyle w:val="Titre2"/>
        <w:rPr>
          <w:rFonts w:asciiTheme="minorHAnsi" w:hAnsiTheme="minorHAnsi" w:cstheme="minorHAnsi"/>
        </w:rPr>
      </w:pPr>
      <w:bookmarkStart w:id="793" w:name="_Toc515444378"/>
      <w:r w:rsidRPr="004E2387">
        <w:rPr>
          <w:rFonts w:asciiTheme="minorHAnsi" w:hAnsiTheme="minorHAnsi" w:cstheme="minorHAnsi"/>
        </w:rPr>
        <w:t>L’IHM</w:t>
      </w:r>
      <w:bookmarkEnd w:id="793"/>
    </w:p>
    <w:p w:rsidR="00981FF2" w:rsidRDefault="00981FF2" w:rsidP="00BF16B6">
      <w:pPr>
        <w:pStyle w:val="Titre3"/>
      </w:pPr>
      <w:bookmarkStart w:id="794" w:name="_Toc515444379"/>
      <w:r w:rsidRPr="00981FF2">
        <w:t>Schéma</w:t>
      </w:r>
      <w:bookmarkEnd w:id="794"/>
    </w:p>
    <w:p w:rsidR="00981FF2" w:rsidRPr="00981FF2" w:rsidRDefault="00981FF2" w:rsidP="00981FF2">
      <w:r>
        <w:rPr>
          <w:noProof/>
          <w:lang w:eastAsia="fr-FR" w:bidi="ar-SA"/>
        </w:rPr>
        <w:drawing>
          <wp:inline distT="0" distB="0" distL="0" distR="0" wp14:anchorId="5653A5E4" wp14:editId="620FF2D1">
            <wp:extent cx="4941383" cy="4568401"/>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 Use Cases.jpg"/>
                    <pic:cNvPicPr/>
                  </pic:nvPicPr>
                  <pic:blipFill>
                    <a:blip r:embed="rId18">
                      <a:extLst>
                        <a:ext uri="{28A0092B-C50C-407E-A947-70E740481C1C}">
                          <a14:useLocalDpi xmlns:a14="http://schemas.microsoft.com/office/drawing/2010/main" val="0"/>
                        </a:ext>
                      </a:extLst>
                    </a:blip>
                    <a:stretch>
                      <a:fillRect/>
                    </a:stretch>
                  </pic:blipFill>
                  <pic:spPr>
                    <a:xfrm>
                      <a:off x="0" y="0"/>
                      <a:ext cx="4940406" cy="4567498"/>
                    </a:xfrm>
                    <a:prstGeom prst="rect">
                      <a:avLst/>
                    </a:prstGeom>
                  </pic:spPr>
                </pic:pic>
              </a:graphicData>
            </a:graphic>
          </wp:inline>
        </w:drawing>
      </w:r>
    </w:p>
    <w:p w:rsidR="000875A1" w:rsidRPr="004E2387" w:rsidRDefault="000875A1" w:rsidP="000875A1">
      <w:pPr>
        <w:pStyle w:val="Titre3"/>
      </w:pPr>
      <w:bookmarkStart w:id="795" w:name="_Toc515444380"/>
      <w:r w:rsidRPr="004E2387">
        <w:t>La consultation</w:t>
      </w:r>
      <w:bookmarkEnd w:id="795"/>
    </w:p>
    <w:p w:rsidR="000875A1" w:rsidRPr="00150123" w:rsidRDefault="000875A1" w:rsidP="000875A1">
      <w:pPr>
        <w:pStyle w:val="Paragraphedeliste"/>
        <w:rPr>
          <w:rFonts w:asciiTheme="minorHAnsi" w:hAnsiTheme="minorHAnsi" w:cstheme="minorHAnsi"/>
          <w:szCs w:val="24"/>
        </w:rPr>
      </w:pPr>
      <w:r w:rsidRPr="00150123">
        <w:rPr>
          <w:rFonts w:asciiTheme="minorHAnsi" w:hAnsiTheme="minorHAnsi" w:cstheme="minorHAnsi"/>
          <w:szCs w:val="24"/>
        </w:rPr>
        <w:t xml:space="preserve">Elle est accessible par tous les utilisateurs en possession d’une habilitation à l’application. </w:t>
      </w:r>
    </w:p>
    <w:p w:rsidR="000875A1" w:rsidRPr="00150123" w:rsidRDefault="000875A1" w:rsidP="000875A1">
      <w:pPr>
        <w:pStyle w:val="Paragraphedeliste"/>
        <w:rPr>
          <w:rFonts w:asciiTheme="minorHAnsi" w:hAnsiTheme="minorHAnsi" w:cstheme="minorHAnsi"/>
          <w:szCs w:val="24"/>
        </w:rPr>
      </w:pPr>
      <w:r w:rsidRPr="00150123">
        <w:rPr>
          <w:rFonts w:asciiTheme="minorHAnsi" w:hAnsiTheme="minorHAnsi" w:cstheme="minorHAnsi"/>
          <w:szCs w:val="24"/>
        </w:rPr>
        <w:t>Elle s’effectue à l’aide du fil d’Ariane. Le détail d’un enregistrement est accessible à l’aide de la roue dentée.</w:t>
      </w:r>
    </w:p>
    <w:p w:rsidR="000875A1" w:rsidRDefault="000875A1" w:rsidP="000875A1">
      <w:pPr>
        <w:pStyle w:val="Paragraphedeliste"/>
        <w:rPr>
          <w:rFonts w:asciiTheme="minorHAnsi" w:hAnsiTheme="minorHAnsi" w:cstheme="minorHAnsi"/>
          <w:szCs w:val="24"/>
        </w:rPr>
      </w:pPr>
      <w:r w:rsidRPr="00150123">
        <w:rPr>
          <w:rFonts w:asciiTheme="minorHAnsi" w:hAnsiTheme="minorHAnsi" w:cstheme="minorHAnsi"/>
          <w:szCs w:val="24"/>
        </w:rPr>
        <w:t>Les enregistrements d’une table peuvent être trié et filtrés à l’aide de de zones dédiées.</w:t>
      </w:r>
    </w:p>
    <w:p w:rsidR="000875A1" w:rsidRDefault="000875A1" w:rsidP="000875A1">
      <w:pPr>
        <w:pStyle w:val="Paragraphedeliste"/>
        <w:rPr>
          <w:rFonts w:asciiTheme="minorHAnsi" w:hAnsiTheme="minorHAnsi" w:cstheme="minorHAnsi"/>
          <w:szCs w:val="24"/>
        </w:rPr>
      </w:pPr>
    </w:p>
    <w:p w:rsidR="000875A1" w:rsidRDefault="000875A1" w:rsidP="000875A1">
      <w:pPr>
        <w:pStyle w:val="Paragraphedeliste"/>
        <w:rPr>
          <w:rFonts w:asciiTheme="minorHAnsi" w:hAnsiTheme="minorHAnsi" w:cstheme="minorHAnsi"/>
          <w:szCs w:val="24"/>
        </w:rPr>
      </w:pPr>
      <w:r>
        <w:rPr>
          <w:rFonts w:asciiTheme="minorHAnsi" w:hAnsiTheme="minorHAnsi" w:cstheme="minorHAnsi"/>
          <w:szCs w:val="24"/>
        </w:rPr>
        <w:t xml:space="preserve">Il existe </w:t>
      </w:r>
      <w:r w:rsidR="00F85781">
        <w:rPr>
          <w:rFonts w:asciiTheme="minorHAnsi" w:hAnsiTheme="minorHAnsi" w:cstheme="minorHAnsi"/>
          <w:szCs w:val="24"/>
        </w:rPr>
        <w:t>deux</w:t>
      </w:r>
      <w:r>
        <w:rPr>
          <w:rFonts w:asciiTheme="minorHAnsi" w:hAnsiTheme="minorHAnsi" w:cstheme="minorHAnsi"/>
          <w:szCs w:val="24"/>
        </w:rPr>
        <w:t xml:space="preserve"> types de </w:t>
      </w:r>
      <w:r w:rsidR="00F85781">
        <w:rPr>
          <w:rFonts w:asciiTheme="minorHAnsi" w:hAnsiTheme="minorHAnsi" w:cstheme="minorHAnsi"/>
          <w:szCs w:val="24"/>
        </w:rPr>
        <w:t>consultations</w:t>
      </w:r>
      <w:r>
        <w:rPr>
          <w:rFonts w:asciiTheme="minorHAnsi" w:hAnsiTheme="minorHAnsi" w:cstheme="minorHAnsi"/>
          <w:szCs w:val="24"/>
        </w:rPr>
        <w:t> :</w:t>
      </w:r>
    </w:p>
    <w:p w:rsidR="000875A1" w:rsidRDefault="000875A1" w:rsidP="000875A1">
      <w:pPr>
        <w:pStyle w:val="Paragraphedeliste"/>
        <w:numPr>
          <w:ilvl w:val="0"/>
          <w:numId w:val="407"/>
        </w:numPr>
        <w:rPr>
          <w:rFonts w:asciiTheme="minorHAnsi" w:hAnsiTheme="minorHAnsi" w:cstheme="minorHAnsi"/>
          <w:szCs w:val="24"/>
        </w:rPr>
      </w:pPr>
      <w:r>
        <w:rPr>
          <w:rFonts w:asciiTheme="minorHAnsi" w:hAnsiTheme="minorHAnsi" w:cstheme="minorHAnsi"/>
          <w:szCs w:val="24"/>
        </w:rPr>
        <w:lastRenderedPageBreak/>
        <w:t xml:space="preserve">La </w:t>
      </w:r>
      <w:r w:rsidR="00F85781">
        <w:rPr>
          <w:rFonts w:asciiTheme="minorHAnsi" w:hAnsiTheme="minorHAnsi" w:cstheme="minorHAnsi"/>
          <w:szCs w:val="24"/>
        </w:rPr>
        <w:t>consultation</w:t>
      </w:r>
      <w:r>
        <w:rPr>
          <w:rFonts w:asciiTheme="minorHAnsi" w:hAnsiTheme="minorHAnsi" w:cstheme="minorHAnsi"/>
          <w:szCs w:val="24"/>
        </w:rPr>
        <w:t xml:space="preserve"> de la liste des tables</w:t>
      </w:r>
    </w:p>
    <w:p w:rsidR="000875A1" w:rsidRPr="00150123" w:rsidRDefault="000875A1" w:rsidP="000875A1">
      <w:pPr>
        <w:pStyle w:val="Paragraphedeliste"/>
        <w:numPr>
          <w:ilvl w:val="0"/>
          <w:numId w:val="407"/>
        </w:numPr>
        <w:rPr>
          <w:rFonts w:asciiTheme="minorHAnsi" w:hAnsiTheme="minorHAnsi" w:cstheme="minorHAnsi"/>
          <w:szCs w:val="24"/>
        </w:rPr>
      </w:pPr>
      <w:r>
        <w:rPr>
          <w:rFonts w:asciiTheme="minorHAnsi" w:hAnsiTheme="minorHAnsi" w:cstheme="minorHAnsi"/>
          <w:szCs w:val="24"/>
        </w:rPr>
        <w:t xml:space="preserve">La consultation du contenu </w:t>
      </w:r>
      <w:r w:rsidR="00F85781">
        <w:rPr>
          <w:rFonts w:asciiTheme="minorHAnsi" w:hAnsiTheme="minorHAnsi" w:cstheme="minorHAnsi"/>
          <w:szCs w:val="24"/>
        </w:rPr>
        <w:t>d’une</w:t>
      </w:r>
      <w:r>
        <w:rPr>
          <w:rFonts w:asciiTheme="minorHAnsi" w:hAnsiTheme="minorHAnsi" w:cstheme="minorHAnsi"/>
          <w:szCs w:val="24"/>
        </w:rPr>
        <w:t xml:space="preserve"> table et le détail d’un enregistrement de cette table.</w:t>
      </w:r>
    </w:p>
    <w:p w:rsidR="001623ED" w:rsidRPr="004E2387" w:rsidRDefault="001623ED" w:rsidP="00BF16B6">
      <w:pPr>
        <w:pStyle w:val="Titre3"/>
      </w:pPr>
      <w:bookmarkStart w:id="796" w:name="_Toc515444381"/>
      <w:r w:rsidRPr="004E2387">
        <w:t>La création</w:t>
      </w:r>
      <w:bookmarkEnd w:id="796"/>
    </w:p>
    <w:p w:rsidR="009E5311" w:rsidRDefault="001623ED" w:rsidP="001623ED">
      <w:pPr>
        <w:ind w:left="432"/>
        <w:rPr>
          <w:rFonts w:asciiTheme="minorHAnsi" w:hAnsiTheme="minorHAnsi" w:cstheme="minorHAnsi"/>
          <w:szCs w:val="24"/>
        </w:rPr>
      </w:pPr>
      <w:r w:rsidRPr="00150123">
        <w:rPr>
          <w:rFonts w:asciiTheme="minorHAnsi" w:hAnsiTheme="minorHAnsi" w:cstheme="minorHAnsi"/>
          <w:szCs w:val="24"/>
        </w:rPr>
        <w:t>Cette fonctionnalité est réservée à l’administrateur du référentiel PARANEO.</w:t>
      </w:r>
    </w:p>
    <w:p w:rsidR="001623ED" w:rsidRPr="00150123" w:rsidRDefault="007A6A46" w:rsidP="001623ED">
      <w:pPr>
        <w:ind w:left="432"/>
        <w:rPr>
          <w:rFonts w:asciiTheme="minorHAnsi" w:hAnsiTheme="minorHAnsi" w:cstheme="minorHAnsi"/>
          <w:szCs w:val="24"/>
        </w:rPr>
      </w:pPr>
      <w:r w:rsidRPr="00150123">
        <w:rPr>
          <w:rFonts w:asciiTheme="minorHAnsi" w:hAnsiTheme="minorHAnsi" w:cstheme="minorHAnsi"/>
          <w:szCs w:val="24"/>
        </w:rPr>
        <w:t>L</w:t>
      </w:r>
      <w:r w:rsidR="001623ED" w:rsidRPr="00150123">
        <w:rPr>
          <w:rFonts w:asciiTheme="minorHAnsi" w:hAnsiTheme="minorHAnsi" w:cstheme="minorHAnsi"/>
          <w:szCs w:val="24"/>
        </w:rPr>
        <w:t>’ensemble des tables sont accessibles à l’administrateur hors les tables techniques (c'est-à-dire les tables contenant des listes de valeurs n’évoluant jamais)</w:t>
      </w:r>
      <w:r w:rsidRPr="00150123">
        <w:rPr>
          <w:rFonts w:asciiTheme="minorHAnsi" w:hAnsiTheme="minorHAnsi" w:cstheme="minorHAnsi"/>
          <w:szCs w:val="24"/>
        </w:rPr>
        <w:t xml:space="preserve"> et les tables d’historiques (hors la table d’historique des code</w:t>
      </w:r>
      <w:r w:rsidR="00E46CD8" w:rsidRPr="00150123">
        <w:rPr>
          <w:rFonts w:asciiTheme="minorHAnsi" w:hAnsiTheme="minorHAnsi" w:cstheme="minorHAnsi"/>
          <w:szCs w:val="24"/>
        </w:rPr>
        <w:t>s</w:t>
      </w:r>
      <w:r w:rsidRPr="00150123">
        <w:rPr>
          <w:rFonts w:asciiTheme="minorHAnsi" w:hAnsiTheme="minorHAnsi" w:cstheme="minorHAnsi"/>
          <w:szCs w:val="24"/>
        </w:rPr>
        <w:t xml:space="preserve"> postaux).</w:t>
      </w:r>
    </w:p>
    <w:p w:rsidR="009E5311" w:rsidRPr="00150123" w:rsidRDefault="009E5311" w:rsidP="009E5311">
      <w:pPr>
        <w:ind w:left="432"/>
        <w:rPr>
          <w:rFonts w:asciiTheme="minorHAnsi" w:hAnsiTheme="minorHAnsi" w:cstheme="minorHAnsi"/>
          <w:szCs w:val="24"/>
        </w:rPr>
      </w:pPr>
      <w:r>
        <w:rPr>
          <w:rFonts w:asciiTheme="minorHAnsi" w:hAnsiTheme="minorHAnsi" w:cstheme="minorHAnsi"/>
          <w:szCs w:val="24"/>
        </w:rPr>
        <w:t xml:space="preserve">En complément, il existe une </w:t>
      </w:r>
      <w:r w:rsidR="00F85781">
        <w:rPr>
          <w:rFonts w:asciiTheme="minorHAnsi" w:hAnsiTheme="minorHAnsi" w:cstheme="minorHAnsi"/>
          <w:szCs w:val="24"/>
        </w:rPr>
        <w:t>administration</w:t>
      </w:r>
      <w:r>
        <w:rPr>
          <w:rFonts w:asciiTheme="minorHAnsi" w:hAnsiTheme="minorHAnsi" w:cstheme="minorHAnsi"/>
          <w:szCs w:val="24"/>
        </w:rPr>
        <w:t xml:space="preserve"> déléguée, pour la gestion de deux table spécifiques au service DEOF : </w:t>
      </w:r>
      <w:r w:rsidRPr="00150123">
        <w:rPr>
          <w:rFonts w:asciiTheme="minorHAnsi" w:hAnsiTheme="minorHAnsi" w:cstheme="minorHAnsi"/>
          <w:szCs w:val="24"/>
        </w:rPr>
        <w:t>Il (</w:t>
      </w:r>
      <w:r w:rsidRPr="007F6A50">
        <w:rPr>
          <w:rFonts w:asciiTheme="minorHAnsi" w:hAnsiTheme="minorHAnsi" w:cstheme="minorHAnsi"/>
          <w:szCs w:val="24"/>
          <w:lang w:eastAsia="fr-FR" w:bidi="ar-SA"/>
        </w:rPr>
        <w:t>ta_jour_ferie_target_lmtay739</w:t>
      </w:r>
      <w:r>
        <w:rPr>
          <w:rFonts w:asciiTheme="minorHAnsi" w:hAnsiTheme="minorHAnsi" w:cstheme="minorHAnsi"/>
          <w:szCs w:val="24"/>
          <w:lang w:eastAsia="fr-FR" w:bidi="ar-SA"/>
        </w:rPr>
        <w:fldChar w:fldCharType="begin"/>
      </w:r>
      <w:r>
        <w:instrText xml:space="preserve"> XE "</w:instrText>
      </w:r>
      <w:r w:rsidRPr="00F37C7F">
        <w:rPr>
          <w:rFonts w:asciiTheme="minorHAnsi" w:hAnsiTheme="minorHAnsi" w:cstheme="minorHAnsi"/>
          <w:szCs w:val="24"/>
          <w:lang w:eastAsia="fr-FR" w:bidi="ar-SA"/>
        </w:rPr>
        <w:instrText>ta_jour_ferie_target_lmtay739</w:instrText>
      </w:r>
      <w:r>
        <w:instrText xml:space="preserve">" </w:instrText>
      </w:r>
      <w:r>
        <w:rPr>
          <w:rFonts w:asciiTheme="minorHAnsi" w:hAnsiTheme="minorHAnsi" w:cstheme="minorHAnsi"/>
          <w:szCs w:val="24"/>
          <w:lang w:eastAsia="fr-FR" w:bidi="ar-SA"/>
        </w:rPr>
        <w:fldChar w:fldCharType="end"/>
      </w:r>
      <w:r>
        <w:rPr>
          <w:rFonts w:asciiTheme="minorHAnsi" w:hAnsiTheme="minorHAnsi" w:cstheme="minorHAnsi"/>
          <w:szCs w:val="24"/>
          <w:lang w:eastAsia="fr-FR" w:bidi="ar-SA"/>
        </w:rPr>
        <w:t xml:space="preserve"> et </w:t>
      </w:r>
      <w:r w:rsidRPr="00C362CD">
        <w:rPr>
          <w:lang w:eastAsia="fr-FR" w:bidi="ar-SA"/>
        </w:rPr>
        <w:t>ta_code_comptable_elementaire_gmtamo06</w:t>
      </w:r>
      <w:r>
        <w:rPr>
          <w:lang w:eastAsia="fr-FR" w:bidi="ar-SA"/>
        </w:rPr>
        <w:fldChar w:fldCharType="begin"/>
      </w:r>
      <w:r>
        <w:instrText xml:space="preserve"> XE "</w:instrText>
      </w:r>
      <w:r w:rsidRPr="00F84216">
        <w:rPr>
          <w:lang w:eastAsia="fr-FR" w:bidi="ar-SA"/>
        </w:rPr>
        <w:instrText>ta_code_comptable_elementaire_gmtamo06</w:instrText>
      </w:r>
      <w:r>
        <w:instrText xml:space="preserve">" </w:instrText>
      </w:r>
      <w:r>
        <w:rPr>
          <w:lang w:eastAsia="fr-FR" w:bidi="ar-SA"/>
        </w:rPr>
        <w:fldChar w:fldCharType="end"/>
      </w:r>
      <w:r w:rsidRPr="00150123">
        <w:rPr>
          <w:rFonts w:asciiTheme="minorHAnsi" w:hAnsiTheme="minorHAnsi" w:cstheme="minorHAnsi"/>
          <w:szCs w:val="24"/>
        </w:rPr>
        <w:t>) une administration déléguée.</w:t>
      </w:r>
    </w:p>
    <w:p w:rsidR="001623ED" w:rsidRPr="00150123" w:rsidRDefault="001623ED" w:rsidP="001623ED">
      <w:pPr>
        <w:pStyle w:val="Paragraphedeliste"/>
        <w:rPr>
          <w:rFonts w:asciiTheme="minorHAnsi" w:hAnsiTheme="minorHAnsi" w:cstheme="minorHAnsi"/>
          <w:szCs w:val="24"/>
        </w:rPr>
      </w:pPr>
    </w:p>
    <w:p w:rsidR="001623ED" w:rsidRPr="004E2387" w:rsidRDefault="001623ED" w:rsidP="00BF16B6">
      <w:pPr>
        <w:pStyle w:val="Titre3"/>
      </w:pPr>
      <w:bookmarkStart w:id="797" w:name="_Toc515444382"/>
      <w:r w:rsidRPr="004E2387">
        <w:t>La modification / suppression</w:t>
      </w:r>
      <w:bookmarkEnd w:id="797"/>
    </w:p>
    <w:p w:rsidR="001623ED" w:rsidRPr="00150123" w:rsidRDefault="001623ED" w:rsidP="001623ED">
      <w:pPr>
        <w:pStyle w:val="Paragraphedeliste"/>
        <w:rPr>
          <w:rFonts w:asciiTheme="minorHAnsi" w:hAnsiTheme="minorHAnsi" w:cstheme="minorHAnsi"/>
          <w:szCs w:val="24"/>
        </w:rPr>
      </w:pPr>
      <w:r w:rsidRPr="00150123">
        <w:rPr>
          <w:rFonts w:asciiTheme="minorHAnsi" w:hAnsiTheme="minorHAnsi" w:cstheme="minorHAnsi"/>
          <w:szCs w:val="24"/>
        </w:rPr>
        <w:t xml:space="preserve">La modification </w:t>
      </w:r>
      <w:r w:rsidR="00815C74">
        <w:rPr>
          <w:rFonts w:asciiTheme="minorHAnsi" w:hAnsiTheme="minorHAnsi" w:cstheme="minorHAnsi"/>
          <w:szCs w:val="24"/>
        </w:rPr>
        <w:t xml:space="preserve">de l’ensemble des tables  accessibles </w:t>
      </w:r>
      <w:r w:rsidRPr="00150123">
        <w:rPr>
          <w:rFonts w:asciiTheme="minorHAnsi" w:hAnsiTheme="minorHAnsi" w:cstheme="minorHAnsi"/>
          <w:szCs w:val="24"/>
        </w:rPr>
        <w:t>est  réservée à l’administrateur du référentiel PARANEO. Elle permet de modifier  les données des enregistrements des tables hors les tables de type « Calendriers ». Les</w:t>
      </w:r>
      <w:r w:rsidR="007A6A46" w:rsidRPr="00150123">
        <w:rPr>
          <w:rFonts w:asciiTheme="minorHAnsi" w:hAnsiTheme="minorHAnsi" w:cstheme="minorHAnsi"/>
          <w:szCs w:val="24"/>
        </w:rPr>
        <w:t xml:space="preserve"> enregistrements des tables de </w:t>
      </w:r>
      <w:r w:rsidRPr="00150123">
        <w:rPr>
          <w:rFonts w:asciiTheme="minorHAnsi" w:hAnsiTheme="minorHAnsi" w:cstheme="minorHAnsi"/>
          <w:szCs w:val="24"/>
        </w:rPr>
        <w:t>calendriers sont supprimés et archivés dans des tables d’historiques.</w:t>
      </w:r>
    </w:p>
    <w:p w:rsidR="00815C74" w:rsidRPr="00150123" w:rsidRDefault="00815C74" w:rsidP="00815C74">
      <w:pPr>
        <w:pStyle w:val="Paragraphedeliste"/>
        <w:rPr>
          <w:rFonts w:asciiTheme="minorHAnsi" w:hAnsiTheme="minorHAnsi" w:cstheme="minorHAnsi"/>
          <w:szCs w:val="24"/>
        </w:rPr>
      </w:pPr>
      <w:r>
        <w:rPr>
          <w:rFonts w:asciiTheme="minorHAnsi" w:hAnsiTheme="minorHAnsi" w:cstheme="minorHAnsi"/>
          <w:szCs w:val="24"/>
        </w:rPr>
        <w:t xml:space="preserve">En complément, il existe une </w:t>
      </w:r>
      <w:r w:rsidR="00F85781">
        <w:rPr>
          <w:rFonts w:asciiTheme="minorHAnsi" w:hAnsiTheme="minorHAnsi" w:cstheme="minorHAnsi"/>
          <w:szCs w:val="24"/>
        </w:rPr>
        <w:t>administration</w:t>
      </w:r>
      <w:r>
        <w:rPr>
          <w:rFonts w:asciiTheme="minorHAnsi" w:hAnsiTheme="minorHAnsi" w:cstheme="minorHAnsi"/>
          <w:szCs w:val="24"/>
        </w:rPr>
        <w:t xml:space="preserve"> déléguée, pour la gestion de deux table spécifiques au service DEOF : </w:t>
      </w:r>
      <w:r w:rsidRPr="00150123">
        <w:rPr>
          <w:rFonts w:asciiTheme="minorHAnsi" w:hAnsiTheme="minorHAnsi" w:cstheme="minorHAnsi"/>
          <w:szCs w:val="24"/>
        </w:rPr>
        <w:t>Il (</w:t>
      </w:r>
      <w:r w:rsidRPr="007F6A50">
        <w:rPr>
          <w:rFonts w:asciiTheme="minorHAnsi" w:hAnsiTheme="minorHAnsi" w:cstheme="minorHAnsi"/>
          <w:szCs w:val="24"/>
        </w:rPr>
        <w:t>ta_jour_ferie_target_lmtay739</w:t>
      </w:r>
      <w:r>
        <w:rPr>
          <w:rFonts w:asciiTheme="minorHAnsi" w:hAnsiTheme="minorHAnsi" w:cstheme="minorHAnsi"/>
          <w:szCs w:val="24"/>
        </w:rPr>
        <w:fldChar w:fldCharType="begin"/>
      </w:r>
      <w:r w:rsidRPr="00815C74">
        <w:rPr>
          <w:rFonts w:asciiTheme="minorHAnsi" w:hAnsiTheme="minorHAnsi" w:cstheme="minorHAnsi"/>
          <w:szCs w:val="24"/>
        </w:rPr>
        <w:instrText xml:space="preserve"> XE "</w:instrText>
      </w:r>
      <w:r w:rsidRPr="00F37C7F">
        <w:rPr>
          <w:rFonts w:asciiTheme="minorHAnsi" w:hAnsiTheme="minorHAnsi" w:cstheme="minorHAnsi"/>
          <w:szCs w:val="24"/>
        </w:rPr>
        <w:instrText>ta_jour_ferie_target_lmtay739</w:instrText>
      </w:r>
      <w:r w:rsidRPr="00815C74">
        <w:rPr>
          <w:rFonts w:asciiTheme="minorHAnsi" w:hAnsiTheme="minorHAnsi" w:cstheme="minorHAnsi"/>
          <w:szCs w:val="24"/>
        </w:rPr>
        <w:instrText xml:space="preserve">" </w:instrText>
      </w:r>
      <w:r>
        <w:rPr>
          <w:rFonts w:asciiTheme="minorHAnsi" w:hAnsiTheme="minorHAnsi" w:cstheme="minorHAnsi"/>
          <w:szCs w:val="24"/>
        </w:rPr>
        <w:fldChar w:fldCharType="end"/>
      </w:r>
      <w:r>
        <w:rPr>
          <w:rFonts w:asciiTheme="minorHAnsi" w:hAnsiTheme="minorHAnsi" w:cstheme="minorHAnsi"/>
          <w:szCs w:val="24"/>
        </w:rPr>
        <w:t xml:space="preserve"> et </w:t>
      </w:r>
      <w:r w:rsidRPr="00815C74">
        <w:rPr>
          <w:rFonts w:asciiTheme="minorHAnsi" w:hAnsiTheme="minorHAnsi" w:cstheme="minorHAnsi"/>
          <w:szCs w:val="24"/>
        </w:rPr>
        <w:t>ta_code_comptable_elementaire_gmtamo06</w:t>
      </w:r>
      <w:r w:rsidRPr="00815C74">
        <w:rPr>
          <w:rFonts w:asciiTheme="minorHAnsi" w:hAnsiTheme="minorHAnsi" w:cstheme="minorHAnsi"/>
          <w:szCs w:val="24"/>
        </w:rPr>
        <w:fldChar w:fldCharType="begin"/>
      </w:r>
      <w:r w:rsidRPr="00815C74">
        <w:rPr>
          <w:rFonts w:asciiTheme="minorHAnsi" w:hAnsiTheme="minorHAnsi" w:cstheme="minorHAnsi"/>
          <w:szCs w:val="24"/>
        </w:rPr>
        <w:instrText xml:space="preserve"> XE "ta_code_comptable_elementaire_gmtamo06" </w:instrText>
      </w:r>
      <w:r w:rsidRPr="00815C74">
        <w:rPr>
          <w:rFonts w:asciiTheme="minorHAnsi" w:hAnsiTheme="minorHAnsi" w:cstheme="minorHAnsi"/>
          <w:szCs w:val="24"/>
        </w:rPr>
        <w:fldChar w:fldCharType="end"/>
      </w:r>
      <w:r w:rsidRPr="00150123">
        <w:rPr>
          <w:rFonts w:asciiTheme="minorHAnsi" w:hAnsiTheme="minorHAnsi" w:cstheme="minorHAnsi"/>
          <w:szCs w:val="24"/>
        </w:rPr>
        <w:t>) une administration déléguée.</w:t>
      </w:r>
    </w:p>
    <w:p w:rsidR="001623ED" w:rsidRPr="00150123" w:rsidRDefault="001623ED" w:rsidP="001623ED">
      <w:pPr>
        <w:pStyle w:val="Paragraphedeliste"/>
        <w:rPr>
          <w:rFonts w:asciiTheme="minorHAnsi" w:hAnsiTheme="minorHAnsi" w:cstheme="minorHAnsi"/>
          <w:szCs w:val="24"/>
        </w:rPr>
      </w:pPr>
    </w:p>
    <w:p w:rsidR="001623ED" w:rsidRPr="004E2387" w:rsidRDefault="001623ED" w:rsidP="00BF16B6">
      <w:pPr>
        <w:pStyle w:val="Titre3"/>
      </w:pPr>
      <w:bookmarkStart w:id="798" w:name="_Toc515444383"/>
      <w:r w:rsidRPr="004E2387">
        <w:t>L’exportation</w:t>
      </w:r>
      <w:bookmarkEnd w:id="798"/>
      <w:r w:rsidRPr="004E2387">
        <w:t xml:space="preserve"> </w:t>
      </w:r>
    </w:p>
    <w:p w:rsidR="001623ED" w:rsidRPr="00150123" w:rsidRDefault="007A6A46" w:rsidP="0000138A">
      <w:pPr>
        <w:pStyle w:val="Paragraphedeliste"/>
        <w:rPr>
          <w:rFonts w:asciiTheme="minorHAnsi" w:hAnsiTheme="minorHAnsi" w:cstheme="minorHAnsi"/>
          <w:szCs w:val="24"/>
        </w:rPr>
      </w:pPr>
      <w:r w:rsidRPr="00150123">
        <w:rPr>
          <w:rFonts w:asciiTheme="minorHAnsi" w:hAnsiTheme="minorHAnsi" w:cstheme="minorHAnsi"/>
          <w:szCs w:val="24"/>
        </w:rPr>
        <w:t xml:space="preserve">Toutes les tables </w:t>
      </w:r>
      <w:r w:rsidR="00F85781">
        <w:rPr>
          <w:rFonts w:asciiTheme="minorHAnsi" w:hAnsiTheme="minorHAnsi" w:cstheme="minorHAnsi"/>
          <w:szCs w:val="24"/>
        </w:rPr>
        <w:t>accessibles</w:t>
      </w:r>
      <w:r w:rsidR="000A19EB">
        <w:rPr>
          <w:rFonts w:asciiTheme="minorHAnsi" w:hAnsiTheme="minorHAnsi" w:cstheme="minorHAnsi"/>
          <w:szCs w:val="24"/>
        </w:rPr>
        <w:t xml:space="preserve"> à l’administrateur sont </w:t>
      </w:r>
      <w:r w:rsidRPr="00150123">
        <w:rPr>
          <w:rFonts w:asciiTheme="minorHAnsi" w:hAnsiTheme="minorHAnsi" w:cstheme="minorHAnsi"/>
          <w:szCs w:val="24"/>
        </w:rPr>
        <w:t xml:space="preserve">consultables </w:t>
      </w:r>
      <w:r w:rsidR="000A19EB">
        <w:rPr>
          <w:rFonts w:asciiTheme="minorHAnsi" w:hAnsiTheme="minorHAnsi" w:cstheme="minorHAnsi"/>
          <w:szCs w:val="24"/>
        </w:rPr>
        <w:t>et</w:t>
      </w:r>
      <w:r w:rsidRPr="00150123">
        <w:rPr>
          <w:rFonts w:asciiTheme="minorHAnsi" w:hAnsiTheme="minorHAnsi" w:cstheme="minorHAnsi"/>
          <w:szCs w:val="24"/>
        </w:rPr>
        <w:t xml:space="preserve"> exportables sous Excel. </w:t>
      </w:r>
      <w:r w:rsidR="00163204" w:rsidRPr="00150123">
        <w:rPr>
          <w:rFonts w:asciiTheme="minorHAnsi" w:hAnsiTheme="minorHAnsi" w:cstheme="minorHAnsi"/>
          <w:szCs w:val="24"/>
        </w:rPr>
        <w:t>L’export d’une table est accessible à l’aide du bouton d’export pour toute personne habilitée. Les données sont au format des données de la table.</w:t>
      </w:r>
    </w:p>
    <w:p w:rsidR="00163204" w:rsidRPr="00150123" w:rsidRDefault="00163204" w:rsidP="001623ED">
      <w:pPr>
        <w:rPr>
          <w:rFonts w:asciiTheme="minorHAnsi" w:hAnsiTheme="minorHAnsi" w:cstheme="minorHAnsi"/>
          <w:szCs w:val="24"/>
        </w:rPr>
      </w:pPr>
    </w:p>
    <w:p w:rsidR="001623ED" w:rsidRPr="004E2387" w:rsidRDefault="001623ED" w:rsidP="00BF16B6">
      <w:pPr>
        <w:pStyle w:val="Titre3"/>
      </w:pPr>
      <w:bookmarkStart w:id="799" w:name="_Toc515444384"/>
      <w:r w:rsidRPr="004E2387">
        <w:t>L’import de données</w:t>
      </w:r>
      <w:bookmarkEnd w:id="799"/>
    </w:p>
    <w:p w:rsidR="001623ED" w:rsidRPr="004E2387" w:rsidRDefault="001623ED" w:rsidP="001623ED">
      <w:pPr>
        <w:pStyle w:val="Titre4"/>
        <w:rPr>
          <w:rFonts w:asciiTheme="minorHAnsi" w:hAnsiTheme="minorHAnsi" w:cstheme="minorHAnsi"/>
        </w:rPr>
      </w:pPr>
      <w:r w:rsidRPr="004E2387">
        <w:rPr>
          <w:rFonts w:asciiTheme="minorHAnsi" w:hAnsiTheme="minorHAnsi" w:cstheme="minorHAnsi"/>
        </w:rPr>
        <w:t>Manuel</w:t>
      </w:r>
    </w:p>
    <w:p w:rsidR="001623ED" w:rsidRPr="00150123" w:rsidRDefault="00F85B2A" w:rsidP="00F85B2A">
      <w:pPr>
        <w:rPr>
          <w:rFonts w:asciiTheme="minorHAnsi" w:hAnsiTheme="minorHAnsi" w:cstheme="minorHAnsi"/>
          <w:szCs w:val="24"/>
        </w:rPr>
      </w:pPr>
      <w:r w:rsidRPr="00150123">
        <w:rPr>
          <w:rFonts w:asciiTheme="minorHAnsi" w:hAnsiTheme="minorHAnsi" w:cstheme="minorHAnsi"/>
          <w:szCs w:val="24"/>
        </w:rPr>
        <w:t>L’import de donné s’effectue par défaut à</w:t>
      </w:r>
      <w:r w:rsidR="00163204" w:rsidRPr="00150123">
        <w:rPr>
          <w:rFonts w:asciiTheme="minorHAnsi" w:hAnsiTheme="minorHAnsi" w:cstheme="minorHAnsi"/>
          <w:szCs w:val="24"/>
        </w:rPr>
        <w:t xml:space="preserve"> l’aide de la saisie dans l’IHM </w:t>
      </w:r>
      <w:r w:rsidRPr="00150123">
        <w:rPr>
          <w:rFonts w:asciiTheme="minorHAnsi" w:hAnsiTheme="minorHAnsi" w:cstheme="minorHAnsi"/>
          <w:szCs w:val="24"/>
        </w:rPr>
        <w:t>pour</w:t>
      </w:r>
      <w:r w:rsidR="00163204" w:rsidRPr="00150123">
        <w:rPr>
          <w:rFonts w:asciiTheme="minorHAnsi" w:hAnsiTheme="minorHAnsi" w:cstheme="minorHAnsi"/>
          <w:szCs w:val="24"/>
        </w:rPr>
        <w:t xml:space="preserve"> la table concernée.</w:t>
      </w:r>
    </w:p>
    <w:p w:rsidR="001623ED" w:rsidRPr="004E2387" w:rsidRDefault="001623ED" w:rsidP="001623ED">
      <w:pPr>
        <w:pStyle w:val="Titre4"/>
        <w:rPr>
          <w:rFonts w:asciiTheme="minorHAnsi" w:hAnsiTheme="minorHAnsi" w:cstheme="minorHAnsi"/>
        </w:rPr>
      </w:pPr>
      <w:r w:rsidRPr="004E2387">
        <w:rPr>
          <w:rFonts w:asciiTheme="minorHAnsi" w:hAnsiTheme="minorHAnsi" w:cstheme="minorHAnsi"/>
        </w:rPr>
        <w:t xml:space="preserve">Traitement </w:t>
      </w:r>
      <w:r w:rsidR="00163204" w:rsidRPr="004E2387">
        <w:rPr>
          <w:rFonts w:asciiTheme="minorHAnsi" w:hAnsiTheme="minorHAnsi" w:cstheme="minorHAnsi"/>
        </w:rPr>
        <w:t>HEXAPOS</w:t>
      </w:r>
      <w:r w:rsidR="00F96D04">
        <w:rPr>
          <w:rFonts w:asciiTheme="minorHAnsi" w:hAnsiTheme="minorHAnsi" w:cstheme="minorHAnsi"/>
        </w:rPr>
        <w:t>T</w:t>
      </w:r>
      <w:r w:rsidR="00F96D04">
        <w:rPr>
          <w:rFonts w:asciiTheme="minorHAnsi" w:hAnsiTheme="minorHAnsi" w:cstheme="minorHAnsi"/>
        </w:rPr>
        <w:fldChar w:fldCharType="begin"/>
      </w:r>
      <w:r w:rsidR="00F96D04">
        <w:instrText xml:space="preserve"> XE "</w:instrText>
      </w:r>
      <w:r w:rsidR="00F96D04" w:rsidRPr="00F84216">
        <w:rPr>
          <w:rFonts w:asciiTheme="minorHAnsi" w:hAnsiTheme="minorHAnsi" w:cstheme="minorHAnsi"/>
        </w:rPr>
        <w:instrText>Traitement HEXAPOST</w:instrText>
      </w:r>
      <w:r w:rsidR="00F96D04">
        <w:instrText xml:space="preserve">" </w:instrText>
      </w:r>
      <w:r w:rsidR="00F96D04">
        <w:rPr>
          <w:rFonts w:asciiTheme="minorHAnsi" w:hAnsiTheme="minorHAnsi" w:cstheme="minorHAnsi"/>
        </w:rPr>
        <w:fldChar w:fldCharType="end"/>
      </w:r>
      <w:r w:rsidR="00F96D04">
        <w:rPr>
          <w:rFonts w:asciiTheme="minorHAnsi" w:hAnsiTheme="minorHAnsi" w:cstheme="minorHAnsi"/>
        </w:rPr>
        <w:t xml:space="preserve"> </w:t>
      </w:r>
    </w:p>
    <w:p w:rsidR="001623ED" w:rsidRPr="00150123" w:rsidRDefault="00163204" w:rsidP="001623ED">
      <w:pPr>
        <w:rPr>
          <w:rFonts w:asciiTheme="minorHAnsi" w:hAnsiTheme="minorHAnsi" w:cstheme="minorHAnsi"/>
          <w:szCs w:val="24"/>
        </w:rPr>
      </w:pPr>
      <w:r w:rsidRPr="00150123">
        <w:rPr>
          <w:rFonts w:asciiTheme="minorHAnsi" w:hAnsiTheme="minorHAnsi" w:cstheme="minorHAnsi"/>
          <w:szCs w:val="24"/>
        </w:rPr>
        <w:t>Les données issues de la Poste concernant les code postaux fait l’objet d’une mise à jour mensuelle.</w:t>
      </w:r>
    </w:p>
    <w:p w:rsidR="00163204" w:rsidRPr="00150123" w:rsidRDefault="00163204" w:rsidP="001623ED">
      <w:pPr>
        <w:rPr>
          <w:rFonts w:asciiTheme="minorHAnsi" w:hAnsiTheme="minorHAnsi" w:cstheme="minorHAnsi"/>
          <w:szCs w:val="24"/>
        </w:rPr>
      </w:pPr>
      <w:r w:rsidRPr="00150123">
        <w:rPr>
          <w:rFonts w:asciiTheme="minorHAnsi" w:hAnsiTheme="minorHAnsi" w:cstheme="minorHAnsi"/>
          <w:szCs w:val="24"/>
        </w:rPr>
        <w:t>L</w:t>
      </w:r>
      <w:r w:rsidR="00C735E4" w:rsidRPr="00150123">
        <w:rPr>
          <w:rFonts w:asciiTheme="minorHAnsi" w:hAnsiTheme="minorHAnsi" w:cstheme="minorHAnsi"/>
          <w:szCs w:val="24"/>
        </w:rPr>
        <w:t>a</w:t>
      </w:r>
      <w:r w:rsidRPr="00150123">
        <w:rPr>
          <w:rFonts w:asciiTheme="minorHAnsi" w:hAnsiTheme="minorHAnsi" w:cstheme="minorHAnsi"/>
          <w:szCs w:val="24"/>
        </w:rPr>
        <w:t xml:space="preserve"> date de mise à disposition des données est aléatoire au cours du mois. Afin de permettre la mise à</w:t>
      </w:r>
      <w:r w:rsidR="007A6A46" w:rsidRPr="00150123">
        <w:rPr>
          <w:rFonts w:asciiTheme="minorHAnsi" w:hAnsiTheme="minorHAnsi" w:cstheme="minorHAnsi"/>
          <w:szCs w:val="24"/>
        </w:rPr>
        <w:t xml:space="preserve"> disposition souple des données,</w:t>
      </w:r>
      <w:r w:rsidRPr="00150123">
        <w:rPr>
          <w:rFonts w:asciiTheme="minorHAnsi" w:hAnsiTheme="minorHAnsi" w:cstheme="minorHAnsi"/>
          <w:szCs w:val="24"/>
        </w:rPr>
        <w:t xml:space="preserve"> </w:t>
      </w:r>
      <w:r w:rsidR="007A6A46" w:rsidRPr="00150123">
        <w:rPr>
          <w:rFonts w:asciiTheme="minorHAnsi" w:hAnsiTheme="minorHAnsi" w:cstheme="minorHAnsi"/>
          <w:szCs w:val="24"/>
        </w:rPr>
        <w:t>l</w:t>
      </w:r>
      <w:r w:rsidRPr="00150123">
        <w:rPr>
          <w:rFonts w:asciiTheme="minorHAnsi" w:hAnsiTheme="minorHAnsi" w:cstheme="minorHAnsi"/>
          <w:szCs w:val="24"/>
        </w:rPr>
        <w:t>e traitement d’intégration est réalisable à l’aide d’un bouton dans l’IHM et non d’un traitement batch.</w:t>
      </w:r>
    </w:p>
    <w:p w:rsidR="00163204" w:rsidRPr="00150123" w:rsidRDefault="00163204" w:rsidP="001623ED">
      <w:pPr>
        <w:rPr>
          <w:rFonts w:asciiTheme="minorHAnsi" w:hAnsiTheme="minorHAnsi" w:cstheme="minorHAnsi"/>
          <w:szCs w:val="24"/>
        </w:rPr>
      </w:pPr>
    </w:p>
    <w:p w:rsidR="00163204" w:rsidRPr="00150123" w:rsidRDefault="00163204" w:rsidP="001623ED">
      <w:pPr>
        <w:rPr>
          <w:rFonts w:asciiTheme="minorHAnsi" w:hAnsiTheme="minorHAnsi" w:cstheme="minorHAnsi"/>
          <w:szCs w:val="24"/>
        </w:rPr>
      </w:pPr>
      <w:r w:rsidRPr="00150123">
        <w:rPr>
          <w:rFonts w:asciiTheme="minorHAnsi" w:hAnsiTheme="minorHAnsi" w:cstheme="minorHAnsi"/>
          <w:szCs w:val="24"/>
        </w:rPr>
        <w:t>Après réception du fichier HEXAPOST par l’administrateur, ce dernier peut l’intégrer dans PARANEO.</w:t>
      </w:r>
    </w:p>
    <w:p w:rsidR="00163204" w:rsidRPr="00150123" w:rsidRDefault="00163204" w:rsidP="001623ED">
      <w:pPr>
        <w:rPr>
          <w:rFonts w:asciiTheme="minorHAnsi" w:hAnsiTheme="minorHAnsi" w:cstheme="minorHAnsi"/>
          <w:szCs w:val="24"/>
        </w:rPr>
      </w:pPr>
      <w:r w:rsidRPr="00150123">
        <w:rPr>
          <w:rFonts w:asciiTheme="minorHAnsi" w:hAnsiTheme="minorHAnsi" w:cstheme="minorHAnsi"/>
          <w:szCs w:val="24"/>
        </w:rPr>
        <w:t>A l’issue du traitement un compte rendu  est adressé par mail à l’administrateur et l’ensemble des enregistrements ajoutés, supprimé ou modifiés sont tracés dans la table d’historique.</w:t>
      </w:r>
    </w:p>
    <w:p w:rsidR="003217FB" w:rsidRPr="00150123" w:rsidRDefault="00163204">
      <w:pPr>
        <w:rPr>
          <w:rFonts w:asciiTheme="minorHAnsi" w:hAnsiTheme="minorHAnsi" w:cstheme="minorHAnsi"/>
          <w:szCs w:val="24"/>
        </w:rPr>
      </w:pPr>
      <w:r w:rsidRPr="00150123">
        <w:rPr>
          <w:rFonts w:asciiTheme="minorHAnsi" w:hAnsiTheme="minorHAnsi" w:cstheme="minorHAnsi"/>
          <w:szCs w:val="24"/>
        </w:rPr>
        <w:t xml:space="preserve">Les informations sont accessibles </w:t>
      </w:r>
      <w:r w:rsidR="007A6A46" w:rsidRPr="00150123">
        <w:rPr>
          <w:rFonts w:asciiTheme="minorHAnsi" w:hAnsiTheme="minorHAnsi" w:cstheme="minorHAnsi"/>
          <w:szCs w:val="24"/>
        </w:rPr>
        <w:t xml:space="preserve">en consultation </w:t>
      </w:r>
      <w:r w:rsidRPr="00150123">
        <w:rPr>
          <w:rFonts w:asciiTheme="minorHAnsi" w:hAnsiTheme="minorHAnsi" w:cstheme="minorHAnsi"/>
          <w:szCs w:val="24"/>
        </w:rPr>
        <w:t>à l’administrateur.</w:t>
      </w:r>
      <w:r w:rsidR="003217FB" w:rsidRPr="00150123">
        <w:rPr>
          <w:rFonts w:asciiTheme="minorHAnsi" w:hAnsiTheme="minorHAnsi" w:cstheme="minorHAnsi"/>
          <w:szCs w:val="24"/>
        </w:rPr>
        <w:br w:type="page"/>
      </w:r>
    </w:p>
    <w:p w:rsidR="00C56FFC" w:rsidRPr="004E2387" w:rsidRDefault="00C56FFC" w:rsidP="00C56FFC">
      <w:pPr>
        <w:pStyle w:val="Titre2"/>
        <w:rPr>
          <w:rFonts w:asciiTheme="minorHAnsi" w:hAnsiTheme="minorHAnsi" w:cstheme="minorHAnsi"/>
        </w:rPr>
      </w:pPr>
      <w:bookmarkStart w:id="800" w:name="_Toc515444385"/>
      <w:r w:rsidRPr="004E2387">
        <w:rPr>
          <w:rFonts w:asciiTheme="minorHAnsi" w:hAnsiTheme="minorHAnsi" w:cstheme="minorHAnsi"/>
        </w:rPr>
        <w:lastRenderedPageBreak/>
        <w:t>La sécurité et les habilitations</w:t>
      </w:r>
      <w:bookmarkEnd w:id="800"/>
    </w:p>
    <w:p w:rsidR="003A144E" w:rsidRPr="003A144E" w:rsidRDefault="003A144E" w:rsidP="00BF16B6">
      <w:pPr>
        <w:pStyle w:val="Titre3"/>
      </w:pPr>
      <w:bookmarkStart w:id="801" w:name="_Toc515444386"/>
      <w:r w:rsidRPr="003A144E">
        <w:t>Généralités</w:t>
      </w:r>
      <w:bookmarkEnd w:id="801"/>
    </w:p>
    <w:p w:rsidR="00C56FFC" w:rsidRPr="00150123" w:rsidRDefault="00C56FFC" w:rsidP="00C56FFC">
      <w:pPr>
        <w:rPr>
          <w:rFonts w:asciiTheme="minorHAnsi" w:hAnsiTheme="minorHAnsi" w:cstheme="minorHAnsi"/>
          <w:szCs w:val="24"/>
        </w:rPr>
      </w:pPr>
      <w:r w:rsidRPr="00150123">
        <w:rPr>
          <w:rFonts w:asciiTheme="minorHAnsi" w:hAnsiTheme="minorHAnsi" w:cstheme="minorHAnsi"/>
          <w:szCs w:val="24"/>
        </w:rPr>
        <w:t xml:space="preserve">L’accès </w:t>
      </w:r>
      <w:r w:rsidR="00E67D4B" w:rsidRPr="00150123">
        <w:rPr>
          <w:rFonts w:asciiTheme="minorHAnsi" w:hAnsiTheme="minorHAnsi" w:cstheme="minorHAnsi"/>
          <w:szCs w:val="24"/>
        </w:rPr>
        <w:t xml:space="preserve">à PARANEO </w:t>
      </w:r>
      <w:r w:rsidRPr="00150123">
        <w:rPr>
          <w:rFonts w:asciiTheme="minorHAnsi" w:hAnsiTheme="minorHAnsi" w:cstheme="minorHAnsi"/>
          <w:szCs w:val="24"/>
        </w:rPr>
        <w:t xml:space="preserve">s’effectue via </w:t>
      </w:r>
      <w:r w:rsidR="00E67D4B" w:rsidRPr="00150123">
        <w:rPr>
          <w:rFonts w:asciiTheme="minorHAnsi" w:hAnsiTheme="minorHAnsi" w:cstheme="minorHAnsi"/>
          <w:szCs w:val="24"/>
        </w:rPr>
        <w:t xml:space="preserve">les outils standards </w:t>
      </w:r>
      <w:r w:rsidR="004D7B88" w:rsidRPr="00150123">
        <w:rPr>
          <w:rFonts w:asciiTheme="minorHAnsi" w:hAnsiTheme="minorHAnsi" w:cstheme="minorHAnsi"/>
          <w:szCs w:val="24"/>
        </w:rPr>
        <w:t>du</w:t>
      </w:r>
      <w:r w:rsidR="00E67D4B" w:rsidRPr="00150123">
        <w:rPr>
          <w:rFonts w:asciiTheme="minorHAnsi" w:hAnsiTheme="minorHAnsi" w:cstheme="minorHAnsi"/>
          <w:szCs w:val="24"/>
        </w:rPr>
        <w:t xml:space="preserve"> Système d’information </w:t>
      </w:r>
      <w:r w:rsidR="004D7B88" w:rsidRPr="00150123">
        <w:rPr>
          <w:rFonts w:asciiTheme="minorHAnsi" w:hAnsiTheme="minorHAnsi" w:cstheme="minorHAnsi"/>
          <w:szCs w:val="24"/>
        </w:rPr>
        <w:t xml:space="preserve">de l’EP </w:t>
      </w:r>
      <w:r w:rsidR="00E67D4B" w:rsidRPr="00150123">
        <w:rPr>
          <w:rFonts w:asciiTheme="minorHAnsi" w:hAnsiTheme="minorHAnsi" w:cstheme="minorHAnsi"/>
          <w:szCs w:val="24"/>
        </w:rPr>
        <w:t>(</w:t>
      </w:r>
      <w:r w:rsidRPr="00150123">
        <w:rPr>
          <w:rFonts w:asciiTheme="minorHAnsi" w:hAnsiTheme="minorHAnsi" w:cstheme="minorHAnsi"/>
          <w:szCs w:val="24"/>
        </w:rPr>
        <w:t>Gide</w:t>
      </w:r>
      <w:r w:rsidR="00E67D4B" w:rsidRPr="00150123">
        <w:rPr>
          <w:rFonts w:asciiTheme="minorHAnsi" w:hAnsiTheme="minorHAnsi" w:cstheme="minorHAnsi"/>
          <w:szCs w:val="24"/>
        </w:rPr>
        <w:t xml:space="preserve"> et le SSO)</w:t>
      </w:r>
    </w:p>
    <w:p w:rsidR="00C56FFC" w:rsidRPr="00150123" w:rsidRDefault="00C56FFC" w:rsidP="00C56FFC">
      <w:pPr>
        <w:rPr>
          <w:rFonts w:asciiTheme="minorHAnsi" w:hAnsiTheme="minorHAnsi" w:cstheme="minorHAnsi"/>
          <w:szCs w:val="24"/>
        </w:rPr>
      </w:pPr>
    </w:p>
    <w:p w:rsidR="00C56FFC" w:rsidRPr="00150123" w:rsidRDefault="00C56FFC" w:rsidP="00C56FFC">
      <w:pPr>
        <w:rPr>
          <w:rFonts w:asciiTheme="minorHAnsi" w:hAnsiTheme="minorHAnsi" w:cstheme="minorHAnsi"/>
          <w:szCs w:val="24"/>
        </w:rPr>
      </w:pPr>
      <w:r w:rsidRPr="00150123">
        <w:rPr>
          <w:rFonts w:asciiTheme="minorHAnsi" w:hAnsiTheme="minorHAnsi" w:cstheme="minorHAnsi"/>
          <w:szCs w:val="24"/>
        </w:rPr>
        <w:t xml:space="preserve">L’application est constituée de </w:t>
      </w:r>
      <w:r w:rsidR="00E67D4B" w:rsidRPr="00150123">
        <w:rPr>
          <w:rFonts w:asciiTheme="minorHAnsi" w:hAnsiTheme="minorHAnsi" w:cstheme="minorHAnsi"/>
          <w:szCs w:val="24"/>
        </w:rPr>
        <w:t>3</w:t>
      </w:r>
      <w:r w:rsidRPr="00150123">
        <w:rPr>
          <w:rFonts w:asciiTheme="minorHAnsi" w:hAnsiTheme="minorHAnsi" w:cstheme="minorHAnsi"/>
          <w:szCs w:val="24"/>
        </w:rPr>
        <w:t xml:space="preserve"> profils</w:t>
      </w:r>
    </w:p>
    <w:p w:rsidR="00C56FFC" w:rsidRPr="00150123" w:rsidRDefault="00C56FFC" w:rsidP="00C56FFC">
      <w:pPr>
        <w:rPr>
          <w:rFonts w:asciiTheme="minorHAnsi" w:hAnsiTheme="minorHAnsi" w:cstheme="minorHAnsi"/>
          <w:szCs w:val="24"/>
        </w:rPr>
      </w:pPr>
      <w:r w:rsidRPr="00150123">
        <w:rPr>
          <w:rFonts w:asciiTheme="minorHAnsi" w:hAnsiTheme="minorHAnsi" w:cstheme="minorHAnsi"/>
          <w:szCs w:val="24"/>
        </w:rPr>
        <w:tab/>
      </w:r>
      <w:r w:rsidR="00E67D4B" w:rsidRPr="00150123">
        <w:rPr>
          <w:rFonts w:asciiTheme="minorHAnsi" w:hAnsiTheme="minorHAnsi" w:cstheme="minorHAnsi"/>
          <w:szCs w:val="24"/>
        </w:rPr>
        <w:t xml:space="preserve">LM4TOUS, </w:t>
      </w:r>
      <w:r w:rsidR="004D7B88" w:rsidRPr="00150123">
        <w:rPr>
          <w:rFonts w:asciiTheme="minorHAnsi" w:hAnsiTheme="minorHAnsi" w:cstheme="minorHAnsi"/>
          <w:szCs w:val="24"/>
        </w:rPr>
        <w:t>c’</w:t>
      </w:r>
      <w:r w:rsidR="00E67D4B" w:rsidRPr="00150123">
        <w:rPr>
          <w:rFonts w:asciiTheme="minorHAnsi" w:hAnsiTheme="minorHAnsi" w:cstheme="minorHAnsi"/>
          <w:szCs w:val="24"/>
        </w:rPr>
        <w:t>est le profil par défaut, il permet la consultation et l’exportation des données sous EXCEL</w:t>
      </w:r>
      <w:r w:rsidR="004D7B88" w:rsidRPr="00150123">
        <w:rPr>
          <w:rFonts w:asciiTheme="minorHAnsi" w:hAnsiTheme="minorHAnsi" w:cstheme="minorHAnsi"/>
          <w:szCs w:val="24"/>
        </w:rPr>
        <w:t>.</w:t>
      </w:r>
    </w:p>
    <w:p w:rsidR="00E67D4B" w:rsidRPr="00150123" w:rsidRDefault="00E67D4B" w:rsidP="00357DCC">
      <w:pPr>
        <w:pStyle w:val="Paragraphedeliste"/>
        <w:numPr>
          <w:ilvl w:val="0"/>
          <w:numId w:val="407"/>
        </w:numPr>
        <w:rPr>
          <w:rFonts w:asciiTheme="minorHAnsi" w:hAnsiTheme="minorHAnsi" w:cstheme="minorHAnsi"/>
          <w:szCs w:val="24"/>
        </w:rPr>
      </w:pPr>
      <w:r w:rsidRPr="00150123">
        <w:rPr>
          <w:rFonts w:asciiTheme="minorHAnsi" w:hAnsiTheme="minorHAnsi" w:cstheme="minorHAnsi"/>
          <w:szCs w:val="24"/>
        </w:rPr>
        <w:t>LM4ADMIN, ce profil est réservé à l’administrateur</w:t>
      </w:r>
      <w:r w:rsidR="004D7B88" w:rsidRPr="00150123">
        <w:rPr>
          <w:rFonts w:asciiTheme="minorHAnsi" w:hAnsiTheme="minorHAnsi" w:cstheme="minorHAnsi"/>
          <w:szCs w:val="24"/>
        </w:rPr>
        <w:t xml:space="preserve"> de l’application</w:t>
      </w:r>
      <w:r w:rsidRPr="00150123">
        <w:rPr>
          <w:rFonts w:asciiTheme="minorHAnsi" w:hAnsiTheme="minorHAnsi" w:cstheme="minorHAnsi"/>
          <w:szCs w:val="24"/>
        </w:rPr>
        <w:t>, il permet la création la modification, la suppression d’enregistrements et la gestion des traitements d’import.</w:t>
      </w:r>
    </w:p>
    <w:p w:rsidR="00E67D4B" w:rsidRDefault="00E67D4B" w:rsidP="00357DCC">
      <w:pPr>
        <w:pStyle w:val="Paragraphedeliste"/>
        <w:numPr>
          <w:ilvl w:val="0"/>
          <w:numId w:val="407"/>
        </w:numPr>
        <w:rPr>
          <w:rFonts w:asciiTheme="minorHAnsi" w:hAnsiTheme="minorHAnsi" w:cstheme="minorHAnsi"/>
          <w:szCs w:val="24"/>
        </w:rPr>
      </w:pPr>
      <w:r w:rsidRPr="00150123">
        <w:rPr>
          <w:rFonts w:asciiTheme="minorHAnsi" w:hAnsiTheme="minorHAnsi" w:cstheme="minorHAnsi"/>
          <w:szCs w:val="24"/>
        </w:rPr>
        <w:t>LM4DEOF, ce profil permet une gestion déléguée de l’administration pour les tables spécifiques par les équipes DEOF.</w:t>
      </w:r>
    </w:p>
    <w:p w:rsidR="002872F8" w:rsidRDefault="002872F8" w:rsidP="002872F8">
      <w:pPr>
        <w:pStyle w:val="Paragraphedeliste"/>
        <w:rPr>
          <w:rFonts w:asciiTheme="minorHAnsi" w:hAnsiTheme="minorHAnsi" w:cstheme="minorHAnsi"/>
          <w:szCs w:val="24"/>
        </w:rPr>
      </w:pPr>
    </w:p>
    <w:p w:rsidR="002872F8" w:rsidRPr="00172EB9" w:rsidRDefault="002872F8" w:rsidP="002872F8">
      <w:pPr>
        <w:rPr>
          <w:rFonts w:asciiTheme="minorHAnsi" w:hAnsiTheme="minorHAnsi" w:cstheme="minorHAnsi"/>
          <w:szCs w:val="24"/>
          <w:rPrChange w:id="802" w:author="Osiatisaa, Cds (Ext)" w:date="2018-05-30T11:01:00Z">
            <w:rPr>
              <w:rFonts w:asciiTheme="minorHAnsi" w:hAnsiTheme="minorHAnsi" w:cstheme="minorHAnsi"/>
              <w:szCs w:val="24"/>
              <w:highlight w:val="yellow"/>
            </w:rPr>
          </w:rPrChange>
        </w:rPr>
      </w:pPr>
      <w:r w:rsidRPr="00172EB9">
        <w:rPr>
          <w:rFonts w:asciiTheme="minorHAnsi" w:hAnsiTheme="minorHAnsi" w:cstheme="minorHAnsi"/>
          <w:szCs w:val="24"/>
          <w:rPrChange w:id="803" w:author="Osiatisaa, Cds (Ext)" w:date="2018-05-30T11:01:00Z">
            <w:rPr>
              <w:rFonts w:asciiTheme="minorHAnsi" w:hAnsiTheme="minorHAnsi" w:cstheme="minorHAnsi"/>
              <w:szCs w:val="24"/>
              <w:highlight w:val="yellow"/>
            </w:rPr>
          </w:rPrChange>
        </w:rPr>
        <w:t xml:space="preserve">Pour les besoins d’administration des tables du référentiel G3P, il est demandé d’ajouter un nouveau profil </w:t>
      </w:r>
      <w:r w:rsidRPr="00172EB9">
        <w:rPr>
          <w:rFonts w:asciiTheme="minorHAnsi" w:hAnsiTheme="minorHAnsi" w:cstheme="minorHAnsi"/>
          <w:szCs w:val="24"/>
          <w:rPrChange w:id="804" w:author="Osiatisaa, Cds (Ext)" w:date="2018-05-30T11:01:00Z">
            <w:rPr>
              <w:rFonts w:asciiTheme="minorHAnsi" w:hAnsiTheme="minorHAnsi" w:cstheme="minorHAnsi"/>
              <w:highlight w:val="yellow"/>
            </w:rPr>
          </w:rPrChange>
        </w:rPr>
        <w:t>LM4G3P</w:t>
      </w:r>
      <w:r w:rsidRPr="00172EB9">
        <w:rPr>
          <w:rFonts w:asciiTheme="minorHAnsi" w:hAnsiTheme="minorHAnsi" w:cstheme="minorHAnsi"/>
          <w:szCs w:val="24"/>
          <w:rPrChange w:id="805" w:author="Osiatisaa, Cds (Ext)" w:date="2018-05-30T11:01:00Z">
            <w:rPr>
              <w:rFonts w:asciiTheme="minorHAnsi" w:hAnsiTheme="minorHAnsi" w:cstheme="minorHAnsi"/>
              <w:szCs w:val="24"/>
              <w:highlight w:val="yellow"/>
            </w:rPr>
          </w:rPrChange>
        </w:rPr>
        <w:t xml:space="preserve">  qui doit permettre la gestion déléguée de l’administration des tables spécifiques référentiel G3P</w:t>
      </w:r>
      <w:r w:rsidR="00BB13E2" w:rsidRPr="00172EB9">
        <w:rPr>
          <w:rFonts w:asciiTheme="minorHAnsi" w:hAnsiTheme="minorHAnsi" w:cstheme="minorHAnsi"/>
          <w:szCs w:val="24"/>
          <w:rPrChange w:id="806" w:author="Osiatisaa, Cds (Ext)" w:date="2018-05-30T11:01:00Z">
            <w:rPr>
              <w:rFonts w:asciiTheme="minorHAnsi" w:hAnsiTheme="minorHAnsi" w:cstheme="minorHAnsi"/>
              <w:szCs w:val="24"/>
              <w:highlight w:val="yellow"/>
            </w:rPr>
          </w:rPrChange>
        </w:rPr>
        <w:t>.</w:t>
      </w:r>
    </w:p>
    <w:p w:rsidR="002872F8" w:rsidRPr="00172EB9" w:rsidRDefault="002872F8" w:rsidP="002872F8">
      <w:pPr>
        <w:rPr>
          <w:rFonts w:asciiTheme="minorHAnsi" w:hAnsiTheme="minorHAnsi" w:cstheme="minorHAnsi"/>
          <w:szCs w:val="24"/>
          <w:rPrChange w:id="807" w:author="Osiatisaa, Cds (Ext)" w:date="2018-05-30T11:01:00Z">
            <w:rPr>
              <w:rFonts w:asciiTheme="minorHAnsi" w:hAnsiTheme="minorHAnsi" w:cstheme="minorHAnsi"/>
              <w:szCs w:val="24"/>
              <w:highlight w:val="yellow"/>
            </w:rPr>
          </w:rPrChange>
        </w:rPr>
      </w:pPr>
    </w:p>
    <w:p w:rsidR="002872F8" w:rsidRPr="00172EB9" w:rsidRDefault="002872F8" w:rsidP="002872F8">
      <w:pPr>
        <w:rPr>
          <w:rFonts w:asciiTheme="minorHAnsi" w:hAnsiTheme="minorHAnsi" w:cstheme="minorHAnsi"/>
          <w:szCs w:val="24"/>
          <w:rPrChange w:id="808" w:author="Osiatisaa, Cds (Ext)" w:date="2018-05-30T11:01:00Z">
            <w:rPr>
              <w:rFonts w:asciiTheme="minorHAnsi" w:hAnsiTheme="minorHAnsi" w:cstheme="minorHAnsi"/>
              <w:highlight w:val="yellow"/>
            </w:rPr>
          </w:rPrChange>
        </w:rPr>
      </w:pPr>
      <w:r w:rsidRPr="00172EB9">
        <w:rPr>
          <w:rFonts w:asciiTheme="minorHAnsi" w:hAnsiTheme="minorHAnsi" w:cstheme="minorHAnsi"/>
          <w:szCs w:val="24"/>
          <w:rPrChange w:id="809" w:author="Osiatisaa, Cds (Ext)" w:date="2018-05-30T11:01:00Z">
            <w:rPr>
              <w:rFonts w:asciiTheme="minorHAnsi" w:hAnsiTheme="minorHAnsi" w:cstheme="minorHAnsi"/>
              <w:highlight w:val="yellow"/>
            </w:rPr>
          </w:rPrChange>
        </w:rPr>
        <w:t>Le profil LM4TOUS a accès à toutes les tables du référentiel G3P en lecture et en export de tables</w:t>
      </w:r>
      <w:r w:rsidR="00AE28A7" w:rsidRPr="00172EB9">
        <w:rPr>
          <w:rFonts w:asciiTheme="minorHAnsi" w:hAnsiTheme="minorHAnsi" w:cstheme="minorHAnsi"/>
          <w:szCs w:val="24"/>
          <w:rPrChange w:id="810" w:author="Osiatisaa, Cds (Ext)" w:date="2018-05-30T11:01:00Z">
            <w:rPr>
              <w:rFonts w:asciiTheme="minorHAnsi" w:hAnsiTheme="minorHAnsi" w:cstheme="minorHAnsi"/>
              <w:highlight w:val="yellow"/>
            </w:rPr>
          </w:rPrChange>
        </w:rPr>
        <w:t>.</w:t>
      </w:r>
    </w:p>
    <w:p w:rsidR="002872F8" w:rsidRPr="002872F8" w:rsidRDefault="002872F8" w:rsidP="002872F8">
      <w:pPr>
        <w:rPr>
          <w:rFonts w:asciiTheme="minorHAnsi" w:hAnsiTheme="minorHAnsi" w:cstheme="minorHAnsi"/>
          <w:szCs w:val="24"/>
        </w:rPr>
      </w:pPr>
      <w:r w:rsidRPr="00172EB9">
        <w:rPr>
          <w:rFonts w:asciiTheme="minorHAnsi" w:hAnsiTheme="minorHAnsi" w:cstheme="minorHAnsi"/>
          <w:szCs w:val="24"/>
          <w:rPrChange w:id="811" w:author="Osiatisaa, Cds (Ext)" w:date="2018-05-30T11:01:00Z">
            <w:rPr>
              <w:rFonts w:asciiTheme="minorHAnsi" w:hAnsiTheme="minorHAnsi" w:cstheme="minorHAnsi"/>
              <w:highlight w:val="yellow"/>
            </w:rPr>
          </w:rPrChange>
        </w:rPr>
        <w:t>Le profil LM4G3P</w:t>
      </w:r>
      <w:r w:rsidRPr="00172EB9">
        <w:rPr>
          <w:rFonts w:asciiTheme="minorHAnsi" w:hAnsiTheme="minorHAnsi" w:cstheme="minorHAnsi"/>
          <w:szCs w:val="24"/>
          <w:rPrChange w:id="812" w:author="Osiatisaa, Cds (Ext)" w:date="2018-05-30T11:01:00Z">
            <w:rPr>
              <w:rFonts w:asciiTheme="minorHAnsi" w:hAnsiTheme="minorHAnsi" w:cstheme="minorHAnsi"/>
              <w:szCs w:val="24"/>
              <w:highlight w:val="yellow"/>
            </w:rPr>
          </w:rPrChange>
        </w:rPr>
        <w:t xml:space="preserve">  est le profil d’administration des tables du référentiel G3P</w:t>
      </w:r>
      <w:r w:rsidR="00AE28A7">
        <w:rPr>
          <w:rFonts w:asciiTheme="minorHAnsi" w:hAnsiTheme="minorHAnsi" w:cstheme="minorHAnsi"/>
          <w:szCs w:val="24"/>
        </w:rPr>
        <w:t>.</w:t>
      </w:r>
    </w:p>
    <w:p w:rsidR="00B7139E" w:rsidRPr="004E2387" w:rsidRDefault="00B7139E" w:rsidP="00BF16B6">
      <w:pPr>
        <w:pStyle w:val="Titre3"/>
      </w:pPr>
      <w:bookmarkStart w:id="813" w:name="_Toc515444387"/>
      <w:r w:rsidRPr="004E2387">
        <w:t>Détail de la matrice d’habilitation dans PARANEO</w:t>
      </w:r>
      <w:bookmarkEnd w:id="813"/>
    </w:p>
    <w:p w:rsidR="00B7139E" w:rsidRPr="004E2387" w:rsidRDefault="00B7139E" w:rsidP="00B7139E">
      <w:pPr>
        <w:pStyle w:val="Titre4"/>
        <w:rPr>
          <w:rFonts w:asciiTheme="minorHAnsi" w:hAnsiTheme="minorHAnsi" w:cstheme="minorHAnsi"/>
        </w:rPr>
      </w:pPr>
      <w:r w:rsidRPr="004E2387">
        <w:rPr>
          <w:rFonts w:asciiTheme="minorHAnsi" w:hAnsiTheme="minorHAnsi" w:cstheme="minorHAnsi"/>
        </w:rPr>
        <w:t>Le profil LM4TOUS</w:t>
      </w:r>
    </w:p>
    <w:p w:rsidR="00B7139E" w:rsidRPr="00150123" w:rsidRDefault="00B7139E" w:rsidP="00B7139E">
      <w:pPr>
        <w:rPr>
          <w:rFonts w:asciiTheme="minorHAnsi" w:hAnsiTheme="minorHAnsi" w:cstheme="minorHAnsi"/>
          <w:szCs w:val="24"/>
        </w:rPr>
      </w:pPr>
      <w:r w:rsidRPr="00150123">
        <w:rPr>
          <w:rFonts w:asciiTheme="minorHAnsi" w:hAnsiTheme="minorHAnsi" w:cstheme="minorHAnsi"/>
          <w:szCs w:val="24"/>
        </w:rPr>
        <w:t>Exemple</w:t>
      </w:r>
    </w:p>
    <w:p w:rsidR="00EB4920" w:rsidRPr="004E2387" w:rsidRDefault="00EB4920" w:rsidP="00B7139E">
      <w:pPr>
        <w:rPr>
          <w:rFonts w:asciiTheme="minorHAnsi" w:hAnsiTheme="minorHAnsi" w:cstheme="minorHAnsi"/>
        </w:rPr>
      </w:pPr>
      <w:r w:rsidRPr="004E2387">
        <w:rPr>
          <w:rFonts w:asciiTheme="minorHAnsi" w:hAnsiTheme="minorHAnsi" w:cstheme="minorHAnsi"/>
          <w:noProof/>
          <w:lang w:eastAsia="fr-FR" w:bidi="ar-SA"/>
        </w:rPr>
        <w:drawing>
          <wp:inline distT="0" distB="0" distL="0" distR="0" wp14:anchorId="18E337B6" wp14:editId="5FDCF74A">
            <wp:extent cx="2893685" cy="1423358"/>
            <wp:effectExtent l="0" t="0" r="254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6820" cy="1424900"/>
                    </a:xfrm>
                    <a:prstGeom prst="rect">
                      <a:avLst/>
                    </a:prstGeom>
                    <a:noFill/>
                    <a:ln>
                      <a:noFill/>
                    </a:ln>
                  </pic:spPr>
                </pic:pic>
              </a:graphicData>
            </a:graphic>
          </wp:inline>
        </w:drawing>
      </w:r>
    </w:p>
    <w:p w:rsidR="00B7139E" w:rsidRPr="004E2387" w:rsidRDefault="00B7139E" w:rsidP="00B7139E">
      <w:pPr>
        <w:pStyle w:val="Titre4"/>
        <w:rPr>
          <w:rFonts w:asciiTheme="minorHAnsi" w:hAnsiTheme="minorHAnsi" w:cstheme="minorHAnsi"/>
        </w:rPr>
      </w:pPr>
      <w:r w:rsidRPr="004E2387">
        <w:rPr>
          <w:rFonts w:asciiTheme="minorHAnsi" w:hAnsiTheme="minorHAnsi" w:cstheme="minorHAnsi"/>
        </w:rPr>
        <w:t>Le profil LM4</w:t>
      </w:r>
      <w:r w:rsidR="005914DD" w:rsidRPr="004E2387">
        <w:rPr>
          <w:rFonts w:asciiTheme="minorHAnsi" w:hAnsiTheme="minorHAnsi" w:cstheme="minorHAnsi"/>
        </w:rPr>
        <w:t>ADMIN</w:t>
      </w:r>
    </w:p>
    <w:p w:rsidR="005914DD" w:rsidRPr="00150123" w:rsidRDefault="005914DD" w:rsidP="005914DD">
      <w:pPr>
        <w:rPr>
          <w:rFonts w:asciiTheme="minorHAnsi" w:hAnsiTheme="minorHAnsi" w:cstheme="minorHAnsi"/>
          <w:szCs w:val="24"/>
        </w:rPr>
      </w:pPr>
      <w:r w:rsidRPr="00150123">
        <w:rPr>
          <w:rFonts w:asciiTheme="minorHAnsi" w:hAnsiTheme="minorHAnsi" w:cstheme="minorHAnsi"/>
          <w:szCs w:val="24"/>
        </w:rPr>
        <w:t>Exemple</w:t>
      </w:r>
    </w:p>
    <w:p w:rsidR="00B7139E" w:rsidRPr="004E2387" w:rsidRDefault="005914DD" w:rsidP="005914DD">
      <w:pPr>
        <w:rPr>
          <w:rFonts w:asciiTheme="minorHAnsi" w:hAnsiTheme="minorHAnsi" w:cstheme="minorHAnsi"/>
        </w:rPr>
      </w:pPr>
      <w:r w:rsidRPr="004E2387">
        <w:rPr>
          <w:rFonts w:asciiTheme="minorHAnsi" w:hAnsiTheme="minorHAnsi" w:cstheme="minorHAnsi"/>
          <w:noProof/>
          <w:lang w:eastAsia="fr-FR" w:bidi="ar-SA"/>
        </w:rPr>
        <w:drawing>
          <wp:inline distT="0" distB="0" distL="0" distR="0" wp14:anchorId="3B07B83C" wp14:editId="3233B448">
            <wp:extent cx="5615796" cy="1357569"/>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7890" cy="1358075"/>
                    </a:xfrm>
                    <a:prstGeom prst="rect">
                      <a:avLst/>
                    </a:prstGeom>
                    <a:noFill/>
                    <a:ln>
                      <a:noFill/>
                    </a:ln>
                  </pic:spPr>
                </pic:pic>
              </a:graphicData>
            </a:graphic>
          </wp:inline>
        </w:drawing>
      </w:r>
    </w:p>
    <w:p w:rsidR="005914DD" w:rsidRPr="004E2387" w:rsidRDefault="005914DD" w:rsidP="003A144E">
      <w:pPr>
        <w:pStyle w:val="Titre4"/>
        <w:rPr>
          <w:rFonts w:asciiTheme="minorHAnsi" w:hAnsiTheme="minorHAnsi" w:cstheme="minorHAnsi"/>
        </w:rPr>
      </w:pPr>
      <w:r w:rsidRPr="004E2387">
        <w:rPr>
          <w:rFonts w:asciiTheme="minorHAnsi" w:hAnsiTheme="minorHAnsi" w:cstheme="minorHAnsi"/>
        </w:rPr>
        <w:t>Le profil LM4DEOF</w:t>
      </w:r>
    </w:p>
    <w:p w:rsidR="005914DD" w:rsidRPr="00150123" w:rsidRDefault="005914DD">
      <w:pPr>
        <w:rPr>
          <w:rFonts w:asciiTheme="minorHAnsi" w:hAnsiTheme="minorHAnsi" w:cstheme="minorHAnsi"/>
          <w:szCs w:val="24"/>
        </w:rPr>
      </w:pPr>
      <w:r w:rsidRPr="00150123">
        <w:rPr>
          <w:rFonts w:asciiTheme="minorHAnsi" w:hAnsiTheme="minorHAnsi" w:cstheme="minorHAnsi"/>
          <w:szCs w:val="24"/>
        </w:rPr>
        <w:t>Exemple</w:t>
      </w:r>
    </w:p>
    <w:p w:rsidR="005914DD" w:rsidRDefault="005914DD" w:rsidP="005914DD">
      <w:pPr>
        <w:ind w:left="-284" w:firstLine="284"/>
        <w:rPr>
          <w:rFonts w:asciiTheme="minorHAnsi" w:hAnsiTheme="minorHAnsi" w:cstheme="minorHAnsi"/>
        </w:rPr>
      </w:pPr>
      <w:r w:rsidRPr="004E2387">
        <w:rPr>
          <w:rFonts w:asciiTheme="minorHAnsi" w:hAnsiTheme="minorHAnsi" w:cstheme="minorHAnsi"/>
          <w:noProof/>
          <w:lang w:eastAsia="fr-FR" w:bidi="ar-SA"/>
        </w:rPr>
        <w:lastRenderedPageBreak/>
        <w:drawing>
          <wp:inline distT="0" distB="0" distL="0" distR="0" wp14:anchorId="049809DF" wp14:editId="57BF7013">
            <wp:extent cx="5995358" cy="1447693"/>
            <wp:effectExtent l="0" t="0" r="571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997" cy="1448572"/>
                    </a:xfrm>
                    <a:prstGeom prst="rect">
                      <a:avLst/>
                    </a:prstGeom>
                    <a:noFill/>
                    <a:ln>
                      <a:noFill/>
                    </a:ln>
                  </pic:spPr>
                </pic:pic>
              </a:graphicData>
            </a:graphic>
          </wp:inline>
        </w:drawing>
      </w:r>
    </w:p>
    <w:p w:rsidR="00484F18" w:rsidRDefault="00484F18">
      <w:pPr>
        <w:pStyle w:val="Titre4"/>
        <w:ind w:left="862" w:hanging="862"/>
        <w:rPr>
          <w:ins w:id="814" w:author="Osiatisaa, Cds (Ext)" w:date="2018-05-30T11:19:00Z"/>
          <w:rFonts w:asciiTheme="minorHAnsi" w:hAnsiTheme="minorHAnsi" w:cstheme="minorHAnsi"/>
        </w:rPr>
        <w:pPrChange w:id="815" w:author="Osiatisaa, Cds (Ext)" w:date="2018-05-30T11:19:00Z">
          <w:pPr>
            <w:ind w:left="-284" w:firstLine="284"/>
          </w:pPr>
        </w:pPrChange>
      </w:pPr>
      <w:ins w:id="816" w:author="Osiatisaa, Cds (Ext)" w:date="2018-05-30T11:18:00Z">
        <w:r>
          <w:rPr>
            <w:rFonts w:asciiTheme="minorHAnsi" w:hAnsiTheme="minorHAnsi" w:cstheme="minorHAnsi"/>
          </w:rPr>
          <w:t>Le profil LM4G3P</w:t>
        </w:r>
      </w:ins>
    </w:p>
    <w:p w:rsidR="00484F18" w:rsidRDefault="00484F18">
      <w:pPr>
        <w:rPr>
          <w:ins w:id="817" w:author="Osiatisaa, Cds (Ext)" w:date="2018-05-30T11:19:00Z"/>
        </w:rPr>
        <w:pPrChange w:id="818" w:author="Osiatisaa, Cds (Ext)" w:date="2018-05-30T11:19:00Z">
          <w:pPr>
            <w:ind w:left="-284" w:firstLine="284"/>
          </w:pPr>
        </w:pPrChange>
      </w:pPr>
      <w:ins w:id="819" w:author="Osiatisaa, Cds (Ext)" w:date="2018-05-30T11:19:00Z">
        <w:r>
          <w:t>Exemple</w:t>
        </w:r>
      </w:ins>
    </w:p>
    <w:p w:rsidR="00484F18" w:rsidRDefault="00484F18">
      <w:pPr>
        <w:rPr>
          <w:ins w:id="820" w:author="Osiatisaa, Cds (Ext)" w:date="2018-05-30T11:19:00Z"/>
        </w:rPr>
        <w:pPrChange w:id="821" w:author="Osiatisaa, Cds (Ext)" w:date="2018-05-30T11:19:00Z">
          <w:pPr>
            <w:ind w:left="-284" w:firstLine="284"/>
          </w:pPr>
        </w:pPrChange>
      </w:pPr>
    </w:p>
    <w:p w:rsidR="00484F18" w:rsidRPr="00484F18" w:rsidRDefault="00AD1058">
      <w:pPr>
        <w:rPr>
          <w:rPrChange w:id="822" w:author="Osiatisaa, Cds (Ext)" w:date="2018-05-30T11:19:00Z">
            <w:rPr>
              <w:rFonts w:asciiTheme="minorHAnsi" w:hAnsiTheme="minorHAnsi" w:cstheme="minorHAnsi"/>
            </w:rPr>
          </w:rPrChange>
        </w:rPr>
        <w:pPrChange w:id="823" w:author="Osiatisaa, Cds (Ext)" w:date="2018-05-30T11:19:00Z">
          <w:pPr>
            <w:ind w:left="-284" w:firstLine="284"/>
          </w:pPr>
        </w:pPrChange>
      </w:pPr>
      <w:ins w:id="824" w:author="Osiatisaa, Cds (Ext)" w:date="2018-05-30T11:44:00Z">
        <w:r>
          <w:rPr>
            <w:noProof/>
          </w:rPr>
          <w:drawing>
            <wp:inline distT="0" distB="0" distL="0" distR="0" wp14:anchorId="7F72E60B" wp14:editId="7AE82B03">
              <wp:extent cx="6570980" cy="1483995"/>
              <wp:effectExtent l="0" t="0" r="127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0980" cy="1483995"/>
                      </a:xfrm>
                      <a:prstGeom prst="rect">
                        <a:avLst/>
                      </a:prstGeom>
                    </pic:spPr>
                  </pic:pic>
                </a:graphicData>
              </a:graphic>
            </wp:inline>
          </w:drawing>
        </w:r>
      </w:ins>
    </w:p>
    <w:p w:rsidR="00483F7A" w:rsidRPr="004E2387" w:rsidRDefault="00C127A6" w:rsidP="001253A1">
      <w:pPr>
        <w:pStyle w:val="Titre2"/>
        <w:rPr>
          <w:rFonts w:asciiTheme="minorHAnsi" w:hAnsiTheme="minorHAnsi" w:cstheme="minorHAnsi"/>
        </w:rPr>
      </w:pPr>
      <w:bookmarkStart w:id="825" w:name="_Toc515444388"/>
      <w:r w:rsidRPr="004E2387">
        <w:rPr>
          <w:rFonts w:asciiTheme="minorHAnsi" w:hAnsiTheme="minorHAnsi" w:cstheme="minorHAnsi"/>
        </w:rPr>
        <w:t>L’accès aux données</w:t>
      </w:r>
      <w:bookmarkEnd w:id="825"/>
    </w:p>
    <w:p w:rsidR="00C127A6" w:rsidRPr="004E2387" w:rsidRDefault="001253A1" w:rsidP="00BF16B6">
      <w:pPr>
        <w:pStyle w:val="Titre3"/>
      </w:pPr>
      <w:bookmarkStart w:id="826" w:name="_Toc515444389"/>
      <w:r w:rsidRPr="004E2387">
        <w:t>Géné</w:t>
      </w:r>
      <w:r w:rsidR="00C127A6" w:rsidRPr="004E2387">
        <w:t>ralités</w:t>
      </w:r>
      <w:bookmarkEnd w:id="826"/>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Toutes les données sont rendues a</w:t>
      </w:r>
      <w:r w:rsidR="00107555">
        <w:rPr>
          <w:rFonts w:asciiTheme="minorHAnsi" w:hAnsiTheme="minorHAnsi" w:cstheme="minorHAnsi"/>
          <w:szCs w:val="24"/>
          <w:lang w:eastAsia="fr-FR" w:bidi="ar-SA"/>
        </w:rPr>
        <w:t>ccessibles à l'utilisateur sauf</w:t>
      </w:r>
      <w:r w:rsidRPr="00150123">
        <w:rPr>
          <w:rFonts w:asciiTheme="minorHAnsi" w:hAnsiTheme="minorHAnsi" w:cstheme="minorHAnsi"/>
          <w:szCs w:val="24"/>
          <w:lang w:eastAsia="fr-FR" w:bidi="ar-SA"/>
        </w:rPr>
        <w:t>:</w:t>
      </w:r>
    </w:p>
    <w:p w:rsidR="00483F7A" w:rsidRPr="00150123" w:rsidRDefault="00483F7A" w:rsidP="004145FE">
      <w:pPr>
        <w:numPr>
          <w:ilvl w:val="0"/>
          <w:numId w:val="1"/>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création</w:t>
      </w:r>
    </w:p>
    <w:p w:rsidR="00483F7A" w:rsidRPr="00150123" w:rsidRDefault="00483F7A" w:rsidP="004145FE">
      <w:pPr>
        <w:numPr>
          <w:ilvl w:val="0"/>
          <w:numId w:val="1"/>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dernière mise à jour (pour les tables disposant de cette donnée)</w:t>
      </w:r>
    </w:p>
    <w:p w:rsidR="00483F7A" w:rsidRPr="00150123" w:rsidRDefault="00483F7A" w:rsidP="004145FE">
      <w:pPr>
        <w:numPr>
          <w:ilvl w:val="0"/>
          <w:numId w:val="1"/>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l'identifiant</w:t>
      </w:r>
      <w:r w:rsidR="00107555">
        <w:rPr>
          <w:rFonts w:asciiTheme="minorHAnsi" w:hAnsiTheme="minorHAnsi" w:cstheme="minorHAnsi"/>
          <w:szCs w:val="24"/>
          <w:lang w:eastAsia="fr-FR" w:bidi="ar-SA"/>
        </w:rPr>
        <w:t>,</w:t>
      </w:r>
      <w:r w:rsidRPr="00150123">
        <w:rPr>
          <w:rFonts w:asciiTheme="minorHAnsi" w:hAnsiTheme="minorHAnsi" w:cstheme="minorHAnsi"/>
          <w:szCs w:val="24"/>
          <w:lang w:eastAsia="fr-FR" w:bidi="ar-SA"/>
        </w:rPr>
        <w:t xml:space="preserve"> user de mise à jour</w:t>
      </w:r>
    </w:p>
    <w:p w:rsidR="00483F7A" w:rsidRPr="00150123" w:rsidRDefault="00483F7A" w:rsidP="00483F7A">
      <w:pPr>
        <w:autoSpaceDE w:val="0"/>
        <w:autoSpaceDN w:val="0"/>
        <w:adjustRightInd w:val="0"/>
        <w:rPr>
          <w:rFonts w:asciiTheme="minorHAnsi" w:hAnsiTheme="minorHAnsi" w:cstheme="minorHAnsi"/>
          <w:szCs w:val="24"/>
          <w:lang w:eastAsia="fr-FR" w:bidi="ar-SA"/>
        </w:rPr>
      </w:pP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de création est affichée avec la date du jour </w:t>
      </w: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dernière mise à jour (pour les tables disposant de cette donnée) est affichée avec la date du jour</w:t>
      </w: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L'identifiant user de mise à jour est affiché avec l'identifiant de l'administrateur de la table effectuant la création.</w:t>
      </w:r>
    </w:p>
    <w:p w:rsidR="00483F7A" w:rsidRPr="00150123" w:rsidRDefault="00483F7A" w:rsidP="00483F7A">
      <w:pPr>
        <w:autoSpaceDE w:val="0"/>
        <w:autoSpaceDN w:val="0"/>
        <w:adjustRightInd w:val="0"/>
        <w:rPr>
          <w:rFonts w:asciiTheme="minorHAnsi" w:hAnsiTheme="minorHAnsi" w:cstheme="minorHAnsi"/>
          <w:szCs w:val="24"/>
          <w:lang w:eastAsia="fr-FR" w:bidi="ar-SA"/>
        </w:rPr>
      </w:pP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de </w:t>
      </w:r>
      <w:r w:rsidR="003217FB" w:rsidRPr="00150123">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si elle est présente, est pré renseignée au 01/01/2076. Elle ne peut pas être effacée.</w:t>
      </w:r>
    </w:p>
    <w:p w:rsidR="00483F7A" w:rsidRPr="00150123" w:rsidRDefault="00483F7A" w:rsidP="00483F7A">
      <w:pPr>
        <w:autoSpaceDE w:val="0"/>
        <w:autoSpaceDN w:val="0"/>
        <w:adjustRightInd w:val="0"/>
        <w:rPr>
          <w:rFonts w:asciiTheme="minorHAnsi" w:hAnsiTheme="minorHAnsi" w:cstheme="minorHAnsi"/>
          <w:szCs w:val="24"/>
          <w:lang w:eastAsia="fr-FR" w:bidi="ar-SA"/>
        </w:rPr>
      </w:pP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du jour férié, si elle est présente, est pré renseignée avec la date du jour. Elle ne peut pas être effacée.</w:t>
      </w:r>
    </w:p>
    <w:p w:rsidR="00483F7A" w:rsidRPr="00150123" w:rsidRDefault="00483F7A" w:rsidP="00483F7A">
      <w:pPr>
        <w:autoSpaceDE w:val="0"/>
        <w:autoSpaceDN w:val="0"/>
        <w:adjustRightInd w:val="0"/>
        <w:rPr>
          <w:rFonts w:asciiTheme="minorHAnsi" w:hAnsiTheme="minorHAnsi" w:cstheme="minorHAnsi"/>
          <w:szCs w:val="24"/>
          <w:lang w:eastAsia="fr-FR" w:bidi="ar-SA"/>
        </w:rPr>
      </w:pP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de </w:t>
      </w:r>
      <w:r w:rsidR="003217FB" w:rsidRPr="00150123">
        <w:rPr>
          <w:rFonts w:asciiTheme="minorHAnsi" w:hAnsiTheme="minorHAnsi" w:cstheme="minorHAnsi"/>
          <w:szCs w:val="24"/>
          <w:lang w:eastAsia="fr-FR" w:bidi="ar-SA"/>
        </w:rPr>
        <w:t>début</w:t>
      </w:r>
      <w:r w:rsidRPr="00150123">
        <w:rPr>
          <w:rFonts w:asciiTheme="minorHAnsi" w:hAnsiTheme="minorHAnsi" w:cstheme="minorHAnsi"/>
          <w:szCs w:val="24"/>
          <w:lang w:eastAsia="fr-FR" w:bidi="ar-SA"/>
        </w:rPr>
        <w:t xml:space="preserve"> d'effet, si elle est présente, est pré renseignée avec la date du jour. Elle ne peut pas être effacée.</w:t>
      </w: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fin d'effet, si elle est présente, est pré renseignée au 01/01/2076. Elle ne peut pas être effacée.</w:t>
      </w:r>
    </w:p>
    <w:p w:rsidR="00483F7A" w:rsidRPr="00150123" w:rsidRDefault="00483F7A" w:rsidP="00483F7A">
      <w:pPr>
        <w:autoSpaceDE w:val="0"/>
        <w:autoSpaceDN w:val="0"/>
        <w:adjustRightInd w:val="0"/>
        <w:rPr>
          <w:rFonts w:asciiTheme="minorHAnsi" w:hAnsiTheme="minorHAnsi" w:cstheme="minorHAnsi"/>
          <w:szCs w:val="24"/>
          <w:lang w:eastAsia="fr-FR" w:bidi="ar-SA"/>
        </w:rPr>
      </w:pP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La date d'</w:t>
      </w:r>
      <w:r w:rsidR="003217FB" w:rsidRPr="00150123">
        <w:rPr>
          <w:rFonts w:asciiTheme="minorHAnsi" w:hAnsiTheme="minorHAnsi" w:cstheme="minorHAnsi"/>
          <w:szCs w:val="24"/>
          <w:lang w:eastAsia="fr-FR" w:bidi="ar-SA"/>
        </w:rPr>
        <w:t>ouverture, si</w:t>
      </w:r>
      <w:r w:rsidRPr="00150123">
        <w:rPr>
          <w:rFonts w:asciiTheme="minorHAnsi" w:hAnsiTheme="minorHAnsi" w:cstheme="minorHAnsi"/>
          <w:szCs w:val="24"/>
          <w:lang w:eastAsia="fr-FR" w:bidi="ar-SA"/>
        </w:rPr>
        <w:t xml:space="preserve"> elle est présente, est pré renseignée avec la date du jour. Elle ne peut pas être effacée.</w:t>
      </w: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fermeture, si elle est présente, est pré renseignée au 01/01/2076. Elle ne peut pas être effacée.</w:t>
      </w:r>
    </w:p>
    <w:p w:rsidR="00483F7A" w:rsidRPr="00150123" w:rsidRDefault="00483F7A" w:rsidP="00483F7A">
      <w:pPr>
        <w:autoSpaceDE w:val="0"/>
        <w:autoSpaceDN w:val="0"/>
        <w:adjustRightInd w:val="0"/>
        <w:rPr>
          <w:rFonts w:asciiTheme="minorHAnsi" w:hAnsiTheme="minorHAnsi" w:cstheme="minorHAnsi"/>
          <w:szCs w:val="24"/>
          <w:lang w:eastAsia="fr-FR" w:bidi="ar-SA"/>
        </w:rPr>
      </w:pPr>
    </w:p>
    <w:p w:rsidR="00483F7A" w:rsidRPr="00150123" w:rsidRDefault="00483F7A" w:rsidP="00483F7A">
      <w:pPr>
        <w:autoSpaceDE w:val="0"/>
        <w:autoSpaceDN w:val="0"/>
        <w:adjustRightInd w:val="0"/>
        <w:rPr>
          <w:rFonts w:asciiTheme="minorHAnsi" w:hAnsiTheme="minorHAnsi" w:cstheme="minorHAnsi"/>
          <w:szCs w:val="24"/>
          <w:lang w:eastAsia="fr-FR" w:bidi="ar-SA"/>
        </w:rPr>
      </w:pP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listes déroulantes de clés étrangères </w:t>
      </w:r>
      <w:r w:rsidR="003217FB" w:rsidRPr="00150123">
        <w:rPr>
          <w:rFonts w:asciiTheme="minorHAnsi" w:hAnsiTheme="minorHAnsi" w:cstheme="minorHAnsi"/>
          <w:szCs w:val="24"/>
          <w:lang w:eastAsia="fr-FR" w:bidi="ar-SA"/>
        </w:rPr>
        <w:t>pré affichent</w:t>
      </w:r>
      <w:r w:rsidRPr="00150123">
        <w:rPr>
          <w:rFonts w:asciiTheme="minorHAnsi" w:hAnsiTheme="minorHAnsi" w:cstheme="minorHAnsi"/>
          <w:szCs w:val="24"/>
          <w:lang w:eastAsia="fr-FR" w:bidi="ar-SA"/>
        </w:rPr>
        <w:t xml:space="preserve"> une valeur non close</w:t>
      </w:r>
      <w:r w:rsidR="00107555">
        <w:rPr>
          <w:rFonts w:asciiTheme="minorHAnsi" w:hAnsiTheme="minorHAnsi" w:cstheme="minorHAnsi"/>
          <w:szCs w:val="24"/>
          <w:lang w:eastAsia="fr-FR" w:bidi="ar-SA"/>
        </w:rPr>
        <w:t>.</w:t>
      </w: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 fil </w:t>
      </w:r>
      <w:r w:rsidR="003217FB" w:rsidRPr="00150123">
        <w:rPr>
          <w:rFonts w:asciiTheme="minorHAnsi" w:hAnsiTheme="minorHAnsi" w:cstheme="minorHAnsi"/>
          <w:szCs w:val="24"/>
          <w:lang w:eastAsia="fr-FR" w:bidi="ar-SA"/>
        </w:rPr>
        <w:t>d’Ariane</w:t>
      </w:r>
      <w:r w:rsidRPr="00150123">
        <w:rPr>
          <w:rFonts w:asciiTheme="minorHAnsi" w:hAnsiTheme="minorHAnsi" w:cstheme="minorHAnsi"/>
          <w:szCs w:val="24"/>
          <w:lang w:eastAsia="fr-FR" w:bidi="ar-SA"/>
        </w:rPr>
        <w:t xml:space="preserve"> est mis à jour (</w:t>
      </w:r>
      <w:r w:rsidR="003217FB" w:rsidRPr="00150123">
        <w:rPr>
          <w:rFonts w:asciiTheme="minorHAnsi" w:hAnsiTheme="minorHAnsi" w:cstheme="minorHAnsi"/>
          <w:szCs w:val="24"/>
          <w:lang w:eastAsia="fr-FR" w:bidi="ar-SA"/>
        </w:rPr>
        <w:t>dernière</w:t>
      </w:r>
      <w:r w:rsidRPr="00150123">
        <w:rPr>
          <w:rFonts w:asciiTheme="minorHAnsi" w:hAnsiTheme="minorHAnsi" w:cstheme="minorHAnsi"/>
          <w:szCs w:val="24"/>
          <w:lang w:eastAsia="fr-FR" w:bidi="ar-SA"/>
        </w:rPr>
        <w:t xml:space="preserve"> étape = création enregistrement).</w:t>
      </w:r>
    </w:p>
    <w:p w:rsidR="00483F7A" w:rsidRPr="00150123" w:rsidRDefault="00483F7A" w:rsidP="00483F7A">
      <w:pPr>
        <w:rPr>
          <w:rFonts w:asciiTheme="minorHAnsi" w:hAnsiTheme="minorHAnsi" w:cstheme="minorHAnsi"/>
          <w:szCs w:val="24"/>
        </w:rPr>
      </w:pPr>
      <w:r w:rsidRPr="00150123">
        <w:rPr>
          <w:rFonts w:asciiTheme="minorHAnsi" w:hAnsiTheme="minorHAnsi" w:cstheme="minorHAnsi"/>
          <w:szCs w:val="24"/>
          <w:lang w:eastAsia="fr-FR" w:bidi="ar-SA"/>
        </w:rPr>
        <w:t>Les erreurs détectées par le système sont signalées par des messages</w:t>
      </w:r>
    </w:p>
    <w:p w:rsidR="00483F7A" w:rsidRPr="00150123" w:rsidRDefault="00483F7A">
      <w:pPr>
        <w:rPr>
          <w:rFonts w:asciiTheme="minorHAnsi" w:hAnsiTheme="minorHAnsi" w:cstheme="minorHAnsi"/>
          <w:szCs w:val="24"/>
        </w:rPr>
      </w:pPr>
    </w:p>
    <w:p w:rsidR="00483F7A" w:rsidRPr="004E2387" w:rsidRDefault="001253A1" w:rsidP="00BF16B6">
      <w:pPr>
        <w:pStyle w:val="Titre3"/>
      </w:pPr>
      <w:bookmarkStart w:id="827" w:name="_Toc515444390"/>
      <w:r w:rsidRPr="004E2387">
        <w:t>Typologie d’accès</w:t>
      </w:r>
      <w:bookmarkEnd w:id="827"/>
    </w:p>
    <w:p w:rsidR="00483F7A" w:rsidRPr="00150123" w:rsidRDefault="00142B97"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Pour la majorité des tables, l</w:t>
      </w:r>
      <w:r w:rsidR="00483F7A" w:rsidRPr="00150123">
        <w:rPr>
          <w:rFonts w:asciiTheme="minorHAnsi" w:hAnsiTheme="minorHAnsi" w:cstheme="minorHAnsi"/>
          <w:szCs w:val="24"/>
          <w:lang w:eastAsia="fr-FR" w:bidi="ar-SA"/>
        </w:rPr>
        <w:t>'administrateur de la table renseigne le</w:t>
      </w:r>
      <w:r w:rsidRPr="00150123">
        <w:rPr>
          <w:rFonts w:asciiTheme="minorHAnsi" w:hAnsiTheme="minorHAnsi" w:cstheme="minorHAnsi"/>
          <w:szCs w:val="24"/>
          <w:lang w:eastAsia="fr-FR" w:bidi="ar-SA"/>
        </w:rPr>
        <w:t xml:space="preserve">s données qui sont accessibles </w:t>
      </w:r>
      <w:r w:rsidR="00483F7A" w:rsidRPr="00150123">
        <w:rPr>
          <w:rFonts w:asciiTheme="minorHAnsi" w:hAnsiTheme="minorHAnsi" w:cstheme="minorHAnsi"/>
          <w:szCs w:val="24"/>
          <w:lang w:eastAsia="fr-FR" w:bidi="ar-SA"/>
        </w:rPr>
        <w:t>en création</w:t>
      </w:r>
      <w:r w:rsidR="00EB691C" w:rsidRPr="00150123">
        <w:rPr>
          <w:rFonts w:asciiTheme="minorHAnsi" w:hAnsiTheme="minorHAnsi" w:cstheme="minorHAnsi"/>
          <w:szCs w:val="24"/>
          <w:lang w:eastAsia="fr-FR" w:bidi="ar-SA"/>
        </w:rPr>
        <w:t xml:space="preserve"> </w:t>
      </w:r>
      <w:r w:rsidR="001253A1" w:rsidRPr="00150123">
        <w:rPr>
          <w:rFonts w:asciiTheme="minorHAnsi" w:hAnsiTheme="minorHAnsi" w:cstheme="minorHAnsi"/>
          <w:szCs w:val="24"/>
          <w:lang w:eastAsia="fr-FR" w:bidi="ar-SA"/>
        </w:rPr>
        <w:t>et en modification</w:t>
      </w:r>
      <w:r w:rsidR="00107555">
        <w:rPr>
          <w:rFonts w:asciiTheme="minorHAnsi" w:hAnsiTheme="minorHAnsi" w:cstheme="minorHAnsi"/>
          <w:szCs w:val="24"/>
          <w:lang w:eastAsia="fr-FR" w:bidi="ar-SA"/>
        </w:rPr>
        <w:t>.</w:t>
      </w:r>
    </w:p>
    <w:p w:rsidR="00483F7A" w:rsidRPr="00150123" w:rsidRDefault="00142B97"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Quelques tables dites « techniques »  ne sont pas modifiables par l’</w:t>
      </w:r>
      <w:r w:rsidR="00F85781" w:rsidRPr="00150123">
        <w:rPr>
          <w:rFonts w:asciiTheme="minorHAnsi" w:hAnsiTheme="minorHAnsi" w:cstheme="minorHAnsi"/>
          <w:szCs w:val="24"/>
          <w:lang w:eastAsia="fr-FR" w:bidi="ar-SA"/>
        </w:rPr>
        <w:t>administrateur</w:t>
      </w:r>
      <w:r w:rsidRPr="00150123">
        <w:rPr>
          <w:rFonts w:asciiTheme="minorHAnsi" w:hAnsiTheme="minorHAnsi" w:cstheme="minorHAnsi"/>
          <w:szCs w:val="24"/>
          <w:lang w:eastAsia="fr-FR" w:bidi="ar-SA"/>
        </w:rPr>
        <w:t>. En général ces données sont stables dans le temps.</w:t>
      </w:r>
    </w:p>
    <w:p w:rsidR="00142B97" w:rsidRPr="00150123" w:rsidRDefault="00142B97" w:rsidP="00483F7A">
      <w:pPr>
        <w:autoSpaceDE w:val="0"/>
        <w:autoSpaceDN w:val="0"/>
        <w:adjustRightInd w:val="0"/>
        <w:rPr>
          <w:rFonts w:asciiTheme="minorHAnsi" w:hAnsiTheme="minorHAnsi" w:cstheme="minorHAnsi"/>
          <w:szCs w:val="24"/>
          <w:lang w:eastAsia="fr-FR" w:bidi="ar-SA"/>
        </w:rPr>
      </w:pPr>
    </w:p>
    <w:p w:rsidR="00483F7A" w:rsidRPr="00150123" w:rsidRDefault="00142B97"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w:t>
      </w:r>
      <w:r w:rsidR="00483F7A" w:rsidRPr="00150123">
        <w:rPr>
          <w:rFonts w:asciiTheme="minorHAnsi" w:hAnsiTheme="minorHAnsi" w:cstheme="minorHAnsi"/>
          <w:szCs w:val="24"/>
          <w:lang w:eastAsia="fr-FR" w:bidi="ar-SA"/>
        </w:rPr>
        <w:t xml:space="preserve"> donnée accessible peut être mise à jour par :</w:t>
      </w:r>
    </w:p>
    <w:p w:rsidR="00483F7A" w:rsidRPr="00150123" w:rsidRDefault="00107555" w:rsidP="00483F7A">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une saisie libre</w:t>
      </w: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un </w:t>
      </w:r>
      <w:r w:rsidR="00107555">
        <w:rPr>
          <w:rFonts w:asciiTheme="minorHAnsi" w:hAnsiTheme="minorHAnsi" w:cstheme="minorHAnsi"/>
          <w:szCs w:val="24"/>
          <w:lang w:eastAsia="fr-FR" w:bidi="ar-SA"/>
        </w:rPr>
        <w:t>choix dans une liste déroulante</w:t>
      </w: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la sélection d'une date dans un calendrier</w:t>
      </w:r>
    </w:p>
    <w:p w:rsidR="00483F7A" w:rsidRPr="00150123" w:rsidRDefault="00483F7A" w:rsidP="00483F7A">
      <w:pPr>
        <w:autoSpaceDE w:val="0"/>
        <w:autoSpaceDN w:val="0"/>
        <w:adjustRightInd w:val="0"/>
        <w:rPr>
          <w:rFonts w:asciiTheme="minorHAnsi" w:hAnsiTheme="minorHAnsi" w:cstheme="minorHAnsi"/>
          <w:szCs w:val="24"/>
          <w:lang w:eastAsia="fr-FR" w:bidi="ar-SA"/>
        </w:rPr>
      </w:pP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données obligatoires sont identifiées par une barre verticale rouge à droite de la zone.</w:t>
      </w:r>
    </w:p>
    <w:p w:rsidR="00483F7A" w:rsidRPr="00150123" w:rsidRDefault="00483F7A" w:rsidP="00483F7A">
      <w:pPr>
        <w:autoSpaceDE w:val="0"/>
        <w:autoSpaceDN w:val="0"/>
        <w:adjustRightInd w:val="0"/>
        <w:rPr>
          <w:rFonts w:asciiTheme="minorHAnsi" w:hAnsiTheme="minorHAnsi" w:cstheme="minorHAnsi"/>
          <w:szCs w:val="24"/>
          <w:lang w:eastAsia="fr-FR" w:bidi="ar-SA"/>
        </w:rPr>
      </w:pPr>
    </w:p>
    <w:p w:rsidR="00483F7A" w:rsidRPr="00150123" w:rsidRDefault="00483F7A" w:rsidP="00483F7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données à renseigner dépendent de la table accédée </w:t>
      </w:r>
      <w:r w:rsidR="001253A1" w:rsidRPr="00150123">
        <w:rPr>
          <w:rFonts w:asciiTheme="minorHAnsi" w:hAnsiTheme="minorHAnsi" w:cstheme="minorHAnsi"/>
          <w:szCs w:val="24"/>
          <w:lang w:eastAsia="fr-FR" w:bidi="ar-SA"/>
        </w:rPr>
        <w:t>et de ses règles de gestion.</w:t>
      </w:r>
    </w:p>
    <w:p w:rsidR="00483F7A" w:rsidRPr="00150123" w:rsidRDefault="00483F7A" w:rsidP="00483F7A">
      <w:pPr>
        <w:autoSpaceDE w:val="0"/>
        <w:autoSpaceDN w:val="0"/>
        <w:adjustRightInd w:val="0"/>
        <w:rPr>
          <w:rFonts w:asciiTheme="minorHAnsi" w:hAnsiTheme="minorHAnsi" w:cstheme="minorHAnsi"/>
          <w:szCs w:val="24"/>
          <w:lang w:eastAsia="fr-FR" w:bidi="ar-SA"/>
        </w:rPr>
      </w:pPr>
    </w:p>
    <w:p w:rsidR="00483F7A" w:rsidRPr="00150123" w:rsidRDefault="00483F7A" w:rsidP="00483F7A">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A tout moment l'utilisateur peut abandonner sa saisie en sélectionnant une étape </w:t>
      </w:r>
      <w:r w:rsidR="00EB691C" w:rsidRPr="00150123">
        <w:rPr>
          <w:rFonts w:asciiTheme="minorHAnsi" w:hAnsiTheme="minorHAnsi" w:cstheme="minorHAnsi"/>
          <w:szCs w:val="24"/>
          <w:lang w:eastAsia="fr-FR" w:bidi="ar-SA"/>
        </w:rPr>
        <w:t>précédente</w:t>
      </w:r>
      <w:r w:rsidRPr="00150123">
        <w:rPr>
          <w:rFonts w:asciiTheme="minorHAnsi" w:hAnsiTheme="minorHAnsi" w:cstheme="minorHAnsi"/>
          <w:szCs w:val="24"/>
          <w:lang w:eastAsia="fr-FR" w:bidi="ar-SA"/>
        </w:rPr>
        <w:t xml:space="preserve"> du fil </w:t>
      </w:r>
      <w:r w:rsidR="00EB691C" w:rsidRPr="00150123">
        <w:rPr>
          <w:rFonts w:asciiTheme="minorHAnsi" w:hAnsiTheme="minorHAnsi" w:cstheme="minorHAnsi"/>
          <w:szCs w:val="24"/>
          <w:lang w:eastAsia="fr-FR" w:bidi="ar-SA"/>
        </w:rPr>
        <w:t>d’Ariane</w:t>
      </w:r>
      <w:r w:rsidR="00107555">
        <w:rPr>
          <w:rFonts w:asciiTheme="minorHAnsi" w:hAnsiTheme="minorHAnsi" w:cstheme="minorHAnsi"/>
          <w:szCs w:val="24"/>
          <w:lang w:eastAsia="fr-FR" w:bidi="ar-SA"/>
        </w:rPr>
        <w:t>.</w:t>
      </w:r>
    </w:p>
    <w:p w:rsidR="001253A1" w:rsidRPr="00150123" w:rsidRDefault="001253A1" w:rsidP="00483F7A">
      <w:pPr>
        <w:rPr>
          <w:rFonts w:asciiTheme="minorHAnsi" w:hAnsiTheme="minorHAnsi" w:cstheme="minorHAnsi"/>
          <w:szCs w:val="24"/>
          <w:lang w:eastAsia="fr-FR" w:bidi="ar-SA"/>
        </w:rPr>
      </w:pPr>
    </w:p>
    <w:p w:rsidR="001253A1" w:rsidRPr="004E2387" w:rsidRDefault="001253A1" w:rsidP="00BF16B6">
      <w:pPr>
        <w:pStyle w:val="Titre3"/>
        <w:rPr>
          <w:lang w:eastAsia="fr-FR" w:bidi="ar-SA"/>
        </w:rPr>
      </w:pPr>
      <w:bookmarkStart w:id="828" w:name="_Toc515444391"/>
      <w:r w:rsidRPr="004E2387">
        <w:rPr>
          <w:lang w:eastAsia="fr-FR" w:bidi="ar-SA"/>
        </w:rPr>
        <w:t>Les caractères interdits en saisie</w:t>
      </w:r>
      <w:bookmarkEnd w:id="828"/>
    </w:p>
    <w:p w:rsidR="001253A1" w:rsidRPr="00150123" w:rsidRDefault="001253A1" w:rsidP="001253A1">
      <w:pPr>
        <w:autoSpaceDE w:val="0"/>
        <w:autoSpaceDN w:val="0"/>
        <w:adjustRightInd w:val="0"/>
        <w:rPr>
          <w:rFonts w:asciiTheme="minorHAnsi" w:hAnsiTheme="minorHAnsi" w:cstheme="minorHAnsi"/>
          <w:szCs w:val="24"/>
          <w:lang w:eastAsia="fr-FR" w:bidi="ar-SA"/>
        </w:rPr>
      </w:pPr>
    </w:p>
    <w:p w:rsidR="001253A1" w:rsidRPr="00107555" w:rsidRDefault="001253A1" w:rsidP="00107555">
      <w:pPr>
        <w:autoSpaceDE w:val="0"/>
        <w:autoSpaceDN w:val="0"/>
        <w:adjustRightInd w:val="0"/>
        <w:rPr>
          <w:rFonts w:asciiTheme="minorHAnsi" w:hAnsiTheme="minorHAnsi" w:cstheme="minorHAnsi"/>
          <w:szCs w:val="24"/>
          <w:lang w:eastAsia="fr-FR" w:bidi="ar-SA"/>
        </w:rPr>
      </w:pPr>
      <w:r w:rsidRPr="00107555">
        <w:rPr>
          <w:rFonts w:asciiTheme="minorHAnsi" w:hAnsiTheme="minorHAnsi" w:cstheme="minorHAnsi"/>
          <w:szCs w:val="24"/>
          <w:lang w:eastAsia="fr-FR" w:bidi="ar-SA"/>
        </w:rPr>
        <w:t>Caractères autorisés (ne concerne que les champs de saisie. Les dates et les listes déroulantes sont exclues de ces contrôles):</w:t>
      </w:r>
    </w:p>
    <w:p w:rsidR="001253A1" w:rsidRPr="00150123" w:rsidRDefault="001253A1" w:rsidP="001253A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Quel que soit le champ de saisie les caractères autorisés sont : </w:t>
      </w:r>
    </w:p>
    <w:p w:rsidR="001253A1" w:rsidRPr="00150123" w:rsidRDefault="001253A1" w:rsidP="005B01C3">
      <w:pPr>
        <w:numPr>
          <w:ilvl w:val="0"/>
          <w:numId w:val="91"/>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alphanumériques en majuscules non accentuées (soit A-Z),</w:t>
      </w:r>
    </w:p>
    <w:p w:rsidR="001253A1" w:rsidRPr="00150123" w:rsidRDefault="001253A1" w:rsidP="005B01C3">
      <w:pPr>
        <w:numPr>
          <w:ilvl w:val="0"/>
          <w:numId w:val="91"/>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chiffres 0-9,</w:t>
      </w:r>
    </w:p>
    <w:p w:rsidR="001253A1" w:rsidRPr="00150123" w:rsidRDefault="001253A1" w:rsidP="005B01C3">
      <w:pPr>
        <w:numPr>
          <w:ilvl w:val="0"/>
          <w:numId w:val="91"/>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séparateurs ‘ - </w:t>
      </w:r>
      <w:r w:rsidR="008F2813" w:rsidRPr="00150123">
        <w:rPr>
          <w:rFonts w:asciiTheme="minorHAnsi" w:hAnsiTheme="minorHAnsi" w:cstheme="minorHAnsi"/>
          <w:szCs w:val="24"/>
          <w:lang w:eastAsia="fr-FR" w:bidi="ar-SA"/>
        </w:rPr>
        <w:t>.</w:t>
      </w:r>
      <w:r w:rsidRPr="00150123">
        <w:rPr>
          <w:rFonts w:asciiTheme="minorHAnsi" w:hAnsiTheme="minorHAnsi" w:cstheme="minorHAnsi"/>
          <w:szCs w:val="24"/>
          <w:lang w:eastAsia="fr-FR" w:bidi="ar-SA"/>
        </w:rPr>
        <w:t xml:space="preserve">  /  , </w:t>
      </w:r>
    </w:p>
    <w:p w:rsidR="001253A1" w:rsidRPr="00150123" w:rsidRDefault="00C67108" w:rsidP="001253A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w:t>
      </w:r>
      <w:r w:rsidR="001253A1" w:rsidRPr="00150123">
        <w:rPr>
          <w:rFonts w:asciiTheme="minorHAnsi" w:hAnsiTheme="minorHAnsi" w:cstheme="minorHAnsi"/>
          <w:szCs w:val="24"/>
          <w:lang w:eastAsia="fr-FR" w:bidi="ar-SA"/>
        </w:rPr>
        <w:t xml:space="preserve"> tiret bas ou </w:t>
      </w:r>
      <w:r w:rsidRPr="00150123">
        <w:rPr>
          <w:rFonts w:asciiTheme="minorHAnsi" w:hAnsiTheme="minorHAnsi" w:cstheme="minorHAnsi"/>
          <w:szCs w:val="24"/>
          <w:lang w:eastAsia="fr-FR" w:bidi="ar-SA"/>
        </w:rPr>
        <w:t>Under score</w:t>
      </w:r>
      <w:r w:rsidR="001253A1" w:rsidRPr="00150123">
        <w:rPr>
          <w:rFonts w:asciiTheme="minorHAnsi" w:hAnsiTheme="minorHAnsi" w:cstheme="minorHAnsi"/>
          <w:szCs w:val="24"/>
          <w:lang w:eastAsia="fr-FR" w:bidi="ar-SA"/>
        </w:rPr>
        <w:t xml:space="preserve"> _,</w:t>
      </w:r>
    </w:p>
    <w:p w:rsidR="001253A1" w:rsidRPr="00150123" w:rsidRDefault="001253A1" w:rsidP="00483F7A">
      <w:pPr>
        <w:rPr>
          <w:rFonts w:asciiTheme="minorHAnsi" w:hAnsiTheme="minorHAnsi" w:cstheme="minorHAnsi"/>
          <w:szCs w:val="24"/>
          <w:lang w:eastAsia="fr-FR" w:bidi="ar-SA"/>
        </w:rPr>
      </w:pPr>
    </w:p>
    <w:p w:rsidR="001253A1" w:rsidRPr="00150123" w:rsidRDefault="001253A1">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9356AB" w:rsidRPr="004E2387" w:rsidRDefault="00DE3E57" w:rsidP="009356AB">
      <w:pPr>
        <w:pStyle w:val="Titre1"/>
        <w:rPr>
          <w:rFonts w:asciiTheme="minorHAnsi" w:hAnsiTheme="minorHAnsi" w:cstheme="minorHAnsi"/>
          <w:lang w:eastAsia="fr-FR" w:bidi="ar-SA"/>
        </w:rPr>
      </w:pPr>
      <w:bookmarkStart w:id="829" w:name="_Toc515444392"/>
      <w:r w:rsidRPr="004E2387">
        <w:rPr>
          <w:rFonts w:asciiTheme="minorHAnsi" w:hAnsiTheme="minorHAnsi" w:cstheme="minorHAnsi"/>
          <w:lang w:eastAsia="fr-FR" w:bidi="ar-SA"/>
        </w:rPr>
        <w:lastRenderedPageBreak/>
        <w:t>S</w:t>
      </w:r>
      <w:r w:rsidR="00141092" w:rsidRPr="004E2387">
        <w:rPr>
          <w:rFonts w:asciiTheme="minorHAnsi" w:hAnsiTheme="minorHAnsi" w:cstheme="minorHAnsi"/>
          <w:lang w:eastAsia="fr-FR" w:bidi="ar-SA"/>
        </w:rPr>
        <w:t>tructures et spécificités</w:t>
      </w:r>
      <w:r w:rsidRPr="004E2387">
        <w:rPr>
          <w:rFonts w:asciiTheme="minorHAnsi" w:hAnsiTheme="minorHAnsi" w:cstheme="minorHAnsi"/>
          <w:lang w:eastAsia="fr-FR" w:bidi="ar-SA"/>
        </w:rPr>
        <w:t xml:space="preserve"> </w:t>
      </w:r>
      <w:r w:rsidR="00954C41">
        <w:rPr>
          <w:rFonts w:asciiTheme="minorHAnsi" w:hAnsiTheme="minorHAnsi" w:cstheme="minorHAnsi"/>
          <w:lang w:eastAsia="fr-FR" w:bidi="ar-SA"/>
        </w:rPr>
        <w:t xml:space="preserve">fonctionnelles </w:t>
      </w:r>
      <w:r w:rsidRPr="004E2387">
        <w:rPr>
          <w:rFonts w:asciiTheme="minorHAnsi" w:hAnsiTheme="minorHAnsi" w:cstheme="minorHAnsi"/>
          <w:lang w:eastAsia="fr-FR" w:bidi="ar-SA"/>
        </w:rPr>
        <w:t>des tables</w:t>
      </w:r>
      <w:bookmarkEnd w:id="829"/>
    </w:p>
    <w:p w:rsidR="009356AB" w:rsidRPr="004E2387" w:rsidRDefault="002704D6" w:rsidP="002704D6">
      <w:pPr>
        <w:pStyle w:val="Titre2"/>
        <w:rPr>
          <w:rFonts w:asciiTheme="minorHAnsi" w:hAnsiTheme="minorHAnsi" w:cstheme="minorHAnsi"/>
          <w:lang w:eastAsia="fr-FR" w:bidi="ar-SA"/>
        </w:rPr>
      </w:pPr>
      <w:bookmarkStart w:id="830" w:name="_Toc515444393"/>
      <w:r w:rsidRPr="004E2387">
        <w:rPr>
          <w:rFonts w:asciiTheme="minorHAnsi" w:hAnsiTheme="minorHAnsi" w:cstheme="minorHAnsi"/>
          <w:lang w:eastAsia="fr-FR" w:bidi="ar-SA"/>
        </w:rPr>
        <w:t>PAYS</w:t>
      </w:r>
      <w:r w:rsidR="007F6A50">
        <w:rPr>
          <w:rFonts w:asciiTheme="minorHAnsi" w:hAnsiTheme="minorHAnsi" w:cstheme="minorHAnsi"/>
          <w:lang w:eastAsia="fr-FR" w:bidi="ar-SA"/>
        </w:rPr>
        <w:t xml:space="preserve"> (A)</w:t>
      </w:r>
      <w:bookmarkEnd w:id="830"/>
    </w:p>
    <w:p w:rsidR="00616AA5" w:rsidRPr="00BF16B6" w:rsidRDefault="00616AA5" w:rsidP="00265E3C">
      <w:pPr>
        <w:pStyle w:val="Titre3"/>
        <w:ind w:left="-426" w:firstLine="426"/>
      </w:pPr>
      <w:bookmarkStart w:id="831" w:name="_Toc515444394"/>
      <w:r w:rsidRPr="00BF16B6">
        <w:t>ta_pays_lmtay501</w:t>
      </w:r>
      <w:bookmarkEnd w:id="831"/>
      <w:r w:rsidR="005A639E">
        <w:rPr>
          <w:rFonts w:asciiTheme="minorHAnsi" w:hAnsiTheme="minorHAnsi" w:cstheme="minorHAnsi"/>
          <w:lang w:eastAsia="fr-FR" w:bidi="ar-SA"/>
        </w:rPr>
        <w:fldChar w:fldCharType="begin"/>
      </w:r>
      <w:r w:rsidR="005A639E">
        <w:instrText xml:space="preserve"> XE "</w:instrText>
      </w:r>
      <w:r w:rsidR="005A639E" w:rsidRPr="001378E5">
        <w:rPr>
          <w:rFonts w:asciiTheme="minorHAnsi" w:hAnsiTheme="minorHAnsi" w:cstheme="minorHAnsi"/>
          <w:lang w:eastAsia="fr-FR" w:bidi="ar-SA"/>
        </w:rPr>
        <w:instrText>lmtay501</w:instrText>
      </w:r>
      <w:r w:rsidR="005A639E">
        <w:instrText xml:space="preserve">" </w:instrText>
      </w:r>
      <w:r w:rsidR="005A639E">
        <w:rPr>
          <w:rFonts w:asciiTheme="minorHAnsi" w:hAnsiTheme="minorHAnsi" w:cstheme="minorHAnsi"/>
          <w:lang w:eastAsia="fr-FR" w:bidi="ar-SA"/>
        </w:rPr>
        <w:fldChar w:fldCharType="end"/>
      </w:r>
    </w:p>
    <w:p w:rsidR="008A69D1" w:rsidRPr="00150123" w:rsidRDefault="002D67A1" w:rsidP="008A69D1">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La</w:t>
      </w:r>
      <w:r w:rsidR="008A69D1" w:rsidRPr="00150123">
        <w:rPr>
          <w:rFonts w:asciiTheme="minorHAnsi" w:hAnsiTheme="minorHAnsi" w:cstheme="minorHAnsi"/>
          <w:szCs w:val="24"/>
          <w:lang w:eastAsia="fr-FR" w:bidi="ar-SA"/>
        </w:rPr>
        <w:t xml:space="preserve"> table représente l</w:t>
      </w:r>
      <w:r w:rsidR="006A7004">
        <w:rPr>
          <w:rFonts w:asciiTheme="minorHAnsi" w:hAnsiTheme="minorHAnsi" w:cstheme="minorHAnsi"/>
          <w:szCs w:val="24"/>
          <w:lang w:eastAsia="fr-FR" w:bidi="ar-SA"/>
        </w:rPr>
        <w:t xml:space="preserve">e répertoire des pays </w:t>
      </w:r>
      <w:r w:rsidR="00A60B12" w:rsidRPr="00150123">
        <w:rPr>
          <w:rFonts w:asciiTheme="minorHAnsi" w:hAnsiTheme="minorHAnsi" w:cstheme="minorHAnsi"/>
          <w:szCs w:val="24"/>
          <w:lang w:eastAsia="fr-FR" w:bidi="ar-SA"/>
        </w:rPr>
        <w:t xml:space="preserve">sur la clé </w:t>
      </w:r>
      <w:r w:rsidR="008A69D1" w:rsidRPr="00150123">
        <w:rPr>
          <w:rFonts w:asciiTheme="minorHAnsi" w:hAnsiTheme="minorHAnsi" w:cstheme="minorHAnsi"/>
          <w:szCs w:val="24"/>
          <w:lang w:eastAsia="fr-FR" w:bidi="ar-SA"/>
        </w:rPr>
        <w:t>ISO3</w:t>
      </w:r>
      <w:r w:rsidR="00A60B12" w:rsidRPr="00150123">
        <w:rPr>
          <w:rFonts w:asciiTheme="minorHAnsi" w:hAnsiTheme="minorHAnsi" w:cstheme="minorHAnsi"/>
          <w:szCs w:val="24"/>
          <w:lang w:eastAsia="fr-FR" w:bidi="ar-SA"/>
        </w:rPr>
        <w:t xml:space="preserve"> et ISO2 et LA POSTE pour les mandats cartes internationaux.</w:t>
      </w:r>
    </w:p>
    <w:p w:rsidR="008A69D1" w:rsidRPr="0052237D" w:rsidRDefault="002D67A1" w:rsidP="008A69D1">
      <w:pPr>
        <w:rPr>
          <w:rFonts w:asciiTheme="minorHAnsi" w:hAnsiTheme="minorHAnsi" w:cstheme="minorHAnsi"/>
          <w:b/>
          <w:szCs w:val="24"/>
          <w:lang w:eastAsia="fr-FR" w:bidi="ar-SA"/>
        </w:rPr>
      </w:pPr>
      <w:r w:rsidRPr="0052237D">
        <w:rPr>
          <w:rFonts w:asciiTheme="minorHAnsi" w:hAnsiTheme="minorHAnsi" w:cstheme="minorHAnsi"/>
          <w:szCs w:val="24"/>
          <w:lang w:eastAsia="fr-FR" w:bidi="ar-SA"/>
        </w:rPr>
        <w:t>L</w:t>
      </w:r>
      <w:r w:rsidR="008A69D1" w:rsidRPr="0052237D">
        <w:rPr>
          <w:rFonts w:asciiTheme="minorHAnsi" w:hAnsiTheme="minorHAnsi" w:cstheme="minorHAnsi"/>
          <w:szCs w:val="24"/>
          <w:lang w:eastAsia="fr-FR" w:bidi="ar-SA"/>
        </w:rPr>
        <w:t xml:space="preserve">es </w:t>
      </w:r>
      <w:r w:rsidR="00AB1BAE" w:rsidRPr="0052237D">
        <w:rPr>
          <w:rFonts w:asciiTheme="minorHAnsi" w:hAnsiTheme="minorHAnsi" w:cstheme="minorHAnsi"/>
          <w:szCs w:val="24"/>
          <w:lang w:eastAsia="fr-FR" w:bidi="ar-SA"/>
        </w:rPr>
        <w:t>données sont issues de l’INSEE, de La Poste (et ACPR).</w:t>
      </w:r>
    </w:p>
    <w:p w:rsidR="002D67A1" w:rsidRPr="004E2387" w:rsidRDefault="002D67A1" w:rsidP="002D67A1">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207" w:type="dxa"/>
        <w:tblInd w:w="70" w:type="dxa"/>
        <w:tblCellMar>
          <w:left w:w="70" w:type="dxa"/>
          <w:right w:w="70" w:type="dxa"/>
        </w:tblCellMar>
        <w:tblLook w:val="04A0" w:firstRow="1" w:lastRow="0" w:firstColumn="1" w:lastColumn="0" w:noHBand="0" w:noVBand="1"/>
      </w:tblPr>
      <w:tblGrid>
        <w:gridCol w:w="1433"/>
        <w:gridCol w:w="881"/>
        <w:gridCol w:w="1387"/>
        <w:gridCol w:w="923"/>
        <w:gridCol w:w="636"/>
        <w:gridCol w:w="923"/>
        <w:gridCol w:w="971"/>
        <w:gridCol w:w="915"/>
        <w:gridCol w:w="2138"/>
      </w:tblGrid>
      <w:tr w:rsidR="009E6545" w:rsidRPr="009E6545" w:rsidTr="00332957">
        <w:trPr>
          <w:trHeight w:val="720"/>
          <w:tblHeader/>
        </w:trPr>
        <w:tc>
          <w:tcPr>
            <w:tcW w:w="14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E6545" w:rsidRPr="009E6545" w:rsidRDefault="009E6545" w:rsidP="00332957">
            <w:pPr>
              <w:ind w:left="214" w:hanging="142"/>
              <w:jc w:val="center"/>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88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E6545" w:rsidRPr="009E6545" w:rsidRDefault="009E6545" w:rsidP="009E6545">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E6545" w:rsidRPr="009E6545" w:rsidRDefault="009E6545" w:rsidP="009E6545">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E6545" w:rsidRPr="009E6545" w:rsidRDefault="009E6545" w:rsidP="009E6545">
            <w:pPr>
              <w:jc w:val="center"/>
              <w:rPr>
                <w:rFonts w:eastAsia="Times New Roman" w:cs="Calibri"/>
                <w:sz w:val="18"/>
                <w:szCs w:val="18"/>
                <w:lang w:eastAsia="fr-FR" w:bidi="ar-SA"/>
              </w:rPr>
            </w:pPr>
            <w:r w:rsidRPr="009E6545">
              <w:rPr>
                <w:rFonts w:eastAsia="Times New Roman" w:cs="Calibri"/>
                <w:sz w:val="18"/>
                <w:szCs w:val="18"/>
                <w:lang w:eastAsia="fr-FR" w:bidi="ar-SA"/>
              </w:rPr>
              <w:t>saisi / alimenté</w:t>
            </w:r>
          </w:p>
        </w:tc>
        <w:tc>
          <w:tcPr>
            <w:tcW w:w="63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E6545" w:rsidRPr="009E6545" w:rsidRDefault="009E6545" w:rsidP="009E6545">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E6545" w:rsidRPr="009E6545" w:rsidRDefault="009E6545" w:rsidP="009E6545">
            <w:pPr>
              <w:jc w:val="center"/>
              <w:rPr>
                <w:rFonts w:eastAsia="Times New Roman" w:cs="Calibri"/>
                <w:sz w:val="18"/>
                <w:szCs w:val="18"/>
                <w:lang w:eastAsia="fr-FR" w:bidi="ar-SA"/>
              </w:rPr>
            </w:pPr>
            <w:r w:rsidRPr="009E6545">
              <w:rPr>
                <w:rFonts w:eastAsia="Times New Roman" w:cs="Calibri"/>
                <w:sz w:val="18"/>
                <w:szCs w:val="18"/>
                <w:lang w:eastAsia="fr-FR" w:bidi="ar-SA"/>
              </w:rPr>
              <w:t>table origine</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E6545" w:rsidRPr="009E6545" w:rsidRDefault="009E6545" w:rsidP="009E6545">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915"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E6545" w:rsidRPr="009E6545" w:rsidRDefault="009E6545" w:rsidP="009E6545">
            <w:pPr>
              <w:jc w:val="center"/>
              <w:rPr>
                <w:rFonts w:eastAsia="Times New Roman" w:cs="Calibri"/>
                <w:sz w:val="18"/>
                <w:szCs w:val="18"/>
                <w:lang w:eastAsia="fr-FR" w:bidi="ar-SA"/>
              </w:rPr>
            </w:pPr>
            <w:r w:rsidRPr="009E6545">
              <w:rPr>
                <w:rFonts w:eastAsia="Times New Roman" w:cs="Calibri"/>
                <w:sz w:val="18"/>
                <w:szCs w:val="18"/>
                <w:lang w:eastAsia="fr-FR" w:bidi="ar-SA"/>
              </w:rPr>
              <w:t>cardinalité</w:t>
            </w:r>
          </w:p>
        </w:tc>
        <w:tc>
          <w:tcPr>
            <w:tcW w:w="2138"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E6545" w:rsidRPr="009E6545" w:rsidRDefault="009E6545" w:rsidP="009E6545">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9E6545" w:rsidRPr="009E6545" w:rsidTr="00332957">
        <w:trPr>
          <w:trHeight w:val="720"/>
        </w:trPr>
        <w:tc>
          <w:tcPr>
            <w:tcW w:w="14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PAYS BDF / OSCE</w:t>
            </w:r>
          </w:p>
        </w:tc>
        <w:tc>
          <w:tcPr>
            <w:tcW w:w="881" w:type="dxa"/>
            <w:tcBorders>
              <w:top w:val="single" w:sz="4" w:space="0" w:color="auto"/>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CPAYBF</w:t>
            </w:r>
          </w:p>
        </w:tc>
        <w:tc>
          <w:tcPr>
            <w:tcW w:w="1387" w:type="dxa"/>
            <w:tcBorders>
              <w:top w:val="single" w:sz="4" w:space="0" w:color="auto"/>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(3)</w:t>
            </w:r>
          </w:p>
        </w:tc>
        <w:tc>
          <w:tcPr>
            <w:tcW w:w="923" w:type="dxa"/>
            <w:tcBorders>
              <w:top w:val="single" w:sz="4" w:space="0" w:color="auto"/>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single" w:sz="4" w:space="0" w:color="auto"/>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915" w:type="dxa"/>
            <w:tcBorders>
              <w:top w:val="single" w:sz="4" w:space="0" w:color="auto"/>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single" w:sz="4" w:space="0" w:color="auto"/>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nomenclature numérique pour la banque de France</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PAYS INSEE</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CPAYIN</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trois derniers chiffres du COG INSEE</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PAYS ISO 2</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CPAYI2</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(2)</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nomenclature ISO alpha sur 2 lettres (clé)</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PAYS ISO 3</w:t>
            </w:r>
          </w:p>
        </w:tc>
        <w:tc>
          <w:tcPr>
            <w:tcW w:w="881"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CPAY</w:t>
            </w:r>
          </w:p>
        </w:tc>
        <w:tc>
          <w:tcPr>
            <w:tcW w:w="1387"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(3)</w:t>
            </w:r>
          </w:p>
        </w:tc>
        <w:tc>
          <w:tcPr>
            <w:tcW w:w="923"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clé</w:t>
            </w:r>
          </w:p>
        </w:tc>
        <w:tc>
          <w:tcPr>
            <w:tcW w:w="923"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nomenclature alpha ISO3 (clé)</w:t>
            </w:r>
          </w:p>
        </w:tc>
      </w:tr>
      <w:tr w:rsidR="009E6545" w:rsidRPr="009E6545" w:rsidTr="00332957">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PAYS ISO 3 NUM</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ascii="Arial" w:eastAsia="Times New Roman" w:hAnsi="Arial"/>
                <w:sz w:val="16"/>
                <w:szCs w:val="16"/>
                <w:lang w:eastAsia="fr-FR" w:bidi="ar-SA"/>
              </w:rPr>
            </w:pPr>
            <w:r w:rsidRPr="009E6545">
              <w:rPr>
                <w:rFonts w:ascii="Arial" w:eastAsia="Times New Roman" w:hAnsi="Arial"/>
                <w:sz w:val="16"/>
                <w:szCs w:val="16"/>
                <w:lang w:eastAsia="fr-FR" w:bidi="ar-SA"/>
              </w:rPr>
              <w:t>CNPAYA</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nomenclature numérique ISO3 des pays</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PAYS PTT</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CPAYPT</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nomenclature numérique pour les mandats internationaux MCI</w:t>
            </w:r>
          </w:p>
        </w:tc>
      </w:tr>
      <w:tr w:rsidR="009E6545" w:rsidRPr="009E6545" w:rsidTr="00332957">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RESIDENT CCB</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CRESAC</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(2)</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LMTAY554</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définit la résidence fiscale , pour déclaration A la BDF (ex commission contrôle bancaire CCB)</w:t>
            </w:r>
          </w:p>
        </w:tc>
      </w:tr>
      <w:tr w:rsidR="009E6545" w:rsidRPr="009E6545" w:rsidTr="00332957">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RGPR PAYS RISQ. CONTR</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CRGPAY</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LMTAY928</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trike/>
                <w:sz w:val="16"/>
                <w:szCs w:val="16"/>
                <w:lang w:eastAsia="fr-FR" w:bidi="ar-SA"/>
              </w:rPr>
              <w:t>facultatif</w:t>
            </w:r>
            <w:r w:rsidRPr="009E6545">
              <w:rPr>
                <w:rFonts w:eastAsia="Times New Roman" w:cs="Calibri"/>
                <w:sz w:val="16"/>
                <w:szCs w:val="16"/>
                <w:lang w:eastAsia="fr-FR" w:bidi="ar-SA"/>
              </w:rPr>
              <w:t xml:space="preserve"> 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regroupement par zone géographique utilisé </w:t>
            </w:r>
            <w:r w:rsidR="00F85781" w:rsidRPr="009E6545">
              <w:rPr>
                <w:rFonts w:eastAsia="Times New Roman" w:cs="Calibri"/>
                <w:sz w:val="16"/>
                <w:szCs w:val="16"/>
                <w:lang w:eastAsia="fr-FR" w:bidi="ar-SA"/>
              </w:rPr>
              <w:t>pour</w:t>
            </w:r>
            <w:r w:rsidRPr="009E6545">
              <w:rPr>
                <w:rFonts w:eastAsia="Times New Roman" w:cs="Calibri"/>
                <w:sz w:val="16"/>
                <w:szCs w:val="16"/>
                <w:lang w:eastAsia="fr-FR" w:bidi="ar-SA"/>
              </w:rPr>
              <w:t xml:space="preserve"> le calcul des risques</w:t>
            </w:r>
          </w:p>
        </w:tc>
      </w:tr>
      <w:tr w:rsidR="009E6545" w:rsidRPr="009E6545" w:rsidTr="00332957">
        <w:trPr>
          <w:trHeight w:val="144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ZONE GEO PR RATIOS</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CZGEOR</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LMTAY948</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trike/>
                <w:sz w:val="16"/>
                <w:szCs w:val="16"/>
                <w:lang w:eastAsia="fr-FR" w:bidi="ar-SA"/>
              </w:rPr>
              <w:t>facultatif</w:t>
            </w:r>
            <w:r w:rsidRPr="009E6545">
              <w:rPr>
                <w:rFonts w:eastAsia="Times New Roman" w:cs="Calibri"/>
                <w:sz w:val="16"/>
                <w:szCs w:val="16"/>
                <w:lang w:eastAsia="fr-FR" w:bidi="ar-SA"/>
              </w:rPr>
              <w:t xml:space="preserve"> 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regroupement par zone géographique utilisé </w:t>
            </w:r>
            <w:r w:rsidR="00F85781" w:rsidRPr="009E6545">
              <w:rPr>
                <w:rFonts w:eastAsia="Times New Roman" w:cs="Calibri"/>
                <w:sz w:val="16"/>
                <w:szCs w:val="16"/>
                <w:lang w:eastAsia="fr-FR" w:bidi="ar-SA"/>
              </w:rPr>
              <w:t>pour</w:t>
            </w:r>
            <w:r w:rsidRPr="009E6545">
              <w:rPr>
                <w:rFonts w:eastAsia="Times New Roman" w:cs="Calibri"/>
                <w:sz w:val="16"/>
                <w:szCs w:val="16"/>
                <w:lang w:eastAsia="fr-FR" w:bidi="ar-SA"/>
              </w:rPr>
              <w:t xml:space="preserve"> le calcul des risques</w:t>
            </w:r>
          </w:p>
        </w:tc>
      </w:tr>
      <w:tr w:rsidR="009E6545" w:rsidRPr="009E6545" w:rsidTr="00332957">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date de </w:t>
            </w:r>
            <w:r w:rsidR="00F85781" w:rsidRPr="009E6545">
              <w:rPr>
                <w:rFonts w:eastAsia="Times New Roman" w:cs="Calibri"/>
                <w:sz w:val="16"/>
                <w:szCs w:val="16"/>
                <w:lang w:eastAsia="fr-FR" w:bidi="ar-SA"/>
              </w:rPr>
              <w:t>clôture</w:t>
            </w:r>
            <w:r w:rsidRPr="009E6545">
              <w:rPr>
                <w:rFonts w:eastAsia="Times New Roman" w:cs="Calibri"/>
                <w:sz w:val="16"/>
                <w:szCs w:val="16"/>
                <w:lang w:eastAsia="fr-FR" w:bidi="ar-SA"/>
              </w:rPr>
              <w:t xml:space="preserve"> de l'enregistrement alimentée par défaut au 01/01/2076. cette date est modifiable</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lastRenderedPageBreak/>
              <w:t>DATE CREATION MAJ</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calculé, modifiable</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date de création de l'enregistrement</w:t>
            </w:r>
          </w:p>
        </w:tc>
      </w:tr>
      <w:tr w:rsidR="009E6545" w:rsidRPr="009E6545" w:rsidTr="00332957">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881"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636"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 Non modifiable</w:t>
            </w:r>
          </w:p>
        </w:tc>
      </w:tr>
      <w:tr w:rsidR="009E6545" w:rsidRPr="009E6545" w:rsidTr="00332957">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FIN EFFET</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YDFEFF</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date de fin d'effet de l'enregistrement, alimentée par défaut au 01/01/2076. modifiable</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ESPACE ECO EUROPEEN</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YTPEEE</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(1)</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technique O/N</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appartenance A l'Espace Economique Européen</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EUROLAND</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EUROLD</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(1)</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technique O/N</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appartenance A l'Euroland (accepte l'euro sans être dans la CE</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EXISTENCE FISCALITE SPECIFIQ.</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CEFISP</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(1)</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technique O/N</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F85781" w:rsidP="009E6545">
            <w:pPr>
              <w:jc w:val="center"/>
              <w:rPr>
                <w:rFonts w:eastAsia="Times New Roman" w:cs="Calibri"/>
                <w:sz w:val="16"/>
                <w:szCs w:val="16"/>
                <w:lang w:eastAsia="fr-FR" w:bidi="ar-SA"/>
              </w:rPr>
            </w:pPr>
            <w:r w:rsidRPr="009E6545">
              <w:rPr>
                <w:rFonts w:eastAsia="Times New Roman" w:cs="Calibri"/>
                <w:sz w:val="16"/>
                <w:szCs w:val="16"/>
                <w:lang w:eastAsia="fr-FR" w:bidi="ar-SA"/>
              </w:rPr>
              <w:t>existence</w:t>
            </w:r>
            <w:r w:rsidR="009E6545" w:rsidRPr="009E6545">
              <w:rPr>
                <w:rFonts w:eastAsia="Times New Roman" w:cs="Calibri"/>
                <w:sz w:val="16"/>
                <w:szCs w:val="16"/>
                <w:lang w:eastAsia="fr-FR" w:bidi="ar-SA"/>
              </w:rPr>
              <w:t xml:space="preserve"> d'une fiscalité </w:t>
            </w:r>
            <w:r w:rsidRPr="009E6545">
              <w:rPr>
                <w:rFonts w:eastAsia="Times New Roman" w:cs="Calibri"/>
                <w:sz w:val="16"/>
                <w:szCs w:val="16"/>
                <w:lang w:eastAsia="fr-FR" w:bidi="ar-SA"/>
              </w:rPr>
              <w:t>particulière</w:t>
            </w:r>
            <w:r w:rsidR="009E6545" w:rsidRPr="009E6545">
              <w:rPr>
                <w:rFonts w:eastAsia="Times New Roman" w:cs="Calibri"/>
                <w:sz w:val="16"/>
                <w:szCs w:val="16"/>
                <w:lang w:eastAsia="fr-FR" w:bidi="ar-SA"/>
              </w:rPr>
              <w:t xml:space="preserve"> </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LIBELLE NATIONALITE</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YL0NAT</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(20)</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nationalité des individus</w:t>
            </w:r>
          </w:p>
        </w:tc>
      </w:tr>
      <w:tr w:rsidR="009E6545" w:rsidRPr="009E6545" w:rsidTr="00107555">
        <w:trPr>
          <w:trHeight w:val="836"/>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LIBELLE PAYS</w:t>
            </w:r>
          </w:p>
        </w:tc>
        <w:tc>
          <w:tcPr>
            <w:tcW w:w="881"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LPAY</w:t>
            </w:r>
          </w:p>
        </w:tc>
        <w:tc>
          <w:tcPr>
            <w:tcW w:w="1387"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(32)</w:t>
            </w:r>
          </w:p>
        </w:tc>
        <w:tc>
          <w:tcPr>
            <w:tcW w:w="923"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libellé du pays en norme ISO non-accentué</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NATIONAL FRANCE</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YNLFCE</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(1)</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technique O/N</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utilisé pour SEPA identifie un paiement sur le territoire français (GLP, NCL, …)</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ascii="Arial" w:eastAsia="Times New Roman" w:hAnsi="Arial"/>
                <w:sz w:val="16"/>
                <w:szCs w:val="16"/>
                <w:lang w:eastAsia="fr-FR" w:bidi="ar-SA"/>
              </w:rPr>
            </w:pPr>
            <w:r w:rsidRPr="009E6545">
              <w:rPr>
                <w:rFonts w:ascii="Arial" w:eastAsia="Times New Roman" w:hAnsi="Arial"/>
                <w:sz w:val="16"/>
                <w:szCs w:val="16"/>
                <w:lang w:eastAsia="fr-FR" w:bidi="ar-SA"/>
              </w:rPr>
              <w:t xml:space="preserve">DATE DEBUT EFFET </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YDDEFF</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calculé, modifiable</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date de début d'effet de l'enregistrement</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ZONE PAYS SEPA</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YTSEPA</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(1)</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technique O/N</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le pays </w:t>
            </w:r>
            <w:r w:rsidR="00F85781" w:rsidRPr="009E6545">
              <w:rPr>
                <w:rFonts w:eastAsia="Times New Roman" w:cs="Calibri"/>
                <w:sz w:val="16"/>
                <w:szCs w:val="16"/>
                <w:lang w:eastAsia="fr-FR" w:bidi="ar-SA"/>
              </w:rPr>
              <w:t>appartient</w:t>
            </w:r>
            <w:r w:rsidRPr="009E6545">
              <w:rPr>
                <w:rFonts w:eastAsia="Times New Roman" w:cs="Calibri"/>
                <w:sz w:val="16"/>
                <w:szCs w:val="16"/>
                <w:lang w:eastAsia="fr-FR" w:bidi="ar-SA"/>
              </w:rPr>
              <w:t xml:space="preserve"> ou non A la zone SEPA (paiement)</w:t>
            </w:r>
          </w:p>
        </w:tc>
      </w:tr>
      <w:tr w:rsidR="009E6545" w:rsidRPr="009E6545" w:rsidTr="00332957">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ZONE UE RCTR</w:t>
            </w:r>
          </w:p>
        </w:tc>
        <w:tc>
          <w:tcPr>
            <w:tcW w:w="88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TOPUE</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(1)</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technique O/N</w:t>
            </w:r>
          </w:p>
        </w:tc>
        <w:tc>
          <w:tcPr>
            <w:tcW w:w="971"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appartenance A l'Union Européenne,  pour le sous-traitant des comptes titres (historique)</w:t>
            </w:r>
          </w:p>
        </w:tc>
      </w:tr>
      <w:tr w:rsidR="009E6545" w:rsidRPr="009E6545" w:rsidTr="00332957">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33295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 xml:space="preserve"> CODE USER DE DERNIERE MISE A JOUR</w:t>
            </w:r>
          </w:p>
        </w:tc>
        <w:tc>
          <w:tcPr>
            <w:tcW w:w="881" w:type="dxa"/>
            <w:tcBorders>
              <w:top w:val="nil"/>
              <w:left w:val="nil"/>
              <w:bottom w:val="single" w:sz="4" w:space="0" w:color="auto"/>
              <w:right w:val="single" w:sz="4" w:space="0" w:color="auto"/>
            </w:tcBorders>
            <w:shd w:val="clear" w:color="auto" w:fill="auto"/>
            <w:noWrap/>
            <w:vAlign w:val="center"/>
            <w:hideMark/>
          </w:tcPr>
          <w:p w:rsidR="009E6545" w:rsidRPr="009E6545" w:rsidRDefault="009E6545" w:rsidP="009E6545">
            <w:pPr>
              <w:jc w:val="center"/>
              <w:rPr>
                <w:rFonts w:ascii="Segoe UI" w:eastAsia="Times New Roman" w:hAnsi="Segoe UI" w:cs="Segoe UI"/>
                <w:sz w:val="16"/>
                <w:szCs w:val="16"/>
                <w:lang w:eastAsia="fr-FR" w:bidi="ar-SA"/>
              </w:rPr>
            </w:pPr>
            <w:r w:rsidRPr="009E6545">
              <w:rPr>
                <w:rFonts w:ascii="Segoe UI" w:eastAsia="Times New Roman" w:hAnsi="Segoe UI" w:cs="Segoe UI"/>
                <w:sz w:val="16"/>
                <w:szCs w:val="16"/>
                <w:lang w:eastAsia="fr-FR" w:bidi="ar-SA"/>
              </w:rPr>
              <w:t>CUSER </w:t>
            </w:r>
          </w:p>
        </w:tc>
        <w:tc>
          <w:tcPr>
            <w:tcW w:w="1387"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calculé , non modifiable</w:t>
            </w:r>
          </w:p>
        </w:tc>
        <w:tc>
          <w:tcPr>
            <w:tcW w:w="636"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nil"/>
              <w:left w:val="nil"/>
              <w:bottom w:val="nil"/>
              <w:right w:val="nil"/>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71" w:type="dxa"/>
            <w:tcBorders>
              <w:top w:val="nil"/>
              <w:left w:val="single" w:sz="4" w:space="0" w:color="auto"/>
              <w:bottom w:val="single" w:sz="4" w:space="0" w:color="auto"/>
              <w:right w:val="single" w:sz="4" w:space="0" w:color="auto"/>
            </w:tcBorders>
            <w:shd w:val="clear" w:color="auto" w:fill="auto"/>
            <w:vAlign w:val="center"/>
            <w:hideMark/>
          </w:tcPr>
          <w:p w:rsidR="009E6545" w:rsidRPr="009E6545" w:rsidRDefault="009E6545" w:rsidP="009E6545">
            <w:pPr>
              <w:jc w:val="center"/>
              <w:rPr>
                <w:rFonts w:ascii="Arial" w:eastAsia="Times New Roman" w:hAnsi="Arial"/>
                <w:sz w:val="16"/>
                <w:szCs w:val="16"/>
                <w:lang w:eastAsia="fr-FR" w:bidi="ar-SA"/>
              </w:rPr>
            </w:pPr>
            <w:r w:rsidRPr="009E6545">
              <w:rPr>
                <w:rFonts w:ascii="Arial" w:eastAsia="Times New Roman" w:hAnsi="Arial"/>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1</w:t>
            </w:r>
          </w:p>
        </w:tc>
        <w:tc>
          <w:tcPr>
            <w:tcW w:w="2138" w:type="dxa"/>
            <w:tcBorders>
              <w:top w:val="nil"/>
              <w:left w:val="nil"/>
              <w:bottom w:val="single" w:sz="4" w:space="0" w:color="auto"/>
              <w:right w:val="single" w:sz="4" w:space="0" w:color="auto"/>
            </w:tcBorders>
            <w:shd w:val="clear" w:color="auto" w:fill="auto"/>
            <w:vAlign w:val="center"/>
            <w:hideMark/>
          </w:tcPr>
          <w:p w:rsidR="009E6545" w:rsidRPr="009E6545" w:rsidRDefault="009E6545" w:rsidP="009E6545">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User ayant </w:t>
            </w:r>
            <w:r w:rsidR="00F85781" w:rsidRPr="009E6545">
              <w:rPr>
                <w:rFonts w:eastAsia="Times New Roman" w:cs="Calibri"/>
                <w:sz w:val="16"/>
                <w:szCs w:val="16"/>
                <w:lang w:eastAsia="fr-FR" w:bidi="ar-SA"/>
              </w:rPr>
              <w:t>effectué</w:t>
            </w:r>
            <w:r w:rsidRPr="009E6545">
              <w:rPr>
                <w:rFonts w:eastAsia="Times New Roman" w:cs="Calibri"/>
                <w:sz w:val="16"/>
                <w:szCs w:val="16"/>
                <w:lang w:eastAsia="fr-FR" w:bidi="ar-SA"/>
              </w:rPr>
              <w:t xml:space="preserve"> la dernière mise à jour  de l'enregistrement</w:t>
            </w:r>
          </w:p>
        </w:tc>
      </w:tr>
    </w:tbl>
    <w:p w:rsidR="009E6545" w:rsidRDefault="009E6545" w:rsidP="002D67A1">
      <w:pPr>
        <w:rPr>
          <w:rFonts w:asciiTheme="minorHAnsi" w:hAnsiTheme="minorHAnsi" w:cstheme="minorHAnsi"/>
          <w:lang w:eastAsia="fr-FR" w:bidi="ar-SA"/>
        </w:rPr>
      </w:pPr>
    </w:p>
    <w:p w:rsidR="009E6545" w:rsidRPr="004E2387" w:rsidRDefault="009E6545" w:rsidP="002D67A1">
      <w:pPr>
        <w:rPr>
          <w:rFonts w:asciiTheme="minorHAnsi" w:hAnsiTheme="minorHAnsi" w:cstheme="minorHAnsi"/>
          <w:lang w:eastAsia="fr-FR" w:bidi="ar-SA"/>
        </w:rPr>
      </w:pPr>
    </w:p>
    <w:p w:rsidR="0035622E" w:rsidRPr="004E2387" w:rsidRDefault="0035622E" w:rsidP="00616AA5">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ta_pays_lmtay501</w:t>
      </w:r>
    </w:p>
    <w:p w:rsidR="002B5321" w:rsidRPr="00150123" w:rsidRDefault="002B5321" w:rsidP="002B532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en saisie libre : </w:t>
      </w:r>
    </w:p>
    <w:p w:rsidR="002B5321" w:rsidRPr="00150123" w:rsidRDefault="002B5321" w:rsidP="00357DCC">
      <w:pPr>
        <w:numPr>
          <w:ilvl w:val="0"/>
          <w:numId w:val="69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ISO 3 (CPAY)</w:t>
      </w:r>
    </w:p>
    <w:p w:rsidR="002B5321" w:rsidRPr="00150123" w:rsidRDefault="002B5321" w:rsidP="00357DCC">
      <w:pPr>
        <w:numPr>
          <w:ilvl w:val="0"/>
          <w:numId w:val="69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le CODE PAYS BDF / OSCE (CPAYBF)</w:t>
      </w:r>
    </w:p>
    <w:p w:rsidR="002B5321" w:rsidRPr="00150123" w:rsidRDefault="002B5321" w:rsidP="00357DCC">
      <w:pPr>
        <w:numPr>
          <w:ilvl w:val="0"/>
          <w:numId w:val="69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PTT (CPAYPT)</w:t>
      </w:r>
    </w:p>
    <w:p w:rsidR="002B5321" w:rsidRPr="00150123" w:rsidRDefault="002B5321" w:rsidP="00357DCC">
      <w:pPr>
        <w:numPr>
          <w:ilvl w:val="0"/>
          <w:numId w:val="69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INSEE (CPAYIN)</w:t>
      </w:r>
    </w:p>
    <w:p w:rsidR="002B5321" w:rsidRPr="00150123" w:rsidRDefault="002B5321" w:rsidP="00357DCC">
      <w:pPr>
        <w:numPr>
          <w:ilvl w:val="0"/>
          <w:numId w:val="69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PAYS (LPAY)</w:t>
      </w:r>
    </w:p>
    <w:p w:rsidR="002B5321" w:rsidRPr="00150123" w:rsidRDefault="002B5321" w:rsidP="00357DCC">
      <w:pPr>
        <w:numPr>
          <w:ilvl w:val="0"/>
          <w:numId w:val="69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NATIONALITE (YL0NAT)</w:t>
      </w:r>
    </w:p>
    <w:p w:rsidR="002B5321" w:rsidRPr="00150123" w:rsidRDefault="002B5321" w:rsidP="00357DCC">
      <w:pPr>
        <w:numPr>
          <w:ilvl w:val="0"/>
          <w:numId w:val="69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ISO 2 (CPAYI2)</w:t>
      </w:r>
    </w:p>
    <w:p w:rsidR="002B5321" w:rsidRPr="00150123" w:rsidRDefault="002B5321" w:rsidP="00357DCC">
      <w:pPr>
        <w:numPr>
          <w:ilvl w:val="0"/>
          <w:numId w:val="69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ISO 3 NUM (CNPAYA)</w:t>
      </w:r>
    </w:p>
    <w:p w:rsidR="002B5321" w:rsidRPr="00150123" w:rsidRDefault="002B5321" w:rsidP="002B5321">
      <w:pPr>
        <w:autoSpaceDE w:val="0"/>
        <w:autoSpaceDN w:val="0"/>
        <w:adjustRightInd w:val="0"/>
        <w:rPr>
          <w:rFonts w:asciiTheme="minorHAnsi" w:hAnsiTheme="minorHAnsi" w:cstheme="minorHAnsi"/>
          <w:szCs w:val="24"/>
          <w:lang w:eastAsia="fr-FR" w:bidi="ar-SA"/>
        </w:rPr>
      </w:pPr>
    </w:p>
    <w:p w:rsidR="002B5321" w:rsidRPr="00150123" w:rsidRDefault="002B5321" w:rsidP="002B532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2B5321" w:rsidRPr="00150123" w:rsidRDefault="002B5321" w:rsidP="00357DCC">
      <w:pPr>
        <w:numPr>
          <w:ilvl w:val="0"/>
          <w:numId w:val="698"/>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DEBUT EFFET (YDFEFF)</w:t>
      </w:r>
    </w:p>
    <w:p w:rsidR="002B5321" w:rsidRPr="00150123" w:rsidRDefault="002B5321" w:rsidP="00357DCC">
      <w:pPr>
        <w:numPr>
          <w:ilvl w:val="0"/>
          <w:numId w:val="69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w:t>
      </w:r>
    </w:p>
    <w:p w:rsidR="002B5321" w:rsidRPr="00150123" w:rsidRDefault="002B5321" w:rsidP="00357DCC">
      <w:pPr>
        <w:numPr>
          <w:ilvl w:val="0"/>
          <w:numId w:val="69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CLOTURE (YDCLOT)</w:t>
      </w:r>
    </w:p>
    <w:p w:rsidR="002B5321" w:rsidRPr="00150123" w:rsidRDefault="002B5321" w:rsidP="002B5321">
      <w:pPr>
        <w:autoSpaceDE w:val="0"/>
        <w:autoSpaceDN w:val="0"/>
        <w:adjustRightInd w:val="0"/>
        <w:rPr>
          <w:rFonts w:asciiTheme="minorHAnsi" w:hAnsiTheme="minorHAnsi" w:cstheme="minorHAnsi"/>
          <w:szCs w:val="24"/>
          <w:lang w:eastAsia="fr-FR" w:bidi="ar-SA"/>
        </w:rPr>
      </w:pPr>
    </w:p>
    <w:p w:rsidR="002B5321" w:rsidRPr="00150123" w:rsidRDefault="002B5321" w:rsidP="002B532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2B5321" w:rsidRPr="00150123" w:rsidRDefault="002B5321" w:rsidP="00357DCC">
      <w:pPr>
        <w:numPr>
          <w:ilvl w:val="0"/>
          <w:numId w:val="69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RESIDENT CCB (CRESAC). La liste déroulante propose toutes les valeurs de la table ta_code_resident_lmtay554 qui ne sont pas closes (lignes de ta_code_resident_lmtay554 dont la DATE DE CLOTURE YDCLOT est supérieure strictement à la date du jour), accompagnées de leur libellé YLBRDT</w:t>
      </w:r>
    </w:p>
    <w:p w:rsidR="002B5321" w:rsidRPr="00150123" w:rsidRDefault="002B5321" w:rsidP="00357DCC">
      <w:pPr>
        <w:numPr>
          <w:ilvl w:val="0"/>
          <w:numId w:val="69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RGPR PAYS RISQ. CONTR (CRGPAY). La liste déroulante propose toutes les valeurs de la table ta_rgpr_pays_a_risque_de_contrepa_lmtay928 qui ne sont pas closes (lignes de ta_rgpr_pays_a_risque_de_contrepa_lmtay928 dont la DATE DE CLOTURE YDCLOT est supérieure strictement à la date du jour), accompagnées de leur libellé LRGPAY</w:t>
      </w:r>
    </w:p>
    <w:p w:rsidR="002B5321" w:rsidRPr="00150123" w:rsidRDefault="002B5321" w:rsidP="00357DCC">
      <w:pPr>
        <w:numPr>
          <w:ilvl w:val="0"/>
          <w:numId w:val="69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ZONE GEO PR RATIOS (CZGEOR). La liste déroulante propose toutes les valeurs de la table ta_zone_geographique_pr_ratios_re_lmtay948 qui ne sont pas closes (lignes de ta_zone_geographique_pr_ratios_re_lmtay948 dont la DATE DE CLOTURE YDCLOT est supérieure strictement à la date du jour), accompagnées de leur libellé LZGEOR</w:t>
      </w:r>
    </w:p>
    <w:p w:rsidR="002B5321" w:rsidRPr="00150123" w:rsidRDefault="002B5321" w:rsidP="002B5321">
      <w:pPr>
        <w:autoSpaceDE w:val="0"/>
        <w:autoSpaceDN w:val="0"/>
        <w:adjustRightInd w:val="0"/>
        <w:rPr>
          <w:rFonts w:asciiTheme="minorHAnsi" w:hAnsiTheme="minorHAnsi" w:cstheme="minorHAnsi"/>
          <w:szCs w:val="24"/>
          <w:lang w:eastAsia="fr-FR" w:bidi="ar-SA"/>
        </w:rPr>
      </w:pPr>
    </w:p>
    <w:p w:rsidR="002B5321" w:rsidRPr="00150123" w:rsidRDefault="002B5321" w:rsidP="002B532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issue de la table ta_choix_oui_non : </w:t>
      </w:r>
    </w:p>
    <w:p w:rsidR="002B5321" w:rsidRPr="00150123" w:rsidRDefault="002B5321" w:rsidP="00357DCC">
      <w:pPr>
        <w:numPr>
          <w:ilvl w:val="0"/>
          <w:numId w:val="70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EXISTENCE FISCALITE SPECIFIQ. (CEFISP)</w:t>
      </w:r>
    </w:p>
    <w:p w:rsidR="002B5321" w:rsidRPr="00150123" w:rsidRDefault="002B5321" w:rsidP="00357DCC">
      <w:pPr>
        <w:numPr>
          <w:ilvl w:val="0"/>
          <w:numId w:val="70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ZONE UE RCTR (TOPUE)</w:t>
      </w:r>
    </w:p>
    <w:p w:rsidR="002B5321" w:rsidRPr="00150123" w:rsidRDefault="002B5321" w:rsidP="00357DCC">
      <w:pPr>
        <w:numPr>
          <w:ilvl w:val="0"/>
          <w:numId w:val="70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ZONE PAYS SEPA (YTSEPA)</w:t>
      </w:r>
    </w:p>
    <w:p w:rsidR="002B5321" w:rsidRPr="00150123" w:rsidRDefault="002B5321" w:rsidP="00357DCC">
      <w:pPr>
        <w:numPr>
          <w:ilvl w:val="0"/>
          <w:numId w:val="70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ESPACE ECO EUROPEEN (YTPEEE)</w:t>
      </w:r>
    </w:p>
    <w:p w:rsidR="002B5321" w:rsidRPr="00150123" w:rsidRDefault="002B5321" w:rsidP="00357DCC">
      <w:pPr>
        <w:numPr>
          <w:ilvl w:val="0"/>
          <w:numId w:val="70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EUROLAND (EUROLD)</w:t>
      </w:r>
    </w:p>
    <w:p w:rsidR="002B5321" w:rsidRPr="00150123" w:rsidRDefault="002B5321" w:rsidP="00357DCC">
      <w:pPr>
        <w:numPr>
          <w:ilvl w:val="0"/>
          <w:numId w:val="70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NATIONAL FRANCE (YNLFCE)</w:t>
      </w:r>
    </w:p>
    <w:p w:rsidR="0035622E" w:rsidRPr="00150123" w:rsidRDefault="002B5321" w:rsidP="002B5321">
      <w:pPr>
        <w:tabs>
          <w:tab w:val="left" w:pos="3956"/>
        </w:tabs>
        <w:ind w:firstLine="708"/>
        <w:rPr>
          <w:rFonts w:asciiTheme="minorHAnsi" w:hAnsiTheme="minorHAnsi" w:cstheme="minorHAnsi"/>
          <w:szCs w:val="24"/>
          <w:lang w:eastAsia="fr-FR" w:bidi="ar-SA"/>
        </w:rPr>
      </w:pPr>
      <w:r w:rsidRPr="00150123">
        <w:rPr>
          <w:rFonts w:asciiTheme="minorHAnsi" w:hAnsiTheme="minorHAnsi" w:cstheme="minorHAnsi"/>
          <w:szCs w:val="24"/>
          <w:lang w:eastAsia="fr-FR" w:bidi="ar-SA"/>
        </w:rPr>
        <w:t>La liste déroulante propose pour chacune de ses zones toutes les valeurs de la table ta_choix_oui_non qui ne sont pas closes (lignes de ta_choix_oui_non dont la DATE DE CLOTURE YDCLOT est supérieure strictement à la date du jour)</w:t>
      </w:r>
    </w:p>
    <w:p w:rsidR="009B63C7" w:rsidRPr="004E2387" w:rsidRDefault="009B63C7" w:rsidP="009B63C7">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ta_pays_lmtay501</w:t>
      </w:r>
    </w:p>
    <w:p w:rsidR="009B63C7" w:rsidRPr="00150123" w:rsidRDefault="009B63C7" w:rsidP="00731266">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Données obligatoires : </w:t>
      </w:r>
    </w:p>
    <w:p w:rsidR="009B63C7" w:rsidRPr="00150123" w:rsidRDefault="009B63C7" w:rsidP="005B01C3">
      <w:pPr>
        <w:numPr>
          <w:ilvl w:val="0"/>
          <w:numId w:val="165"/>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ISO 3 (CPAY)</w:t>
      </w:r>
    </w:p>
    <w:p w:rsidR="009B63C7" w:rsidRPr="00150123" w:rsidRDefault="009B63C7" w:rsidP="005B01C3">
      <w:pPr>
        <w:numPr>
          <w:ilvl w:val="0"/>
          <w:numId w:val="16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PAYS (LPAY)</w:t>
      </w:r>
    </w:p>
    <w:p w:rsidR="009B63C7" w:rsidRPr="00150123" w:rsidRDefault="009B63C7" w:rsidP="005B01C3">
      <w:pPr>
        <w:numPr>
          <w:ilvl w:val="0"/>
          <w:numId w:val="16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ISO 2 (CPAYI2)</w:t>
      </w:r>
    </w:p>
    <w:p w:rsidR="009B63C7" w:rsidRPr="00150123" w:rsidRDefault="009B63C7" w:rsidP="009B63C7">
      <w:pPr>
        <w:autoSpaceDE w:val="0"/>
        <w:autoSpaceDN w:val="0"/>
        <w:adjustRightInd w:val="0"/>
        <w:rPr>
          <w:rFonts w:asciiTheme="minorHAnsi" w:hAnsiTheme="minorHAnsi" w:cstheme="minorHAnsi"/>
          <w:szCs w:val="24"/>
          <w:lang w:eastAsia="fr-FR" w:bidi="ar-SA"/>
        </w:rPr>
      </w:pPr>
    </w:p>
    <w:p w:rsidR="009B63C7" w:rsidRPr="00150123" w:rsidRDefault="009B63C7" w:rsidP="009B63C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9B63C7" w:rsidRPr="00150123" w:rsidRDefault="009B63C7" w:rsidP="005B01C3">
      <w:pPr>
        <w:numPr>
          <w:ilvl w:val="0"/>
          <w:numId w:val="166"/>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CODE PAYS ISO 3 (CPAY) : 3 caractères</w:t>
      </w:r>
    </w:p>
    <w:p w:rsidR="009B63C7" w:rsidRPr="00150123" w:rsidRDefault="009B63C7" w:rsidP="005B01C3">
      <w:pPr>
        <w:numPr>
          <w:ilvl w:val="0"/>
          <w:numId w:val="16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BDF / OSCE (CPAYBF) : 3 caractères</w:t>
      </w:r>
    </w:p>
    <w:p w:rsidR="009B63C7" w:rsidRPr="00150123" w:rsidRDefault="009B63C7" w:rsidP="005B01C3">
      <w:pPr>
        <w:numPr>
          <w:ilvl w:val="0"/>
          <w:numId w:val="16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PTT (CPAYPT) : 3 caractères</w:t>
      </w:r>
    </w:p>
    <w:p w:rsidR="009B63C7" w:rsidRPr="00150123" w:rsidRDefault="009B63C7" w:rsidP="005B01C3">
      <w:pPr>
        <w:numPr>
          <w:ilvl w:val="0"/>
          <w:numId w:val="16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INSEE (CPAYIN) : 3 caractères</w:t>
      </w:r>
    </w:p>
    <w:p w:rsidR="009B63C7" w:rsidRPr="00150123" w:rsidRDefault="009B63C7" w:rsidP="005B01C3">
      <w:pPr>
        <w:numPr>
          <w:ilvl w:val="0"/>
          <w:numId w:val="16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PAYS (LPAY) : 32 caractères</w:t>
      </w:r>
    </w:p>
    <w:p w:rsidR="009B63C7" w:rsidRPr="00150123" w:rsidRDefault="009B63C7" w:rsidP="005B01C3">
      <w:pPr>
        <w:numPr>
          <w:ilvl w:val="0"/>
          <w:numId w:val="16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NATIONALITE (YL0NAT) : 20 caractères</w:t>
      </w:r>
    </w:p>
    <w:p w:rsidR="009B63C7" w:rsidRPr="00150123" w:rsidRDefault="009B63C7" w:rsidP="005B01C3">
      <w:pPr>
        <w:numPr>
          <w:ilvl w:val="0"/>
          <w:numId w:val="16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ISO 2 (CPAYI2) : 2 caractères</w:t>
      </w:r>
    </w:p>
    <w:p w:rsidR="009B63C7" w:rsidRPr="00150123" w:rsidRDefault="009B63C7" w:rsidP="005B01C3">
      <w:pPr>
        <w:numPr>
          <w:ilvl w:val="0"/>
          <w:numId w:val="16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ISO 3 NUM (CNPAYA) : 3 caractères  </w:t>
      </w:r>
    </w:p>
    <w:p w:rsidR="009B63C7" w:rsidRPr="00150123" w:rsidRDefault="009B63C7" w:rsidP="009B63C7">
      <w:pPr>
        <w:autoSpaceDE w:val="0"/>
        <w:autoSpaceDN w:val="0"/>
        <w:adjustRightInd w:val="0"/>
        <w:rPr>
          <w:rFonts w:asciiTheme="minorHAnsi" w:hAnsiTheme="minorHAnsi" w:cstheme="minorHAnsi"/>
          <w:szCs w:val="24"/>
          <w:lang w:eastAsia="fr-FR" w:bidi="ar-SA"/>
        </w:rPr>
      </w:pPr>
    </w:p>
    <w:p w:rsidR="009B63C7" w:rsidRPr="00150123" w:rsidRDefault="009B63C7" w:rsidP="009B63C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9B63C7" w:rsidRPr="00150123" w:rsidRDefault="009B63C7" w:rsidP="005B01C3">
      <w:pPr>
        <w:numPr>
          <w:ilvl w:val="0"/>
          <w:numId w:val="16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CODE PAYS  ISO 3 (CPAY)</w:t>
      </w:r>
    </w:p>
    <w:p w:rsidR="009B63C7" w:rsidRPr="00150123" w:rsidRDefault="009B63C7" w:rsidP="005B01C3">
      <w:pPr>
        <w:numPr>
          <w:ilvl w:val="0"/>
          <w:numId w:val="16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CODE PAYS  ISO 2 (CPAYI2)</w:t>
      </w:r>
    </w:p>
    <w:p w:rsidR="009B63C7" w:rsidRPr="00150123" w:rsidRDefault="009B63C7" w:rsidP="005B01C3">
      <w:pPr>
        <w:numPr>
          <w:ilvl w:val="0"/>
          <w:numId w:val="16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CODE PAYS ISO 3 NUM (CNPAYA), lorsqu'il est renseigné</w:t>
      </w:r>
    </w:p>
    <w:p w:rsidR="009B63C7" w:rsidRPr="00150123" w:rsidRDefault="009B63C7" w:rsidP="009B63C7">
      <w:pPr>
        <w:autoSpaceDE w:val="0"/>
        <w:autoSpaceDN w:val="0"/>
        <w:adjustRightInd w:val="0"/>
        <w:rPr>
          <w:rFonts w:asciiTheme="minorHAnsi" w:hAnsiTheme="minorHAnsi" w:cstheme="minorHAnsi"/>
          <w:szCs w:val="24"/>
          <w:lang w:eastAsia="fr-FR" w:bidi="ar-SA"/>
        </w:rPr>
      </w:pPr>
    </w:p>
    <w:p w:rsidR="009B63C7" w:rsidRPr="00150123" w:rsidRDefault="009B63C7" w:rsidP="009B63C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9B63C7" w:rsidRPr="00150123" w:rsidRDefault="008F2813" w:rsidP="009B63C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w:t>
      </w:r>
      <w:r w:rsidR="009B63C7" w:rsidRPr="00150123">
        <w:rPr>
          <w:rFonts w:asciiTheme="minorHAnsi" w:hAnsiTheme="minorHAnsi" w:cstheme="minorHAnsi"/>
          <w:szCs w:val="24"/>
          <w:lang w:eastAsia="fr-FR" w:bidi="ar-SA"/>
        </w:rPr>
        <w:t xml:space="preserve"> DATE FIN EFFET (YDFEFF) doit être supérieure ou égale à la DATE DEBUT EFFET (YDDEFF)</w:t>
      </w:r>
    </w:p>
    <w:p w:rsidR="009B63C7" w:rsidRPr="00150123" w:rsidRDefault="009B63C7" w:rsidP="009B63C7">
      <w:pPr>
        <w:autoSpaceDE w:val="0"/>
        <w:autoSpaceDN w:val="0"/>
        <w:adjustRightInd w:val="0"/>
        <w:rPr>
          <w:rFonts w:asciiTheme="minorHAnsi" w:hAnsiTheme="minorHAnsi" w:cstheme="minorHAnsi"/>
          <w:szCs w:val="24"/>
          <w:lang w:eastAsia="fr-FR" w:bidi="ar-SA"/>
        </w:rPr>
      </w:pPr>
    </w:p>
    <w:p w:rsidR="009B63C7" w:rsidRPr="00150123" w:rsidRDefault="009B63C7" w:rsidP="009B63C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Caractères autorisés (ne concerne que les champs de saisie. Les dates et les listes déroulantes sont exclues de ces contrôles) :</w:t>
      </w:r>
    </w:p>
    <w:p w:rsidR="009B63C7" w:rsidRPr="00150123" w:rsidRDefault="009B63C7" w:rsidP="009B63C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les champs de saisie :</w:t>
      </w:r>
    </w:p>
    <w:p w:rsidR="009B63C7" w:rsidRPr="00150123" w:rsidRDefault="009B63C7" w:rsidP="005B01C3">
      <w:pPr>
        <w:numPr>
          <w:ilvl w:val="0"/>
          <w:numId w:val="168"/>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ISO 3 (CPAY)</w:t>
      </w:r>
    </w:p>
    <w:p w:rsidR="009B63C7" w:rsidRPr="00150123" w:rsidRDefault="009B63C7" w:rsidP="005B01C3">
      <w:pPr>
        <w:numPr>
          <w:ilvl w:val="0"/>
          <w:numId w:val="16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BDF / OSCE (CPAYBF)  </w:t>
      </w:r>
    </w:p>
    <w:p w:rsidR="009B63C7" w:rsidRPr="00150123" w:rsidRDefault="009B63C7" w:rsidP="005B01C3">
      <w:pPr>
        <w:numPr>
          <w:ilvl w:val="0"/>
          <w:numId w:val="16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PTT (CPAYPT) </w:t>
      </w:r>
    </w:p>
    <w:p w:rsidR="009B63C7" w:rsidRPr="00150123" w:rsidRDefault="009B63C7" w:rsidP="005B01C3">
      <w:pPr>
        <w:numPr>
          <w:ilvl w:val="0"/>
          <w:numId w:val="16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INSEE (CPAYIN) </w:t>
      </w:r>
    </w:p>
    <w:p w:rsidR="009B63C7" w:rsidRPr="00150123" w:rsidRDefault="009B63C7" w:rsidP="005B01C3">
      <w:pPr>
        <w:numPr>
          <w:ilvl w:val="0"/>
          <w:numId w:val="16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LIBELLE PAYS (LPAY) </w:t>
      </w:r>
    </w:p>
    <w:p w:rsidR="009B63C7" w:rsidRPr="00150123" w:rsidRDefault="009B63C7" w:rsidP="005B01C3">
      <w:pPr>
        <w:numPr>
          <w:ilvl w:val="0"/>
          <w:numId w:val="16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NATIONALITE (YL0NAT)</w:t>
      </w:r>
    </w:p>
    <w:p w:rsidR="009B63C7" w:rsidRPr="00150123" w:rsidRDefault="009B63C7" w:rsidP="005B01C3">
      <w:pPr>
        <w:numPr>
          <w:ilvl w:val="0"/>
          <w:numId w:val="16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ISO 2 (CPAYI2) </w:t>
      </w:r>
    </w:p>
    <w:p w:rsidR="009B63C7" w:rsidRPr="00150123" w:rsidRDefault="008F2813" w:rsidP="009B63C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Sont</w:t>
      </w:r>
      <w:r w:rsidR="009B63C7" w:rsidRPr="00150123">
        <w:rPr>
          <w:rFonts w:asciiTheme="minorHAnsi" w:hAnsiTheme="minorHAnsi" w:cstheme="minorHAnsi"/>
          <w:szCs w:val="24"/>
          <w:lang w:eastAsia="fr-FR" w:bidi="ar-SA"/>
        </w:rPr>
        <w:t xml:space="preserve"> : </w:t>
      </w:r>
    </w:p>
    <w:p w:rsidR="009B63C7" w:rsidRPr="00150123" w:rsidRDefault="009B63C7" w:rsidP="005B01C3">
      <w:pPr>
        <w:numPr>
          <w:ilvl w:val="0"/>
          <w:numId w:val="16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alphanumériques en majuscules non accentuées (soit A-Z),</w:t>
      </w:r>
    </w:p>
    <w:p w:rsidR="009B63C7" w:rsidRPr="00150123" w:rsidRDefault="009B63C7" w:rsidP="005B01C3">
      <w:pPr>
        <w:numPr>
          <w:ilvl w:val="0"/>
          <w:numId w:val="16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chiffres 0-9,</w:t>
      </w:r>
    </w:p>
    <w:p w:rsidR="009B63C7" w:rsidRPr="00150123" w:rsidRDefault="009B63C7" w:rsidP="005B01C3">
      <w:pPr>
        <w:numPr>
          <w:ilvl w:val="0"/>
          <w:numId w:val="16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séparateurs ‘ - . ,  /  , </w:t>
      </w:r>
    </w:p>
    <w:p w:rsidR="009B63C7" w:rsidRPr="00150123" w:rsidRDefault="009B63C7" w:rsidP="005B01C3">
      <w:pPr>
        <w:numPr>
          <w:ilvl w:val="0"/>
          <w:numId w:val="16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tiret bas ou underscore _,</w:t>
      </w:r>
    </w:p>
    <w:p w:rsidR="009B63C7" w:rsidRPr="00150123" w:rsidRDefault="009B63C7" w:rsidP="009B63C7">
      <w:pPr>
        <w:autoSpaceDE w:val="0"/>
        <w:autoSpaceDN w:val="0"/>
        <w:adjustRightInd w:val="0"/>
        <w:rPr>
          <w:rFonts w:asciiTheme="minorHAnsi" w:hAnsiTheme="minorHAnsi" w:cstheme="minorHAnsi"/>
          <w:szCs w:val="24"/>
          <w:lang w:eastAsia="fr-FR" w:bidi="ar-SA"/>
        </w:rPr>
      </w:pPr>
    </w:p>
    <w:p w:rsidR="009B63C7" w:rsidRPr="00150123" w:rsidRDefault="009B63C7" w:rsidP="009B63C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 champ de saisie CODE PAYS ISO 3 NUM (CNPAYA) sont les chiffres 0-9 si le champ est renseigné. Les valeurs autorisées pour ce champ sont donc :</w:t>
      </w:r>
    </w:p>
    <w:p w:rsidR="009B63C7" w:rsidRPr="00150123" w:rsidRDefault="009B63C7" w:rsidP="005B01C3">
      <w:pPr>
        <w:numPr>
          <w:ilvl w:val="0"/>
          <w:numId w:val="17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combinaisons de 3 chiffres</w:t>
      </w:r>
    </w:p>
    <w:p w:rsidR="009B63C7" w:rsidRPr="00150123" w:rsidRDefault="009B63C7" w:rsidP="005B01C3">
      <w:pPr>
        <w:numPr>
          <w:ilvl w:val="0"/>
          <w:numId w:val="17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si le champ n’est pas renseigné, la valeur «   » </w:t>
      </w:r>
    </w:p>
    <w:p w:rsidR="009B63C7" w:rsidRPr="00150123" w:rsidRDefault="009B63C7" w:rsidP="009B63C7">
      <w:pPr>
        <w:autoSpaceDE w:val="0"/>
        <w:autoSpaceDN w:val="0"/>
        <w:adjustRightInd w:val="0"/>
        <w:rPr>
          <w:rFonts w:asciiTheme="minorHAnsi" w:hAnsiTheme="minorHAnsi" w:cstheme="minorHAnsi"/>
          <w:szCs w:val="24"/>
          <w:lang w:eastAsia="fr-FR" w:bidi="ar-SA"/>
        </w:rPr>
      </w:pPr>
    </w:p>
    <w:p w:rsidR="009B63C7" w:rsidRPr="00150123" w:rsidRDefault="009B63C7" w:rsidP="009B63C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150123">
        <w:rPr>
          <w:rFonts w:asciiTheme="minorHAnsi" w:hAnsiTheme="minorHAnsi" w:cstheme="minorHAnsi"/>
          <w:szCs w:val="24"/>
          <w:lang w:eastAsia="fr-FR" w:bidi="ar-SA"/>
        </w:rPr>
        <w:t xml:space="preserve"> </w:t>
      </w:r>
    </w:p>
    <w:p w:rsidR="009B63C7" w:rsidRPr="00150123" w:rsidRDefault="009B63C7" w:rsidP="005B01C3">
      <w:pPr>
        <w:numPr>
          <w:ilvl w:val="0"/>
          <w:numId w:val="171"/>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DEBUT EFFET (YDDEFF) est totalement indépendante de celle de la DATE CLOTURE (YDCLOT) </w:t>
      </w:r>
    </w:p>
    <w:p w:rsidR="009B63C7" w:rsidRPr="00150123" w:rsidRDefault="009B63C7" w:rsidP="005B01C3">
      <w:pPr>
        <w:numPr>
          <w:ilvl w:val="0"/>
          <w:numId w:val="171"/>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FIN EFFET (YDFEFF) est totalement indépendante de celle de la DATE CLOTURE (YDCLOT) </w:t>
      </w:r>
    </w:p>
    <w:p w:rsidR="009B63C7" w:rsidRPr="00150123" w:rsidRDefault="009B63C7" w:rsidP="005B01C3">
      <w:pPr>
        <w:numPr>
          <w:ilvl w:val="0"/>
          <w:numId w:val="171"/>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BDF / OSCE (CPAYBF) est facultatif</w:t>
      </w:r>
    </w:p>
    <w:p w:rsidR="009B63C7" w:rsidRPr="00150123" w:rsidRDefault="009B63C7" w:rsidP="005B01C3">
      <w:pPr>
        <w:numPr>
          <w:ilvl w:val="0"/>
          <w:numId w:val="171"/>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le CODE PAYS PTT (CPAYPT est facultatif</w:t>
      </w:r>
    </w:p>
    <w:p w:rsidR="009B63C7" w:rsidRPr="00150123" w:rsidRDefault="009B63C7" w:rsidP="005B01C3">
      <w:pPr>
        <w:numPr>
          <w:ilvl w:val="0"/>
          <w:numId w:val="171"/>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INSEE (CPAYIN) est facultatif</w:t>
      </w:r>
    </w:p>
    <w:p w:rsidR="009B63C7" w:rsidRPr="00150123" w:rsidRDefault="009B63C7" w:rsidP="005B01C3">
      <w:pPr>
        <w:numPr>
          <w:ilvl w:val="0"/>
          <w:numId w:val="171"/>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NATIONALITE (YL0NAT) est facultatif</w:t>
      </w:r>
    </w:p>
    <w:p w:rsidR="009B63C7" w:rsidRPr="00150123" w:rsidRDefault="009B63C7" w:rsidP="009B63C7">
      <w:pPr>
        <w:tabs>
          <w:tab w:val="left" w:pos="1124"/>
        </w:tabs>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ISO 3 NUM (CNPAYA) est facultatif</w:t>
      </w:r>
    </w:p>
    <w:p w:rsidR="0035622E" w:rsidRPr="00150123" w:rsidRDefault="0035622E" w:rsidP="002704D6">
      <w:pPr>
        <w:rPr>
          <w:rFonts w:asciiTheme="minorHAnsi" w:hAnsiTheme="minorHAnsi" w:cstheme="minorHAnsi"/>
          <w:szCs w:val="24"/>
          <w:lang w:eastAsia="fr-FR" w:bidi="ar-SA"/>
        </w:rPr>
      </w:pPr>
    </w:p>
    <w:p w:rsidR="00616AA5" w:rsidRPr="004E2387" w:rsidRDefault="00616AA5" w:rsidP="00616AA5">
      <w:pPr>
        <w:pStyle w:val="Titre4"/>
        <w:rPr>
          <w:rFonts w:asciiTheme="minorHAnsi" w:hAnsiTheme="minorHAnsi" w:cstheme="minorHAnsi"/>
        </w:rPr>
      </w:pPr>
      <w:r w:rsidRPr="004E2387">
        <w:rPr>
          <w:rFonts w:asciiTheme="minorHAnsi" w:hAnsiTheme="minorHAnsi" w:cstheme="minorHAnsi"/>
        </w:rPr>
        <w:t>Modification : contrôle des données de ta_pays_lmtay501</w:t>
      </w: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Données obligatoires : </w:t>
      </w:r>
    </w:p>
    <w:p w:rsidR="00616AA5" w:rsidRPr="00150123" w:rsidRDefault="00616AA5" w:rsidP="005B01C3">
      <w:pPr>
        <w:numPr>
          <w:ilvl w:val="0"/>
          <w:numId w:val="338"/>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PAYS (LPAY)</w:t>
      </w:r>
    </w:p>
    <w:p w:rsidR="00616AA5" w:rsidRPr="00150123" w:rsidRDefault="00616AA5" w:rsidP="005B01C3">
      <w:pPr>
        <w:numPr>
          <w:ilvl w:val="0"/>
          <w:numId w:val="338"/>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ISO 2 (CPAYI2)</w:t>
      </w:r>
    </w:p>
    <w:p w:rsidR="00616AA5" w:rsidRPr="00150123" w:rsidRDefault="00616AA5" w:rsidP="00616AA5">
      <w:pPr>
        <w:autoSpaceDE w:val="0"/>
        <w:autoSpaceDN w:val="0"/>
        <w:adjustRightInd w:val="0"/>
        <w:rPr>
          <w:rFonts w:asciiTheme="minorHAnsi" w:hAnsiTheme="minorHAnsi" w:cstheme="minorHAnsi"/>
          <w:szCs w:val="24"/>
          <w:lang w:eastAsia="fr-FR" w:bidi="ar-SA"/>
        </w:rPr>
      </w:pP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616AA5" w:rsidRPr="00150123" w:rsidRDefault="00616AA5" w:rsidP="005B01C3">
      <w:pPr>
        <w:numPr>
          <w:ilvl w:val="0"/>
          <w:numId w:val="339"/>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BDF / OSCE (CPAYBF) : 3 caractères</w:t>
      </w:r>
    </w:p>
    <w:p w:rsidR="00616AA5" w:rsidRPr="00150123" w:rsidRDefault="00616AA5" w:rsidP="005B01C3">
      <w:pPr>
        <w:numPr>
          <w:ilvl w:val="0"/>
          <w:numId w:val="339"/>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PTT (CPAYPT) : 3 caractères</w:t>
      </w:r>
    </w:p>
    <w:p w:rsidR="00616AA5" w:rsidRPr="00150123" w:rsidRDefault="00616AA5" w:rsidP="005B01C3">
      <w:pPr>
        <w:numPr>
          <w:ilvl w:val="0"/>
          <w:numId w:val="339"/>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INSEE (CPAYIN) : 3 caractères</w:t>
      </w:r>
    </w:p>
    <w:p w:rsidR="00616AA5" w:rsidRPr="00150123" w:rsidRDefault="00616AA5" w:rsidP="005B01C3">
      <w:pPr>
        <w:numPr>
          <w:ilvl w:val="0"/>
          <w:numId w:val="339"/>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PAYS (LPAY) : 32 caractères</w:t>
      </w:r>
    </w:p>
    <w:p w:rsidR="00616AA5" w:rsidRPr="00150123" w:rsidRDefault="00616AA5" w:rsidP="005B01C3">
      <w:pPr>
        <w:numPr>
          <w:ilvl w:val="0"/>
          <w:numId w:val="339"/>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NATIONALITE (YL0NAT) : 20 caractères</w:t>
      </w:r>
    </w:p>
    <w:p w:rsidR="00616AA5" w:rsidRPr="00150123" w:rsidRDefault="00616AA5" w:rsidP="005B01C3">
      <w:pPr>
        <w:numPr>
          <w:ilvl w:val="0"/>
          <w:numId w:val="339"/>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ISO 2 (CPAYI2) : 2 caractères</w:t>
      </w:r>
    </w:p>
    <w:p w:rsidR="00616AA5" w:rsidRPr="00150123" w:rsidRDefault="00616AA5" w:rsidP="005B01C3">
      <w:pPr>
        <w:numPr>
          <w:ilvl w:val="0"/>
          <w:numId w:val="339"/>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ISO 3 NUM (CNPAYA) : 3 caractères  </w:t>
      </w:r>
    </w:p>
    <w:p w:rsidR="00616AA5" w:rsidRPr="00150123" w:rsidRDefault="00616AA5" w:rsidP="00616AA5">
      <w:pPr>
        <w:autoSpaceDE w:val="0"/>
        <w:autoSpaceDN w:val="0"/>
        <w:adjustRightInd w:val="0"/>
        <w:rPr>
          <w:rFonts w:asciiTheme="minorHAnsi" w:hAnsiTheme="minorHAnsi" w:cstheme="minorHAnsi"/>
          <w:szCs w:val="24"/>
          <w:lang w:eastAsia="fr-FR" w:bidi="ar-SA"/>
        </w:rPr>
      </w:pP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CODE PAYS  ISO 2 (CPAYI2)</w:t>
      </w: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CODE PAYS ISO 3 NUM (CNPAYA), lorsqu'il est renseigné</w:t>
      </w:r>
    </w:p>
    <w:p w:rsidR="00616AA5" w:rsidRPr="00150123" w:rsidRDefault="00616AA5" w:rsidP="00616AA5">
      <w:pPr>
        <w:autoSpaceDE w:val="0"/>
        <w:autoSpaceDN w:val="0"/>
        <w:adjustRightInd w:val="0"/>
        <w:rPr>
          <w:rFonts w:asciiTheme="minorHAnsi" w:hAnsiTheme="minorHAnsi" w:cstheme="minorHAnsi"/>
          <w:szCs w:val="24"/>
          <w:lang w:eastAsia="fr-FR" w:bidi="ar-SA"/>
        </w:rPr>
      </w:pP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616AA5" w:rsidRPr="00150123" w:rsidRDefault="00616AA5" w:rsidP="00616AA5">
      <w:pPr>
        <w:autoSpaceDE w:val="0"/>
        <w:autoSpaceDN w:val="0"/>
        <w:adjustRightInd w:val="0"/>
        <w:rPr>
          <w:rFonts w:asciiTheme="minorHAnsi" w:hAnsiTheme="minorHAnsi" w:cstheme="minorHAnsi"/>
          <w:szCs w:val="24"/>
          <w:lang w:eastAsia="fr-FR" w:bidi="ar-SA"/>
        </w:rPr>
      </w:pP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Caractères autorisés (ne concerne que les champs de saisie. Les dates et les listes déroulantes sont exclues de ces contrôles) :</w:t>
      </w: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les champs de saisie :</w:t>
      </w:r>
    </w:p>
    <w:p w:rsidR="00616AA5" w:rsidRPr="00150123" w:rsidRDefault="00616AA5" w:rsidP="005B01C3">
      <w:pPr>
        <w:numPr>
          <w:ilvl w:val="0"/>
          <w:numId w:val="340"/>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BDF / OSCE (CPAYBF)  </w:t>
      </w:r>
    </w:p>
    <w:p w:rsidR="00616AA5" w:rsidRPr="00150123" w:rsidRDefault="00616AA5" w:rsidP="005B01C3">
      <w:pPr>
        <w:numPr>
          <w:ilvl w:val="0"/>
          <w:numId w:val="34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PTT (CPAYPT) </w:t>
      </w:r>
    </w:p>
    <w:p w:rsidR="00616AA5" w:rsidRPr="00150123" w:rsidRDefault="00616AA5" w:rsidP="005B01C3">
      <w:pPr>
        <w:numPr>
          <w:ilvl w:val="0"/>
          <w:numId w:val="34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INSEE (CPAYIN) </w:t>
      </w:r>
    </w:p>
    <w:p w:rsidR="00616AA5" w:rsidRPr="00150123" w:rsidRDefault="00616AA5" w:rsidP="005B01C3">
      <w:pPr>
        <w:numPr>
          <w:ilvl w:val="0"/>
          <w:numId w:val="34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LIBELLE PAYS (LPAY) </w:t>
      </w:r>
    </w:p>
    <w:p w:rsidR="00616AA5" w:rsidRPr="00150123" w:rsidRDefault="00616AA5" w:rsidP="005B01C3">
      <w:pPr>
        <w:numPr>
          <w:ilvl w:val="0"/>
          <w:numId w:val="34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NATIONALITE (YL0NAT)</w:t>
      </w:r>
    </w:p>
    <w:p w:rsidR="00616AA5" w:rsidRPr="00150123" w:rsidRDefault="00616AA5" w:rsidP="005B01C3">
      <w:pPr>
        <w:numPr>
          <w:ilvl w:val="0"/>
          <w:numId w:val="34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ISO 2 (CPAYI2) </w:t>
      </w: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sont : </w:t>
      </w:r>
    </w:p>
    <w:p w:rsidR="00616AA5" w:rsidRPr="00150123" w:rsidRDefault="00616AA5" w:rsidP="005B01C3">
      <w:pPr>
        <w:numPr>
          <w:ilvl w:val="0"/>
          <w:numId w:val="341"/>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alphanumériques en majuscules non accentuées (soit A-Z),</w:t>
      </w:r>
    </w:p>
    <w:p w:rsidR="00616AA5" w:rsidRPr="00150123" w:rsidRDefault="00616AA5" w:rsidP="005B01C3">
      <w:pPr>
        <w:numPr>
          <w:ilvl w:val="0"/>
          <w:numId w:val="341"/>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chiffres 0-9,</w:t>
      </w:r>
    </w:p>
    <w:p w:rsidR="00616AA5" w:rsidRPr="00150123" w:rsidRDefault="00616AA5" w:rsidP="005B01C3">
      <w:pPr>
        <w:numPr>
          <w:ilvl w:val="0"/>
          <w:numId w:val="341"/>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séparateurs ‘ - . ,  /  , </w:t>
      </w:r>
    </w:p>
    <w:p w:rsidR="00616AA5" w:rsidRPr="00150123" w:rsidRDefault="00616AA5" w:rsidP="005B01C3">
      <w:pPr>
        <w:numPr>
          <w:ilvl w:val="0"/>
          <w:numId w:val="341"/>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tiret bas ou underscore _,</w:t>
      </w:r>
    </w:p>
    <w:p w:rsidR="00616AA5" w:rsidRPr="00150123" w:rsidRDefault="00616AA5" w:rsidP="00616AA5">
      <w:pPr>
        <w:autoSpaceDE w:val="0"/>
        <w:autoSpaceDN w:val="0"/>
        <w:adjustRightInd w:val="0"/>
        <w:rPr>
          <w:rFonts w:asciiTheme="minorHAnsi" w:hAnsiTheme="minorHAnsi" w:cstheme="minorHAnsi"/>
          <w:szCs w:val="24"/>
          <w:lang w:eastAsia="fr-FR" w:bidi="ar-SA"/>
        </w:rPr>
      </w:pP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 champ de saisie CODE PAYS ISO 3 NUM (CNPAYA) sont les chiffres 0-9 si le champ est renseigné. Les valeurs autorisées pour ce champ sont donc :</w:t>
      </w:r>
    </w:p>
    <w:p w:rsidR="00616AA5" w:rsidRPr="00150123" w:rsidRDefault="00616AA5" w:rsidP="005B01C3">
      <w:pPr>
        <w:numPr>
          <w:ilvl w:val="0"/>
          <w:numId w:val="342"/>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les combinaisons de 3 chiffres</w:t>
      </w:r>
    </w:p>
    <w:p w:rsidR="00616AA5" w:rsidRPr="00150123" w:rsidRDefault="00616AA5" w:rsidP="005B01C3">
      <w:pPr>
        <w:numPr>
          <w:ilvl w:val="0"/>
          <w:numId w:val="342"/>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si le champ n’est pas renseigné, la valeur «   » </w:t>
      </w:r>
    </w:p>
    <w:p w:rsidR="00616AA5" w:rsidRPr="00150123" w:rsidRDefault="00616AA5" w:rsidP="00616AA5">
      <w:pPr>
        <w:autoSpaceDE w:val="0"/>
        <w:autoSpaceDN w:val="0"/>
        <w:adjustRightInd w:val="0"/>
        <w:rPr>
          <w:rFonts w:asciiTheme="minorHAnsi" w:hAnsiTheme="minorHAnsi" w:cstheme="minorHAnsi"/>
          <w:szCs w:val="24"/>
          <w:lang w:eastAsia="fr-FR" w:bidi="ar-SA"/>
        </w:rPr>
      </w:pP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150123">
        <w:rPr>
          <w:rFonts w:asciiTheme="minorHAnsi" w:hAnsiTheme="minorHAnsi" w:cstheme="minorHAnsi"/>
          <w:szCs w:val="24"/>
          <w:lang w:eastAsia="fr-FR" w:bidi="ar-SA"/>
        </w:rPr>
        <w:t xml:space="preserve"> </w:t>
      </w:r>
    </w:p>
    <w:p w:rsidR="00616AA5" w:rsidRPr="00150123" w:rsidRDefault="00616AA5" w:rsidP="005B01C3">
      <w:pPr>
        <w:numPr>
          <w:ilvl w:val="0"/>
          <w:numId w:val="343"/>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DEBUT EFFET (YDDEFF) est totalement indépendante de celle de la DATE CLOTURE (YDCLOT) </w:t>
      </w:r>
    </w:p>
    <w:p w:rsidR="00616AA5" w:rsidRPr="00150123" w:rsidRDefault="00616AA5" w:rsidP="005B01C3">
      <w:pPr>
        <w:numPr>
          <w:ilvl w:val="0"/>
          <w:numId w:val="343"/>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FIN EFFET (YDFEFF) est totalement indépendante de celle de la DATE CLOTURE (YDCLOT) </w:t>
      </w:r>
    </w:p>
    <w:p w:rsidR="00616AA5" w:rsidRPr="00150123" w:rsidRDefault="00616AA5" w:rsidP="005B01C3">
      <w:pPr>
        <w:numPr>
          <w:ilvl w:val="0"/>
          <w:numId w:val="343"/>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BDF / OSCE (CPAYBF) est facultatif</w:t>
      </w:r>
    </w:p>
    <w:p w:rsidR="00616AA5" w:rsidRPr="00150123" w:rsidRDefault="00616AA5" w:rsidP="005B01C3">
      <w:pPr>
        <w:numPr>
          <w:ilvl w:val="0"/>
          <w:numId w:val="343"/>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PTT (CPAYPT est facultatif</w:t>
      </w:r>
    </w:p>
    <w:p w:rsidR="00616AA5" w:rsidRPr="00150123" w:rsidRDefault="00616AA5" w:rsidP="005B01C3">
      <w:pPr>
        <w:numPr>
          <w:ilvl w:val="0"/>
          <w:numId w:val="343"/>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INSEE (CPAYIN) est facultatif</w:t>
      </w:r>
    </w:p>
    <w:p w:rsidR="00616AA5" w:rsidRPr="00150123" w:rsidRDefault="00616AA5" w:rsidP="005B01C3">
      <w:pPr>
        <w:numPr>
          <w:ilvl w:val="0"/>
          <w:numId w:val="343"/>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NATIONALITE (YL0NAT) est facultatif</w:t>
      </w:r>
    </w:p>
    <w:p w:rsidR="00616AA5" w:rsidRPr="00150123" w:rsidRDefault="00616AA5" w:rsidP="00616AA5">
      <w:pPr>
        <w:tabs>
          <w:tab w:val="left" w:pos="1867"/>
        </w:tabs>
        <w:autoSpaceDE w:val="0"/>
        <w:autoSpaceDN w:val="0"/>
        <w:adjustRightInd w:val="0"/>
        <w:rPr>
          <w:rFonts w:asciiTheme="minorHAnsi" w:hAnsiTheme="minorHAnsi" w:cstheme="minorHAnsi"/>
          <w:szCs w:val="24"/>
        </w:rPr>
      </w:pPr>
      <w:r w:rsidRPr="00150123">
        <w:rPr>
          <w:rFonts w:asciiTheme="minorHAnsi" w:hAnsiTheme="minorHAnsi" w:cstheme="minorHAnsi"/>
          <w:szCs w:val="24"/>
          <w:lang w:eastAsia="fr-FR" w:bidi="ar-SA"/>
        </w:rPr>
        <w:t>Le CODE PAYS ISO 3 NUM (CNPAYA) est facultatif</w:t>
      </w:r>
    </w:p>
    <w:p w:rsidR="00616AA5" w:rsidRDefault="00443028" w:rsidP="00443028">
      <w:pPr>
        <w:pStyle w:val="Titre4"/>
        <w:rPr>
          <w:rFonts w:asciiTheme="minorHAnsi" w:hAnsiTheme="minorHAnsi" w:cstheme="minorHAnsi"/>
        </w:rPr>
      </w:pPr>
      <w:r w:rsidRPr="00443028">
        <w:rPr>
          <w:rFonts w:asciiTheme="minorHAnsi" w:hAnsiTheme="minorHAnsi" w:cstheme="minorHAnsi"/>
        </w:rPr>
        <w:t>Modification : renseignement des données de ta_pays_lmtay501</w:t>
      </w:r>
    </w:p>
    <w:p w:rsidR="00443028" w:rsidRPr="00150123" w:rsidRDefault="00443028" w:rsidP="0044302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en saisie libre : </w:t>
      </w:r>
    </w:p>
    <w:p w:rsidR="00443028" w:rsidRPr="00150123" w:rsidRDefault="00443028" w:rsidP="00357DCC">
      <w:pPr>
        <w:numPr>
          <w:ilvl w:val="0"/>
          <w:numId w:val="50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BDF / OSCE (CPAYBF)</w:t>
      </w:r>
    </w:p>
    <w:p w:rsidR="00443028" w:rsidRPr="00150123" w:rsidRDefault="00443028" w:rsidP="00357DCC">
      <w:pPr>
        <w:numPr>
          <w:ilvl w:val="0"/>
          <w:numId w:val="50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PTT (CPAYPT)</w:t>
      </w:r>
    </w:p>
    <w:p w:rsidR="00443028" w:rsidRPr="00150123" w:rsidRDefault="00443028" w:rsidP="00357DCC">
      <w:pPr>
        <w:numPr>
          <w:ilvl w:val="0"/>
          <w:numId w:val="50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INSEE (CPAYIN)</w:t>
      </w:r>
    </w:p>
    <w:p w:rsidR="00443028" w:rsidRPr="00150123" w:rsidRDefault="00443028" w:rsidP="00357DCC">
      <w:pPr>
        <w:numPr>
          <w:ilvl w:val="0"/>
          <w:numId w:val="50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PAYS (LPAY)</w:t>
      </w:r>
    </w:p>
    <w:p w:rsidR="00443028" w:rsidRPr="00150123" w:rsidRDefault="00443028" w:rsidP="00357DCC">
      <w:pPr>
        <w:numPr>
          <w:ilvl w:val="0"/>
          <w:numId w:val="50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NATIONALITE (YL0NAT)</w:t>
      </w:r>
    </w:p>
    <w:p w:rsidR="00443028" w:rsidRPr="00150123" w:rsidRDefault="00443028" w:rsidP="00357DCC">
      <w:pPr>
        <w:numPr>
          <w:ilvl w:val="0"/>
          <w:numId w:val="50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ISO 2 (CPAYI2)</w:t>
      </w:r>
    </w:p>
    <w:p w:rsidR="00443028" w:rsidRPr="00150123" w:rsidRDefault="00443028" w:rsidP="00357DCC">
      <w:pPr>
        <w:numPr>
          <w:ilvl w:val="0"/>
          <w:numId w:val="50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ISO 3 NUM (CNPAYA)</w:t>
      </w:r>
    </w:p>
    <w:p w:rsidR="00443028" w:rsidRPr="00150123" w:rsidRDefault="00443028" w:rsidP="00443028">
      <w:pPr>
        <w:rPr>
          <w:rFonts w:asciiTheme="minorHAnsi" w:hAnsiTheme="minorHAnsi" w:cstheme="minorHAnsi"/>
          <w:szCs w:val="24"/>
        </w:rPr>
      </w:pPr>
    </w:p>
    <w:p w:rsidR="008A6E6E" w:rsidRPr="00150123" w:rsidRDefault="008A6E6E">
      <w:pPr>
        <w:rPr>
          <w:rFonts w:asciiTheme="minorHAnsi" w:hAnsiTheme="minorHAnsi" w:cstheme="minorHAnsi"/>
          <w:szCs w:val="24"/>
        </w:rPr>
      </w:pPr>
      <w:r w:rsidRPr="00150123">
        <w:rPr>
          <w:rFonts w:asciiTheme="minorHAnsi" w:hAnsiTheme="minorHAnsi" w:cstheme="minorHAnsi"/>
          <w:szCs w:val="24"/>
        </w:rPr>
        <w:br w:type="page"/>
      </w:r>
    </w:p>
    <w:p w:rsidR="00616AA5" w:rsidRPr="00BF16B6" w:rsidRDefault="00616AA5" w:rsidP="00616AA5">
      <w:pPr>
        <w:pStyle w:val="Titre3"/>
      </w:pPr>
      <w:bookmarkStart w:id="832" w:name="_Toc515444395"/>
      <w:r w:rsidRPr="00BF16B6">
        <w:lastRenderedPageBreak/>
        <w:t>ta_devise_lmtay502</w:t>
      </w:r>
      <w:bookmarkEnd w:id="832"/>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lmtay502</w:instrText>
      </w:r>
      <w:r w:rsidR="005A639E">
        <w:instrText xml:space="preserve">" </w:instrText>
      </w:r>
      <w:r w:rsidR="005A639E">
        <w:rPr>
          <w:rFonts w:asciiTheme="minorHAnsi" w:hAnsiTheme="minorHAnsi" w:cstheme="minorHAnsi"/>
        </w:rPr>
        <w:fldChar w:fldCharType="end"/>
      </w:r>
    </w:p>
    <w:p w:rsidR="008A6E6E" w:rsidRPr="00150123" w:rsidRDefault="008A6E6E" w:rsidP="008A6E6E">
      <w:pPr>
        <w:rPr>
          <w:rFonts w:asciiTheme="minorHAnsi" w:hAnsiTheme="minorHAnsi" w:cstheme="minorHAnsi"/>
          <w:szCs w:val="24"/>
        </w:rPr>
      </w:pPr>
      <w:r w:rsidRPr="00150123">
        <w:rPr>
          <w:rFonts w:asciiTheme="minorHAnsi" w:hAnsiTheme="minorHAnsi" w:cstheme="minorHAnsi"/>
          <w:szCs w:val="24"/>
        </w:rPr>
        <w:t>Cette table constitue le répertoire des devises ISO3</w:t>
      </w:r>
    </w:p>
    <w:p w:rsidR="008A6E6E" w:rsidRPr="00150123" w:rsidRDefault="008A6E6E" w:rsidP="008A6E6E">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Les </w:t>
      </w:r>
      <w:r w:rsidR="00AB1BAE" w:rsidRPr="00150123">
        <w:rPr>
          <w:rFonts w:asciiTheme="minorHAnsi" w:hAnsiTheme="minorHAnsi" w:cstheme="minorHAnsi"/>
          <w:szCs w:val="24"/>
          <w:lang w:eastAsia="fr-FR" w:bidi="ar-SA"/>
        </w:rPr>
        <w:t>données sont issues de l’I</w:t>
      </w:r>
      <w:r w:rsidR="00ED3E72" w:rsidRPr="00150123">
        <w:rPr>
          <w:rFonts w:asciiTheme="minorHAnsi" w:hAnsiTheme="minorHAnsi" w:cstheme="minorHAnsi"/>
          <w:szCs w:val="24"/>
          <w:lang w:eastAsia="fr-FR" w:bidi="ar-SA"/>
        </w:rPr>
        <w:t>SO</w:t>
      </w:r>
      <w:r w:rsidR="00457D64" w:rsidRPr="00150123">
        <w:rPr>
          <w:rFonts w:asciiTheme="minorHAnsi" w:hAnsiTheme="minorHAnsi" w:cstheme="minorHAnsi"/>
          <w:szCs w:val="24"/>
          <w:lang w:eastAsia="fr-FR" w:bidi="ar-SA"/>
        </w:rPr>
        <w:t>-4217.</w:t>
      </w:r>
    </w:p>
    <w:p w:rsidR="008A6E6E" w:rsidRPr="004E2387" w:rsidRDefault="008A6E6E" w:rsidP="00616AA5">
      <w:pPr>
        <w:pStyle w:val="Titre4"/>
        <w:rPr>
          <w:rFonts w:asciiTheme="minorHAnsi" w:hAnsiTheme="minorHAnsi" w:cstheme="minorHAnsi"/>
        </w:rPr>
      </w:pPr>
      <w:r w:rsidRPr="004E2387">
        <w:rPr>
          <w:rFonts w:asciiTheme="minorHAnsi" w:hAnsiTheme="minorHAnsi" w:cstheme="minorHAnsi"/>
        </w:rPr>
        <w:t>Structure de la table</w:t>
      </w:r>
    </w:p>
    <w:tbl>
      <w:tblPr>
        <w:tblW w:w="10207" w:type="dxa"/>
        <w:tblInd w:w="70" w:type="dxa"/>
        <w:tblLayout w:type="fixed"/>
        <w:tblCellMar>
          <w:left w:w="70" w:type="dxa"/>
          <w:right w:w="70" w:type="dxa"/>
        </w:tblCellMar>
        <w:tblLook w:val="04A0" w:firstRow="1" w:lastRow="0" w:firstColumn="1" w:lastColumn="0" w:noHBand="0" w:noVBand="1"/>
      </w:tblPr>
      <w:tblGrid>
        <w:gridCol w:w="1419"/>
        <w:gridCol w:w="876"/>
        <w:gridCol w:w="1392"/>
        <w:gridCol w:w="992"/>
        <w:gridCol w:w="567"/>
        <w:gridCol w:w="992"/>
        <w:gridCol w:w="992"/>
        <w:gridCol w:w="851"/>
        <w:gridCol w:w="2126"/>
      </w:tblGrid>
      <w:tr w:rsidR="00265E3C" w:rsidRPr="00265E3C" w:rsidTr="003C4BAC">
        <w:trPr>
          <w:trHeight w:val="720"/>
          <w:tblHeader/>
        </w:trPr>
        <w:tc>
          <w:tcPr>
            <w:tcW w:w="1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Libellé donnée</w:t>
            </w:r>
          </w:p>
        </w:tc>
        <w:tc>
          <w:tcPr>
            <w:tcW w:w="876"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Code technique</w:t>
            </w:r>
          </w:p>
        </w:tc>
        <w:tc>
          <w:tcPr>
            <w:tcW w:w="1392"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type longueur</w:t>
            </w:r>
          </w:p>
        </w:tc>
        <w:tc>
          <w:tcPr>
            <w:tcW w:w="992"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saisi / alimenté</w:t>
            </w:r>
          </w:p>
        </w:tc>
        <w:tc>
          <w:tcPr>
            <w:tcW w:w="567"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clé</w:t>
            </w:r>
          </w:p>
        </w:tc>
        <w:tc>
          <w:tcPr>
            <w:tcW w:w="992"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table origine</w:t>
            </w:r>
          </w:p>
        </w:tc>
        <w:tc>
          <w:tcPr>
            <w:tcW w:w="992"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 / facultatif</w:t>
            </w:r>
          </w:p>
        </w:tc>
        <w:tc>
          <w:tcPr>
            <w:tcW w:w="851"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cardinalité</w:t>
            </w:r>
          </w:p>
        </w:tc>
        <w:tc>
          <w:tcPr>
            <w:tcW w:w="2126"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définition</w:t>
            </w:r>
          </w:p>
        </w:tc>
      </w:tr>
      <w:tr w:rsidR="00265E3C" w:rsidRPr="00265E3C" w:rsidTr="003C4BAC">
        <w:trPr>
          <w:trHeight w:val="720"/>
        </w:trPr>
        <w:tc>
          <w:tcPr>
            <w:tcW w:w="14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CD BASE CALCUL INT MM</w:t>
            </w:r>
          </w:p>
        </w:tc>
        <w:tc>
          <w:tcPr>
            <w:tcW w:w="876" w:type="dxa"/>
            <w:tcBorders>
              <w:top w:val="single" w:sz="4" w:space="0" w:color="auto"/>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CBCALT</w:t>
            </w:r>
          </w:p>
        </w:tc>
        <w:tc>
          <w:tcPr>
            <w:tcW w:w="1392" w:type="dxa"/>
            <w:tcBorders>
              <w:top w:val="single" w:sz="4" w:space="0" w:color="auto"/>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trike/>
                <w:sz w:val="18"/>
                <w:szCs w:val="18"/>
                <w:lang w:eastAsia="fr-FR" w:bidi="ar-SA"/>
              </w:rPr>
              <w:t xml:space="preserve">numérique (3) </w:t>
            </w:r>
            <w:r w:rsidRPr="00265E3C">
              <w:rPr>
                <w:rFonts w:eastAsia="Times New Roman" w:cs="Calibri"/>
                <w:sz w:val="18"/>
                <w:szCs w:val="18"/>
                <w:lang w:eastAsia="fr-FR" w:bidi="ar-SA"/>
              </w:rPr>
              <w:t>DECIMALE (3,0)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saisi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xml:space="preserve">définit le nombre de jour </w:t>
            </w:r>
            <w:r w:rsidR="00F85781" w:rsidRPr="00265E3C">
              <w:rPr>
                <w:rFonts w:eastAsia="Times New Roman" w:cs="Calibri"/>
                <w:sz w:val="18"/>
                <w:szCs w:val="18"/>
                <w:lang w:eastAsia="fr-FR" w:bidi="ar-SA"/>
              </w:rPr>
              <w:t>réglementaire</w:t>
            </w:r>
            <w:r w:rsidRPr="00265E3C">
              <w:rPr>
                <w:rFonts w:eastAsia="Times New Roman" w:cs="Calibri"/>
                <w:sz w:val="18"/>
                <w:szCs w:val="18"/>
                <w:lang w:eastAsia="fr-FR" w:bidi="ar-SA"/>
              </w:rPr>
              <w:t xml:space="preserve"> pris pour le calcul des intérêts annuels</w:t>
            </w:r>
          </w:p>
        </w:tc>
      </w:tr>
      <w:tr w:rsidR="00265E3C" w:rsidRPr="00265E3C" w:rsidTr="003C4BAC">
        <w:trPr>
          <w:trHeight w:val="480"/>
        </w:trPr>
        <w:tc>
          <w:tcPr>
            <w:tcW w:w="1419" w:type="dxa"/>
            <w:tcBorders>
              <w:top w:val="nil"/>
              <w:left w:val="single" w:sz="4" w:space="0" w:color="auto"/>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CODE DEVISE BDF</w:t>
            </w:r>
          </w:p>
        </w:tc>
        <w:tc>
          <w:tcPr>
            <w:tcW w:w="876"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CDEVBF</w:t>
            </w:r>
          </w:p>
        </w:tc>
        <w:tc>
          <w:tcPr>
            <w:tcW w:w="13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alphanumérique (3)</w:t>
            </w:r>
          </w:p>
        </w:tc>
        <w:tc>
          <w:tcPr>
            <w:tcW w:w="9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facultatif</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ascii="Arial" w:eastAsia="Times New Roman" w:hAnsi="Arial"/>
                <w:sz w:val="18"/>
                <w:szCs w:val="18"/>
                <w:lang w:eastAsia="fr-FR" w:bidi="ar-SA"/>
              </w:rPr>
            </w:pPr>
            <w:r w:rsidRPr="00265E3C">
              <w:rPr>
                <w:rFonts w:ascii="Arial" w:eastAsia="Times New Roman" w:hAnsi="Arial"/>
                <w:sz w:val="18"/>
                <w:szCs w:val="18"/>
                <w:lang w:eastAsia="fr-FR" w:bidi="ar-SA"/>
              </w:rPr>
              <w:t>Code de la devise au format Banque de FRANCE</w:t>
            </w:r>
          </w:p>
        </w:tc>
      </w:tr>
      <w:tr w:rsidR="00265E3C" w:rsidRPr="00265E3C" w:rsidTr="003C4BAC">
        <w:trPr>
          <w:trHeight w:val="1095"/>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CODE DEVISE ISO 3</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CDEV</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alphanumérique (3)</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ascii="Arial" w:eastAsia="Times New Roman" w:hAnsi="Arial"/>
                <w:sz w:val="18"/>
                <w:szCs w:val="18"/>
                <w:lang w:eastAsia="fr-FR" w:bidi="ar-SA"/>
              </w:rPr>
            </w:pPr>
            <w:r w:rsidRPr="00265E3C">
              <w:rPr>
                <w:rFonts w:ascii="Arial" w:eastAsia="Times New Roman" w:hAnsi="Arial"/>
                <w:sz w:val="18"/>
                <w:szCs w:val="18"/>
                <w:lang w:eastAsia="fr-FR" w:bidi="ar-SA"/>
              </w:rPr>
              <w:t>Code de la devise au format ISO3</w:t>
            </w:r>
          </w:p>
        </w:tc>
      </w:tr>
      <w:tr w:rsidR="00265E3C" w:rsidRPr="00265E3C" w:rsidTr="003C4BAC">
        <w:trPr>
          <w:trHeight w:val="48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CODE DEVISE ISO NUM</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CNDEVA</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alphanumérique (3)</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facultatif</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code devise A la nome ISO3 numérique</w:t>
            </w:r>
          </w:p>
        </w:tc>
      </w:tr>
      <w:tr w:rsidR="00265E3C" w:rsidRPr="00265E3C" w:rsidTr="003C4BAC">
        <w:trPr>
          <w:trHeight w:val="96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YDCLOT</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calculé</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xml:space="preserve">date de </w:t>
            </w:r>
            <w:r w:rsidR="000A6C3D" w:rsidRPr="00265E3C">
              <w:rPr>
                <w:rFonts w:eastAsia="Times New Roman" w:cs="Calibri"/>
                <w:sz w:val="18"/>
                <w:szCs w:val="18"/>
                <w:lang w:eastAsia="fr-FR" w:bidi="ar-SA"/>
              </w:rPr>
              <w:t>clôture</w:t>
            </w:r>
            <w:r w:rsidRPr="00265E3C">
              <w:rPr>
                <w:rFonts w:eastAsia="Times New Roman" w:cs="Calibri"/>
                <w:sz w:val="18"/>
                <w:szCs w:val="18"/>
                <w:lang w:eastAsia="fr-FR" w:bidi="ar-SA"/>
              </w:rPr>
              <w:t xml:space="preserve"> de l'enregistrement alimentée par défaut au 01/01/2076. cette date est modifiable</w:t>
            </w:r>
          </w:p>
        </w:tc>
      </w:tr>
      <w:tr w:rsidR="00265E3C" w:rsidRPr="00265E3C" w:rsidTr="003C4BAC">
        <w:trPr>
          <w:trHeight w:val="96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calculé</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xml:space="preserve">date de création de l'enregistrement. Alimenté par le </w:t>
            </w:r>
            <w:r w:rsidR="000A6C3D" w:rsidRPr="00265E3C">
              <w:rPr>
                <w:rFonts w:eastAsia="Times New Roman" w:cs="Calibri"/>
                <w:sz w:val="18"/>
                <w:szCs w:val="18"/>
                <w:lang w:eastAsia="fr-FR" w:bidi="ar-SA"/>
              </w:rPr>
              <w:t>système</w:t>
            </w:r>
            <w:r w:rsidRPr="00265E3C">
              <w:rPr>
                <w:rFonts w:eastAsia="Times New Roman" w:cs="Calibri"/>
                <w:sz w:val="18"/>
                <w:szCs w:val="18"/>
                <w:lang w:eastAsia="fr-FR" w:bidi="ar-SA"/>
              </w:rPr>
              <w:t xml:space="preserve"> A la date du jour de création. Non modifiable</w:t>
            </w:r>
          </w:p>
        </w:tc>
      </w:tr>
      <w:tr w:rsidR="00265E3C" w:rsidRPr="00265E3C" w:rsidTr="003C4BAC">
        <w:trPr>
          <w:trHeight w:val="96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YDDMAJ</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calculé</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de la dernière mise A jour de l'enregistrement. Date alimentée par le système Non modifiable</w:t>
            </w:r>
          </w:p>
        </w:tc>
      </w:tr>
      <w:tr w:rsidR="00265E3C" w:rsidRPr="00265E3C" w:rsidTr="003C4BAC">
        <w:trPr>
          <w:trHeight w:val="480"/>
        </w:trPr>
        <w:tc>
          <w:tcPr>
            <w:tcW w:w="1419" w:type="dxa"/>
            <w:tcBorders>
              <w:top w:val="nil"/>
              <w:left w:val="single" w:sz="4" w:space="0" w:color="auto"/>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IN</w:t>
            </w:r>
          </w:p>
        </w:tc>
        <w:tc>
          <w:tcPr>
            <w:tcW w:w="876"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YDDIN</w:t>
            </w:r>
          </w:p>
        </w:tc>
        <w:tc>
          <w:tcPr>
            <w:tcW w:w="13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trike/>
                <w:sz w:val="18"/>
                <w:szCs w:val="18"/>
                <w:lang w:eastAsia="fr-FR" w:bidi="ar-SA"/>
              </w:rPr>
              <w:t>facultatif</w:t>
            </w:r>
            <w:r w:rsidRPr="00265E3C">
              <w:rPr>
                <w:rFonts w:eastAsia="Times New Roman" w:cs="Calibri"/>
                <w:sz w:val="18"/>
                <w:szCs w:val="18"/>
                <w:lang w:eastAsia="fr-FR" w:bidi="ar-SA"/>
              </w:rPr>
              <w:t xml:space="preserve"> 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xml:space="preserve">date A laquelle cette devise est </w:t>
            </w:r>
            <w:r w:rsidR="000A6C3D" w:rsidRPr="00265E3C">
              <w:rPr>
                <w:rFonts w:eastAsia="Times New Roman" w:cs="Calibri"/>
                <w:sz w:val="18"/>
                <w:szCs w:val="18"/>
                <w:lang w:eastAsia="fr-FR" w:bidi="ar-SA"/>
              </w:rPr>
              <w:t>entrée</w:t>
            </w:r>
            <w:r w:rsidRPr="00265E3C">
              <w:rPr>
                <w:rFonts w:eastAsia="Times New Roman" w:cs="Calibri"/>
                <w:sz w:val="18"/>
                <w:szCs w:val="18"/>
                <w:lang w:eastAsia="fr-FR" w:bidi="ar-SA"/>
              </w:rPr>
              <w:t xml:space="preserve"> dans l'EURO</w:t>
            </w:r>
          </w:p>
        </w:tc>
      </w:tr>
      <w:tr w:rsidR="00265E3C" w:rsidRPr="00265E3C" w:rsidTr="003C4BAC">
        <w:trPr>
          <w:trHeight w:val="72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DT DEBUT EFFET DEVISE</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YDDEDV</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calculé, modifiable</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de début d'effet de l'enregistrement</w:t>
            </w:r>
          </w:p>
        </w:tc>
      </w:tr>
      <w:tr w:rsidR="00265E3C" w:rsidRPr="00265E3C" w:rsidTr="003C4BAC">
        <w:trPr>
          <w:trHeight w:val="48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DT FIN EFFET DEVISE</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YDFEDV</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calculé, modifiable</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date de fin d'effet de l'enregistrement</w:t>
            </w:r>
          </w:p>
        </w:tc>
      </w:tr>
      <w:tr w:rsidR="00265E3C" w:rsidRPr="00265E3C" w:rsidTr="003C4BAC">
        <w:trPr>
          <w:trHeight w:val="72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LIBELLE DEVISE</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LDEV</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alphanumérique (32)</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ascii="Arial" w:eastAsia="Times New Roman" w:hAnsi="Arial"/>
                <w:sz w:val="18"/>
                <w:szCs w:val="18"/>
                <w:lang w:eastAsia="fr-FR" w:bidi="ar-SA"/>
              </w:rPr>
            </w:pPr>
            <w:r w:rsidRPr="00265E3C">
              <w:rPr>
                <w:rFonts w:ascii="Arial" w:eastAsia="Times New Roman" w:hAnsi="Arial"/>
                <w:sz w:val="18"/>
                <w:szCs w:val="18"/>
                <w:lang w:eastAsia="fr-FR" w:bidi="ar-SA"/>
              </w:rPr>
              <w:t>Libellé de la devise</w:t>
            </w:r>
          </w:p>
        </w:tc>
      </w:tr>
      <w:tr w:rsidR="00265E3C" w:rsidRPr="00265E3C" w:rsidTr="003C4BAC">
        <w:trPr>
          <w:trHeight w:val="48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NOMBRE DE DECIMALES SWIFT</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NBDECS</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alphanumérique (2)</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trike/>
                <w:sz w:val="18"/>
                <w:szCs w:val="18"/>
                <w:lang w:eastAsia="fr-FR" w:bidi="ar-SA"/>
              </w:rPr>
              <w:t>facultatif</w:t>
            </w:r>
            <w:r w:rsidRPr="00265E3C">
              <w:rPr>
                <w:rFonts w:eastAsia="Times New Roman" w:cs="Calibri"/>
                <w:sz w:val="18"/>
                <w:szCs w:val="18"/>
                <w:lang w:eastAsia="fr-FR" w:bidi="ar-SA"/>
              </w:rPr>
              <w:t xml:space="preserve"> 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nbre de décimales pour cette devise pour le réseau SWIFT</w:t>
            </w:r>
          </w:p>
        </w:tc>
      </w:tr>
      <w:tr w:rsidR="00265E3C" w:rsidRPr="00265E3C" w:rsidTr="003C4BAC">
        <w:trPr>
          <w:trHeight w:val="72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NOMBRE DECIMALES FININFO</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YNBDEC</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alphanumérique (2)</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nbre de décimale chez le fournisseur de données FININFO</w:t>
            </w:r>
          </w:p>
        </w:tc>
      </w:tr>
      <w:tr w:rsidR="00265E3C" w:rsidRPr="00265E3C" w:rsidTr="003C4BAC">
        <w:trPr>
          <w:trHeight w:val="48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QUOTITE DE COTATION</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YNQCO0</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trike/>
                <w:sz w:val="18"/>
                <w:szCs w:val="18"/>
                <w:lang w:eastAsia="fr-FR" w:bidi="ar-SA"/>
              </w:rPr>
              <w:t xml:space="preserve">numérique (5) </w:t>
            </w:r>
            <w:r w:rsidRPr="00265E3C">
              <w:rPr>
                <w:rFonts w:eastAsia="Times New Roman" w:cs="Calibri"/>
                <w:sz w:val="18"/>
                <w:szCs w:val="18"/>
                <w:lang w:eastAsia="fr-FR" w:bidi="ar-SA"/>
              </w:rPr>
              <w:t>DECIMALE (5,0)</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unité minimum de quotation (pour devises faibles)</w:t>
            </w:r>
          </w:p>
        </w:tc>
      </w:tr>
      <w:tr w:rsidR="00265E3C" w:rsidRPr="00265E3C" w:rsidTr="003C4BAC">
        <w:trPr>
          <w:trHeight w:val="480"/>
        </w:trPr>
        <w:tc>
          <w:tcPr>
            <w:tcW w:w="1419" w:type="dxa"/>
            <w:tcBorders>
              <w:top w:val="nil"/>
              <w:left w:val="single" w:sz="4" w:space="0" w:color="auto"/>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lastRenderedPageBreak/>
              <w:t>TOP IN</w:t>
            </w:r>
          </w:p>
        </w:tc>
        <w:tc>
          <w:tcPr>
            <w:tcW w:w="876"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YTOPIN</w:t>
            </w:r>
          </w:p>
        </w:tc>
        <w:tc>
          <w:tcPr>
            <w:tcW w:w="13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alphanumérique (1)</w:t>
            </w:r>
          </w:p>
        </w:tc>
        <w:tc>
          <w:tcPr>
            <w:tcW w:w="9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technique O/N</w:t>
            </w:r>
          </w:p>
        </w:tc>
        <w:tc>
          <w:tcPr>
            <w:tcW w:w="9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précise la fusion de cette devise dans l'Euro</w:t>
            </w:r>
          </w:p>
        </w:tc>
      </w:tr>
      <w:tr w:rsidR="00265E3C" w:rsidRPr="00265E3C" w:rsidTr="003C4BAC">
        <w:trPr>
          <w:trHeight w:val="48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ascii="Segoe UI" w:eastAsia="Times New Roman" w:hAnsi="Segoe UI" w:cs="Segoe UI"/>
                <w:sz w:val="18"/>
                <w:szCs w:val="18"/>
                <w:lang w:eastAsia="fr-FR" w:bidi="ar-SA"/>
              </w:rPr>
            </w:pPr>
            <w:r w:rsidRPr="00265E3C">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alphanumérique (varchar255)</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calculé , non modifiable</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single" w:sz="4" w:space="0" w:color="auto"/>
              <w:left w:val="nil"/>
              <w:bottom w:val="single" w:sz="4" w:space="0" w:color="auto"/>
              <w:right w:val="nil"/>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ascii="Arial" w:eastAsia="Times New Roman" w:hAnsi="Arial"/>
                <w:sz w:val="18"/>
                <w:szCs w:val="18"/>
                <w:lang w:eastAsia="fr-FR" w:bidi="ar-SA"/>
              </w:rPr>
            </w:pPr>
            <w:r w:rsidRPr="00265E3C">
              <w:rPr>
                <w:rFonts w:ascii="Arial" w:eastAsia="Times New Roman" w:hAnsi="Arial"/>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6"/>
                <w:szCs w:val="16"/>
                <w:lang w:eastAsia="fr-FR" w:bidi="ar-SA"/>
              </w:rPr>
            </w:pPr>
            <w:r w:rsidRPr="00265E3C">
              <w:rPr>
                <w:rFonts w:eastAsia="Times New Roman" w:cs="Calibri"/>
                <w:sz w:val="16"/>
                <w:szCs w:val="16"/>
                <w:lang w:eastAsia="fr-FR" w:bidi="ar-SA"/>
              </w:rPr>
              <w:t xml:space="preserve">User ayant </w:t>
            </w:r>
            <w:r w:rsidR="000A6C3D" w:rsidRPr="00265E3C">
              <w:rPr>
                <w:rFonts w:eastAsia="Times New Roman" w:cs="Calibri"/>
                <w:sz w:val="16"/>
                <w:szCs w:val="16"/>
                <w:lang w:eastAsia="fr-FR" w:bidi="ar-SA"/>
              </w:rPr>
              <w:t>effectué</w:t>
            </w:r>
            <w:r w:rsidRPr="00265E3C">
              <w:rPr>
                <w:rFonts w:eastAsia="Times New Roman" w:cs="Calibri"/>
                <w:sz w:val="16"/>
                <w:szCs w:val="16"/>
                <w:lang w:eastAsia="fr-FR" w:bidi="ar-SA"/>
              </w:rPr>
              <w:t xml:space="preserve"> la dernière mise à jour  de l'enregistrement</w:t>
            </w:r>
          </w:p>
        </w:tc>
      </w:tr>
      <w:tr w:rsidR="00265E3C" w:rsidRPr="00265E3C" w:rsidTr="003C4BAC">
        <w:trPr>
          <w:trHeight w:val="48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CODE DEVISE BLOQUEE</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YC0DVB</w:t>
            </w:r>
          </w:p>
        </w:tc>
        <w:tc>
          <w:tcPr>
            <w:tcW w:w="13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alphanumérique (1)</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NC</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ascii="Arial" w:eastAsia="Times New Roman" w:hAnsi="Arial"/>
                <w:sz w:val="18"/>
                <w:szCs w:val="18"/>
                <w:lang w:eastAsia="fr-FR" w:bidi="ar-SA"/>
              </w:rPr>
            </w:pPr>
            <w:r w:rsidRPr="00265E3C">
              <w:rPr>
                <w:rFonts w:ascii="Arial" w:eastAsia="Times New Roman" w:hAnsi="Arial"/>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r>
      <w:tr w:rsidR="00265E3C" w:rsidRPr="00265E3C" w:rsidTr="003C4BAC">
        <w:trPr>
          <w:trHeight w:val="48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xml:space="preserve"> ECART RAP AUTORISE CITRINE </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YERPA</w:t>
            </w:r>
          </w:p>
        </w:tc>
        <w:tc>
          <w:tcPr>
            <w:tcW w:w="13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DECIMALE (8,0)</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NC</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r>
      <w:tr w:rsidR="00265E3C" w:rsidRPr="00265E3C" w:rsidTr="003C4BAC">
        <w:trPr>
          <w:trHeight w:val="48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xml:space="preserve"> DEVISE COMPTE A CNCE</w:t>
            </w:r>
          </w:p>
        </w:tc>
        <w:tc>
          <w:tcPr>
            <w:tcW w:w="87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TDCNCE</w:t>
            </w:r>
          </w:p>
        </w:tc>
        <w:tc>
          <w:tcPr>
            <w:tcW w:w="13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alphanumérique (1)</w:t>
            </w:r>
          </w:p>
        </w:tc>
        <w:tc>
          <w:tcPr>
            <w:tcW w:w="9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NC</w:t>
            </w:r>
          </w:p>
        </w:tc>
        <w:tc>
          <w:tcPr>
            <w:tcW w:w="567"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obligatoire</w:t>
            </w:r>
          </w:p>
        </w:tc>
        <w:tc>
          <w:tcPr>
            <w:tcW w:w="851"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c>
          <w:tcPr>
            <w:tcW w:w="2126" w:type="dxa"/>
            <w:tcBorders>
              <w:top w:val="nil"/>
              <w:left w:val="nil"/>
              <w:bottom w:val="single" w:sz="4" w:space="0" w:color="auto"/>
              <w:right w:val="single" w:sz="4" w:space="0" w:color="auto"/>
            </w:tcBorders>
            <w:shd w:val="clear" w:color="auto" w:fill="auto"/>
            <w:vAlign w:val="center"/>
            <w:hideMark/>
          </w:tcPr>
          <w:p w:rsidR="00265E3C" w:rsidRPr="00265E3C" w:rsidRDefault="00265E3C" w:rsidP="003C4BAC">
            <w:pPr>
              <w:jc w:val="center"/>
              <w:rPr>
                <w:rFonts w:eastAsia="Times New Roman" w:cs="Calibri"/>
                <w:sz w:val="18"/>
                <w:szCs w:val="18"/>
                <w:lang w:eastAsia="fr-FR" w:bidi="ar-SA"/>
              </w:rPr>
            </w:pPr>
            <w:r w:rsidRPr="00265E3C">
              <w:rPr>
                <w:rFonts w:eastAsia="Times New Roman" w:cs="Calibri"/>
                <w:sz w:val="18"/>
                <w:szCs w:val="18"/>
                <w:lang w:eastAsia="fr-FR" w:bidi="ar-SA"/>
              </w:rPr>
              <w:t> </w:t>
            </w:r>
          </w:p>
        </w:tc>
      </w:tr>
    </w:tbl>
    <w:p w:rsidR="00265E3C" w:rsidRPr="00150123" w:rsidRDefault="00265E3C" w:rsidP="008A6E6E">
      <w:pPr>
        <w:rPr>
          <w:rFonts w:asciiTheme="minorHAnsi" w:hAnsiTheme="minorHAnsi" w:cstheme="minorHAnsi"/>
          <w:szCs w:val="24"/>
        </w:rPr>
      </w:pPr>
    </w:p>
    <w:p w:rsidR="00616AA5" w:rsidRPr="004E2387" w:rsidRDefault="00616AA5" w:rsidP="00616AA5">
      <w:pPr>
        <w:pStyle w:val="Titre4"/>
        <w:rPr>
          <w:rFonts w:asciiTheme="minorHAnsi" w:hAnsiTheme="minorHAnsi" w:cstheme="minorHAnsi"/>
        </w:rPr>
      </w:pPr>
      <w:r w:rsidRPr="004E2387">
        <w:rPr>
          <w:rFonts w:asciiTheme="minorHAnsi" w:hAnsiTheme="minorHAnsi" w:cstheme="minorHAnsi"/>
        </w:rPr>
        <w:t>Création : renseignement des données de ta_devise_lmtay502</w:t>
      </w: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en saisie libre : </w:t>
      </w:r>
    </w:p>
    <w:p w:rsidR="00616AA5" w:rsidRPr="00150123" w:rsidRDefault="00616AA5" w:rsidP="00AF1B75">
      <w:pPr>
        <w:numPr>
          <w:ilvl w:val="0"/>
          <w:numId w:val="30"/>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DEVISE ISO 3 (CDEV)</w:t>
      </w:r>
    </w:p>
    <w:p w:rsidR="00616AA5" w:rsidRPr="00150123" w:rsidRDefault="00616AA5" w:rsidP="00AF1B75">
      <w:pPr>
        <w:numPr>
          <w:ilvl w:val="0"/>
          <w:numId w:val="3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DEVISE BDF (CDEVBF)</w:t>
      </w:r>
    </w:p>
    <w:p w:rsidR="00616AA5" w:rsidRPr="00150123" w:rsidRDefault="00616AA5" w:rsidP="00AF1B75">
      <w:pPr>
        <w:numPr>
          <w:ilvl w:val="0"/>
          <w:numId w:val="3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DEVISE (LDEV)</w:t>
      </w:r>
    </w:p>
    <w:p w:rsidR="00616AA5" w:rsidRPr="00150123" w:rsidRDefault="00616AA5" w:rsidP="00AF1B75">
      <w:pPr>
        <w:numPr>
          <w:ilvl w:val="0"/>
          <w:numId w:val="3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NOMBRE DECIMALES FININFO (YNBDEC)</w:t>
      </w:r>
    </w:p>
    <w:p w:rsidR="00616AA5" w:rsidRPr="00150123" w:rsidRDefault="00616AA5" w:rsidP="00AF1B75">
      <w:pPr>
        <w:numPr>
          <w:ilvl w:val="0"/>
          <w:numId w:val="3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QUOTITE DE COTATION (YNQCO0)</w:t>
      </w:r>
    </w:p>
    <w:p w:rsidR="00616AA5" w:rsidRPr="00150123" w:rsidRDefault="00616AA5" w:rsidP="00AF1B75">
      <w:pPr>
        <w:numPr>
          <w:ilvl w:val="0"/>
          <w:numId w:val="3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CD BASE CALCUL INT MM (CBCALT)</w:t>
      </w:r>
    </w:p>
    <w:p w:rsidR="00616AA5" w:rsidRPr="00150123" w:rsidRDefault="00616AA5" w:rsidP="00AF1B75">
      <w:pPr>
        <w:numPr>
          <w:ilvl w:val="0"/>
          <w:numId w:val="3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NOMBRE DE DECIMALES SWIFT (NBDECS)</w:t>
      </w:r>
    </w:p>
    <w:p w:rsidR="00616AA5" w:rsidRPr="00150123" w:rsidRDefault="00616AA5" w:rsidP="00AF1B75">
      <w:pPr>
        <w:numPr>
          <w:ilvl w:val="0"/>
          <w:numId w:val="3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DEVISE ISO NUM (CNDEVA)</w:t>
      </w:r>
    </w:p>
    <w:p w:rsidR="00616AA5" w:rsidRPr="00150123" w:rsidRDefault="00616AA5" w:rsidP="00AF1B75">
      <w:pPr>
        <w:numPr>
          <w:ilvl w:val="0"/>
          <w:numId w:val="30"/>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l’ECART RAP AUTORISE CITRINE (YERPA)</w:t>
      </w:r>
    </w:p>
    <w:p w:rsidR="00616AA5" w:rsidRPr="00150123" w:rsidRDefault="00616AA5" w:rsidP="00616AA5">
      <w:pPr>
        <w:autoSpaceDE w:val="0"/>
        <w:autoSpaceDN w:val="0"/>
        <w:adjustRightInd w:val="0"/>
        <w:rPr>
          <w:rFonts w:asciiTheme="minorHAnsi" w:hAnsiTheme="minorHAnsi" w:cstheme="minorHAnsi"/>
          <w:szCs w:val="24"/>
          <w:lang w:eastAsia="fr-FR" w:bidi="ar-SA"/>
        </w:rPr>
      </w:pP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616AA5" w:rsidRPr="00150123" w:rsidRDefault="00616AA5" w:rsidP="00AF1B75">
      <w:pPr>
        <w:numPr>
          <w:ilvl w:val="0"/>
          <w:numId w:val="31"/>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IN (YDDIN)</w:t>
      </w:r>
    </w:p>
    <w:p w:rsidR="00616AA5" w:rsidRPr="00150123" w:rsidRDefault="00616AA5" w:rsidP="00AF1B75">
      <w:pPr>
        <w:numPr>
          <w:ilvl w:val="0"/>
          <w:numId w:val="31"/>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DT DEBUT EFFET DEVISE (YDDEDV)</w:t>
      </w:r>
    </w:p>
    <w:p w:rsidR="00616AA5" w:rsidRPr="00150123" w:rsidRDefault="00616AA5" w:rsidP="00AF1B75">
      <w:pPr>
        <w:numPr>
          <w:ilvl w:val="0"/>
          <w:numId w:val="31"/>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DT FIN EFFET DEVISE (YDFEDV)</w:t>
      </w:r>
    </w:p>
    <w:p w:rsidR="00616AA5" w:rsidRPr="00150123" w:rsidRDefault="00616AA5" w:rsidP="00AF1B75">
      <w:pPr>
        <w:numPr>
          <w:ilvl w:val="0"/>
          <w:numId w:val="31"/>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CLOTURE (YDCLOT)</w:t>
      </w:r>
    </w:p>
    <w:p w:rsidR="00616AA5" w:rsidRPr="00150123" w:rsidRDefault="00616AA5" w:rsidP="00616AA5">
      <w:pPr>
        <w:autoSpaceDE w:val="0"/>
        <w:autoSpaceDN w:val="0"/>
        <w:adjustRightInd w:val="0"/>
        <w:rPr>
          <w:rFonts w:asciiTheme="minorHAnsi" w:hAnsiTheme="minorHAnsi" w:cstheme="minorHAnsi"/>
          <w:szCs w:val="24"/>
          <w:lang w:eastAsia="fr-FR" w:bidi="ar-SA"/>
        </w:rPr>
      </w:pP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issue de la table ta_choix_oui_non_blanc : </w:t>
      </w:r>
    </w:p>
    <w:p w:rsidR="00616AA5" w:rsidRPr="00150123" w:rsidRDefault="00616AA5" w:rsidP="00AF1B75">
      <w:pPr>
        <w:numPr>
          <w:ilvl w:val="0"/>
          <w:numId w:val="32"/>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DEVISE BLOQUEE (YC0DVB)</w:t>
      </w:r>
    </w:p>
    <w:p w:rsidR="00616AA5" w:rsidRPr="00150123" w:rsidRDefault="00616AA5" w:rsidP="00616AA5">
      <w:pPr>
        <w:autoSpaceDE w:val="0"/>
        <w:autoSpaceDN w:val="0"/>
        <w:adjustRightInd w:val="0"/>
        <w:spacing w:after="1"/>
        <w:ind w:left="360"/>
        <w:rPr>
          <w:rFonts w:asciiTheme="minorHAnsi" w:hAnsiTheme="minorHAnsi" w:cstheme="minorHAnsi"/>
          <w:szCs w:val="24"/>
          <w:lang w:eastAsia="fr-FR" w:bidi="ar-SA"/>
        </w:rPr>
      </w:pP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liste déroulante propose toutes les valeurs de la table ta_choix_oui_non_blanc  qui ne sont pas closes (lignes de ta_choix_oui_non_blanc  dont la DATE DE CLOTURE YDCLOT est supérieure strictement à la date du jour)</w:t>
      </w:r>
    </w:p>
    <w:p w:rsidR="00616AA5" w:rsidRPr="00150123" w:rsidRDefault="00616AA5" w:rsidP="00616AA5">
      <w:pPr>
        <w:autoSpaceDE w:val="0"/>
        <w:autoSpaceDN w:val="0"/>
        <w:adjustRightInd w:val="0"/>
        <w:rPr>
          <w:rFonts w:asciiTheme="minorHAnsi" w:hAnsiTheme="minorHAnsi" w:cstheme="minorHAnsi"/>
          <w:szCs w:val="24"/>
          <w:lang w:eastAsia="fr-FR" w:bidi="ar-SA"/>
        </w:rPr>
      </w:pPr>
    </w:p>
    <w:p w:rsidR="00616AA5" w:rsidRPr="00150123" w:rsidRDefault="00616AA5" w:rsidP="00616A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issue de la table ta_choix_oui_non : </w:t>
      </w:r>
    </w:p>
    <w:p w:rsidR="00616AA5" w:rsidRPr="00150123" w:rsidRDefault="00616AA5" w:rsidP="00AF1B75">
      <w:pPr>
        <w:numPr>
          <w:ilvl w:val="0"/>
          <w:numId w:val="33"/>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TOP IN (YTOPIN),</w:t>
      </w:r>
    </w:p>
    <w:p w:rsidR="00616AA5" w:rsidRPr="00150123" w:rsidRDefault="00616AA5" w:rsidP="00AF1B75">
      <w:pPr>
        <w:numPr>
          <w:ilvl w:val="0"/>
          <w:numId w:val="33"/>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DEVISE COMPTE A CNCE (TDCNCE)</w:t>
      </w:r>
    </w:p>
    <w:p w:rsidR="00616AA5" w:rsidRPr="00150123" w:rsidRDefault="00616AA5" w:rsidP="00616AA5">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La liste déroulante propose pour chacune de ses zones toutes les valeurs de la table ta_choix_oui_non qui ne sont pas closes (lignes de ta_choix_oui_non dont la DATE DE CLOTURE YDCLOT est supérieure strictement à la date du jour)</w:t>
      </w:r>
    </w:p>
    <w:p w:rsidR="00616AA5" w:rsidRPr="004E2387" w:rsidRDefault="00616AA5" w:rsidP="00616AA5">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ta_devise_lmtay502</w:t>
      </w:r>
    </w:p>
    <w:p w:rsidR="00F619EA" w:rsidRPr="00731266" w:rsidRDefault="00731266" w:rsidP="00731266">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w:t>
      </w:r>
      <w:r w:rsidR="00F619EA" w:rsidRPr="00731266">
        <w:rPr>
          <w:rFonts w:asciiTheme="minorHAnsi" w:hAnsiTheme="minorHAnsi" w:cstheme="minorHAnsi"/>
          <w:szCs w:val="24"/>
          <w:lang w:eastAsia="fr-FR" w:bidi="ar-SA"/>
        </w:rPr>
        <w:t xml:space="preserve">Données obligatoires : </w:t>
      </w:r>
    </w:p>
    <w:p w:rsidR="00F619EA" w:rsidRPr="00150123" w:rsidRDefault="00F619EA" w:rsidP="00357DCC">
      <w:pPr>
        <w:numPr>
          <w:ilvl w:val="0"/>
          <w:numId w:val="76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DEVISE ISO 3 (CDEV)</w:t>
      </w:r>
    </w:p>
    <w:p w:rsidR="00F619EA" w:rsidRPr="00150123" w:rsidRDefault="00F619EA" w:rsidP="00357DCC">
      <w:pPr>
        <w:numPr>
          <w:ilvl w:val="0"/>
          <w:numId w:val="76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DEVISE (LDEV)</w:t>
      </w:r>
    </w:p>
    <w:p w:rsidR="00F619EA" w:rsidRPr="00150123" w:rsidRDefault="00F619EA" w:rsidP="00357DCC">
      <w:pPr>
        <w:numPr>
          <w:ilvl w:val="0"/>
          <w:numId w:val="76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NOMBRE DECIMALES FININFO (YNBDEC)</w:t>
      </w:r>
    </w:p>
    <w:p w:rsidR="00F619EA" w:rsidRPr="00150123" w:rsidRDefault="00F619EA" w:rsidP="00357DCC">
      <w:pPr>
        <w:numPr>
          <w:ilvl w:val="0"/>
          <w:numId w:val="76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QUOTITE DE COTATION (YNQCO0)</w:t>
      </w:r>
    </w:p>
    <w:p w:rsidR="00F619EA" w:rsidRPr="00150123" w:rsidRDefault="00F619EA" w:rsidP="00357DCC">
      <w:pPr>
        <w:numPr>
          <w:ilvl w:val="0"/>
          <w:numId w:val="76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CD BASE CALCUL INT MM (CBCALT)</w:t>
      </w:r>
    </w:p>
    <w:p w:rsidR="00F619EA" w:rsidRPr="00150123" w:rsidRDefault="00F619EA" w:rsidP="00357DCC">
      <w:pPr>
        <w:numPr>
          <w:ilvl w:val="0"/>
          <w:numId w:val="76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l’ECART RAP AUTORISE CITRINE (YERPA)</w:t>
      </w:r>
    </w:p>
    <w:p w:rsidR="00F619EA" w:rsidRPr="00150123" w:rsidRDefault="00F619EA" w:rsidP="00357DCC">
      <w:pPr>
        <w:numPr>
          <w:ilvl w:val="0"/>
          <w:numId w:val="76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NOMBRE DE DECIMALES SWIFT (NBDECS)</w:t>
      </w:r>
    </w:p>
    <w:p w:rsidR="00F619EA" w:rsidRPr="00150123" w:rsidRDefault="00F619EA" w:rsidP="00F619EA">
      <w:pPr>
        <w:autoSpaceDE w:val="0"/>
        <w:autoSpaceDN w:val="0"/>
        <w:adjustRightInd w:val="0"/>
        <w:rPr>
          <w:rFonts w:asciiTheme="minorHAnsi" w:hAnsiTheme="minorHAnsi" w:cstheme="minorHAnsi"/>
          <w:szCs w:val="24"/>
          <w:lang w:eastAsia="fr-FR" w:bidi="ar-SA"/>
        </w:rPr>
      </w:pP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F619EA" w:rsidRPr="00150123" w:rsidRDefault="00F619EA" w:rsidP="00357DCC">
      <w:pPr>
        <w:numPr>
          <w:ilvl w:val="0"/>
          <w:numId w:val="77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DEVISE ISO 3 (CDEV) : 3 caractères</w:t>
      </w:r>
    </w:p>
    <w:p w:rsidR="00F619EA" w:rsidRPr="00150123" w:rsidRDefault="00F619EA" w:rsidP="00357DCC">
      <w:pPr>
        <w:numPr>
          <w:ilvl w:val="0"/>
          <w:numId w:val="77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DEVISE BDF (CDEVBF) : 3 caractères</w:t>
      </w:r>
    </w:p>
    <w:p w:rsidR="00F619EA" w:rsidRPr="00150123" w:rsidRDefault="00F619EA" w:rsidP="00357DCC">
      <w:pPr>
        <w:numPr>
          <w:ilvl w:val="0"/>
          <w:numId w:val="77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DEVISE (LDEV) : 32 caractères</w:t>
      </w:r>
    </w:p>
    <w:p w:rsidR="00F619EA" w:rsidRPr="00150123" w:rsidRDefault="00F619EA" w:rsidP="00357DCC">
      <w:pPr>
        <w:numPr>
          <w:ilvl w:val="0"/>
          <w:numId w:val="77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NOMBRE DECIMALES FININFO (YNBDEC) : 2 caractères</w:t>
      </w:r>
    </w:p>
    <w:p w:rsidR="00F619EA" w:rsidRPr="00150123" w:rsidRDefault="00F619EA" w:rsidP="00357DCC">
      <w:pPr>
        <w:numPr>
          <w:ilvl w:val="0"/>
          <w:numId w:val="77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QUOTITE DE COTATION (YNQCO0) : 5 caractères</w:t>
      </w:r>
    </w:p>
    <w:p w:rsidR="00F619EA" w:rsidRPr="00150123" w:rsidRDefault="00F619EA" w:rsidP="00357DCC">
      <w:pPr>
        <w:numPr>
          <w:ilvl w:val="0"/>
          <w:numId w:val="77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CD BASE CALCUL INT MM (CBCALT) : 3 caractères</w:t>
      </w:r>
    </w:p>
    <w:p w:rsidR="00F619EA" w:rsidRPr="00150123" w:rsidRDefault="00F619EA" w:rsidP="00357DCC">
      <w:pPr>
        <w:numPr>
          <w:ilvl w:val="0"/>
          <w:numId w:val="77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NOMBRE DE DECIMALES SWIFT (NBDECS) : 2 caractères</w:t>
      </w:r>
    </w:p>
    <w:p w:rsidR="00F619EA" w:rsidRPr="00150123" w:rsidRDefault="00F619EA" w:rsidP="00357DCC">
      <w:pPr>
        <w:numPr>
          <w:ilvl w:val="0"/>
          <w:numId w:val="77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DEVISE ISO NUM (CNDEVA) : 3 caractères</w:t>
      </w:r>
    </w:p>
    <w:p w:rsidR="00F619EA" w:rsidRPr="00150123" w:rsidRDefault="00F619EA" w:rsidP="00357DCC">
      <w:pPr>
        <w:numPr>
          <w:ilvl w:val="0"/>
          <w:numId w:val="77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ECART RAP AUTORISE CITRINE (YERPA) : 8 caractères</w:t>
      </w:r>
    </w:p>
    <w:p w:rsidR="00F619EA" w:rsidRPr="00150123" w:rsidRDefault="00F619EA" w:rsidP="00F619EA">
      <w:pPr>
        <w:autoSpaceDE w:val="0"/>
        <w:autoSpaceDN w:val="0"/>
        <w:adjustRightInd w:val="0"/>
        <w:rPr>
          <w:rFonts w:asciiTheme="minorHAnsi" w:hAnsiTheme="minorHAnsi" w:cstheme="minorHAnsi"/>
          <w:szCs w:val="24"/>
          <w:lang w:eastAsia="fr-FR" w:bidi="ar-SA"/>
        </w:rPr>
      </w:pP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CODE DEVISE ISO 3 (CDEV)</w:t>
      </w:r>
    </w:p>
    <w:p w:rsidR="00F619EA" w:rsidRPr="00150123" w:rsidRDefault="00F619EA" w:rsidP="00F619EA">
      <w:pPr>
        <w:autoSpaceDE w:val="0"/>
        <w:autoSpaceDN w:val="0"/>
        <w:adjustRightInd w:val="0"/>
        <w:rPr>
          <w:rFonts w:asciiTheme="minorHAnsi" w:hAnsiTheme="minorHAnsi" w:cstheme="minorHAnsi"/>
          <w:szCs w:val="24"/>
          <w:lang w:eastAsia="fr-FR" w:bidi="ar-SA"/>
        </w:rPr>
      </w:pP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DEVISE (YDFEDV) doit être supérieure ou égale à la DATE DEBUT EFFET DEVISE (YDDEDV)</w:t>
      </w:r>
    </w:p>
    <w:p w:rsidR="00F619EA" w:rsidRPr="00150123" w:rsidRDefault="00F619EA" w:rsidP="00F619EA">
      <w:pPr>
        <w:autoSpaceDE w:val="0"/>
        <w:autoSpaceDN w:val="0"/>
        <w:adjustRightInd w:val="0"/>
        <w:rPr>
          <w:rFonts w:asciiTheme="minorHAnsi" w:hAnsiTheme="minorHAnsi" w:cstheme="minorHAnsi"/>
          <w:szCs w:val="24"/>
          <w:lang w:eastAsia="fr-FR" w:bidi="ar-SA"/>
        </w:rPr>
      </w:pP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Règles particulières : </w:t>
      </w:r>
    </w:p>
    <w:p w:rsidR="00F619EA" w:rsidRPr="00150123" w:rsidRDefault="00F619EA" w:rsidP="00357DCC">
      <w:pPr>
        <w:numPr>
          <w:ilvl w:val="0"/>
          <w:numId w:val="771"/>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IN (YDDIN )doit être égale à 01/01/0001 si le TOP IN vaut 'N'</w:t>
      </w:r>
    </w:p>
    <w:p w:rsidR="00F619EA" w:rsidRPr="00150123" w:rsidRDefault="00F619EA" w:rsidP="00357DCC">
      <w:pPr>
        <w:numPr>
          <w:ilvl w:val="0"/>
          <w:numId w:val="771"/>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IN (YDDIN) doit être supérieure ou égale au 01/01/1900 si le TOP IN vaut 'O'</w:t>
      </w:r>
    </w:p>
    <w:p w:rsidR="00F619EA" w:rsidRPr="00150123" w:rsidRDefault="00F619EA" w:rsidP="00357DCC">
      <w:pPr>
        <w:numPr>
          <w:ilvl w:val="0"/>
          <w:numId w:val="771"/>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s'il est renseigné, le CODE DEVISE ISO NUM ne doit pas déjà exister dans  ta_devise_lmtay502</w:t>
      </w:r>
    </w:p>
    <w:p w:rsidR="00F619EA" w:rsidRPr="00150123" w:rsidRDefault="00F619EA" w:rsidP="00F619EA">
      <w:pPr>
        <w:autoSpaceDE w:val="0"/>
        <w:autoSpaceDN w:val="0"/>
        <w:adjustRightInd w:val="0"/>
        <w:rPr>
          <w:rFonts w:asciiTheme="minorHAnsi" w:hAnsiTheme="minorHAnsi" w:cstheme="minorHAnsi"/>
          <w:szCs w:val="24"/>
          <w:lang w:eastAsia="fr-FR" w:bidi="ar-SA"/>
        </w:rPr>
      </w:pP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Caractères autorisés (ne concerne que les champs de saisie. Les dates et les listes déroulantes sont exclues de ces contrôles) :</w:t>
      </w: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les champs de saisie :</w:t>
      </w:r>
    </w:p>
    <w:p w:rsidR="00F619EA" w:rsidRPr="00150123" w:rsidRDefault="00F619EA" w:rsidP="00357DCC">
      <w:pPr>
        <w:numPr>
          <w:ilvl w:val="0"/>
          <w:numId w:val="772"/>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DEVISE ISO 3 (CDEV) </w:t>
      </w:r>
    </w:p>
    <w:p w:rsidR="00F619EA" w:rsidRPr="00150123" w:rsidRDefault="00F619EA" w:rsidP="00357DCC">
      <w:pPr>
        <w:numPr>
          <w:ilvl w:val="0"/>
          <w:numId w:val="772"/>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DEVISE BDF (CDEVBF)</w:t>
      </w:r>
    </w:p>
    <w:p w:rsidR="00F619EA" w:rsidRPr="00150123" w:rsidRDefault="00F619EA" w:rsidP="00357DCC">
      <w:pPr>
        <w:numPr>
          <w:ilvl w:val="0"/>
          <w:numId w:val="772"/>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DEVISE (LDEV)</w:t>
      </w: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sont : </w:t>
      </w:r>
    </w:p>
    <w:p w:rsidR="00F619EA" w:rsidRPr="00150123" w:rsidRDefault="00F619EA" w:rsidP="00357DCC">
      <w:pPr>
        <w:numPr>
          <w:ilvl w:val="0"/>
          <w:numId w:val="773"/>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les caractères alphanumériques en majuscules non accentuées (soit A-Z),</w:t>
      </w:r>
    </w:p>
    <w:p w:rsidR="00F619EA" w:rsidRPr="00150123" w:rsidRDefault="00F619EA" w:rsidP="00357DCC">
      <w:pPr>
        <w:numPr>
          <w:ilvl w:val="0"/>
          <w:numId w:val="773"/>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chiffres 0-9,</w:t>
      </w:r>
    </w:p>
    <w:p w:rsidR="00F619EA" w:rsidRPr="00150123" w:rsidRDefault="00F619EA" w:rsidP="00357DCC">
      <w:pPr>
        <w:numPr>
          <w:ilvl w:val="0"/>
          <w:numId w:val="773"/>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séparateurs ‘ - . ,  /  , </w:t>
      </w:r>
    </w:p>
    <w:p w:rsidR="00F619EA" w:rsidRPr="00150123" w:rsidRDefault="00F619EA" w:rsidP="00357DCC">
      <w:pPr>
        <w:numPr>
          <w:ilvl w:val="0"/>
          <w:numId w:val="773"/>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tiret bas ou underscore _,</w:t>
      </w:r>
    </w:p>
    <w:p w:rsidR="00F619EA" w:rsidRPr="00150123" w:rsidRDefault="00F619EA" w:rsidP="00F619EA">
      <w:pPr>
        <w:autoSpaceDE w:val="0"/>
        <w:autoSpaceDN w:val="0"/>
        <w:adjustRightInd w:val="0"/>
        <w:rPr>
          <w:rFonts w:asciiTheme="minorHAnsi" w:hAnsiTheme="minorHAnsi" w:cstheme="minorHAnsi"/>
          <w:szCs w:val="24"/>
          <w:lang w:eastAsia="fr-FR" w:bidi="ar-SA"/>
        </w:rPr>
      </w:pP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 champ de saisie NOMBRE DECIMALES FININFO (YNBDEC) et NOMBRE DE DECIMALES SWIFT (NBDECS) sont les chiffres 0-9</w:t>
      </w:r>
    </w:p>
    <w:p w:rsidR="00F619EA" w:rsidRPr="00150123" w:rsidRDefault="00F619EA" w:rsidP="00F619EA">
      <w:pPr>
        <w:autoSpaceDE w:val="0"/>
        <w:autoSpaceDN w:val="0"/>
        <w:adjustRightInd w:val="0"/>
        <w:rPr>
          <w:rFonts w:asciiTheme="minorHAnsi" w:hAnsiTheme="minorHAnsi" w:cstheme="minorHAnsi"/>
          <w:szCs w:val="24"/>
          <w:lang w:eastAsia="fr-FR" w:bidi="ar-SA"/>
        </w:rPr>
      </w:pP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 champ de saisie CODE DEVISE ISO NUM (CNDEVA) sont les chiffres 0-9 si le champ est renseigné. Les valeurs autorisées pour ce champ sont donc :</w:t>
      </w:r>
    </w:p>
    <w:p w:rsidR="00F619EA" w:rsidRPr="00150123" w:rsidRDefault="00F619EA" w:rsidP="00357DCC">
      <w:pPr>
        <w:numPr>
          <w:ilvl w:val="0"/>
          <w:numId w:val="774"/>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combinaisons de 3 chiffres</w:t>
      </w:r>
    </w:p>
    <w:p w:rsidR="00F619EA" w:rsidRPr="00150123" w:rsidRDefault="00F619EA" w:rsidP="00357DCC">
      <w:pPr>
        <w:numPr>
          <w:ilvl w:val="0"/>
          <w:numId w:val="774"/>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si le champ n’est pas renseigné, la valeur «   » </w:t>
      </w:r>
    </w:p>
    <w:p w:rsidR="00F619EA" w:rsidRPr="00150123" w:rsidRDefault="00F619EA" w:rsidP="00F619EA">
      <w:pPr>
        <w:autoSpaceDE w:val="0"/>
        <w:autoSpaceDN w:val="0"/>
        <w:adjustRightInd w:val="0"/>
        <w:rPr>
          <w:rFonts w:asciiTheme="minorHAnsi" w:hAnsiTheme="minorHAnsi" w:cstheme="minorHAnsi"/>
          <w:szCs w:val="24"/>
          <w:lang w:eastAsia="fr-FR" w:bidi="ar-SA"/>
        </w:rPr>
      </w:pP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champs de saisie :</w:t>
      </w:r>
    </w:p>
    <w:p w:rsidR="00F619EA" w:rsidRPr="00150123" w:rsidRDefault="00F619EA" w:rsidP="00357DCC">
      <w:pPr>
        <w:numPr>
          <w:ilvl w:val="0"/>
          <w:numId w:val="775"/>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QUOTITE DE COTATION (YNQCO0), </w:t>
      </w:r>
    </w:p>
    <w:p w:rsidR="00F619EA" w:rsidRPr="00150123" w:rsidRDefault="00F619EA" w:rsidP="00357DCC">
      <w:pPr>
        <w:numPr>
          <w:ilvl w:val="0"/>
          <w:numId w:val="7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CD BASE CALCUL INT MM (CBCALT), </w:t>
      </w:r>
    </w:p>
    <w:p w:rsidR="00F619EA" w:rsidRPr="00150123" w:rsidRDefault="00F619EA" w:rsidP="00357DCC">
      <w:pPr>
        <w:numPr>
          <w:ilvl w:val="0"/>
          <w:numId w:val="7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ECART RAP AUTORISE CITRINE (YERPA)</w:t>
      </w: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sont numériques entiers non signés </w:t>
      </w:r>
    </w:p>
    <w:p w:rsidR="00F619EA" w:rsidRPr="00150123" w:rsidRDefault="00F619EA" w:rsidP="00F619EA">
      <w:pPr>
        <w:autoSpaceDE w:val="0"/>
        <w:autoSpaceDN w:val="0"/>
        <w:adjustRightInd w:val="0"/>
        <w:rPr>
          <w:rFonts w:asciiTheme="minorHAnsi" w:hAnsiTheme="minorHAnsi" w:cstheme="minorHAnsi"/>
          <w:szCs w:val="24"/>
          <w:lang w:eastAsia="fr-FR" w:bidi="ar-SA"/>
        </w:rPr>
      </w:pPr>
    </w:p>
    <w:p w:rsidR="00F619EA" w:rsidRPr="00150123" w:rsidRDefault="00F619EA" w:rsidP="00F619E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150123">
        <w:rPr>
          <w:rFonts w:asciiTheme="minorHAnsi" w:hAnsiTheme="minorHAnsi" w:cstheme="minorHAnsi"/>
          <w:szCs w:val="24"/>
          <w:lang w:eastAsia="fr-FR" w:bidi="ar-SA"/>
        </w:rPr>
        <w:t xml:space="preserve"> </w:t>
      </w:r>
    </w:p>
    <w:p w:rsidR="00F619EA" w:rsidRPr="00150123" w:rsidRDefault="00F619EA" w:rsidP="00357DCC">
      <w:pPr>
        <w:numPr>
          <w:ilvl w:val="0"/>
          <w:numId w:val="776"/>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valeur de la DATE DEBUT EFFET DEVISE (YDDEDV) est totalement indépendante de celles de la DATE CLOTURE (YDCLOT) et de la DATE IN (YDDIN)</w:t>
      </w:r>
    </w:p>
    <w:p w:rsidR="00F619EA" w:rsidRPr="00150123" w:rsidRDefault="00F619EA" w:rsidP="00357DCC">
      <w:pPr>
        <w:numPr>
          <w:ilvl w:val="0"/>
          <w:numId w:val="77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valeur de la DATE FIN EFFET DEVISE (YDFEDV) est totalement indépendante de celles de la DATE CLOTURE (YDCLOT) et de la DATE IN (YDDIN)</w:t>
      </w:r>
    </w:p>
    <w:p w:rsidR="00F619EA" w:rsidRPr="00150123" w:rsidRDefault="00F619EA" w:rsidP="00357DCC">
      <w:pPr>
        <w:numPr>
          <w:ilvl w:val="0"/>
          <w:numId w:val="77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IN (YDDIN) est totalement indépendante de celle de la DATE CLOTURE (YDCLOT), de la DATE DEBUT EFFET DEVISE (YDDEDV) et de la DATE FIN EFFET DEVISE (YDFEDV)  </w:t>
      </w:r>
    </w:p>
    <w:p w:rsidR="00F619EA" w:rsidRPr="00150123" w:rsidRDefault="00F619EA" w:rsidP="00357DCC">
      <w:pPr>
        <w:numPr>
          <w:ilvl w:val="0"/>
          <w:numId w:val="77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DEVISE BDF (CDEVBF) est facultatif</w:t>
      </w:r>
    </w:p>
    <w:p w:rsidR="00F619EA" w:rsidRPr="00150123" w:rsidRDefault="00F619EA" w:rsidP="00357DCC">
      <w:pPr>
        <w:numPr>
          <w:ilvl w:val="0"/>
          <w:numId w:val="77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DEVISE ISO NUM (CNDEVA) est facultatif</w:t>
      </w:r>
    </w:p>
    <w:p w:rsidR="00616AA5" w:rsidRPr="00150123" w:rsidRDefault="00616AA5" w:rsidP="002704D6">
      <w:pPr>
        <w:rPr>
          <w:rFonts w:asciiTheme="minorHAnsi" w:hAnsiTheme="minorHAnsi" w:cstheme="minorHAnsi"/>
          <w:szCs w:val="24"/>
          <w:lang w:eastAsia="fr-FR" w:bidi="ar-SA"/>
        </w:rPr>
      </w:pPr>
    </w:p>
    <w:p w:rsidR="00616AA5" w:rsidRPr="004E2387" w:rsidRDefault="00616AA5" w:rsidP="00616AA5">
      <w:pPr>
        <w:pStyle w:val="Titre4"/>
        <w:rPr>
          <w:rFonts w:asciiTheme="minorHAnsi" w:hAnsiTheme="minorHAnsi" w:cstheme="minorHAnsi"/>
        </w:rPr>
      </w:pPr>
      <w:r w:rsidRPr="004E2387">
        <w:rPr>
          <w:rFonts w:asciiTheme="minorHAnsi" w:hAnsiTheme="minorHAnsi" w:cstheme="minorHAnsi"/>
        </w:rPr>
        <w:t>Modification : contrôle des données de ta_devise_lmtay502</w:t>
      </w: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Données obligatoires : </w:t>
      </w:r>
    </w:p>
    <w:p w:rsidR="00DC7DB9" w:rsidRPr="00150123" w:rsidRDefault="00DC7DB9" w:rsidP="00357DCC">
      <w:pPr>
        <w:numPr>
          <w:ilvl w:val="0"/>
          <w:numId w:val="648"/>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DEVISE (LDEV)</w:t>
      </w:r>
    </w:p>
    <w:p w:rsidR="00DC7DB9" w:rsidRPr="00150123" w:rsidRDefault="00DC7DB9" w:rsidP="00357DCC">
      <w:pPr>
        <w:numPr>
          <w:ilvl w:val="0"/>
          <w:numId w:val="64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NOMBRE DECIMALES FININFO (YNBDEC)</w:t>
      </w:r>
    </w:p>
    <w:p w:rsidR="00DC7DB9" w:rsidRPr="00150123" w:rsidRDefault="00DC7DB9" w:rsidP="00357DCC">
      <w:pPr>
        <w:numPr>
          <w:ilvl w:val="0"/>
          <w:numId w:val="64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QUOTITE DE COTATION (YNQCO0)</w:t>
      </w:r>
    </w:p>
    <w:p w:rsidR="00DC7DB9" w:rsidRPr="00150123" w:rsidRDefault="00DC7DB9" w:rsidP="00357DCC">
      <w:pPr>
        <w:numPr>
          <w:ilvl w:val="0"/>
          <w:numId w:val="64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CD BASE CALCUL INT MM (CBCALT)</w:t>
      </w:r>
    </w:p>
    <w:p w:rsidR="00DC7DB9" w:rsidRPr="00150123" w:rsidRDefault="00DC7DB9" w:rsidP="00357DCC">
      <w:pPr>
        <w:numPr>
          <w:ilvl w:val="0"/>
          <w:numId w:val="64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l’ECART RAP AUTORISE CITRINE (YERPA)</w:t>
      </w:r>
    </w:p>
    <w:p w:rsidR="00DC7DB9" w:rsidRPr="00150123" w:rsidRDefault="00DC7DB9" w:rsidP="00357DCC">
      <w:pPr>
        <w:numPr>
          <w:ilvl w:val="0"/>
          <w:numId w:val="64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NOMBRE DE DECIMALES SWIFT (NBDECS)</w:t>
      </w:r>
    </w:p>
    <w:p w:rsidR="00DC7DB9" w:rsidRPr="00150123" w:rsidRDefault="00DC7DB9" w:rsidP="00DC7DB9">
      <w:pPr>
        <w:autoSpaceDE w:val="0"/>
        <w:autoSpaceDN w:val="0"/>
        <w:adjustRightInd w:val="0"/>
        <w:rPr>
          <w:rFonts w:asciiTheme="minorHAnsi" w:hAnsiTheme="minorHAnsi" w:cstheme="minorHAnsi"/>
          <w:szCs w:val="24"/>
          <w:lang w:eastAsia="fr-FR" w:bidi="ar-SA"/>
        </w:rPr>
      </w:pP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DC7DB9" w:rsidRPr="00150123" w:rsidRDefault="00DC7DB9" w:rsidP="00357DCC">
      <w:pPr>
        <w:numPr>
          <w:ilvl w:val="0"/>
          <w:numId w:val="64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DEVISE BDF (CDEVBF) : 3 caractères</w:t>
      </w:r>
    </w:p>
    <w:p w:rsidR="00DC7DB9" w:rsidRPr="00150123" w:rsidRDefault="00DC7DB9" w:rsidP="00357DCC">
      <w:pPr>
        <w:numPr>
          <w:ilvl w:val="0"/>
          <w:numId w:val="64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DEVISE (LDEV) : 32 caractères</w:t>
      </w:r>
    </w:p>
    <w:p w:rsidR="00DC7DB9" w:rsidRPr="00150123" w:rsidRDefault="00DC7DB9" w:rsidP="00357DCC">
      <w:pPr>
        <w:numPr>
          <w:ilvl w:val="0"/>
          <w:numId w:val="64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NOMBRE DECIMALES FININFO (YNBDEC) : 2 caractères</w:t>
      </w:r>
    </w:p>
    <w:p w:rsidR="00DC7DB9" w:rsidRPr="00150123" w:rsidRDefault="00DC7DB9" w:rsidP="00357DCC">
      <w:pPr>
        <w:numPr>
          <w:ilvl w:val="0"/>
          <w:numId w:val="64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QUOTITE DE COTATION (YNQCO0) : 5 caractères</w:t>
      </w:r>
    </w:p>
    <w:p w:rsidR="00DC7DB9" w:rsidRPr="00150123" w:rsidRDefault="00DC7DB9" w:rsidP="00357DCC">
      <w:pPr>
        <w:numPr>
          <w:ilvl w:val="0"/>
          <w:numId w:val="64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CD BASE CALCUL INT MM (CBCALT) : 3 caractères</w:t>
      </w:r>
    </w:p>
    <w:p w:rsidR="00DC7DB9" w:rsidRPr="00150123" w:rsidRDefault="00DC7DB9" w:rsidP="00357DCC">
      <w:pPr>
        <w:numPr>
          <w:ilvl w:val="0"/>
          <w:numId w:val="64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NOMBRE DE DECIMALES SWIFT (NBDECS) : 2 caractères</w:t>
      </w:r>
    </w:p>
    <w:p w:rsidR="00DC7DB9" w:rsidRPr="00150123" w:rsidRDefault="00DC7DB9" w:rsidP="00357DCC">
      <w:pPr>
        <w:numPr>
          <w:ilvl w:val="0"/>
          <w:numId w:val="64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DEVISE ISO NUM (CNDEVA) : 3 caractères</w:t>
      </w:r>
    </w:p>
    <w:p w:rsidR="00DC7DB9" w:rsidRPr="00150123" w:rsidRDefault="00DC7DB9" w:rsidP="00357DCC">
      <w:pPr>
        <w:numPr>
          <w:ilvl w:val="0"/>
          <w:numId w:val="64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ECART RAP AUTORISE CITRINE (YERPA) : 8 caractères</w:t>
      </w:r>
    </w:p>
    <w:p w:rsidR="00DC7DB9" w:rsidRPr="00150123" w:rsidRDefault="00DC7DB9" w:rsidP="00DC7DB9">
      <w:pPr>
        <w:autoSpaceDE w:val="0"/>
        <w:autoSpaceDN w:val="0"/>
        <w:adjustRightInd w:val="0"/>
        <w:rPr>
          <w:rFonts w:asciiTheme="minorHAnsi" w:hAnsiTheme="minorHAnsi" w:cstheme="minorHAnsi"/>
          <w:szCs w:val="24"/>
          <w:lang w:eastAsia="fr-FR" w:bidi="ar-SA"/>
        </w:rPr>
      </w:pP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DEVISE (YDFEDV) doit être supérieure ou égale à la DATE DEBUT EFFET DEVISE (YDDEDV)</w:t>
      </w:r>
    </w:p>
    <w:p w:rsidR="00DC7DB9" w:rsidRPr="00150123" w:rsidRDefault="00DC7DB9" w:rsidP="00DC7DB9">
      <w:pPr>
        <w:autoSpaceDE w:val="0"/>
        <w:autoSpaceDN w:val="0"/>
        <w:adjustRightInd w:val="0"/>
        <w:rPr>
          <w:rFonts w:asciiTheme="minorHAnsi" w:hAnsiTheme="minorHAnsi" w:cstheme="minorHAnsi"/>
          <w:szCs w:val="24"/>
          <w:lang w:eastAsia="fr-FR" w:bidi="ar-SA"/>
        </w:rPr>
      </w:pP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Règles particulières : </w:t>
      </w:r>
    </w:p>
    <w:p w:rsidR="00DC7DB9" w:rsidRPr="00150123" w:rsidRDefault="00DC7DB9" w:rsidP="00357DCC">
      <w:pPr>
        <w:numPr>
          <w:ilvl w:val="0"/>
          <w:numId w:val="65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IN (YDDIN )doit être égale à 01/01/0001 si le TOP IN vaut 'N'</w:t>
      </w:r>
    </w:p>
    <w:p w:rsidR="00DC7DB9" w:rsidRPr="00150123" w:rsidRDefault="00DC7DB9" w:rsidP="00357DCC">
      <w:pPr>
        <w:numPr>
          <w:ilvl w:val="0"/>
          <w:numId w:val="65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IN (YDDIN) doit être supérieure ou égale au 01/01/1900 si le TOP IN vaut 'O'</w:t>
      </w:r>
    </w:p>
    <w:p w:rsidR="00DC7DB9" w:rsidRPr="00150123" w:rsidRDefault="00DC7DB9" w:rsidP="00357DCC">
      <w:pPr>
        <w:numPr>
          <w:ilvl w:val="0"/>
          <w:numId w:val="651"/>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s'il est renseigné, le CODE DEVISE ISO NUM ne doit pas déjà exister dans  ta_devise_lmtay502 (associé à un autre CODE DEVISE ISO 3)</w:t>
      </w:r>
    </w:p>
    <w:p w:rsidR="00DC7DB9" w:rsidRPr="00150123" w:rsidRDefault="00DC7DB9" w:rsidP="00DC7DB9">
      <w:pPr>
        <w:autoSpaceDE w:val="0"/>
        <w:autoSpaceDN w:val="0"/>
        <w:adjustRightInd w:val="0"/>
        <w:rPr>
          <w:rFonts w:asciiTheme="minorHAnsi" w:hAnsiTheme="minorHAnsi" w:cstheme="minorHAnsi"/>
          <w:szCs w:val="24"/>
          <w:lang w:eastAsia="fr-FR" w:bidi="ar-SA"/>
        </w:rPr>
      </w:pP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Caractères autorisés (ne concerne que les champs de saisie. Les dates et les listes déroulantes sont exclues de ces contrôles) :</w:t>
      </w: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les champs de saisie :</w:t>
      </w:r>
    </w:p>
    <w:p w:rsidR="00DC7DB9" w:rsidRPr="00150123" w:rsidRDefault="00DC7DB9" w:rsidP="00357DCC">
      <w:pPr>
        <w:numPr>
          <w:ilvl w:val="0"/>
          <w:numId w:val="652"/>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DEVISE BDF (CDEVBF)</w:t>
      </w:r>
    </w:p>
    <w:p w:rsidR="00DC7DB9" w:rsidRPr="00150123" w:rsidRDefault="00DC7DB9" w:rsidP="00357DCC">
      <w:pPr>
        <w:numPr>
          <w:ilvl w:val="0"/>
          <w:numId w:val="652"/>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DEVISE (LDEV)</w:t>
      </w: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sont : </w:t>
      </w:r>
    </w:p>
    <w:p w:rsidR="00DC7DB9" w:rsidRPr="00150123" w:rsidRDefault="00DC7DB9" w:rsidP="00357DCC">
      <w:pPr>
        <w:numPr>
          <w:ilvl w:val="0"/>
          <w:numId w:val="653"/>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alphanumériques en majuscules non accentuées (soit A-Z),</w:t>
      </w:r>
    </w:p>
    <w:p w:rsidR="00DC7DB9" w:rsidRPr="00150123" w:rsidRDefault="00DC7DB9" w:rsidP="00357DCC">
      <w:pPr>
        <w:numPr>
          <w:ilvl w:val="0"/>
          <w:numId w:val="653"/>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chiffres 0-9,</w:t>
      </w:r>
    </w:p>
    <w:p w:rsidR="00DC7DB9" w:rsidRPr="00150123" w:rsidRDefault="00DC7DB9" w:rsidP="00357DCC">
      <w:pPr>
        <w:numPr>
          <w:ilvl w:val="0"/>
          <w:numId w:val="653"/>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séparateurs ‘ - . ,  /  , </w:t>
      </w:r>
    </w:p>
    <w:p w:rsidR="00DC7DB9" w:rsidRPr="00150123" w:rsidRDefault="00DC7DB9" w:rsidP="00357DCC">
      <w:pPr>
        <w:numPr>
          <w:ilvl w:val="0"/>
          <w:numId w:val="653"/>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tiret bas ou underscore _,</w:t>
      </w:r>
    </w:p>
    <w:p w:rsidR="00DC7DB9" w:rsidRPr="00150123" w:rsidRDefault="00DC7DB9" w:rsidP="00DC7DB9">
      <w:pPr>
        <w:autoSpaceDE w:val="0"/>
        <w:autoSpaceDN w:val="0"/>
        <w:adjustRightInd w:val="0"/>
        <w:rPr>
          <w:rFonts w:asciiTheme="minorHAnsi" w:hAnsiTheme="minorHAnsi" w:cstheme="minorHAnsi"/>
          <w:szCs w:val="24"/>
          <w:lang w:eastAsia="fr-FR" w:bidi="ar-SA"/>
        </w:rPr>
      </w:pP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les champs de saisie NOMBRE DECIMALES FININFO (YNBDEC) et NOMBRE DE DECIMALES SWIFT (NBDECS) sont les chiffres 0-9</w:t>
      </w:r>
    </w:p>
    <w:p w:rsidR="00DC7DB9" w:rsidRPr="00150123" w:rsidRDefault="00DC7DB9" w:rsidP="00DC7DB9">
      <w:pPr>
        <w:autoSpaceDE w:val="0"/>
        <w:autoSpaceDN w:val="0"/>
        <w:adjustRightInd w:val="0"/>
        <w:rPr>
          <w:rFonts w:asciiTheme="minorHAnsi" w:hAnsiTheme="minorHAnsi" w:cstheme="minorHAnsi"/>
          <w:szCs w:val="24"/>
          <w:lang w:eastAsia="fr-FR" w:bidi="ar-SA"/>
        </w:rPr>
      </w:pP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 champ de saisie CODE DEVISE ISO NUM (CNDEVA) sont les chiffres 0-9 si le champ est renseigné. Les valeurs autorisées pour ce champ sont donc :</w:t>
      </w:r>
    </w:p>
    <w:p w:rsidR="00DC7DB9" w:rsidRPr="00150123" w:rsidRDefault="00DC7DB9" w:rsidP="00357DCC">
      <w:pPr>
        <w:numPr>
          <w:ilvl w:val="0"/>
          <w:numId w:val="654"/>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combinaisons de 3 chiffres</w:t>
      </w:r>
    </w:p>
    <w:p w:rsidR="00DC7DB9" w:rsidRPr="00150123" w:rsidRDefault="00DC7DB9" w:rsidP="00357DCC">
      <w:pPr>
        <w:numPr>
          <w:ilvl w:val="0"/>
          <w:numId w:val="654"/>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si le champ n’est pas renseigné, la valeur «   » </w:t>
      </w:r>
    </w:p>
    <w:p w:rsidR="00DC7DB9" w:rsidRPr="00150123" w:rsidRDefault="00DC7DB9" w:rsidP="00DC7DB9">
      <w:pPr>
        <w:autoSpaceDE w:val="0"/>
        <w:autoSpaceDN w:val="0"/>
        <w:adjustRightInd w:val="0"/>
        <w:rPr>
          <w:rFonts w:asciiTheme="minorHAnsi" w:hAnsiTheme="minorHAnsi" w:cstheme="minorHAnsi"/>
          <w:szCs w:val="24"/>
          <w:lang w:eastAsia="fr-FR" w:bidi="ar-SA"/>
        </w:rPr>
      </w:pP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champs de saisie :</w:t>
      </w:r>
    </w:p>
    <w:p w:rsidR="00DC7DB9" w:rsidRPr="00150123" w:rsidRDefault="00DC7DB9" w:rsidP="00357DCC">
      <w:pPr>
        <w:numPr>
          <w:ilvl w:val="0"/>
          <w:numId w:val="655"/>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QUOTITE DE COTATION (YNQCO0), </w:t>
      </w:r>
    </w:p>
    <w:p w:rsidR="00DC7DB9" w:rsidRPr="00150123" w:rsidRDefault="00DC7DB9" w:rsidP="00357DCC">
      <w:pPr>
        <w:numPr>
          <w:ilvl w:val="0"/>
          <w:numId w:val="65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CD BASE CALCUL INT MM (CBCALT), </w:t>
      </w:r>
    </w:p>
    <w:p w:rsidR="00DC7DB9" w:rsidRPr="00150123" w:rsidRDefault="00DC7DB9" w:rsidP="00357DCC">
      <w:pPr>
        <w:numPr>
          <w:ilvl w:val="0"/>
          <w:numId w:val="65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ECART RAP AUTORISE CITRINE (YERPA)</w:t>
      </w: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sont numériques entiers non signés </w:t>
      </w:r>
    </w:p>
    <w:p w:rsidR="00DC7DB9" w:rsidRPr="00150123" w:rsidRDefault="00DC7DB9" w:rsidP="00DC7DB9">
      <w:pPr>
        <w:autoSpaceDE w:val="0"/>
        <w:autoSpaceDN w:val="0"/>
        <w:adjustRightInd w:val="0"/>
        <w:rPr>
          <w:rFonts w:asciiTheme="minorHAnsi" w:hAnsiTheme="minorHAnsi" w:cstheme="minorHAnsi"/>
          <w:szCs w:val="24"/>
          <w:lang w:eastAsia="fr-FR" w:bidi="ar-SA"/>
        </w:rPr>
      </w:pPr>
    </w:p>
    <w:p w:rsidR="00DC7DB9" w:rsidRPr="00150123" w:rsidRDefault="00DC7DB9" w:rsidP="00DC7DB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150123">
        <w:rPr>
          <w:rFonts w:asciiTheme="minorHAnsi" w:hAnsiTheme="minorHAnsi" w:cstheme="minorHAnsi"/>
          <w:szCs w:val="24"/>
          <w:lang w:eastAsia="fr-FR" w:bidi="ar-SA"/>
        </w:rPr>
        <w:t xml:space="preserve"> </w:t>
      </w:r>
    </w:p>
    <w:p w:rsidR="00DC7DB9" w:rsidRPr="00150123" w:rsidRDefault="00DC7DB9" w:rsidP="00357DCC">
      <w:pPr>
        <w:numPr>
          <w:ilvl w:val="0"/>
          <w:numId w:val="656"/>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valeur de la DATE DEBUT EFFET DEVISE (YDDEDV) est totalement indépendante de celles de la DATE CLOTURE (YDCLOT) et de la DATE IN (YDDIN)</w:t>
      </w:r>
    </w:p>
    <w:p w:rsidR="00DC7DB9" w:rsidRPr="00150123" w:rsidRDefault="00DC7DB9" w:rsidP="00357DCC">
      <w:pPr>
        <w:numPr>
          <w:ilvl w:val="0"/>
          <w:numId w:val="65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la valeur de la DATE FIN EFFET DEVISE (YDFEDV) est totalement indépendante de celles de la DATE CLOTURE (YDCLOT) et de la DATE IN (YDDIN)</w:t>
      </w:r>
    </w:p>
    <w:p w:rsidR="00DC7DB9" w:rsidRPr="00150123" w:rsidRDefault="00DC7DB9" w:rsidP="00357DCC">
      <w:pPr>
        <w:numPr>
          <w:ilvl w:val="0"/>
          <w:numId w:val="65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IN (YDDIN) est totalement indépendante de celle de la DATE CLOTURE (YDCLOT), de la DATE DEBUT EFFET DEVISE (YDDEDV) et de la DATE FIN EFFET DEVISE (YDFEDV)  </w:t>
      </w:r>
    </w:p>
    <w:p w:rsidR="00DC7DB9" w:rsidRPr="00150123" w:rsidRDefault="00DC7DB9" w:rsidP="00357DCC">
      <w:pPr>
        <w:numPr>
          <w:ilvl w:val="0"/>
          <w:numId w:val="65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DEVISE BDF (CDEVBF) est facultatif</w:t>
      </w:r>
    </w:p>
    <w:p w:rsidR="00DC7DB9" w:rsidRPr="00150123" w:rsidRDefault="00DC7DB9" w:rsidP="00357DCC">
      <w:pPr>
        <w:numPr>
          <w:ilvl w:val="0"/>
          <w:numId w:val="65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DEVISE ISO NUM (CNDEVA) est facultatif</w:t>
      </w:r>
    </w:p>
    <w:p w:rsidR="00616AA5" w:rsidRPr="00150123" w:rsidRDefault="00616AA5" w:rsidP="00616AA5">
      <w:pPr>
        <w:tabs>
          <w:tab w:val="left" w:pos="1867"/>
        </w:tabs>
        <w:autoSpaceDE w:val="0"/>
        <w:autoSpaceDN w:val="0"/>
        <w:adjustRightInd w:val="0"/>
        <w:rPr>
          <w:rFonts w:asciiTheme="minorHAnsi" w:hAnsiTheme="minorHAnsi" w:cstheme="minorHAnsi"/>
          <w:szCs w:val="24"/>
        </w:rPr>
      </w:pPr>
    </w:p>
    <w:p w:rsidR="00456BAC" w:rsidRPr="00456BAC" w:rsidRDefault="00456BAC" w:rsidP="00456BAC">
      <w:pPr>
        <w:pStyle w:val="Titre4"/>
        <w:rPr>
          <w:rFonts w:asciiTheme="minorHAnsi" w:hAnsiTheme="minorHAnsi" w:cstheme="minorHAnsi"/>
        </w:rPr>
      </w:pPr>
      <w:r w:rsidRPr="00456BAC">
        <w:rPr>
          <w:rFonts w:asciiTheme="minorHAnsi" w:hAnsiTheme="minorHAnsi" w:cstheme="minorHAnsi"/>
        </w:rPr>
        <w:t>Modification : renseignement des données de ta_devise_lmtay502</w:t>
      </w:r>
    </w:p>
    <w:p w:rsidR="00456BAC" w:rsidRPr="00150123" w:rsidRDefault="00456BAC" w:rsidP="00456BAC">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en saisie libre : </w:t>
      </w:r>
    </w:p>
    <w:p w:rsidR="00456BAC" w:rsidRPr="00150123" w:rsidRDefault="00456BAC" w:rsidP="00357DCC">
      <w:pPr>
        <w:numPr>
          <w:ilvl w:val="0"/>
          <w:numId w:val="474"/>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DEVISE BDF (CDEVBF)</w:t>
      </w:r>
    </w:p>
    <w:p w:rsidR="00456BAC" w:rsidRPr="00150123" w:rsidRDefault="00456BAC" w:rsidP="00357DCC">
      <w:pPr>
        <w:numPr>
          <w:ilvl w:val="0"/>
          <w:numId w:val="474"/>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DEVISE (LDEV)</w:t>
      </w:r>
    </w:p>
    <w:p w:rsidR="00456BAC" w:rsidRPr="00150123" w:rsidRDefault="00456BAC" w:rsidP="00357DCC">
      <w:pPr>
        <w:numPr>
          <w:ilvl w:val="0"/>
          <w:numId w:val="474"/>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NOMBRE DECIMALES FININFO (YNBDEC)</w:t>
      </w:r>
    </w:p>
    <w:p w:rsidR="00456BAC" w:rsidRPr="00150123" w:rsidRDefault="00456BAC" w:rsidP="00357DCC">
      <w:pPr>
        <w:numPr>
          <w:ilvl w:val="0"/>
          <w:numId w:val="474"/>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QUOTITE DE COTATION (YNQCO0)</w:t>
      </w:r>
    </w:p>
    <w:p w:rsidR="00456BAC" w:rsidRPr="00150123" w:rsidRDefault="00456BAC" w:rsidP="00357DCC">
      <w:pPr>
        <w:numPr>
          <w:ilvl w:val="0"/>
          <w:numId w:val="474"/>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CD BASE CALCUL INT MM (CBCALT)</w:t>
      </w:r>
    </w:p>
    <w:p w:rsidR="00456BAC" w:rsidRPr="00150123" w:rsidRDefault="00456BAC" w:rsidP="00357DCC">
      <w:pPr>
        <w:numPr>
          <w:ilvl w:val="0"/>
          <w:numId w:val="474"/>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NOMBRE DE DECIMALES SWIFT (NBDECS)</w:t>
      </w:r>
    </w:p>
    <w:p w:rsidR="00456BAC" w:rsidRPr="00150123" w:rsidRDefault="00456BAC" w:rsidP="00357DCC">
      <w:pPr>
        <w:numPr>
          <w:ilvl w:val="0"/>
          <w:numId w:val="474"/>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DEVISE ISO NUM (CNDEVA)</w:t>
      </w:r>
    </w:p>
    <w:p w:rsidR="00456BAC" w:rsidRPr="00150123" w:rsidRDefault="00456BAC" w:rsidP="00357DCC">
      <w:pPr>
        <w:numPr>
          <w:ilvl w:val="0"/>
          <w:numId w:val="474"/>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l’ECART RAP AUTORISE CITRINE (YERPA)</w:t>
      </w:r>
    </w:p>
    <w:p w:rsidR="00456BAC" w:rsidRPr="00150123" w:rsidRDefault="00456BAC" w:rsidP="00456BAC">
      <w:pPr>
        <w:autoSpaceDE w:val="0"/>
        <w:autoSpaceDN w:val="0"/>
        <w:adjustRightInd w:val="0"/>
        <w:rPr>
          <w:rFonts w:asciiTheme="minorHAnsi" w:hAnsiTheme="minorHAnsi" w:cstheme="minorHAnsi"/>
          <w:szCs w:val="24"/>
          <w:lang w:eastAsia="fr-FR" w:bidi="ar-SA"/>
        </w:rPr>
      </w:pPr>
    </w:p>
    <w:p w:rsidR="00456BAC" w:rsidRPr="00150123" w:rsidRDefault="00456BAC" w:rsidP="00456BAC">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456BAC" w:rsidRPr="00150123" w:rsidRDefault="00456BAC" w:rsidP="00357DCC">
      <w:pPr>
        <w:numPr>
          <w:ilvl w:val="0"/>
          <w:numId w:val="475"/>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IN (YDDIN)</w:t>
      </w:r>
    </w:p>
    <w:p w:rsidR="00456BAC" w:rsidRPr="00150123" w:rsidRDefault="00456BAC" w:rsidP="00357DCC">
      <w:pPr>
        <w:numPr>
          <w:ilvl w:val="0"/>
          <w:numId w:val="4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DT DEBUT EFFET DEVISE (YDDEDV)</w:t>
      </w:r>
    </w:p>
    <w:p w:rsidR="00456BAC" w:rsidRPr="00150123" w:rsidRDefault="00456BAC" w:rsidP="00357DCC">
      <w:pPr>
        <w:numPr>
          <w:ilvl w:val="0"/>
          <w:numId w:val="4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DT FIN EFFET DEVISE (YDFEDV)</w:t>
      </w:r>
    </w:p>
    <w:p w:rsidR="00456BAC" w:rsidRPr="00150123" w:rsidRDefault="00456BAC" w:rsidP="00357DCC">
      <w:pPr>
        <w:numPr>
          <w:ilvl w:val="0"/>
          <w:numId w:val="476"/>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CLOTURE (YDCLOT)</w:t>
      </w:r>
    </w:p>
    <w:p w:rsidR="00456BAC" w:rsidRPr="00150123" w:rsidRDefault="00456BAC" w:rsidP="00456BAC">
      <w:pPr>
        <w:autoSpaceDE w:val="0"/>
        <w:autoSpaceDN w:val="0"/>
        <w:adjustRightInd w:val="0"/>
        <w:rPr>
          <w:rFonts w:asciiTheme="minorHAnsi" w:hAnsiTheme="minorHAnsi" w:cstheme="minorHAnsi"/>
          <w:szCs w:val="24"/>
          <w:lang w:eastAsia="fr-FR" w:bidi="ar-SA"/>
        </w:rPr>
      </w:pPr>
    </w:p>
    <w:p w:rsidR="00456BAC" w:rsidRPr="00150123" w:rsidRDefault="00456BAC" w:rsidP="00456BAC">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issue de la table ta_choix_oui_non_blanc : </w:t>
      </w:r>
    </w:p>
    <w:p w:rsidR="00456BAC" w:rsidRPr="00150123" w:rsidRDefault="00456BAC" w:rsidP="00357DCC">
      <w:pPr>
        <w:numPr>
          <w:ilvl w:val="0"/>
          <w:numId w:val="47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DEVISE BLOQUEE (YC0DVB). </w:t>
      </w:r>
    </w:p>
    <w:p w:rsidR="00456BAC" w:rsidRPr="00150123" w:rsidRDefault="00456BAC" w:rsidP="00456BAC">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liste déroulante propose toutes les valeurs de la table ta_choix_oui_non_blanc  qui ne sont pas closes (lignes de ta_choix_oui_non_blanc  dont la DATE DE CLOTURE YDCLOT est supérieure strictement à la date du jour)ainsi que la valeur déjà sélectionnée (si elle est close)</w:t>
      </w:r>
    </w:p>
    <w:p w:rsidR="00456BAC" w:rsidRPr="00150123" w:rsidRDefault="00456BAC" w:rsidP="00456BAC">
      <w:pPr>
        <w:autoSpaceDE w:val="0"/>
        <w:autoSpaceDN w:val="0"/>
        <w:adjustRightInd w:val="0"/>
        <w:rPr>
          <w:rFonts w:asciiTheme="minorHAnsi" w:hAnsiTheme="minorHAnsi" w:cstheme="minorHAnsi"/>
          <w:szCs w:val="24"/>
          <w:lang w:eastAsia="fr-FR" w:bidi="ar-SA"/>
        </w:rPr>
      </w:pPr>
    </w:p>
    <w:p w:rsidR="00456BAC" w:rsidRPr="00150123" w:rsidRDefault="00456BAC" w:rsidP="00456BAC">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issue de la table ta_choix_oui_non : </w:t>
      </w:r>
    </w:p>
    <w:p w:rsidR="00456BAC" w:rsidRPr="00150123" w:rsidRDefault="00456BAC" w:rsidP="00357DCC">
      <w:pPr>
        <w:numPr>
          <w:ilvl w:val="0"/>
          <w:numId w:val="478"/>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TOP IN (YTOPIN),</w:t>
      </w:r>
    </w:p>
    <w:p w:rsidR="00456BAC" w:rsidRPr="00150123" w:rsidRDefault="00456BAC" w:rsidP="00357DCC">
      <w:pPr>
        <w:numPr>
          <w:ilvl w:val="0"/>
          <w:numId w:val="47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DEVISE COMPTE A CNCE (TDCNCE)</w:t>
      </w:r>
    </w:p>
    <w:p w:rsidR="00456BAC" w:rsidRPr="00150123" w:rsidRDefault="00456BAC" w:rsidP="00456BAC">
      <w:pPr>
        <w:tabs>
          <w:tab w:val="left" w:pos="1867"/>
        </w:tabs>
        <w:autoSpaceDE w:val="0"/>
        <w:autoSpaceDN w:val="0"/>
        <w:adjustRightInd w:val="0"/>
        <w:rPr>
          <w:rFonts w:asciiTheme="minorHAnsi" w:hAnsiTheme="minorHAnsi" w:cstheme="minorHAnsi"/>
          <w:szCs w:val="24"/>
        </w:rPr>
      </w:pPr>
      <w:r w:rsidRPr="00150123">
        <w:rPr>
          <w:rFonts w:asciiTheme="minorHAnsi" w:hAnsiTheme="minorHAnsi" w:cstheme="minorHAnsi"/>
          <w:szCs w:val="24"/>
          <w:lang w:eastAsia="fr-FR" w:bidi="ar-SA"/>
        </w:rPr>
        <w:t>La liste déroulante propose pour chacune de ses zones toutes les valeurs de la table ta_choix_oui_non qui ne sont pas closes (lignes de ta_choix_oui_non dont la DATE DE CLOTURE YDCLOT est supérieure strictement à la date du jour)ainsi que la valeur déjà sélectionnée (si elle est close)</w:t>
      </w:r>
    </w:p>
    <w:p w:rsidR="00B30840" w:rsidRPr="00150123" w:rsidRDefault="00B30840">
      <w:pPr>
        <w:rPr>
          <w:rFonts w:asciiTheme="minorHAnsi" w:hAnsiTheme="minorHAnsi" w:cstheme="minorHAnsi"/>
          <w:szCs w:val="24"/>
        </w:rPr>
      </w:pPr>
      <w:r w:rsidRPr="00150123">
        <w:rPr>
          <w:rFonts w:asciiTheme="minorHAnsi" w:hAnsiTheme="minorHAnsi" w:cstheme="minorHAnsi"/>
          <w:szCs w:val="24"/>
        </w:rPr>
        <w:br w:type="page"/>
      </w:r>
    </w:p>
    <w:p w:rsidR="00643F19" w:rsidRPr="00BF16B6" w:rsidRDefault="003F260A" w:rsidP="00643F19">
      <w:pPr>
        <w:pStyle w:val="Titre3"/>
      </w:pPr>
      <w:bookmarkStart w:id="833" w:name="_Toc515444396"/>
      <w:r>
        <w:lastRenderedPageBreak/>
        <w:t>ta_lien_pays_devise_lmtay503</w:t>
      </w:r>
      <w:bookmarkEnd w:id="833"/>
      <w:r w:rsidR="005A639E">
        <w:fldChar w:fldCharType="begin"/>
      </w:r>
      <w:r w:rsidR="005A639E">
        <w:instrText xml:space="preserve"> XE "</w:instrText>
      </w:r>
      <w:r w:rsidR="005A639E" w:rsidRPr="001378E5">
        <w:instrText>lmtay503</w:instrText>
      </w:r>
      <w:r w:rsidR="005A639E">
        <w:instrText xml:space="preserve">" </w:instrText>
      </w:r>
      <w:r w:rsidR="005A639E">
        <w:fldChar w:fldCharType="end"/>
      </w:r>
    </w:p>
    <w:p w:rsidR="009A1753" w:rsidRPr="00150123" w:rsidRDefault="009A1753" w:rsidP="009A1753">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La table représente la liste des devises de chaque pays. Un pays peut avoir plusieurs devises</w:t>
      </w:r>
    </w:p>
    <w:p w:rsidR="002704D6" w:rsidRPr="00150123" w:rsidRDefault="001B271F" w:rsidP="009A1753">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données suivent la norme ISO-4217, depuis la table des pays LMTAY502.</w:t>
      </w:r>
    </w:p>
    <w:p w:rsidR="008A6E6E" w:rsidRPr="00150123" w:rsidRDefault="003F260A" w:rsidP="008A6E6E">
      <w:pPr>
        <w:rPr>
          <w:rFonts w:asciiTheme="minorHAnsi" w:hAnsiTheme="minorHAnsi" w:cstheme="minorHAnsi"/>
          <w:szCs w:val="24"/>
        </w:rPr>
      </w:pPr>
      <w:r w:rsidRPr="00150123">
        <w:rPr>
          <w:rFonts w:asciiTheme="minorHAnsi" w:hAnsiTheme="minorHAnsi" w:cstheme="minorHAnsi"/>
          <w:szCs w:val="24"/>
        </w:rPr>
        <w:t>Cette table n’alimente aucune autre table</w:t>
      </w:r>
    </w:p>
    <w:p w:rsidR="008A6E6E" w:rsidRDefault="008A6E6E" w:rsidP="008A6E6E">
      <w:pPr>
        <w:pStyle w:val="Titre4"/>
        <w:rPr>
          <w:rFonts w:asciiTheme="minorHAnsi" w:hAnsiTheme="minorHAnsi" w:cstheme="minorHAnsi"/>
        </w:rPr>
      </w:pPr>
      <w:r w:rsidRPr="004E2387">
        <w:rPr>
          <w:rFonts w:asciiTheme="minorHAnsi" w:hAnsiTheme="minorHAnsi" w:cstheme="minorHAnsi"/>
        </w:rPr>
        <w:t>Structure de la table</w:t>
      </w:r>
    </w:p>
    <w:tbl>
      <w:tblPr>
        <w:tblW w:w="10207" w:type="dxa"/>
        <w:tblInd w:w="70" w:type="dxa"/>
        <w:tblCellMar>
          <w:left w:w="70" w:type="dxa"/>
          <w:right w:w="70" w:type="dxa"/>
        </w:tblCellMar>
        <w:tblLook w:val="04A0" w:firstRow="1" w:lastRow="0" w:firstColumn="1" w:lastColumn="0" w:noHBand="0" w:noVBand="1"/>
      </w:tblPr>
      <w:tblGrid>
        <w:gridCol w:w="1419"/>
        <w:gridCol w:w="876"/>
        <w:gridCol w:w="1392"/>
        <w:gridCol w:w="992"/>
        <w:gridCol w:w="567"/>
        <w:gridCol w:w="923"/>
        <w:gridCol w:w="971"/>
        <w:gridCol w:w="915"/>
        <w:gridCol w:w="2152"/>
      </w:tblGrid>
      <w:tr w:rsidR="00506CA0" w:rsidRPr="00506CA0" w:rsidTr="00626ABE">
        <w:trPr>
          <w:trHeight w:val="720"/>
        </w:trPr>
        <w:tc>
          <w:tcPr>
            <w:tcW w:w="1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type longueur</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saisi / alimenté</w:t>
            </w:r>
          </w:p>
        </w:tc>
        <w:tc>
          <w:tcPr>
            <w:tcW w:w="567" w:type="dxa"/>
            <w:tcBorders>
              <w:top w:val="single" w:sz="4" w:space="0" w:color="auto"/>
              <w:left w:val="nil"/>
              <w:bottom w:val="single" w:sz="4" w:space="0" w:color="auto"/>
              <w:right w:val="single" w:sz="4" w:space="0" w:color="auto"/>
            </w:tcBorders>
            <w:shd w:val="clear" w:color="000000" w:fill="C5D9F1"/>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clé</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table origine</w:t>
            </w:r>
          </w:p>
        </w:tc>
        <w:tc>
          <w:tcPr>
            <w:tcW w:w="971" w:type="dxa"/>
            <w:tcBorders>
              <w:top w:val="single" w:sz="4" w:space="0" w:color="auto"/>
              <w:left w:val="nil"/>
              <w:bottom w:val="single" w:sz="4" w:space="0" w:color="auto"/>
              <w:right w:val="single" w:sz="4" w:space="0" w:color="auto"/>
            </w:tcBorders>
            <w:shd w:val="clear" w:color="000000" w:fill="C5D9F1"/>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cardinalité</w:t>
            </w:r>
          </w:p>
        </w:tc>
        <w:tc>
          <w:tcPr>
            <w:tcW w:w="2152" w:type="dxa"/>
            <w:tcBorders>
              <w:top w:val="single" w:sz="4" w:space="0" w:color="auto"/>
              <w:left w:val="nil"/>
              <w:bottom w:val="single" w:sz="4" w:space="0" w:color="auto"/>
              <w:right w:val="single" w:sz="4" w:space="0" w:color="auto"/>
            </w:tcBorders>
            <w:shd w:val="clear" w:color="000000" w:fill="C5D9F1"/>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définition</w:t>
            </w:r>
          </w:p>
        </w:tc>
      </w:tr>
      <w:tr w:rsidR="003C4BAC" w:rsidRPr="003C4BAC" w:rsidTr="00626ABE">
        <w:trPr>
          <w:trHeight w:val="96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CODE DEVISE ISO 3</w:t>
            </w:r>
          </w:p>
        </w:tc>
        <w:tc>
          <w:tcPr>
            <w:tcW w:w="876"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CDEV</w:t>
            </w:r>
          </w:p>
        </w:tc>
        <w:tc>
          <w:tcPr>
            <w:tcW w:w="139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alphanumérique (3)</w:t>
            </w:r>
          </w:p>
        </w:tc>
        <w:tc>
          <w:tcPr>
            <w:tcW w:w="99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clé</w:t>
            </w:r>
          </w:p>
        </w:tc>
        <w:tc>
          <w:tcPr>
            <w:tcW w:w="923"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LMTAY502</w:t>
            </w:r>
          </w:p>
        </w:tc>
        <w:tc>
          <w:tcPr>
            <w:tcW w:w="971"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nomenclature alpha ISO3 (clé)</w:t>
            </w:r>
          </w:p>
        </w:tc>
      </w:tr>
      <w:tr w:rsidR="003C4BAC" w:rsidRPr="003C4BAC" w:rsidTr="00626ABE">
        <w:trPr>
          <w:trHeight w:val="96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CODE PAYS ISO 3</w:t>
            </w:r>
          </w:p>
        </w:tc>
        <w:tc>
          <w:tcPr>
            <w:tcW w:w="876"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CPAY</w:t>
            </w:r>
          </w:p>
        </w:tc>
        <w:tc>
          <w:tcPr>
            <w:tcW w:w="139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alphanumérique (3)</w:t>
            </w:r>
          </w:p>
        </w:tc>
        <w:tc>
          <w:tcPr>
            <w:tcW w:w="99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clé</w:t>
            </w:r>
          </w:p>
        </w:tc>
        <w:tc>
          <w:tcPr>
            <w:tcW w:w="923"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LMTAY502</w:t>
            </w:r>
          </w:p>
        </w:tc>
        <w:tc>
          <w:tcPr>
            <w:tcW w:w="971"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nomenclature alpha ISO3 (clé)</w:t>
            </w:r>
          </w:p>
        </w:tc>
      </w:tr>
      <w:tr w:rsidR="003C4BAC" w:rsidRPr="003C4BAC" w:rsidTr="00626ABE">
        <w:trPr>
          <w:trHeight w:val="96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calculé</w:t>
            </w:r>
          </w:p>
        </w:tc>
        <w:tc>
          <w:tcPr>
            <w:tcW w:w="567"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 xml:space="preserve">date de création de l'enregistrement. Alimenté par le </w:t>
            </w:r>
            <w:r w:rsidR="000A6C3D" w:rsidRPr="00506CA0">
              <w:rPr>
                <w:rFonts w:eastAsia="Times New Roman" w:cs="Calibri"/>
                <w:sz w:val="18"/>
                <w:szCs w:val="18"/>
                <w:lang w:eastAsia="fr-FR" w:bidi="ar-SA"/>
              </w:rPr>
              <w:t>système</w:t>
            </w:r>
            <w:r w:rsidRPr="00506CA0">
              <w:rPr>
                <w:rFonts w:eastAsia="Times New Roman" w:cs="Calibri"/>
                <w:sz w:val="18"/>
                <w:szCs w:val="18"/>
                <w:lang w:eastAsia="fr-FR" w:bidi="ar-SA"/>
              </w:rPr>
              <w:t xml:space="preserve"> A la date du jour de création. Non modifiable</w:t>
            </w:r>
          </w:p>
        </w:tc>
      </w:tr>
      <w:tr w:rsidR="003C4BAC" w:rsidRPr="003C4BAC" w:rsidTr="00626ABE">
        <w:trPr>
          <w:trHeight w:val="96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YDCLOT</w:t>
            </w:r>
          </w:p>
        </w:tc>
        <w:tc>
          <w:tcPr>
            <w:tcW w:w="139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calculé</w:t>
            </w:r>
          </w:p>
        </w:tc>
        <w:tc>
          <w:tcPr>
            <w:tcW w:w="567"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 xml:space="preserve">date de </w:t>
            </w:r>
            <w:r w:rsidR="000A6C3D" w:rsidRPr="00506CA0">
              <w:rPr>
                <w:rFonts w:eastAsia="Times New Roman" w:cs="Calibri"/>
                <w:sz w:val="18"/>
                <w:szCs w:val="18"/>
                <w:lang w:eastAsia="fr-FR" w:bidi="ar-SA"/>
              </w:rPr>
              <w:t>clôture</w:t>
            </w:r>
            <w:r w:rsidRPr="00506CA0">
              <w:rPr>
                <w:rFonts w:eastAsia="Times New Roman" w:cs="Calibri"/>
                <w:sz w:val="18"/>
                <w:szCs w:val="18"/>
                <w:lang w:eastAsia="fr-FR" w:bidi="ar-SA"/>
              </w:rPr>
              <w:t xml:space="preserve"> de l'enregistrement alimentée par défaut au 01/01/2076. cette date est modifiable</w:t>
            </w:r>
          </w:p>
        </w:tc>
      </w:tr>
      <w:tr w:rsidR="003C4BAC" w:rsidRPr="003C4BAC" w:rsidTr="00626ABE">
        <w:trPr>
          <w:trHeight w:val="960"/>
        </w:trPr>
        <w:tc>
          <w:tcPr>
            <w:tcW w:w="1419" w:type="dxa"/>
            <w:tcBorders>
              <w:top w:val="nil"/>
              <w:left w:val="single" w:sz="4" w:space="0" w:color="auto"/>
              <w:bottom w:val="single" w:sz="4" w:space="0" w:color="auto"/>
              <w:right w:val="single" w:sz="4" w:space="0" w:color="auto"/>
            </w:tcBorders>
            <w:shd w:val="clear" w:color="auto" w:fill="auto"/>
            <w:noWrap/>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YDDMAJ</w:t>
            </w:r>
          </w:p>
        </w:tc>
        <w:tc>
          <w:tcPr>
            <w:tcW w:w="1392" w:type="dxa"/>
            <w:tcBorders>
              <w:top w:val="nil"/>
              <w:left w:val="nil"/>
              <w:bottom w:val="single" w:sz="4" w:space="0" w:color="auto"/>
              <w:right w:val="single" w:sz="4" w:space="0" w:color="auto"/>
            </w:tcBorders>
            <w:shd w:val="clear" w:color="auto" w:fill="auto"/>
            <w:noWrap/>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noWrap/>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calculé</w:t>
            </w:r>
          </w:p>
        </w:tc>
        <w:tc>
          <w:tcPr>
            <w:tcW w:w="567" w:type="dxa"/>
            <w:tcBorders>
              <w:top w:val="nil"/>
              <w:left w:val="nil"/>
              <w:bottom w:val="single" w:sz="4" w:space="0" w:color="auto"/>
              <w:right w:val="single" w:sz="4" w:space="0" w:color="auto"/>
            </w:tcBorders>
            <w:shd w:val="clear" w:color="auto" w:fill="auto"/>
            <w:noWrap/>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noWrap/>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noWrap/>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date de la dernière mise A jour de l'enregistrement. Date alimentée par le système Non modifiable</w:t>
            </w:r>
          </w:p>
        </w:tc>
      </w:tr>
      <w:tr w:rsidR="003C4BAC" w:rsidRPr="003C4BAC" w:rsidTr="00626ABE">
        <w:trPr>
          <w:trHeight w:val="960"/>
        </w:trPr>
        <w:tc>
          <w:tcPr>
            <w:tcW w:w="1419" w:type="dxa"/>
            <w:tcBorders>
              <w:top w:val="nil"/>
              <w:left w:val="single" w:sz="4" w:space="0" w:color="auto"/>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506CA0" w:rsidRPr="00506CA0" w:rsidRDefault="00506CA0" w:rsidP="00506CA0">
            <w:pPr>
              <w:jc w:val="center"/>
              <w:rPr>
                <w:rFonts w:ascii="Segoe UI" w:eastAsia="Times New Roman" w:hAnsi="Segoe UI" w:cs="Segoe UI"/>
                <w:sz w:val="18"/>
                <w:szCs w:val="18"/>
                <w:lang w:eastAsia="fr-FR" w:bidi="ar-SA"/>
              </w:rPr>
            </w:pPr>
            <w:r w:rsidRPr="00506CA0">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alphanumérique (varchar255)</w:t>
            </w:r>
          </w:p>
        </w:tc>
        <w:tc>
          <w:tcPr>
            <w:tcW w:w="99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calculé , non modifiable</w:t>
            </w:r>
          </w:p>
        </w:tc>
        <w:tc>
          <w:tcPr>
            <w:tcW w:w="567"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ascii="Arial" w:eastAsia="Times New Roman" w:hAnsi="Arial"/>
                <w:sz w:val="18"/>
                <w:szCs w:val="18"/>
                <w:lang w:eastAsia="fr-FR" w:bidi="ar-SA"/>
              </w:rPr>
            </w:pPr>
            <w:r w:rsidRPr="00506CA0">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8"/>
                <w:szCs w:val="18"/>
                <w:lang w:eastAsia="fr-FR" w:bidi="ar-SA"/>
              </w:rPr>
            </w:pPr>
            <w:r w:rsidRPr="00506CA0">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506CA0" w:rsidRPr="00506CA0" w:rsidRDefault="00506CA0" w:rsidP="00506CA0">
            <w:pPr>
              <w:jc w:val="center"/>
              <w:rPr>
                <w:rFonts w:eastAsia="Times New Roman" w:cs="Calibri"/>
                <w:sz w:val="16"/>
                <w:szCs w:val="16"/>
                <w:lang w:eastAsia="fr-FR" w:bidi="ar-SA"/>
              </w:rPr>
            </w:pPr>
            <w:r w:rsidRPr="00506CA0">
              <w:rPr>
                <w:rFonts w:eastAsia="Times New Roman" w:cs="Calibri"/>
                <w:sz w:val="16"/>
                <w:szCs w:val="16"/>
                <w:lang w:eastAsia="fr-FR" w:bidi="ar-SA"/>
              </w:rPr>
              <w:t xml:space="preserve">User ayant </w:t>
            </w:r>
            <w:r w:rsidR="000A6C3D" w:rsidRPr="00506CA0">
              <w:rPr>
                <w:rFonts w:eastAsia="Times New Roman" w:cs="Calibri"/>
                <w:sz w:val="16"/>
                <w:szCs w:val="16"/>
                <w:lang w:eastAsia="fr-FR" w:bidi="ar-SA"/>
              </w:rPr>
              <w:t>effectué</w:t>
            </w:r>
            <w:r w:rsidRPr="00506CA0">
              <w:rPr>
                <w:rFonts w:eastAsia="Times New Roman" w:cs="Calibri"/>
                <w:sz w:val="16"/>
                <w:szCs w:val="16"/>
                <w:lang w:eastAsia="fr-FR" w:bidi="ar-SA"/>
              </w:rPr>
              <w:t xml:space="preserve"> la dernière mise à jour  de l'enregistrement</w:t>
            </w:r>
          </w:p>
        </w:tc>
      </w:tr>
    </w:tbl>
    <w:p w:rsidR="00506CA0" w:rsidRPr="00506CA0" w:rsidRDefault="00506CA0" w:rsidP="00506CA0"/>
    <w:p w:rsidR="003F260A" w:rsidRPr="00150123" w:rsidRDefault="003F260A" w:rsidP="003F260A">
      <w:pPr>
        <w:pStyle w:val="Titre4"/>
        <w:rPr>
          <w:rFonts w:asciiTheme="minorHAnsi" w:hAnsiTheme="minorHAnsi" w:cstheme="minorHAnsi"/>
        </w:rPr>
      </w:pPr>
      <w:r w:rsidRPr="00150123">
        <w:rPr>
          <w:rFonts w:asciiTheme="minorHAnsi" w:hAnsiTheme="minorHAnsi" w:cstheme="minorHAnsi"/>
        </w:rPr>
        <w:t>Gestion de la table</w:t>
      </w:r>
    </w:p>
    <w:p w:rsidR="003F260A" w:rsidRPr="00150123" w:rsidRDefault="003F260A" w:rsidP="003F260A">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La table est accessible en consultation. Elle n’est pas modifiable via l’IHM. Les modifications sont à effectuées par la MOE.</w:t>
      </w:r>
    </w:p>
    <w:p w:rsidR="00B30840" w:rsidRPr="00150123" w:rsidRDefault="00B30840" w:rsidP="002704D6">
      <w:pPr>
        <w:rPr>
          <w:rFonts w:asciiTheme="minorHAnsi" w:hAnsiTheme="minorHAnsi" w:cstheme="minorHAnsi"/>
          <w:szCs w:val="24"/>
          <w:lang w:eastAsia="fr-FR" w:bidi="ar-SA"/>
        </w:rPr>
      </w:pPr>
    </w:p>
    <w:p w:rsidR="00B30840" w:rsidRPr="00150123" w:rsidRDefault="00B30840">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643F19" w:rsidRPr="00BF16B6" w:rsidRDefault="00501A15" w:rsidP="00643F19">
      <w:pPr>
        <w:pStyle w:val="Titre3"/>
      </w:pPr>
      <w:bookmarkStart w:id="834" w:name="_Toc515444397"/>
      <w:r>
        <w:lastRenderedPageBreak/>
        <w:t>ta_code_resident_lmtay554</w:t>
      </w:r>
      <w:bookmarkEnd w:id="834"/>
      <w:r w:rsidR="005A639E">
        <w:fldChar w:fldCharType="begin"/>
      </w:r>
      <w:r w:rsidR="005A639E">
        <w:instrText xml:space="preserve"> XE "</w:instrText>
      </w:r>
      <w:r w:rsidR="005A639E" w:rsidRPr="001378E5">
        <w:instrText>lmtay554</w:instrText>
      </w:r>
      <w:r w:rsidR="005A639E">
        <w:instrText xml:space="preserve">" </w:instrText>
      </w:r>
      <w:r w:rsidR="005A639E">
        <w:fldChar w:fldCharType="end"/>
      </w:r>
      <w:r w:rsidR="00263851" w:rsidRPr="00BF16B6">
        <w:t xml:space="preserve"> </w:t>
      </w:r>
    </w:p>
    <w:p w:rsidR="00643F19" w:rsidRPr="004E2387" w:rsidRDefault="005249DA" w:rsidP="002704D6">
      <w:pPr>
        <w:rPr>
          <w:rFonts w:asciiTheme="minorHAnsi" w:hAnsiTheme="minorHAnsi" w:cstheme="minorHAnsi"/>
          <w:lang w:eastAsia="fr-FR" w:bidi="ar-SA"/>
        </w:rPr>
      </w:pPr>
      <w:r w:rsidRPr="004E2387">
        <w:rPr>
          <w:rFonts w:asciiTheme="minorHAnsi" w:hAnsiTheme="minorHAnsi" w:cstheme="minorHAnsi"/>
          <w:lang w:eastAsia="fr-FR" w:bidi="ar-SA"/>
        </w:rPr>
        <w:t>L</w:t>
      </w:r>
      <w:r w:rsidR="009A1753" w:rsidRPr="004E2387">
        <w:rPr>
          <w:rFonts w:asciiTheme="minorHAnsi" w:hAnsiTheme="minorHAnsi" w:cstheme="minorHAnsi"/>
          <w:lang w:eastAsia="fr-FR" w:bidi="ar-SA"/>
        </w:rPr>
        <w:t xml:space="preserve">iste </w:t>
      </w:r>
      <w:r w:rsidRPr="004E2387">
        <w:rPr>
          <w:rFonts w:asciiTheme="minorHAnsi" w:hAnsiTheme="minorHAnsi" w:cstheme="minorHAnsi"/>
          <w:lang w:eastAsia="fr-FR" w:bidi="ar-SA"/>
        </w:rPr>
        <w:t>d</w:t>
      </w:r>
      <w:r w:rsidR="009A1753" w:rsidRPr="004E2387">
        <w:rPr>
          <w:rFonts w:asciiTheme="minorHAnsi" w:hAnsiTheme="minorHAnsi" w:cstheme="minorHAnsi"/>
          <w:lang w:eastAsia="fr-FR" w:bidi="ar-SA"/>
        </w:rPr>
        <w:t>es caractéristiques d'une personne par rapport à son lieu de résidence pour les déclarations à la BDF (commission bancaire et balance des paiements) (ex : résident en métropole, résident DOM-TOM.)</w:t>
      </w:r>
      <w:r w:rsidR="00263851">
        <w:rPr>
          <w:rFonts w:asciiTheme="minorHAnsi" w:hAnsiTheme="minorHAnsi" w:cstheme="minorHAnsi"/>
          <w:lang w:eastAsia="fr-FR" w:bidi="ar-SA"/>
        </w:rPr>
        <w:t xml:space="preserve"> anciennement dénommées </w:t>
      </w:r>
      <w:r w:rsidR="00263851">
        <w:rPr>
          <w:rFonts w:asciiTheme="minorHAnsi" w:hAnsiTheme="minorHAnsi" w:cstheme="minorHAnsi"/>
        </w:rPr>
        <w:t>(l</w:t>
      </w:r>
      <w:r w:rsidR="00263851" w:rsidRPr="004E2387">
        <w:rPr>
          <w:rFonts w:asciiTheme="minorHAnsi" w:hAnsiTheme="minorHAnsi" w:cstheme="minorHAnsi"/>
        </w:rPr>
        <w:t>mtay554 résidents CCB/BDF</w:t>
      </w:r>
      <w:r w:rsidR="00263851">
        <w:rPr>
          <w:rFonts w:asciiTheme="minorHAnsi" w:hAnsiTheme="minorHAnsi" w:cstheme="minorHAnsi"/>
        </w:rPr>
        <w:t>)</w:t>
      </w:r>
    </w:p>
    <w:p w:rsidR="008A6E6E" w:rsidRPr="004E2387" w:rsidRDefault="008A6E6E" w:rsidP="008A6E6E">
      <w:pPr>
        <w:rPr>
          <w:rFonts w:asciiTheme="minorHAnsi" w:hAnsiTheme="minorHAnsi" w:cstheme="minorHAnsi"/>
        </w:rPr>
      </w:pPr>
    </w:p>
    <w:p w:rsidR="008A6E6E" w:rsidRDefault="008A6E6E" w:rsidP="008A6E6E">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Layout w:type="fixed"/>
        <w:tblCellMar>
          <w:left w:w="70" w:type="dxa"/>
          <w:right w:w="70" w:type="dxa"/>
        </w:tblCellMar>
        <w:tblLook w:val="04A0" w:firstRow="1" w:lastRow="0" w:firstColumn="1" w:lastColumn="0" w:noHBand="0" w:noVBand="1"/>
      </w:tblPr>
      <w:tblGrid>
        <w:gridCol w:w="1433"/>
        <w:gridCol w:w="992"/>
        <w:gridCol w:w="1276"/>
        <w:gridCol w:w="992"/>
        <w:gridCol w:w="610"/>
        <w:gridCol w:w="949"/>
        <w:gridCol w:w="993"/>
        <w:gridCol w:w="915"/>
        <w:gridCol w:w="2061"/>
      </w:tblGrid>
      <w:tr w:rsidR="00332957" w:rsidRPr="00332957" w:rsidTr="00332957">
        <w:trPr>
          <w:trHeight w:val="720"/>
          <w:tblHeader/>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Libellé donnée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Code technique</w:t>
            </w:r>
          </w:p>
        </w:tc>
        <w:tc>
          <w:tcPr>
            <w:tcW w:w="1276" w:type="dxa"/>
            <w:tcBorders>
              <w:top w:val="single" w:sz="4" w:space="0" w:color="auto"/>
              <w:left w:val="nil"/>
              <w:bottom w:val="single" w:sz="4" w:space="0" w:color="auto"/>
              <w:right w:val="single" w:sz="4" w:space="0" w:color="auto"/>
            </w:tcBorders>
            <w:shd w:val="clear" w:color="000000" w:fill="C5D9F1"/>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type longueur</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saisi / alimenté</w:t>
            </w:r>
          </w:p>
        </w:tc>
        <w:tc>
          <w:tcPr>
            <w:tcW w:w="610" w:type="dxa"/>
            <w:tcBorders>
              <w:top w:val="single" w:sz="4" w:space="0" w:color="auto"/>
              <w:left w:val="nil"/>
              <w:bottom w:val="single" w:sz="4" w:space="0" w:color="auto"/>
              <w:right w:val="single" w:sz="4" w:space="0" w:color="auto"/>
            </w:tcBorders>
            <w:shd w:val="clear" w:color="000000" w:fill="C5D9F1"/>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clé</w:t>
            </w:r>
          </w:p>
        </w:tc>
        <w:tc>
          <w:tcPr>
            <w:tcW w:w="949" w:type="dxa"/>
            <w:tcBorders>
              <w:top w:val="single" w:sz="4" w:space="0" w:color="auto"/>
              <w:left w:val="nil"/>
              <w:bottom w:val="single" w:sz="4" w:space="0" w:color="auto"/>
              <w:right w:val="single" w:sz="4" w:space="0" w:color="auto"/>
            </w:tcBorders>
            <w:shd w:val="clear" w:color="000000" w:fill="C5D9F1"/>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cardinalité</w:t>
            </w:r>
          </w:p>
        </w:tc>
        <w:tc>
          <w:tcPr>
            <w:tcW w:w="2061" w:type="dxa"/>
            <w:tcBorders>
              <w:top w:val="single" w:sz="4" w:space="0" w:color="auto"/>
              <w:left w:val="nil"/>
              <w:bottom w:val="single" w:sz="4" w:space="0" w:color="auto"/>
              <w:right w:val="single" w:sz="4" w:space="0" w:color="auto"/>
            </w:tcBorders>
            <w:shd w:val="clear" w:color="000000" w:fill="C5D9F1"/>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définition</w:t>
            </w:r>
          </w:p>
        </w:tc>
      </w:tr>
      <w:tr w:rsidR="00332957" w:rsidRPr="00332957" w:rsidTr="00332957">
        <w:trPr>
          <w:trHeight w:val="144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CODE RESIDENT CCB</w:t>
            </w:r>
          </w:p>
        </w:tc>
        <w:tc>
          <w:tcPr>
            <w:tcW w:w="992"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CRESAC</w:t>
            </w:r>
          </w:p>
        </w:tc>
        <w:tc>
          <w:tcPr>
            <w:tcW w:w="1276"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alphanumérique (2)</w:t>
            </w:r>
          </w:p>
        </w:tc>
        <w:tc>
          <w:tcPr>
            <w:tcW w:w="992"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saisi</w:t>
            </w:r>
          </w:p>
        </w:tc>
        <w:tc>
          <w:tcPr>
            <w:tcW w:w="610"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clé</w:t>
            </w:r>
          </w:p>
        </w:tc>
        <w:tc>
          <w:tcPr>
            <w:tcW w:w="949"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définit la résidence fiscale , pour déclaration A la BDF (ex commission contrôle bancaire CCB)</w:t>
            </w:r>
          </w:p>
        </w:tc>
      </w:tr>
      <w:tr w:rsidR="00332957" w:rsidRPr="00332957" w:rsidTr="00332957">
        <w:trPr>
          <w:trHeight w:val="144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DATE CLOTURE</w:t>
            </w:r>
          </w:p>
        </w:tc>
        <w:tc>
          <w:tcPr>
            <w:tcW w:w="992"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YDCLOT</w:t>
            </w:r>
          </w:p>
        </w:tc>
        <w:tc>
          <w:tcPr>
            <w:tcW w:w="1276"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calculé</w:t>
            </w:r>
          </w:p>
        </w:tc>
        <w:tc>
          <w:tcPr>
            <w:tcW w:w="610"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w:t>
            </w:r>
          </w:p>
        </w:tc>
        <w:tc>
          <w:tcPr>
            <w:tcW w:w="949"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xml:space="preserve">date de </w:t>
            </w:r>
            <w:r w:rsidR="000A6C3D" w:rsidRPr="00332957">
              <w:rPr>
                <w:rFonts w:eastAsia="Times New Roman" w:cs="Calibri"/>
                <w:sz w:val="18"/>
                <w:szCs w:val="18"/>
                <w:lang w:eastAsia="fr-FR" w:bidi="ar-SA"/>
              </w:rPr>
              <w:t>clôture</w:t>
            </w:r>
            <w:r w:rsidRPr="00332957">
              <w:rPr>
                <w:rFonts w:eastAsia="Times New Roman" w:cs="Calibri"/>
                <w:sz w:val="18"/>
                <w:szCs w:val="18"/>
                <w:lang w:eastAsia="fr-FR" w:bidi="ar-SA"/>
              </w:rPr>
              <w:t xml:space="preserve"> de l'enregistrement alimentée par défaut au 01/01/2076. cette date est modifiable</w:t>
            </w:r>
          </w:p>
        </w:tc>
      </w:tr>
      <w:tr w:rsidR="00332957" w:rsidRPr="00332957" w:rsidTr="00332957">
        <w:trPr>
          <w:trHeight w:val="144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DATE CREATION</w:t>
            </w:r>
          </w:p>
        </w:tc>
        <w:tc>
          <w:tcPr>
            <w:tcW w:w="992"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YDC000</w:t>
            </w:r>
          </w:p>
        </w:tc>
        <w:tc>
          <w:tcPr>
            <w:tcW w:w="1276"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calculé</w:t>
            </w:r>
          </w:p>
        </w:tc>
        <w:tc>
          <w:tcPr>
            <w:tcW w:w="610"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w:t>
            </w:r>
          </w:p>
        </w:tc>
        <w:tc>
          <w:tcPr>
            <w:tcW w:w="949"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xml:space="preserve">date de création de l'enregistrement. Alimenté par le </w:t>
            </w:r>
            <w:r w:rsidR="000A6C3D" w:rsidRPr="00332957">
              <w:rPr>
                <w:rFonts w:eastAsia="Times New Roman" w:cs="Calibri"/>
                <w:sz w:val="18"/>
                <w:szCs w:val="18"/>
                <w:lang w:eastAsia="fr-FR" w:bidi="ar-SA"/>
              </w:rPr>
              <w:t>système</w:t>
            </w:r>
            <w:r w:rsidRPr="00332957">
              <w:rPr>
                <w:rFonts w:eastAsia="Times New Roman" w:cs="Calibri"/>
                <w:sz w:val="18"/>
                <w:szCs w:val="18"/>
                <w:lang w:eastAsia="fr-FR" w:bidi="ar-SA"/>
              </w:rPr>
              <w:t xml:space="preserve"> A la date du jour de création. Non modifiable</w:t>
            </w:r>
          </w:p>
        </w:tc>
      </w:tr>
      <w:tr w:rsidR="00332957" w:rsidRPr="00332957" w:rsidTr="00332957">
        <w:trPr>
          <w:trHeight w:val="144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DATE DERNIERE MAJ</w:t>
            </w:r>
          </w:p>
        </w:tc>
        <w:tc>
          <w:tcPr>
            <w:tcW w:w="992" w:type="dxa"/>
            <w:tcBorders>
              <w:top w:val="nil"/>
              <w:left w:val="nil"/>
              <w:bottom w:val="single" w:sz="4" w:space="0" w:color="auto"/>
              <w:right w:val="single" w:sz="4" w:space="0" w:color="auto"/>
            </w:tcBorders>
            <w:shd w:val="clear" w:color="auto" w:fill="auto"/>
            <w:noWrap/>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YDDMAJ</w:t>
            </w:r>
          </w:p>
        </w:tc>
        <w:tc>
          <w:tcPr>
            <w:tcW w:w="1276" w:type="dxa"/>
            <w:tcBorders>
              <w:top w:val="nil"/>
              <w:left w:val="nil"/>
              <w:bottom w:val="single" w:sz="4" w:space="0" w:color="auto"/>
              <w:right w:val="single" w:sz="4" w:space="0" w:color="auto"/>
            </w:tcBorders>
            <w:shd w:val="clear" w:color="auto" w:fill="auto"/>
            <w:noWrap/>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noWrap/>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calculé</w:t>
            </w:r>
          </w:p>
        </w:tc>
        <w:tc>
          <w:tcPr>
            <w:tcW w:w="610" w:type="dxa"/>
            <w:tcBorders>
              <w:top w:val="nil"/>
              <w:left w:val="nil"/>
              <w:bottom w:val="single" w:sz="4" w:space="0" w:color="auto"/>
              <w:right w:val="single" w:sz="4" w:space="0" w:color="auto"/>
            </w:tcBorders>
            <w:shd w:val="clear" w:color="auto" w:fill="auto"/>
            <w:noWrap/>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w:t>
            </w:r>
          </w:p>
        </w:tc>
        <w:tc>
          <w:tcPr>
            <w:tcW w:w="949" w:type="dxa"/>
            <w:tcBorders>
              <w:top w:val="nil"/>
              <w:left w:val="nil"/>
              <w:bottom w:val="single" w:sz="4" w:space="0" w:color="auto"/>
              <w:right w:val="single" w:sz="4" w:space="0" w:color="auto"/>
            </w:tcBorders>
            <w:shd w:val="clear" w:color="auto" w:fill="auto"/>
            <w:noWrap/>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date de la dernière mise A jour de l'enregistrement. Date alimentée par le système Non modifiable</w:t>
            </w:r>
          </w:p>
        </w:tc>
      </w:tr>
      <w:tr w:rsidR="00332957" w:rsidRPr="00332957" w:rsidTr="00332957">
        <w:trPr>
          <w:trHeight w:val="144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LIBELLE RESIDENT CCB</w:t>
            </w:r>
          </w:p>
        </w:tc>
        <w:tc>
          <w:tcPr>
            <w:tcW w:w="992"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YLBRDT</w:t>
            </w:r>
          </w:p>
        </w:tc>
        <w:tc>
          <w:tcPr>
            <w:tcW w:w="1276"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alphanumérique (50)</w:t>
            </w:r>
          </w:p>
        </w:tc>
        <w:tc>
          <w:tcPr>
            <w:tcW w:w="992"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saisi</w:t>
            </w:r>
          </w:p>
        </w:tc>
        <w:tc>
          <w:tcPr>
            <w:tcW w:w="610"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w:t>
            </w:r>
          </w:p>
        </w:tc>
        <w:tc>
          <w:tcPr>
            <w:tcW w:w="949"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libellé (définit la résidence fiscale , pour déclaration A la BDF)</w:t>
            </w:r>
          </w:p>
        </w:tc>
      </w:tr>
      <w:tr w:rsidR="003C4BAC" w:rsidRPr="003C4BAC" w:rsidTr="00332957">
        <w:trPr>
          <w:trHeight w:val="144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xml:space="preserve"> CODE USER DE DERNIERE MISE A JOUR</w:t>
            </w:r>
          </w:p>
        </w:tc>
        <w:tc>
          <w:tcPr>
            <w:tcW w:w="992" w:type="dxa"/>
            <w:tcBorders>
              <w:top w:val="nil"/>
              <w:left w:val="nil"/>
              <w:bottom w:val="single" w:sz="4" w:space="0" w:color="auto"/>
              <w:right w:val="single" w:sz="4" w:space="0" w:color="auto"/>
            </w:tcBorders>
            <w:shd w:val="clear" w:color="auto" w:fill="auto"/>
            <w:noWrap/>
            <w:vAlign w:val="center"/>
            <w:hideMark/>
          </w:tcPr>
          <w:p w:rsidR="00332957" w:rsidRPr="00332957" w:rsidRDefault="00332957" w:rsidP="00332957">
            <w:pPr>
              <w:jc w:val="center"/>
              <w:rPr>
                <w:rFonts w:ascii="Segoe UI" w:eastAsia="Times New Roman" w:hAnsi="Segoe UI" w:cs="Segoe UI"/>
                <w:sz w:val="18"/>
                <w:szCs w:val="18"/>
                <w:lang w:eastAsia="fr-FR" w:bidi="ar-SA"/>
              </w:rPr>
            </w:pPr>
            <w:r w:rsidRPr="00332957">
              <w:rPr>
                <w:rFonts w:ascii="Segoe UI" w:eastAsia="Times New Roman" w:hAnsi="Segoe UI" w:cs="Segoe UI"/>
                <w:sz w:val="18"/>
                <w:szCs w:val="18"/>
                <w:lang w:eastAsia="fr-FR" w:bidi="ar-SA"/>
              </w:rPr>
              <w:t>CUSER </w:t>
            </w:r>
          </w:p>
        </w:tc>
        <w:tc>
          <w:tcPr>
            <w:tcW w:w="1276"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alphanumérique (varchar255)</w:t>
            </w:r>
          </w:p>
        </w:tc>
        <w:tc>
          <w:tcPr>
            <w:tcW w:w="992"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calculé , non modifiable</w:t>
            </w:r>
          </w:p>
        </w:tc>
        <w:tc>
          <w:tcPr>
            <w:tcW w:w="610"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w:t>
            </w:r>
          </w:p>
        </w:tc>
        <w:tc>
          <w:tcPr>
            <w:tcW w:w="949"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ascii="Arial" w:eastAsia="Times New Roman" w:hAnsi="Arial"/>
                <w:sz w:val="18"/>
                <w:szCs w:val="18"/>
                <w:lang w:eastAsia="fr-FR" w:bidi="ar-SA"/>
              </w:rPr>
            </w:pPr>
            <w:r w:rsidRPr="00332957">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8"/>
                <w:szCs w:val="18"/>
                <w:lang w:eastAsia="fr-FR" w:bidi="ar-SA"/>
              </w:rPr>
            </w:pPr>
            <w:r w:rsidRPr="00332957">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32957" w:rsidRPr="00332957" w:rsidRDefault="00332957" w:rsidP="00332957">
            <w:pPr>
              <w:jc w:val="center"/>
              <w:rPr>
                <w:rFonts w:eastAsia="Times New Roman" w:cs="Calibri"/>
                <w:sz w:val="16"/>
                <w:szCs w:val="16"/>
                <w:lang w:eastAsia="fr-FR" w:bidi="ar-SA"/>
              </w:rPr>
            </w:pPr>
            <w:r w:rsidRPr="00332957">
              <w:rPr>
                <w:rFonts w:eastAsia="Times New Roman" w:cs="Calibri"/>
                <w:sz w:val="16"/>
                <w:szCs w:val="16"/>
                <w:lang w:eastAsia="fr-FR" w:bidi="ar-SA"/>
              </w:rPr>
              <w:t xml:space="preserve">User ayant </w:t>
            </w:r>
            <w:r w:rsidR="000A6C3D" w:rsidRPr="00332957">
              <w:rPr>
                <w:rFonts w:eastAsia="Times New Roman" w:cs="Calibri"/>
                <w:sz w:val="16"/>
                <w:szCs w:val="16"/>
                <w:lang w:eastAsia="fr-FR" w:bidi="ar-SA"/>
              </w:rPr>
              <w:t>effectué</w:t>
            </w:r>
            <w:r w:rsidRPr="00332957">
              <w:rPr>
                <w:rFonts w:eastAsia="Times New Roman" w:cs="Calibri"/>
                <w:sz w:val="16"/>
                <w:szCs w:val="16"/>
                <w:lang w:eastAsia="fr-FR" w:bidi="ar-SA"/>
              </w:rPr>
              <w:t xml:space="preserve"> la dernière mise à jour  de l'enregistrement</w:t>
            </w:r>
          </w:p>
        </w:tc>
      </w:tr>
    </w:tbl>
    <w:p w:rsidR="00332957" w:rsidRPr="00332957" w:rsidRDefault="00332957" w:rsidP="00332957"/>
    <w:p w:rsidR="00806E42" w:rsidRDefault="00806E42" w:rsidP="00806E42">
      <w:pPr>
        <w:pStyle w:val="Titre4"/>
        <w:rPr>
          <w:lang w:eastAsia="fr-FR" w:bidi="ar-SA"/>
        </w:rPr>
      </w:pPr>
      <w:r>
        <w:rPr>
          <w:lang w:eastAsia="fr-FR" w:bidi="ar-SA"/>
        </w:rPr>
        <w:t>Gestion de la table</w:t>
      </w:r>
    </w:p>
    <w:p w:rsidR="00806E42" w:rsidRPr="00150123" w:rsidRDefault="00806E42" w:rsidP="00806E42">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La table est accessible en consultation. Elle n’est pas modifiable via l’IHM. Les modifications sont à effectuées par la MOE.</w:t>
      </w:r>
    </w:p>
    <w:p w:rsidR="00B30840" w:rsidRPr="00150123" w:rsidRDefault="00B30840" w:rsidP="002704D6">
      <w:pPr>
        <w:rPr>
          <w:rFonts w:asciiTheme="minorHAnsi" w:hAnsiTheme="minorHAnsi" w:cstheme="minorHAnsi"/>
          <w:szCs w:val="24"/>
          <w:lang w:eastAsia="fr-FR" w:bidi="ar-SA"/>
        </w:rPr>
      </w:pPr>
    </w:p>
    <w:p w:rsidR="00B30840" w:rsidRPr="00150123" w:rsidRDefault="00B30840">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643F19" w:rsidRPr="00BF16B6" w:rsidRDefault="001A4E1F" w:rsidP="00643F19">
      <w:pPr>
        <w:pStyle w:val="Titre3"/>
      </w:pPr>
      <w:bookmarkStart w:id="835" w:name="_Toc515444398"/>
      <w:r w:rsidRPr="00BF16B6">
        <w:lastRenderedPageBreak/>
        <w:t>ta_convention_fiscale_france_lmtay716</w:t>
      </w:r>
      <w:bookmarkEnd w:id="835"/>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lmtay716</w:instrText>
      </w:r>
      <w:r w:rsidR="005A639E">
        <w:instrText xml:space="preserve">" </w:instrText>
      </w:r>
      <w:r w:rsidR="005A639E">
        <w:rPr>
          <w:rFonts w:asciiTheme="minorHAnsi" w:hAnsiTheme="minorHAnsi" w:cstheme="minorHAnsi"/>
        </w:rPr>
        <w:fldChar w:fldCharType="end"/>
      </w:r>
    </w:p>
    <w:p w:rsidR="008A6E6E" w:rsidRPr="00150123" w:rsidRDefault="002B1DBC" w:rsidP="008A6E6E">
      <w:pPr>
        <w:rPr>
          <w:rFonts w:asciiTheme="minorHAnsi" w:hAnsiTheme="minorHAnsi" w:cstheme="minorHAnsi"/>
          <w:szCs w:val="24"/>
        </w:rPr>
      </w:pPr>
      <w:r w:rsidRPr="00150123">
        <w:rPr>
          <w:rFonts w:asciiTheme="minorHAnsi" w:hAnsiTheme="minorHAnsi" w:cstheme="minorHAnsi"/>
          <w:szCs w:val="24"/>
        </w:rPr>
        <w:t>Cette table renseigne les taux en vigueur pour chaque pays afin d'appliquer une fiscalité adéquate</w:t>
      </w:r>
      <w:r w:rsidR="003D3CFC" w:rsidRPr="00150123">
        <w:rPr>
          <w:rFonts w:asciiTheme="minorHAnsi" w:hAnsiTheme="minorHAnsi" w:cstheme="minorHAnsi"/>
          <w:szCs w:val="24"/>
        </w:rPr>
        <w:t xml:space="preserve"> (notamment pour les DOM TOM).</w:t>
      </w:r>
    </w:p>
    <w:p w:rsidR="002B1DBC" w:rsidRPr="00731266" w:rsidRDefault="00706294" w:rsidP="008A6E6E">
      <w:pPr>
        <w:rPr>
          <w:rFonts w:asciiTheme="minorHAnsi" w:hAnsiTheme="minorHAnsi" w:cstheme="minorHAnsi"/>
          <w:b/>
          <w:szCs w:val="24"/>
        </w:rPr>
      </w:pPr>
      <w:r w:rsidRPr="00731266">
        <w:rPr>
          <w:rFonts w:asciiTheme="minorHAnsi" w:hAnsiTheme="minorHAnsi" w:cstheme="minorHAnsi"/>
          <w:szCs w:val="24"/>
        </w:rPr>
        <w:t>Les données sont issues du ministère des finances</w:t>
      </w:r>
    </w:p>
    <w:p w:rsidR="008A6E6E" w:rsidRPr="004E2387" w:rsidRDefault="008A6E6E" w:rsidP="008A6E6E">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992"/>
        <w:gridCol w:w="1286"/>
        <w:gridCol w:w="982"/>
        <w:gridCol w:w="709"/>
        <w:gridCol w:w="908"/>
        <w:gridCol w:w="935"/>
        <w:gridCol w:w="915"/>
        <w:gridCol w:w="2061"/>
      </w:tblGrid>
      <w:tr w:rsidR="00626ABE" w:rsidRPr="00626ABE" w:rsidTr="00626ABE">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626ABE" w:rsidRPr="00626ABE" w:rsidRDefault="00626ABE" w:rsidP="00626ABE">
            <w:pPr>
              <w:jc w:val="center"/>
              <w:rPr>
                <w:rFonts w:eastAsia="Times New Roman" w:cs="Calibri"/>
                <w:sz w:val="18"/>
                <w:szCs w:val="18"/>
                <w:lang w:eastAsia="fr-FR" w:bidi="ar-SA"/>
              </w:rPr>
            </w:pPr>
            <w:r w:rsidRPr="00626ABE">
              <w:rPr>
                <w:rFonts w:eastAsia="Times New Roman" w:cs="Calibri"/>
                <w:sz w:val="18"/>
                <w:szCs w:val="18"/>
                <w:lang w:eastAsia="fr-FR" w:bidi="ar-SA"/>
              </w:rPr>
              <w:t>Libellé donnée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626ABE" w:rsidRPr="00626ABE" w:rsidRDefault="00626ABE" w:rsidP="00626ABE">
            <w:pPr>
              <w:jc w:val="center"/>
              <w:rPr>
                <w:rFonts w:eastAsia="Times New Roman" w:cs="Calibri"/>
                <w:sz w:val="18"/>
                <w:szCs w:val="18"/>
                <w:lang w:eastAsia="fr-FR" w:bidi="ar-SA"/>
              </w:rPr>
            </w:pPr>
            <w:r w:rsidRPr="00626ABE">
              <w:rPr>
                <w:rFonts w:eastAsia="Times New Roman" w:cs="Calibri"/>
                <w:sz w:val="18"/>
                <w:szCs w:val="18"/>
                <w:lang w:eastAsia="fr-FR" w:bidi="ar-SA"/>
              </w:rPr>
              <w:t>Code technique</w:t>
            </w:r>
          </w:p>
        </w:tc>
        <w:tc>
          <w:tcPr>
            <w:tcW w:w="1286" w:type="dxa"/>
            <w:tcBorders>
              <w:top w:val="single" w:sz="4" w:space="0" w:color="auto"/>
              <w:left w:val="nil"/>
              <w:bottom w:val="single" w:sz="4" w:space="0" w:color="auto"/>
              <w:right w:val="single" w:sz="4" w:space="0" w:color="auto"/>
            </w:tcBorders>
            <w:shd w:val="clear" w:color="000000" w:fill="C5D9F1"/>
            <w:vAlign w:val="center"/>
            <w:hideMark/>
          </w:tcPr>
          <w:p w:rsidR="00626ABE" w:rsidRPr="00626ABE" w:rsidRDefault="00626ABE" w:rsidP="00626ABE">
            <w:pPr>
              <w:jc w:val="center"/>
              <w:rPr>
                <w:rFonts w:eastAsia="Times New Roman" w:cs="Calibri"/>
                <w:sz w:val="18"/>
                <w:szCs w:val="18"/>
                <w:lang w:eastAsia="fr-FR" w:bidi="ar-SA"/>
              </w:rPr>
            </w:pPr>
            <w:r w:rsidRPr="00626ABE">
              <w:rPr>
                <w:rFonts w:eastAsia="Times New Roman" w:cs="Calibri"/>
                <w:sz w:val="18"/>
                <w:szCs w:val="18"/>
                <w:lang w:eastAsia="fr-FR" w:bidi="ar-SA"/>
              </w:rPr>
              <w:t>type longueur</w:t>
            </w:r>
          </w:p>
        </w:tc>
        <w:tc>
          <w:tcPr>
            <w:tcW w:w="982" w:type="dxa"/>
            <w:tcBorders>
              <w:top w:val="single" w:sz="4" w:space="0" w:color="auto"/>
              <w:left w:val="nil"/>
              <w:bottom w:val="single" w:sz="4" w:space="0" w:color="auto"/>
              <w:right w:val="single" w:sz="4" w:space="0" w:color="auto"/>
            </w:tcBorders>
            <w:shd w:val="clear" w:color="000000" w:fill="C5D9F1"/>
            <w:vAlign w:val="center"/>
            <w:hideMark/>
          </w:tcPr>
          <w:p w:rsidR="00626ABE" w:rsidRPr="00626ABE" w:rsidRDefault="00626ABE" w:rsidP="00626ABE">
            <w:pPr>
              <w:widowControl w:val="0"/>
              <w:jc w:val="center"/>
              <w:rPr>
                <w:rFonts w:eastAsia="Times New Roman" w:cs="Calibri"/>
                <w:sz w:val="18"/>
                <w:szCs w:val="18"/>
                <w:lang w:eastAsia="fr-FR" w:bidi="ar-SA"/>
              </w:rPr>
            </w:pPr>
            <w:r w:rsidRPr="00626ABE">
              <w:rPr>
                <w:rFonts w:eastAsia="Times New Roman" w:cs="Calibri"/>
                <w:sz w:val="18"/>
                <w:szCs w:val="18"/>
                <w:lang w:eastAsia="fr-FR" w:bidi="ar-SA"/>
              </w:rPr>
              <w:t>saisi / alimenté</w:t>
            </w:r>
          </w:p>
        </w:tc>
        <w:tc>
          <w:tcPr>
            <w:tcW w:w="709" w:type="dxa"/>
            <w:tcBorders>
              <w:top w:val="single" w:sz="4" w:space="0" w:color="auto"/>
              <w:left w:val="nil"/>
              <w:bottom w:val="single" w:sz="4" w:space="0" w:color="auto"/>
              <w:right w:val="single" w:sz="4" w:space="0" w:color="auto"/>
            </w:tcBorders>
            <w:shd w:val="clear" w:color="000000" w:fill="C5D9F1"/>
            <w:vAlign w:val="center"/>
            <w:hideMark/>
          </w:tcPr>
          <w:p w:rsidR="00626ABE" w:rsidRPr="00626ABE" w:rsidRDefault="00626ABE" w:rsidP="00626ABE">
            <w:pPr>
              <w:jc w:val="center"/>
              <w:rPr>
                <w:rFonts w:eastAsia="Times New Roman" w:cs="Calibri"/>
                <w:sz w:val="18"/>
                <w:szCs w:val="18"/>
                <w:lang w:eastAsia="fr-FR" w:bidi="ar-SA"/>
              </w:rPr>
            </w:pPr>
            <w:r w:rsidRPr="00626ABE">
              <w:rPr>
                <w:rFonts w:eastAsia="Times New Roman" w:cs="Calibri"/>
                <w:sz w:val="18"/>
                <w:szCs w:val="18"/>
                <w:lang w:eastAsia="fr-FR" w:bidi="ar-SA"/>
              </w:rPr>
              <w:t>clé</w:t>
            </w:r>
          </w:p>
        </w:tc>
        <w:tc>
          <w:tcPr>
            <w:tcW w:w="908" w:type="dxa"/>
            <w:tcBorders>
              <w:top w:val="single" w:sz="4" w:space="0" w:color="auto"/>
              <w:left w:val="nil"/>
              <w:bottom w:val="single" w:sz="4" w:space="0" w:color="auto"/>
              <w:right w:val="single" w:sz="4" w:space="0" w:color="auto"/>
            </w:tcBorders>
            <w:shd w:val="clear" w:color="000000" w:fill="C5D9F1"/>
            <w:vAlign w:val="center"/>
            <w:hideMark/>
          </w:tcPr>
          <w:p w:rsidR="00626ABE" w:rsidRPr="00626ABE" w:rsidRDefault="00626ABE" w:rsidP="00626ABE">
            <w:pPr>
              <w:jc w:val="center"/>
              <w:rPr>
                <w:rFonts w:eastAsia="Times New Roman" w:cs="Calibri"/>
                <w:sz w:val="18"/>
                <w:szCs w:val="18"/>
                <w:lang w:eastAsia="fr-FR" w:bidi="ar-SA"/>
              </w:rPr>
            </w:pPr>
            <w:r w:rsidRPr="00626ABE">
              <w:rPr>
                <w:rFonts w:eastAsia="Times New Roman" w:cs="Calibri"/>
                <w:sz w:val="18"/>
                <w:szCs w:val="18"/>
                <w:lang w:eastAsia="fr-FR" w:bidi="ar-SA"/>
              </w:rPr>
              <w:t>table origine</w:t>
            </w:r>
          </w:p>
        </w:tc>
        <w:tc>
          <w:tcPr>
            <w:tcW w:w="935" w:type="dxa"/>
            <w:tcBorders>
              <w:top w:val="single" w:sz="4" w:space="0" w:color="auto"/>
              <w:left w:val="nil"/>
              <w:bottom w:val="single" w:sz="4" w:space="0" w:color="auto"/>
              <w:right w:val="single" w:sz="4" w:space="0" w:color="auto"/>
            </w:tcBorders>
            <w:shd w:val="clear" w:color="000000" w:fill="C5D9F1"/>
            <w:vAlign w:val="center"/>
            <w:hideMark/>
          </w:tcPr>
          <w:p w:rsidR="00626ABE" w:rsidRPr="00626ABE" w:rsidRDefault="00626ABE" w:rsidP="00626ABE">
            <w:pPr>
              <w:jc w:val="center"/>
              <w:rPr>
                <w:rFonts w:eastAsia="Times New Roman" w:cs="Calibri"/>
                <w:sz w:val="18"/>
                <w:szCs w:val="18"/>
                <w:lang w:eastAsia="fr-FR" w:bidi="ar-SA"/>
              </w:rPr>
            </w:pPr>
            <w:r w:rsidRPr="00626ABE">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626ABE" w:rsidRPr="00626ABE" w:rsidRDefault="00626ABE" w:rsidP="00626ABE">
            <w:pPr>
              <w:jc w:val="center"/>
              <w:rPr>
                <w:rFonts w:eastAsia="Times New Roman" w:cs="Calibri"/>
                <w:sz w:val="18"/>
                <w:szCs w:val="18"/>
                <w:lang w:eastAsia="fr-FR" w:bidi="ar-SA"/>
              </w:rPr>
            </w:pPr>
            <w:r w:rsidRPr="00626ABE">
              <w:rPr>
                <w:rFonts w:eastAsia="Times New Roman" w:cs="Calibri"/>
                <w:sz w:val="18"/>
                <w:szCs w:val="18"/>
                <w:lang w:eastAsia="fr-FR" w:bidi="ar-SA"/>
              </w:rPr>
              <w:t>cardinalité</w:t>
            </w:r>
          </w:p>
        </w:tc>
        <w:tc>
          <w:tcPr>
            <w:tcW w:w="2061" w:type="dxa"/>
            <w:tcBorders>
              <w:top w:val="single" w:sz="4" w:space="0" w:color="auto"/>
              <w:left w:val="nil"/>
              <w:bottom w:val="single" w:sz="4" w:space="0" w:color="auto"/>
              <w:right w:val="single" w:sz="4" w:space="0" w:color="auto"/>
            </w:tcBorders>
            <w:shd w:val="clear" w:color="000000" w:fill="C5D9F1"/>
            <w:vAlign w:val="center"/>
            <w:hideMark/>
          </w:tcPr>
          <w:p w:rsidR="00626ABE" w:rsidRPr="00626ABE" w:rsidRDefault="00626ABE" w:rsidP="00626ABE">
            <w:pPr>
              <w:jc w:val="center"/>
              <w:rPr>
                <w:rFonts w:eastAsia="Times New Roman" w:cs="Calibri"/>
                <w:sz w:val="18"/>
                <w:szCs w:val="18"/>
                <w:lang w:eastAsia="fr-FR" w:bidi="ar-SA"/>
              </w:rPr>
            </w:pPr>
            <w:r w:rsidRPr="00626ABE">
              <w:rPr>
                <w:rFonts w:eastAsia="Times New Roman" w:cs="Calibri"/>
                <w:sz w:val="18"/>
                <w:szCs w:val="18"/>
                <w:lang w:eastAsia="fr-FR" w:bidi="ar-SA"/>
              </w:rPr>
              <w:t>définition</w:t>
            </w:r>
          </w:p>
        </w:tc>
      </w:tr>
      <w:tr w:rsidR="00626ABE" w:rsidRPr="00626ABE" w:rsidTr="00626ABE">
        <w:trPr>
          <w:trHeight w:val="794"/>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CODE PAYS INSEE</w:t>
            </w:r>
          </w:p>
        </w:tc>
        <w:tc>
          <w:tcPr>
            <w:tcW w:w="99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CPAYIN</w:t>
            </w:r>
          </w:p>
        </w:tc>
        <w:tc>
          <w:tcPr>
            <w:tcW w:w="1286"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alphanumérique (3)</w:t>
            </w:r>
          </w:p>
        </w:tc>
        <w:tc>
          <w:tcPr>
            <w:tcW w:w="982"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widowControl w:val="0"/>
              <w:ind w:hanging="142"/>
              <w:jc w:val="center"/>
              <w:rPr>
                <w:rFonts w:eastAsia="Times New Roman" w:cs="Calibri"/>
                <w:sz w:val="16"/>
                <w:szCs w:val="16"/>
                <w:lang w:eastAsia="fr-FR" w:bidi="ar-SA"/>
              </w:rPr>
            </w:pPr>
            <w:r w:rsidRPr="00626ABE">
              <w:rPr>
                <w:rFonts w:eastAsia="Times New Roman" w:cs="Calibri"/>
                <w:sz w:val="16"/>
                <w:szCs w:val="16"/>
                <w:lang w:eastAsia="fr-FR" w:bidi="ar-SA"/>
              </w:rPr>
              <w:t xml:space="preserve">non </w:t>
            </w:r>
            <w:r w:rsidR="000A6C3D" w:rsidRPr="00626ABE">
              <w:rPr>
                <w:rFonts w:eastAsia="Times New Roman" w:cs="Calibri"/>
                <w:sz w:val="16"/>
                <w:szCs w:val="16"/>
                <w:lang w:eastAsia="fr-FR" w:bidi="ar-SA"/>
              </w:rPr>
              <w:t>accessible</w:t>
            </w:r>
            <w:r w:rsidRPr="00626ABE">
              <w:rPr>
                <w:rFonts w:eastAsia="Times New Roman" w:cs="Calibri"/>
                <w:sz w:val="16"/>
                <w:szCs w:val="16"/>
                <w:lang w:eastAsia="fr-FR" w:bidi="ar-SA"/>
              </w:rPr>
              <w:t xml:space="preserve"> en saisie</w:t>
            </w:r>
          </w:p>
        </w:tc>
        <w:tc>
          <w:tcPr>
            <w:tcW w:w="709"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08"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LMTAY501</w:t>
            </w:r>
          </w:p>
        </w:tc>
        <w:tc>
          <w:tcPr>
            <w:tcW w:w="935"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trois derniers chiffres du COG INSEE</w:t>
            </w:r>
          </w:p>
        </w:tc>
      </w:tr>
      <w:tr w:rsidR="00626ABE" w:rsidRPr="00626ABE" w:rsidTr="00626ABE">
        <w:trPr>
          <w:trHeight w:val="834"/>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CODE PAYS ISO 3</w:t>
            </w:r>
          </w:p>
        </w:tc>
        <w:tc>
          <w:tcPr>
            <w:tcW w:w="99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CPAY</w:t>
            </w:r>
          </w:p>
        </w:tc>
        <w:tc>
          <w:tcPr>
            <w:tcW w:w="1286"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alphanumérique (3)</w:t>
            </w:r>
          </w:p>
        </w:tc>
        <w:tc>
          <w:tcPr>
            <w:tcW w:w="98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widowControl w:val="0"/>
              <w:ind w:hanging="142"/>
              <w:jc w:val="center"/>
              <w:rPr>
                <w:rFonts w:eastAsia="Times New Roman" w:cs="Calibri"/>
                <w:sz w:val="16"/>
                <w:szCs w:val="16"/>
                <w:lang w:eastAsia="fr-FR" w:bidi="ar-SA"/>
              </w:rPr>
            </w:pPr>
            <w:r w:rsidRPr="00626ABE">
              <w:rPr>
                <w:rFonts w:eastAsia="Times New Roman" w:cs="Calibri"/>
                <w:sz w:val="16"/>
                <w:szCs w:val="16"/>
                <w:lang w:eastAsia="fr-FR" w:bidi="ar-SA"/>
              </w:rPr>
              <w:t>saisi</w:t>
            </w:r>
          </w:p>
        </w:tc>
        <w:tc>
          <w:tcPr>
            <w:tcW w:w="709"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clé</w:t>
            </w:r>
          </w:p>
        </w:tc>
        <w:tc>
          <w:tcPr>
            <w:tcW w:w="908"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3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nomenclature alpha ISO3 (clé)</w:t>
            </w:r>
          </w:p>
        </w:tc>
      </w:tr>
      <w:tr w:rsidR="00626ABE" w:rsidRPr="00626ABE" w:rsidTr="00626ABE">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CLOTURE</w:t>
            </w:r>
          </w:p>
        </w:tc>
        <w:tc>
          <w:tcPr>
            <w:tcW w:w="99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YDCLOT</w:t>
            </w:r>
          </w:p>
        </w:tc>
        <w:tc>
          <w:tcPr>
            <w:tcW w:w="1286"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(AAAAJJMM)</w:t>
            </w:r>
          </w:p>
        </w:tc>
        <w:tc>
          <w:tcPr>
            <w:tcW w:w="98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widowControl w:val="0"/>
              <w:ind w:hanging="142"/>
              <w:jc w:val="center"/>
              <w:rPr>
                <w:rFonts w:eastAsia="Times New Roman" w:cs="Calibri"/>
                <w:sz w:val="16"/>
                <w:szCs w:val="16"/>
                <w:lang w:eastAsia="fr-FR" w:bidi="ar-SA"/>
              </w:rPr>
            </w:pPr>
            <w:r w:rsidRPr="00626ABE">
              <w:rPr>
                <w:rFonts w:eastAsia="Times New Roman" w:cs="Calibri"/>
                <w:sz w:val="16"/>
                <w:szCs w:val="16"/>
                <w:lang w:eastAsia="fr-FR" w:bidi="ar-SA"/>
              </w:rPr>
              <w:t>calculé</w:t>
            </w:r>
          </w:p>
        </w:tc>
        <w:tc>
          <w:tcPr>
            <w:tcW w:w="709"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08"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3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xml:space="preserve">date de </w:t>
            </w:r>
            <w:r w:rsidR="000A6C3D" w:rsidRPr="00626ABE">
              <w:rPr>
                <w:rFonts w:eastAsia="Times New Roman" w:cs="Calibri"/>
                <w:sz w:val="16"/>
                <w:szCs w:val="16"/>
                <w:lang w:eastAsia="fr-FR" w:bidi="ar-SA"/>
              </w:rPr>
              <w:t>clôture</w:t>
            </w:r>
            <w:r w:rsidRPr="00626ABE">
              <w:rPr>
                <w:rFonts w:eastAsia="Times New Roman" w:cs="Calibri"/>
                <w:sz w:val="16"/>
                <w:szCs w:val="16"/>
                <w:lang w:eastAsia="fr-FR" w:bidi="ar-SA"/>
              </w:rPr>
              <w:t xml:space="preserve"> de l'enregistrement alimentée par défaut au 01/01/2076. cette date est modifiable</w:t>
            </w:r>
          </w:p>
        </w:tc>
      </w:tr>
      <w:tr w:rsidR="00626ABE" w:rsidRPr="00626ABE" w:rsidTr="00626ABE">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CREATION</w:t>
            </w:r>
          </w:p>
        </w:tc>
        <w:tc>
          <w:tcPr>
            <w:tcW w:w="99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YDC000</w:t>
            </w:r>
          </w:p>
        </w:tc>
        <w:tc>
          <w:tcPr>
            <w:tcW w:w="1286"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(AAAAJJMM)</w:t>
            </w:r>
          </w:p>
        </w:tc>
        <w:tc>
          <w:tcPr>
            <w:tcW w:w="98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widowControl w:val="0"/>
              <w:ind w:hanging="142"/>
              <w:jc w:val="center"/>
              <w:rPr>
                <w:rFonts w:eastAsia="Times New Roman" w:cs="Calibri"/>
                <w:sz w:val="16"/>
                <w:szCs w:val="16"/>
                <w:lang w:eastAsia="fr-FR" w:bidi="ar-SA"/>
              </w:rPr>
            </w:pPr>
            <w:r w:rsidRPr="00626ABE">
              <w:rPr>
                <w:rFonts w:eastAsia="Times New Roman" w:cs="Calibri"/>
                <w:sz w:val="16"/>
                <w:szCs w:val="16"/>
                <w:lang w:eastAsia="fr-FR" w:bidi="ar-SA"/>
              </w:rPr>
              <w:t>calculé</w:t>
            </w:r>
          </w:p>
        </w:tc>
        <w:tc>
          <w:tcPr>
            <w:tcW w:w="709"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08"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3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xml:space="preserve">date de création de l'enregistrement. Alimenté par le </w:t>
            </w:r>
            <w:r w:rsidR="000A6C3D" w:rsidRPr="00626ABE">
              <w:rPr>
                <w:rFonts w:eastAsia="Times New Roman" w:cs="Calibri"/>
                <w:sz w:val="16"/>
                <w:szCs w:val="16"/>
                <w:lang w:eastAsia="fr-FR" w:bidi="ar-SA"/>
              </w:rPr>
              <w:t>système</w:t>
            </w:r>
            <w:r w:rsidRPr="00626ABE">
              <w:rPr>
                <w:rFonts w:eastAsia="Times New Roman" w:cs="Calibri"/>
                <w:sz w:val="16"/>
                <w:szCs w:val="16"/>
                <w:lang w:eastAsia="fr-FR" w:bidi="ar-SA"/>
              </w:rPr>
              <w:t xml:space="preserve"> A la date du jour de création. Non modifiable</w:t>
            </w:r>
          </w:p>
        </w:tc>
      </w:tr>
      <w:tr w:rsidR="00626ABE" w:rsidRPr="00626ABE" w:rsidTr="00626ABE">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DEBUT EFFET</w:t>
            </w:r>
          </w:p>
        </w:tc>
        <w:tc>
          <w:tcPr>
            <w:tcW w:w="99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YDDEFF</w:t>
            </w:r>
          </w:p>
        </w:tc>
        <w:tc>
          <w:tcPr>
            <w:tcW w:w="1286"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(AAAAJJMM)</w:t>
            </w:r>
          </w:p>
        </w:tc>
        <w:tc>
          <w:tcPr>
            <w:tcW w:w="98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widowControl w:val="0"/>
              <w:ind w:hanging="142"/>
              <w:jc w:val="center"/>
              <w:rPr>
                <w:rFonts w:eastAsia="Times New Roman" w:cs="Calibri"/>
                <w:sz w:val="16"/>
                <w:szCs w:val="16"/>
                <w:lang w:eastAsia="fr-FR" w:bidi="ar-SA"/>
              </w:rPr>
            </w:pPr>
            <w:r w:rsidRPr="00626ABE">
              <w:rPr>
                <w:rFonts w:eastAsia="Times New Roman" w:cs="Calibri"/>
                <w:sz w:val="16"/>
                <w:szCs w:val="16"/>
                <w:lang w:eastAsia="fr-FR" w:bidi="ar-SA"/>
              </w:rPr>
              <w:t>calculé</w:t>
            </w:r>
          </w:p>
        </w:tc>
        <w:tc>
          <w:tcPr>
            <w:tcW w:w="709"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08"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3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de début d'effet de l'enregistrement, alimentée par défaut A la date de création, modifiable</w:t>
            </w:r>
          </w:p>
        </w:tc>
      </w:tr>
      <w:tr w:rsidR="00626ABE" w:rsidRPr="00626ABE" w:rsidTr="00626ABE">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DERNIERE MAJ</w:t>
            </w:r>
          </w:p>
        </w:tc>
        <w:tc>
          <w:tcPr>
            <w:tcW w:w="992"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YDDMAJ</w:t>
            </w:r>
          </w:p>
        </w:tc>
        <w:tc>
          <w:tcPr>
            <w:tcW w:w="1286"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(AAAAJJMM)</w:t>
            </w:r>
          </w:p>
        </w:tc>
        <w:tc>
          <w:tcPr>
            <w:tcW w:w="982"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widowControl w:val="0"/>
              <w:ind w:hanging="142"/>
              <w:jc w:val="center"/>
              <w:rPr>
                <w:rFonts w:eastAsia="Times New Roman" w:cs="Calibri"/>
                <w:sz w:val="16"/>
                <w:szCs w:val="16"/>
                <w:lang w:eastAsia="fr-FR" w:bidi="ar-SA"/>
              </w:rPr>
            </w:pPr>
            <w:r w:rsidRPr="00626ABE">
              <w:rPr>
                <w:rFonts w:eastAsia="Times New Roman" w:cs="Calibri"/>
                <w:sz w:val="16"/>
                <w:szCs w:val="16"/>
                <w:lang w:eastAsia="fr-FR" w:bidi="ar-SA"/>
              </w:rPr>
              <w:t>calculé</w:t>
            </w:r>
          </w:p>
        </w:tc>
        <w:tc>
          <w:tcPr>
            <w:tcW w:w="709"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08"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35"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de la dernière mise A jour de l'enregistrement. Date alimentée par le système Non modifiable</w:t>
            </w:r>
          </w:p>
        </w:tc>
      </w:tr>
      <w:tr w:rsidR="00626ABE" w:rsidRPr="00626ABE" w:rsidTr="00626ABE">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FIN EFFET</w:t>
            </w:r>
          </w:p>
        </w:tc>
        <w:tc>
          <w:tcPr>
            <w:tcW w:w="99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YDFEFF</w:t>
            </w:r>
          </w:p>
        </w:tc>
        <w:tc>
          <w:tcPr>
            <w:tcW w:w="1286"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(AAAAJJMM)</w:t>
            </w:r>
          </w:p>
        </w:tc>
        <w:tc>
          <w:tcPr>
            <w:tcW w:w="98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widowControl w:val="0"/>
              <w:ind w:hanging="142"/>
              <w:jc w:val="center"/>
              <w:rPr>
                <w:rFonts w:eastAsia="Times New Roman" w:cs="Calibri"/>
                <w:sz w:val="16"/>
                <w:szCs w:val="16"/>
                <w:lang w:eastAsia="fr-FR" w:bidi="ar-SA"/>
              </w:rPr>
            </w:pPr>
            <w:r w:rsidRPr="00626ABE">
              <w:rPr>
                <w:rFonts w:eastAsia="Times New Roman" w:cs="Calibri"/>
                <w:sz w:val="16"/>
                <w:szCs w:val="16"/>
                <w:lang w:eastAsia="fr-FR" w:bidi="ar-SA"/>
              </w:rPr>
              <w:t>calculé</w:t>
            </w:r>
          </w:p>
        </w:tc>
        <w:tc>
          <w:tcPr>
            <w:tcW w:w="709"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08"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3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date de fin d'effet de l'enregistrement, alimentée par défaut au 01/01/2076. modifiable</w:t>
            </w:r>
          </w:p>
        </w:tc>
      </w:tr>
      <w:tr w:rsidR="00626ABE" w:rsidRPr="00626ABE" w:rsidTr="00626ABE">
        <w:trPr>
          <w:trHeight w:val="7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LIBELLE PAYS</w:t>
            </w:r>
          </w:p>
        </w:tc>
        <w:tc>
          <w:tcPr>
            <w:tcW w:w="99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LPAY</w:t>
            </w:r>
          </w:p>
        </w:tc>
        <w:tc>
          <w:tcPr>
            <w:tcW w:w="1286"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alphanumérique (32)</w:t>
            </w:r>
          </w:p>
        </w:tc>
        <w:tc>
          <w:tcPr>
            <w:tcW w:w="98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widowControl w:val="0"/>
              <w:ind w:hanging="142"/>
              <w:jc w:val="center"/>
              <w:rPr>
                <w:rFonts w:eastAsia="Times New Roman" w:cs="Calibri"/>
                <w:sz w:val="16"/>
                <w:szCs w:val="16"/>
                <w:lang w:eastAsia="fr-FR" w:bidi="ar-SA"/>
              </w:rPr>
            </w:pPr>
            <w:r w:rsidRPr="00626ABE">
              <w:rPr>
                <w:rFonts w:eastAsia="Times New Roman" w:cs="Calibri"/>
                <w:sz w:val="16"/>
                <w:szCs w:val="16"/>
                <w:lang w:eastAsia="fr-FR" w:bidi="ar-SA"/>
              </w:rPr>
              <w:t xml:space="preserve">non </w:t>
            </w:r>
            <w:r w:rsidR="000A6C3D" w:rsidRPr="00626ABE">
              <w:rPr>
                <w:rFonts w:eastAsia="Times New Roman" w:cs="Calibri"/>
                <w:sz w:val="16"/>
                <w:szCs w:val="16"/>
                <w:lang w:eastAsia="fr-FR" w:bidi="ar-SA"/>
              </w:rPr>
              <w:t>accessible</w:t>
            </w:r>
            <w:r w:rsidRPr="00626ABE">
              <w:rPr>
                <w:rFonts w:eastAsia="Times New Roman" w:cs="Calibri"/>
                <w:sz w:val="16"/>
                <w:szCs w:val="16"/>
                <w:lang w:eastAsia="fr-FR" w:bidi="ar-SA"/>
              </w:rPr>
              <w:t xml:space="preserve"> en saisie</w:t>
            </w:r>
          </w:p>
        </w:tc>
        <w:tc>
          <w:tcPr>
            <w:tcW w:w="709"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08"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LMTAY501</w:t>
            </w:r>
          </w:p>
        </w:tc>
        <w:tc>
          <w:tcPr>
            <w:tcW w:w="93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libellé du pays</w:t>
            </w:r>
          </w:p>
        </w:tc>
      </w:tr>
      <w:tr w:rsidR="00626ABE" w:rsidRPr="00626ABE" w:rsidTr="00626ABE">
        <w:trPr>
          <w:trHeight w:val="84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TAUX INTERET</w:t>
            </w:r>
          </w:p>
        </w:tc>
        <w:tc>
          <w:tcPr>
            <w:tcW w:w="99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TINTE</w:t>
            </w:r>
          </w:p>
        </w:tc>
        <w:tc>
          <w:tcPr>
            <w:tcW w:w="1286"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numérique (2) Décimal (4,2)</w:t>
            </w:r>
          </w:p>
        </w:tc>
        <w:tc>
          <w:tcPr>
            <w:tcW w:w="98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widowControl w:val="0"/>
              <w:ind w:hanging="142"/>
              <w:jc w:val="center"/>
              <w:rPr>
                <w:rFonts w:eastAsia="Times New Roman" w:cs="Calibri"/>
                <w:sz w:val="16"/>
                <w:szCs w:val="16"/>
                <w:lang w:eastAsia="fr-FR" w:bidi="ar-SA"/>
              </w:rPr>
            </w:pPr>
            <w:r w:rsidRPr="00626ABE">
              <w:rPr>
                <w:rFonts w:eastAsia="Times New Roman" w:cs="Calibri"/>
                <w:sz w:val="16"/>
                <w:szCs w:val="16"/>
                <w:lang w:eastAsia="fr-FR" w:bidi="ar-SA"/>
              </w:rPr>
              <w:t>saisi</w:t>
            </w:r>
          </w:p>
        </w:tc>
        <w:tc>
          <w:tcPr>
            <w:tcW w:w="709"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08"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3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xml:space="preserve">taux de </w:t>
            </w:r>
            <w:r w:rsidR="000A6C3D" w:rsidRPr="00626ABE">
              <w:rPr>
                <w:rFonts w:eastAsia="Times New Roman" w:cs="Calibri"/>
                <w:sz w:val="16"/>
                <w:szCs w:val="16"/>
                <w:lang w:eastAsia="fr-FR" w:bidi="ar-SA"/>
              </w:rPr>
              <w:t>prélèvement</w:t>
            </w:r>
            <w:r w:rsidRPr="00626ABE">
              <w:rPr>
                <w:rFonts w:eastAsia="Times New Roman" w:cs="Calibri"/>
                <w:sz w:val="16"/>
                <w:szCs w:val="16"/>
                <w:lang w:eastAsia="fr-FR" w:bidi="ar-SA"/>
              </w:rPr>
              <w:t xml:space="preserve"> convenu avec le pays </w:t>
            </w:r>
          </w:p>
        </w:tc>
      </w:tr>
      <w:tr w:rsidR="00626ABE" w:rsidRPr="00626ABE" w:rsidTr="00626ABE">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xml:space="preserve"> CODE USER DE DERNIERE MISE A JOUR</w:t>
            </w:r>
          </w:p>
        </w:tc>
        <w:tc>
          <w:tcPr>
            <w:tcW w:w="992" w:type="dxa"/>
            <w:tcBorders>
              <w:top w:val="nil"/>
              <w:left w:val="nil"/>
              <w:bottom w:val="single" w:sz="4" w:space="0" w:color="auto"/>
              <w:right w:val="single" w:sz="4" w:space="0" w:color="auto"/>
            </w:tcBorders>
            <w:shd w:val="clear" w:color="auto" w:fill="auto"/>
            <w:noWrap/>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CUSER </w:t>
            </w:r>
          </w:p>
        </w:tc>
        <w:tc>
          <w:tcPr>
            <w:tcW w:w="1286"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alphanumérique (varchar255)</w:t>
            </w:r>
          </w:p>
        </w:tc>
        <w:tc>
          <w:tcPr>
            <w:tcW w:w="982"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widowControl w:val="0"/>
              <w:ind w:hanging="142"/>
              <w:jc w:val="center"/>
              <w:rPr>
                <w:rFonts w:eastAsia="Times New Roman" w:cs="Calibri"/>
                <w:sz w:val="16"/>
                <w:szCs w:val="16"/>
                <w:lang w:eastAsia="fr-FR" w:bidi="ar-SA"/>
              </w:rPr>
            </w:pPr>
            <w:r w:rsidRPr="00626ABE">
              <w:rPr>
                <w:rFonts w:eastAsia="Times New Roman" w:cs="Calibri"/>
                <w:sz w:val="16"/>
                <w:szCs w:val="16"/>
                <w:lang w:eastAsia="fr-FR" w:bidi="ar-SA"/>
              </w:rPr>
              <w:t>calculé , non modifiable</w:t>
            </w:r>
          </w:p>
        </w:tc>
        <w:tc>
          <w:tcPr>
            <w:tcW w:w="709"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08"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w:t>
            </w:r>
          </w:p>
        </w:tc>
        <w:tc>
          <w:tcPr>
            <w:tcW w:w="93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626ABE" w:rsidRPr="00626ABE" w:rsidRDefault="00626ABE" w:rsidP="00626ABE">
            <w:pPr>
              <w:ind w:left="214" w:hanging="142"/>
              <w:jc w:val="center"/>
              <w:rPr>
                <w:rFonts w:eastAsia="Times New Roman" w:cs="Calibri"/>
                <w:sz w:val="16"/>
                <w:szCs w:val="16"/>
                <w:lang w:eastAsia="fr-FR" w:bidi="ar-SA"/>
              </w:rPr>
            </w:pPr>
            <w:r w:rsidRPr="00626ABE">
              <w:rPr>
                <w:rFonts w:eastAsia="Times New Roman" w:cs="Calibri"/>
                <w:sz w:val="16"/>
                <w:szCs w:val="16"/>
                <w:lang w:eastAsia="fr-FR" w:bidi="ar-SA"/>
              </w:rPr>
              <w:t xml:space="preserve">User ayant </w:t>
            </w:r>
            <w:r w:rsidR="000A6C3D" w:rsidRPr="00626ABE">
              <w:rPr>
                <w:rFonts w:eastAsia="Times New Roman" w:cs="Calibri"/>
                <w:sz w:val="16"/>
                <w:szCs w:val="16"/>
                <w:lang w:eastAsia="fr-FR" w:bidi="ar-SA"/>
              </w:rPr>
              <w:t>effectué</w:t>
            </w:r>
            <w:r w:rsidRPr="00626ABE">
              <w:rPr>
                <w:rFonts w:eastAsia="Times New Roman" w:cs="Calibri"/>
                <w:sz w:val="16"/>
                <w:szCs w:val="16"/>
                <w:lang w:eastAsia="fr-FR" w:bidi="ar-SA"/>
              </w:rPr>
              <w:t xml:space="preserve"> la dernière mise à jour  de l'enregistrement</w:t>
            </w:r>
          </w:p>
        </w:tc>
      </w:tr>
    </w:tbl>
    <w:p w:rsidR="001A4E1F" w:rsidRPr="004E2387" w:rsidRDefault="001A4E1F" w:rsidP="001A4E1F">
      <w:pPr>
        <w:pStyle w:val="Titre4"/>
        <w:rPr>
          <w:rFonts w:asciiTheme="minorHAnsi" w:hAnsiTheme="minorHAnsi" w:cstheme="minorHAnsi"/>
        </w:rPr>
      </w:pPr>
      <w:r w:rsidRPr="004E2387">
        <w:rPr>
          <w:rFonts w:asciiTheme="minorHAnsi" w:hAnsiTheme="minorHAnsi" w:cstheme="minorHAnsi"/>
        </w:rPr>
        <w:t>Création : renseignement des données de ta_convention_fiscale_france_lmtay716</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en saisie libre : </w:t>
      </w:r>
    </w:p>
    <w:p w:rsidR="001A4E1F" w:rsidRPr="00150123" w:rsidRDefault="001A4E1F" w:rsidP="00AF1B75">
      <w:pPr>
        <w:numPr>
          <w:ilvl w:val="0"/>
          <w:numId w:val="26"/>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CODE PAYS INSEE (CPAYIN)</w:t>
      </w:r>
    </w:p>
    <w:p w:rsidR="001A4E1F" w:rsidRPr="00150123" w:rsidRDefault="001A4E1F" w:rsidP="00AF1B75">
      <w:pPr>
        <w:numPr>
          <w:ilvl w:val="0"/>
          <w:numId w:val="26"/>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PAYS (LPAY)</w:t>
      </w:r>
    </w:p>
    <w:p w:rsidR="001A4E1F" w:rsidRPr="00150123" w:rsidRDefault="001A4E1F" w:rsidP="00AF1B75">
      <w:pPr>
        <w:numPr>
          <w:ilvl w:val="0"/>
          <w:numId w:val="26"/>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le TAUX INTERET (TINTE)</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1A4E1F" w:rsidRPr="00150123" w:rsidRDefault="001A4E1F" w:rsidP="00AF1B75">
      <w:pPr>
        <w:numPr>
          <w:ilvl w:val="0"/>
          <w:numId w:val="27"/>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DEBUT EFFET (YDFEFF)</w:t>
      </w:r>
    </w:p>
    <w:p w:rsidR="001A4E1F" w:rsidRPr="00150123" w:rsidRDefault="001A4E1F" w:rsidP="00AF1B75">
      <w:pPr>
        <w:numPr>
          <w:ilvl w:val="0"/>
          <w:numId w:val="27"/>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w:t>
      </w:r>
    </w:p>
    <w:p w:rsidR="001A4E1F" w:rsidRPr="00150123" w:rsidRDefault="001A4E1F" w:rsidP="00AF1B75">
      <w:pPr>
        <w:numPr>
          <w:ilvl w:val="0"/>
          <w:numId w:val="27"/>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CLOTURE (YDCLOT)</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1A4E1F" w:rsidRPr="00150123" w:rsidRDefault="001A4E1F" w:rsidP="001A4E1F">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ISO 3 (CPAY). La liste déroulante propose toutes les valeurs de la table ta_pays_lmtay501 qui ne sont pas closes (lignes de ta_pays_lmtay501  dont la DATE DE CLOTURE YDCLOT est supérieure strictement à la date du jour), accompagnées de leur libellé LPAY</w:t>
      </w:r>
    </w:p>
    <w:p w:rsidR="001A4E1F" w:rsidRPr="00150123" w:rsidRDefault="001A4E1F" w:rsidP="001A4E1F">
      <w:pPr>
        <w:rPr>
          <w:rFonts w:asciiTheme="minorHAnsi" w:hAnsiTheme="minorHAnsi" w:cstheme="minorHAnsi"/>
          <w:szCs w:val="24"/>
          <w:lang w:eastAsia="fr-FR" w:bidi="ar-SA"/>
        </w:rPr>
      </w:pPr>
    </w:p>
    <w:p w:rsidR="001A4E1F" w:rsidRPr="004E2387" w:rsidRDefault="001A4E1F" w:rsidP="001A4E1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ta_convention_fiscale_france_lmtay716</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1A4E1F" w:rsidRPr="00150123" w:rsidRDefault="001A4E1F" w:rsidP="005B01C3">
      <w:pPr>
        <w:numPr>
          <w:ilvl w:val="0"/>
          <w:numId w:val="102"/>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 CODE PAYS INSEE (CPAYIN) </w:t>
      </w:r>
    </w:p>
    <w:p w:rsidR="001A4E1F" w:rsidRPr="00150123" w:rsidRDefault="001A4E1F" w:rsidP="005B01C3">
      <w:pPr>
        <w:numPr>
          <w:ilvl w:val="0"/>
          <w:numId w:val="103"/>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PAYS (LPAY)</w:t>
      </w:r>
    </w:p>
    <w:p w:rsidR="001A4E1F" w:rsidRPr="00150123" w:rsidRDefault="001A4E1F" w:rsidP="005B01C3">
      <w:pPr>
        <w:numPr>
          <w:ilvl w:val="0"/>
          <w:numId w:val="103"/>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TAUX INTERET (TINTE)</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1A4E1F" w:rsidRPr="00150123" w:rsidRDefault="001A4E1F" w:rsidP="005B01C3">
      <w:pPr>
        <w:numPr>
          <w:ilvl w:val="0"/>
          <w:numId w:val="104"/>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INSEE (CPAYIN) : 3 caractères</w:t>
      </w:r>
    </w:p>
    <w:p w:rsidR="001A4E1F" w:rsidRPr="00150123" w:rsidRDefault="001A4E1F" w:rsidP="005B01C3">
      <w:pPr>
        <w:numPr>
          <w:ilvl w:val="0"/>
          <w:numId w:val="104"/>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PAYS (LPAY) : 32 caractères</w:t>
      </w:r>
    </w:p>
    <w:p w:rsidR="001A4E1F" w:rsidRPr="00150123" w:rsidRDefault="001A4E1F" w:rsidP="005B01C3">
      <w:pPr>
        <w:numPr>
          <w:ilvl w:val="0"/>
          <w:numId w:val="104"/>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TAUX INTERET (TINTE) : 5 caractères. (La longueur maximale de la partie entière est 2 caractères. La longueur maximale de la partie décimale est 2 caractères)</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1A4E1F" w:rsidRPr="00150123" w:rsidRDefault="001A4E1F" w:rsidP="005B01C3">
      <w:pPr>
        <w:numPr>
          <w:ilvl w:val="0"/>
          <w:numId w:val="105"/>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CODE PAYS  ISO 3 (CPAY)</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Caractères autorisés (ne concerne que les champs de saisie. Les dates et les listes déroulantes sont exclues de ces contrôles)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les champs de saisie :</w:t>
      </w:r>
    </w:p>
    <w:p w:rsidR="001A4E1F" w:rsidRPr="00150123" w:rsidRDefault="001A4E1F" w:rsidP="005B01C3">
      <w:pPr>
        <w:numPr>
          <w:ilvl w:val="0"/>
          <w:numId w:val="106"/>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INSEE (CPAYIN) </w:t>
      </w:r>
    </w:p>
    <w:p w:rsidR="001A4E1F" w:rsidRPr="00150123" w:rsidRDefault="001A4E1F" w:rsidP="005B01C3">
      <w:pPr>
        <w:numPr>
          <w:ilvl w:val="0"/>
          <w:numId w:val="106"/>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LIBELLE PAYS (LPAY)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sont : </w:t>
      </w:r>
    </w:p>
    <w:p w:rsidR="001A4E1F" w:rsidRPr="00150123" w:rsidRDefault="001A4E1F" w:rsidP="005B01C3">
      <w:pPr>
        <w:numPr>
          <w:ilvl w:val="0"/>
          <w:numId w:val="107"/>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alphanumériques en majuscules non accentuées (soit A-Z),</w:t>
      </w:r>
    </w:p>
    <w:p w:rsidR="001A4E1F" w:rsidRPr="00150123" w:rsidRDefault="001A4E1F" w:rsidP="005B01C3">
      <w:pPr>
        <w:numPr>
          <w:ilvl w:val="0"/>
          <w:numId w:val="107"/>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chiffres 0-9,</w:t>
      </w:r>
    </w:p>
    <w:p w:rsidR="001A4E1F" w:rsidRPr="00150123" w:rsidRDefault="001A4E1F" w:rsidP="005B01C3">
      <w:pPr>
        <w:numPr>
          <w:ilvl w:val="0"/>
          <w:numId w:val="107"/>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séparateurs ‘ - . ,  /  , </w:t>
      </w:r>
    </w:p>
    <w:p w:rsidR="001A4E1F" w:rsidRPr="00150123" w:rsidRDefault="001A4E1F" w:rsidP="005B01C3">
      <w:pPr>
        <w:numPr>
          <w:ilvl w:val="0"/>
          <w:numId w:val="107"/>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tiret bas ou underscore _,</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caractères autorisés pour le champ de saisie TAUX INTERET (TINTE) sont les chiffres 0-9 et "." </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 xml:space="preserve">- </w:t>
      </w:r>
      <w:r w:rsidR="008371E3">
        <w:rPr>
          <w:rFonts w:asciiTheme="minorHAnsi" w:hAnsiTheme="minorHAnsi" w:cstheme="minorHAnsi"/>
          <w:szCs w:val="24"/>
          <w:lang w:eastAsia="fr-FR" w:bidi="ar-SA"/>
        </w:rPr>
        <w:t>Remarque:</w:t>
      </w:r>
      <w:r w:rsidRPr="00150123">
        <w:rPr>
          <w:rFonts w:asciiTheme="minorHAnsi" w:hAnsiTheme="minorHAnsi" w:cstheme="minorHAnsi"/>
          <w:szCs w:val="24"/>
          <w:lang w:eastAsia="fr-FR" w:bidi="ar-SA"/>
        </w:rPr>
        <w:t xml:space="preserve"> </w:t>
      </w:r>
    </w:p>
    <w:p w:rsidR="001A4E1F" w:rsidRPr="00150123" w:rsidRDefault="001A4E1F" w:rsidP="005B01C3">
      <w:pPr>
        <w:numPr>
          <w:ilvl w:val="0"/>
          <w:numId w:val="108"/>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DEBUT EFFET (YDDEFF) est totalement indépendante de celle de la DATE CLOTURE (YDCLOT)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valeur de la DATE FIN EFFET (YDFEFF) est totalement indépendante de celle de la DATE CLOTURE (YDCLOT)</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4E2387" w:rsidRDefault="001A4E1F" w:rsidP="001A4E1F">
      <w:pPr>
        <w:pStyle w:val="Titre4"/>
        <w:rPr>
          <w:rFonts w:asciiTheme="minorHAnsi" w:hAnsiTheme="minorHAnsi" w:cstheme="minorHAnsi"/>
        </w:rPr>
      </w:pPr>
      <w:r w:rsidRPr="004E2387">
        <w:rPr>
          <w:rFonts w:asciiTheme="minorHAnsi" w:hAnsiTheme="minorHAnsi" w:cstheme="minorHAnsi"/>
        </w:rPr>
        <w:t>Modification : contrôle des données de ta_convention_fiscale_france_lmtay716</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Données obligatoires : </w:t>
      </w:r>
    </w:p>
    <w:p w:rsidR="001A4E1F" w:rsidRPr="00150123" w:rsidRDefault="001A4E1F" w:rsidP="005B01C3">
      <w:pPr>
        <w:numPr>
          <w:ilvl w:val="0"/>
          <w:numId w:val="296"/>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 CODE PAYS INSEE (CPAYIN) </w:t>
      </w:r>
    </w:p>
    <w:p w:rsidR="001A4E1F" w:rsidRPr="00150123" w:rsidRDefault="001A4E1F" w:rsidP="005B01C3">
      <w:pPr>
        <w:numPr>
          <w:ilvl w:val="0"/>
          <w:numId w:val="29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PAYS (LPAY)</w:t>
      </w:r>
    </w:p>
    <w:p w:rsidR="001A4E1F" w:rsidRPr="00150123" w:rsidRDefault="001A4E1F" w:rsidP="005B01C3">
      <w:pPr>
        <w:numPr>
          <w:ilvl w:val="0"/>
          <w:numId w:val="29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TAUX INTERET (TINTE)</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1A4E1F" w:rsidRPr="00150123" w:rsidRDefault="001A4E1F" w:rsidP="005B01C3">
      <w:pPr>
        <w:numPr>
          <w:ilvl w:val="0"/>
          <w:numId w:val="298"/>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INSEE (CPAYIN) : 3 caractères</w:t>
      </w:r>
    </w:p>
    <w:p w:rsidR="001A4E1F" w:rsidRPr="00150123" w:rsidRDefault="001A4E1F" w:rsidP="005B01C3">
      <w:pPr>
        <w:numPr>
          <w:ilvl w:val="0"/>
          <w:numId w:val="29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LIBELLE PAYS (LPAY) : 32 caractères</w:t>
      </w:r>
    </w:p>
    <w:p w:rsidR="001A4E1F" w:rsidRPr="00150123" w:rsidRDefault="001A4E1F" w:rsidP="005B01C3">
      <w:pPr>
        <w:numPr>
          <w:ilvl w:val="0"/>
          <w:numId w:val="29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TAUX INTERET (TINTE) : 5 caractères. (La longueur maximale de la partie entière est 2 caractères. La longueur maximale de la partie décimale est 2 caractères)</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Caractères autorisés (ne concerne que les champs de saisie. Les dates et les listes déroulantes sont exclues de ces contrôles)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autorisés pour les champs de saisie :</w:t>
      </w:r>
    </w:p>
    <w:p w:rsidR="001A4E1F" w:rsidRPr="00150123" w:rsidRDefault="001A4E1F" w:rsidP="005B01C3">
      <w:pPr>
        <w:numPr>
          <w:ilvl w:val="0"/>
          <w:numId w:val="29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PAYS INSEE (CPAYIN) </w:t>
      </w:r>
    </w:p>
    <w:p w:rsidR="001A4E1F" w:rsidRPr="00150123" w:rsidRDefault="001A4E1F" w:rsidP="005B01C3">
      <w:pPr>
        <w:numPr>
          <w:ilvl w:val="0"/>
          <w:numId w:val="29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LIBELLE PAYS (LPAY)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sont : </w:t>
      </w:r>
    </w:p>
    <w:p w:rsidR="001A4E1F" w:rsidRPr="00150123" w:rsidRDefault="001A4E1F" w:rsidP="005B01C3">
      <w:pPr>
        <w:numPr>
          <w:ilvl w:val="0"/>
          <w:numId w:val="30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alphanumériques en majuscules non accentuées (soit A-Z),</w:t>
      </w:r>
    </w:p>
    <w:p w:rsidR="001A4E1F" w:rsidRPr="00150123" w:rsidRDefault="001A4E1F" w:rsidP="005B01C3">
      <w:pPr>
        <w:numPr>
          <w:ilvl w:val="0"/>
          <w:numId w:val="30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chiffres 0-9,</w:t>
      </w:r>
    </w:p>
    <w:p w:rsidR="001A4E1F" w:rsidRPr="00150123" w:rsidRDefault="001A4E1F" w:rsidP="005B01C3">
      <w:pPr>
        <w:numPr>
          <w:ilvl w:val="0"/>
          <w:numId w:val="30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séparateurs ‘ - . ,  /  , </w:t>
      </w:r>
    </w:p>
    <w:p w:rsidR="001A4E1F" w:rsidRPr="00150123" w:rsidRDefault="001A4E1F" w:rsidP="005B01C3">
      <w:pPr>
        <w:numPr>
          <w:ilvl w:val="0"/>
          <w:numId w:val="30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tiret bas ou underscore _,</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caractères autorisés pour le champ de saisie TAUX INTERET (TINTE) sont les chiffres 0-9 et "." </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150123">
        <w:rPr>
          <w:rFonts w:asciiTheme="minorHAnsi" w:hAnsiTheme="minorHAnsi" w:cstheme="minorHAnsi"/>
          <w:szCs w:val="24"/>
          <w:lang w:eastAsia="fr-FR" w:bidi="ar-SA"/>
        </w:rPr>
        <w:t xml:space="preserve"> </w:t>
      </w:r>
    </w:p>
    <w:p w:rsidR="001A4E1F" w:rsidRPr="00150123" w:rsidRDefault="001A4E1F" w:rsidP="005B01C3">
      <w:pPr>
        <w:numPr>
          <w:ilvl w:val="0"/>
          <w:numId w:val="301"/>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DEBUT EFFET (YDDEFF) est totalement indépendante de celle de la DATE CLOTURE (YDCLOT) </w:t>
      </w:r>
    </w:p>
    <w:p w:rsidR="001A4E1F" w:rsidRPr="00150123" w:rsidRDefault="001A4E1F" w:rsidP="001A4E1F">
      <w:pPr>
        <w:tabs>
          <w:tab w:val="left" w:pos="1867"/>
        </w:tabs>
        <w:autoSpaceDE w:val="0"/>
        <w:autoSpaceDN w:val="0"/>
        <w:adjustRightInd w:val="0"/>
        <w:rPr>
          <w:rFonts w:asciiTheme="minorHAnsi" w:hAnsiTheme="minorHAnsi" w:cstheme="minorHAnsi"/>
          <w:szCs w:val="24"/>
        </w:rPr>
      </w:pPr>
      <w:r w:rsidRPr="00150123">
        <w:rPr>
          <w:rFonts w:asciiTheme="minorHAnsi" w:hAnsiTheme="minorHAnsi" w:cstheme="minorHAnsi"/>
          <w:szCs w:val="24"/>
          <w:lang w:eastAsia="fr-FR" w:bidi="ar-SA"/>
        </w:rPr>
        <w:t>la valeur de la DATE FIN EFFET (YDFEFF) est totalement indépendante de celle de la DATE CLOTURE (YDCLOT)</w:t>
      </w:r>
    </w:p>
    <w:p w:rsidR="001A4E1F" w:rsidRPr="00150123" w:rsidRDefault="001A4E1F" w:rsidP="001A4E1F">
      <w:pPr>
        <w:tabs>
          <w:tab w:val="left" w:pos="1867"/>
        </w:tabs>
        <w:autoSpaceDE w:val="0"/>
        <w:autoSpaceDN w:val="0"/>
        <w:adjustRightInd w:val="0"/>
        <w:rPr>
          <w:rFonts w:asciiTheme="minorHAnsi" w:hAnsiTheme="minorHAnsi" w:cstheme="minorHAnsi"/>
          <w:szCs w:val="24"/>
        </w:rPr>
      </w:pPr>
    </w:p>
    <w:p w:rsidR="002635D4" w:rsidRDefault="002635D4" w:rsidP="002635D4">
      <w:pPr>
        <w:pStyle w:val="Titre4"/>
        <w:rPr>
          <w:rFonts w:asciiTheme="minorHAnsi" w:hAnsiTheme="minorHAnsi" w:cstheme="minorHAnsi"/>
        </w:rPr>
      </w:pPr>
      <w:r w:rsidRPr="002635D4">
        <w:rPr>
          <w:rFonts w:asciiTheme="minorHAnsi" w:hAnsiTheme="minorHAnsi" w:cstheme="minorHAnsi"/>
        </w:rPr>
        <w:t>Modification : renseignement des données de ta_convention_fiscale_france_lmtay716</w:t>
      </w:r>
    </w:p>
    <w:p w:rsidR="002635D4" w:rsidRPr="00150123" w:rsidRDefault="002635D4" w:rsidP="002635D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en saisie libre : </w:t>
      </w:r>
    </w:p>
    <w:p w:rsidR="002635D4" w:rsidRPr="00150123" w:rsidRDefault="002635D4" w:rsidP="00357DCC">
      <w:pPr>
        <w:numPr>
          <w:ilvl w:val="0"/>
          <w:numId w:val="46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le CODE PAYS INSEE (CPAYIN)</w:t>
      </w:r>
    </w:p>
    <w:p w:rsidR="002635D4" w:rsidRPr="00150123" w:rsidRDefault="002635D4" w:rsidP="00357DCC">
      <w:pPr>
        <w:numPr>
          <w:ilvl w:val="0"/>
          <w:numId w:val="46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LIBELLE PAYS (LPAY)</w:t>
      </w:r>
    </w:p>
    <w:p w:rsidR="002635D4" w:rsidRPr="00150123" w:rsidRDefault="002635D4" w:rsidP="00357DCC">
      <w:pPr>
        <w:numPr>
          <w:ilvl w:val="0"/>
          <w:numId w:val="46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TAUX INTERET (TINTE)</w:t>
      </w:r>
    </w:p>
    <w:p w:rsidR="002635D4" w:rsidRPr="00150123" w:rsidRDefault="002635D4" w:rsidP="002635D4">
      <w:pPr>
        <w:autoSpaceDE w:val="0"/>
        <w:autoSpaceDN w:val="0"/>
        <w:adjustRightInd w:val="0"/>
        <w:rPr>
          <w:rFonts w:asciiTheme="minorHAnsi" w:hAnsiTheme="minorHAnsi" w:cstheme="minorHAnsi"/>
          <w:szCs w:val="24"/>
          <w:lang w:eastAsia="fr-FR" w:bidi="ar-SA"/>
        </w:rPr>
      </w:pPr>
    </w:p>
    <w:p w:rsidR="002635D4" w:rsidRPr="00150123" w:rsidRDefault="002635D4" w:rsidP="002635D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2635D4" w:rsidRPr="00150123" w:rsidRDefault="002635D4" w:rsidP="00357DCC">
      <w:pPr>
        <w:numPr>
          <w:ilvl w:val="0"/>
          <w:numId w:val="47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DEBUT EFFET (YDFEFF)</w:t>
      </w:r>
    </w:p>
    <w:p w:rsidR="002635D4" w:rsidRPr="00150123" w:rsidRDefault="002635D4" w:rsidP="00357DCC">
      <w:pPr>
        <w:numPr>
          <w:ilvl w:val="0"/>
          <w:numId w:val="47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w:t>
      </w:r>
    </w:p>
    <w:p w:rsidR="002635D4" w:rsidRPr="00150123" w:rsidRDefault="002635D4" w:rsidP="00357DCC">
      <w:pPr>
        <w:numPr>
          <w:ilvl w:val="0"/>
          <w:numId w:val="470"/>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CLOTURE (YDCLOT)</w:t>
      </w:r>
    </w:p>
    <w:p w:rsidR="002635D4" w:rsidRPr="00150123" w:rsidRDefault="002635D4" w:rsidP="002635D4">
      <w:pPr>
        <w:autoSpaceDE w:val="0"/>
        <w:autoSpaceDN w:val="0"/>
        <w:adjustRightInd w:val="0"/>
        <w:rPr>
          <w:rFonts w:asciiTheme="minorHAnsi" w:hAnsiTheme="minorHAnsi" w:cstheme="minorHAnsi"/>
          <w:szCs w:val="24"/>
          <w:lang w:eastAsia="fr-FR" w:bidi="ar-SA"/>
        </w:rPr>
      </w:pPr>
    </w:p>
    <w:p w:rsidR="002635D4" w:rsidRPr="00150123" w:rsidRDefault="002635D4" w:rsidP="001A4E1F">
      <w:pPr>
        <w:tabs>
          <w:tab w:val="left" w:pos="1867"/>
        </w:tabs>
        <w:autoSpaceDE w:val="0"/>
        <w:autoSpaceDN w:val="0"/>
        <w:adjustRightInd w:val="0"/>
        <w:rPr>
          <w:rFonts w:asciiTheme="minorHAnsi" w:hAnsiTheme="minorHAnsi" w:cstheme="minorHAnsi"/>
          <w:szCs w:val="24"/>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616AA5" w:rsidRPr="00BF16B6" w:rsidRDefault="004D175F" w:rsidP="004D175F">
      <w:pPr>
        <w:pStyle w:val="Titre3"/>
      </w:pPr>
      <w:bookmarkStart w:id="836" w:name="_Toc515444399"/>
      <w:r w:rsidRPr="00BF16B6">
        <w:lastRenderedPageBreak/>
        <w:t>ta_jour_ferie_cambiste_pays_lmtay741</w:t>
      </w:r>
      <w:bookmarkEnd w:id="836"/>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lmtay741</w:instrText>
      </w:r>
      <w:r w:rsidR="005A639E">
        <w:instrText xml:space="preserve">" </w:instrText>
      </w:r>
      <w:r w:rsidR="005A639E">
        <w:rPr>
          <w:rFonts w:asciiTheme="minorHAnsi" w:hAnsiTheme="minorHAnsi" w:cstheme="minorHAnsi"/>
        </w:rPr>
        <w:fldChar w:fldCharType="end"/>
      </w:r>
    </w:p>
    <w:p w:rsidR="008A6E6E" w:rsidRPr="00150123" w:rsidRDefault="007218D5" w:rsidP="008A6E6E">
      <w:pPr>
        <w:rPr>
          <w:rFonts w:asciiTheme="minorHAnsi" w:hAnsiTheme="minorHAnsi" w:cstheme="minorHAnsi"/>
          <w:szCs w:val="24"/>
        </w:rPr>
      </w:pPr>
      <w:r w:rsidRPr="00150123">
        <w:rPr>
          <w:rFonts w:asciiTheme="minorHAnsi" w:hAnsiTheme="minorHAnsi" w:cstheme="minorHAnsi"/>
          <w:szCs w:val="24"/>
        </w:rPr>
        <w:t>défini la liste des jours fériés  par pays pour les cambistes</w:t>
      </w:r>
      <w:r w:rsidR="00DB74EC" w:rsidRPr="00150123">
        <w:rPr>
          <w:rFonts w:asciiTheme="minorHAnsi" w:hAnsiTheme="minorHAnsi" w:cstheme="minorHAnsi"/>
          <w:szCs w:val="24"/>
        </w:rPr>
        <w:t xml:space="preserve"> (en 2016 ne sert plus que pour les consignations)</w:t>
      </w:r>
    </w:p>
    <w:p w:rsidR="008A6E6E" w:rsidRPr="004E2387" w:rsidRDefault="008A6E6E" w:rsidP="008A6E6E">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92"/>
        <w:gridCol w:w="923"/>
        <w:gridCol w:w="636"/>
        <w:gridCol w:w="992"/>
        <w:gridCol w:w="993"/>
        <w:gridCol w:w="915"/>
        <w:gridCol w:w="2061"/>
      </w:tblGrid>
      <w:tr w:rsidR="00AF4345" w:rsidRPr="00AF4345" w:rsidTr="00AF4345">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saisi / alimenté</w:t>
            </w:r>
          </w:p>
        </w:tc>
        <w:tc>
          <w:tcPr>
            <w:tcW w:w="636" w:type="dxa"/>
            <w:tcBorders>
              <w:top w:val="single" w:sz="4" w:space="0" w:color="auto"/>
              <w:left w:val="nil"/>
              <w:bottom w:val="single" w:sz="4" w:space="0" w:color="auto"/>
              <w:right w:val="single" w:sz="4" w:space="0" w:color="auto"/>
            </w:tcBorders>
            <w:shd w:val="clear" w:color="000000" w:fill="C5D9F1"/>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clé</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cardinalité</w:t>
            </w:r>
          </w:p>
        </w:tc>
        <w:tc>
          <w:tcPr>
            <w:tcW w:w="2061" w:type="dxa"/>
            <w:tcBorders>
              <w:top w:val="single" w:sz="4" w:space="0" w:color="auto"/>
              <w:left w:val="nil"/>
              <w:bottom w:val="single" w:sz="4" w:space="0" w:color="auto"/>
              <w:right w:val="single" w:sz="4" w:space="0" w:color="auto"/>
            </w:tcBorders>
            <w:shd w:val="clear" w:color="000000" w:fill="C5D9F1"/>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définition</w:t>
            </w:r>
          </w:p>
        </w:tc>
      </w:tr>
      <w:tr w:rsidR="00AF4345" w:rsidRPr="00AF4345" w:rsidTr="00AF4345">
        <w:trPr>
          <w:trHeight w:val="662"/>
        </w:trPr>
        <w:tc>
          <w:tcPr>
            <w:tcW w:w="14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CODE PAYS ISO 3</w:t>
            </w:r>
          </w:p>
        </w:tc>
        <w:tc>
          <w:tcPr>
            <w:tcW w:w="8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CPAY</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alphanumérique (3)</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saisi</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clé</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 </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obligatoire</w:t>
            </w:r>
          </w:p>
        </w:tc>
        <w:tc>
          <w:tcPr>
            <w:tcW w:w="9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1</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nomenclature alpha ISO3 (clé)</w:t>
            </w:r>
          </w:p>
        </w:tc>
      </w:tr>
      <w:tr w:rsidR="00AF4345" w:rsidRPr="00AF4345" w:rsidTr="00AF4345">
        <w:trPr>
          <w:trHeight w:val="960"/>
        </w:trPr>
        <w:tc>
          <w:tcPr>
            <w:tcW w:w="14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DATE CREATION</w:t>
            </w:r>
          </w:p>
        </w:tc>
        <w:tc>
          <w:tcPr>
            <w:tcW w:w="8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YDC000</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date (AAAAJJMM)</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calculé</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 </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obligatoire</w:t>
            </w:r>
          </w:p>
        </w:tc>
        <w:tc>
          <w:tcPr>
            <w:tcW w:w="9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1</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date de création de l'enregistrement. Alimenté par le systEme A la date du jour de création. Non modifiable</w:t>
            </w:r>
          </w:p>
        </w:tc>
      </w:tr>
      <w:tr w:rsidR="00AF4345" w:rsidRPr="00AF4345" w:rsidTr="00AF4345">
        <w:trPr>
          <w:trHeight w:val="716"/>
        </w:trPr>
        <w:tc>
          <w:tcPr>
            <w:tcW w:w="14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DATE DU JOUR FERIE</w:t>
            </w:r>
          </w:p>
        </w:tc>
        <w:tc>
          <w:tcPr>
            <w:tcW w:w="8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YDJFER</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date (AAAAJJMM)</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saisi</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clé</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 </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obligatoire</w:t>
            </w:r>
          </w:p>
        </w:tc>
        <w:tc>
          <w:tcPr>
            <w:tcW w:w="9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1</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date du jour férié</w:t>
            </w:r>
          </w:p>
        </w:tc>
      </w:tr>
      <w:tr w:rsidR="00AF4345" w:rsidRPr="00AF4345" w:rsidTr="00AF4345">
        <w:trPr>
          <w:trHeight w:val="960"/>
        </w:trPr>
        <w:tc>
          <w:tcPr>
            <w:tcW w:w="14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 xml:space="preserve"> CODE USER DE DERNIERE MISE A JOUR</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4345" w:rsidRPr="00AF4345" w:rsidRDefault="00AF4345" w:rsidP="00AF4345">
            <w:pPr>
              <w:jc w:val="center"/>
              <w:rPr>
                <w:rFonts w:ascii="Segoe UI" w:eastAsia="Times New Roman" w:hAnsi="Segoe UI" w:cs="Segoe UI"/>
                <w:sz w:val="18"/>
                <w:szCs w:val="18"/>
                <w:lang w:eastAsia="fr-FR" w:bidi="ar-SA"/>
              </w:rPr>
            </w:pPr>
            <w:r w:rsidRPr="00AF4345">
              <w:rPr>
                <w:rFonts w:ascii="Segoe UI" w:eastAsia="Times New Roman" w:hAnsi="Segoe UI" w:cs="Segoe UI"/>
                <w:sz w:val="18"/>
                <w:szCs w:val="18"/>
                <w:lang w:eastAsia="fr-FR" w:bidi="ar-SA"/>
              </w:rPr>
              <w:t>CUSER </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alphanumérique (varchar255)</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calculé , non modifiable</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 </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ascii="Arial" w:eastAsia="Times New Roman" w:hAnsi="Arial"/>
                <w:sz w:val="18"/>
                <w:szCs w:val="18"/>
                <w:lang w:eastAsia="fr-FR" w:bidi="ar-SA"/>
              </w:rPr>
            </w:pPr>
            <w:r w:rsidRPr="00AF4345">
              <w:rPr>
                <w:rFonts w:ascii="Arial" w:eastAsia="Times New Roman" w:hAnsi="Arial"/>
                <w:sz w:val="18"/>
                <w:szCs w:val="18"/>
                <w:lang w:eastAsia="fr-FR" w:bidi="ar-SA"/>
              </w:rPr>
              <w:t>obligatoire</w:t>
            </w:r>
          </w:p>
        </w:tc>
        <w:tc>
          <w:tcPr>
            <w:tcW w:w="9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8"/>
                <w:szCs w:val="18"/>
                <w:lang w:eastAsia="fr-FR" w:bidi="ar-SA"/>
              </w:rPr>
            </w:pPr>
            <w:r w:rsidRPr="00AF4345">
              <w:rPr>
                <w:rFonts w:eastAsia="Times New Roman" w:cs="Calibri"/>
                <w:sz w:val="18"/>
                <w:szCs w:val="18"/>
                <w:lang w:eastAsia="fr-FR" w:bidi="ar-SA"/>
              </w:rPr>
              <w:t>1</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4345" w:rsidRPr="00AF4345" w:rsidRDefault="00AF4345" w:rsidP="00AF4345">
            <w:pPr>
              <w:jc w:val="center"/>
              <w:rPr>
                <w:rFonts w:eastAsia="Times New Roman" w:cs="Calibri"/>
                <w:sz w:val="16"/>
                <w:szCs w:val="16"/>
                <w:lang w:eastAsia="fr-FR" w:bidi="ar-SA"/>
              </w:rPr>
            </w:pPr>
            <w:r w:rsidRPr="00AF4345">
              <w:rPr>
                <w:rFonts w:eastAsia="Times New Roman" w:cs="Calibri"/>
                <w:sz w:val="16"/>
                <w:szCs w:val="16"/>
                <w:lang w:eastAsia="fr-FR" w:bidi="ar-SA"/>
              </w:rPr>
              <w:t>User ayant effectuer la dernière mise à jour  de l'enregistrement</w:t>
            </w:r>
          </w:p>
        </w:tc>
      </w:tr>
    </w:tbl>
    <w:p w:rsidR="008A6E6E" w:rsidRPr="00150123" w:rsidRDefault="008A6E6E" w:rsidP="008A6E6E">
      <w:pPr>
        <w:rPr>
          <w:rFonts w:asciiTheme="minorHAnsi" w:eastAsia="Times New Roman" w:hAnsiTheme="minorHAnsi" w:cstheme="minorHAnsi"/>
          <w:color w:val="000000"/>
          <w:szCs w:val="24"/>
          <w:lang w:eastAsia="fr-FR" w:bidi="ar-SA"/>
        </w:rPr>
      </w:pPr>
    </w:p>
    <w:p w:rsidR="004D175F" w:rsidRPr="004E2387" w:rsidRDefault="004D175F" w:rsidP="004D175F">
      <w:pPr>
        <w:pStyle w:val="Titre4"/>
        <w:rPr>
          <w:rFonts w:asciiTheme="minorHAnsi" w:hAnsiTheme="minorHAnsi" w:cstheme="minorHAnsi"/>
        </w:rPr>
      </w:pPr>
      <w:r w:rsidRPr="004E2387">
        <w:rPr>
          <w:rFonts w:asciiTheme="minorHAnsi" w:hAnsiTheme="minorHAnsi" w:cstheme="minorHAnsi"/>
        </w:rPr>
        <w:t>Création : renseignement des données de ta_jour_ferie_cambiste_pays_lmtay741</w:t>
      </w:r>
    </w:p>
    <w:p w:rsidR="004D175F" w:rsidRPr="00150123" w:rsidRDefault="004D175F" w:rsidP="004D175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4D175F" w:rsidRPr="00150123" w:rsidRDefault="004D175F" w:rsidP="00AF1B75">
      <w:pPr>
        <w:numPr>
          <w:ilvl w:val="0"/>
          <w:numId w:val="45"/>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ISO 3 (CPAY). La liste déroulante propose toutes les valeurs de la table ta_pays_lmtay501 qui ne sont pas closes (lignes de ta_pays_lmtay501  dont la DATE DE CLOTURE YDCLOT est supérieure strictement à la date du jour), accompagnées de leur libellé LPAY</w:t>
      </w:r>
    </w:p>
    <w:p w:rsidR="004D175F" w:rsidRPr="00150123" w:rsidRDefault="004D175F" w:rsidP="004D175F">
      <w:pPr>
        <w:autoSpaceDE w:val="0"/>
        <w:autoSpaceDN w:val="0"/>
        <w:adjustRightInd w:val="0"/>
        <w:rPr>
          <w:rFonts w:asciiTheme="minorHAnsi" w:hAnsiTheme="minorHAnsi" w:cstheme="minorHAnsi"/>
          <w:szCs w:val="24"/>
          <w:lang w:eastAsia="fr-FR" w:bidi="ar-SA"/>
        </w:rPr>
      </w:pPr>
    </w:p>
    <w:p w:rsidR="004D175F" w:rsidRPr="00150123" w:rsidRDefault="004D175F" w:rsidP="004D175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4D175F" w:rsidRPr="00150123" w:rsidRDefault="004D175F" w:rsidP="00AF1B75">
      <w:pPr>
        <w:numPr>
          <w:ilvl w:val="0"/>
          <w:numId w:val="46"/>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DU JOUR FERIE (YDJFER)</w:t>
      </w:r>
    </w:p>
    <w:p w:rsidR="004D175F" w:rsidRPr="00150123" w:rsidRDefault="004D175F" w:rsidP="004D175F">
      <w:pPr>
        <w:rPr>
          <w:rFonts w:asciiTheme="minorHAnsi" w:hAnsiTheme="minorHAnsi" w:cstheme="minorHAnsi"/>
          <w:szCs w:val="24"/>
        </w:rPr>
      </w:pPr>
    </w:p>
    <w:p w:rsidR="004D175F" w:rsidRPr="004E2387" w:rsidRDefault="004D175F" w:rsidP="004D175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ta_jour_ferie_cambiste_pays_lmtay741</w:t>
      </w:r>
    </w:p>
    <w:p w:rsidR="004D175F" w:rsidRPr="00150123" w:rsidRDefault="004D175F" w:rsidP="004D175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4D175F" w:rsidRPr="00150123" w:rsidRDefault="004D175F" w:rsidP="004D175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le couple  CODE PAYS  ISO 3 (CPAY) - DATE DU JOUR FERIE (YDJFER)</w:t>
      </w:r>
    </w:p>
    <w:p w:rsidR="00544DCC" w:rsidRPr="00150123" w:rsidRDefault="00544DCC" w:rsidP="004D175F">
      <w:pPr>
        <w:autoSpaceDE w:val="0"/>
        <w:autoSpaceDN w:val="0"/>
        <w:adjustRightInd w:val="0"/>
        <w:rPr>
          <w:rFonts w:asciiTheme="minorHAnsi" w:hAnsiTheme="minorHAnsi" w:cstheme="minorHAnsi"/>
          <w:szCs w:val="24"/>
          <w:lang w:eastAsia="fr-FR" w:bidi="ar-SA"/>
        </w:rPr>
      </w:pPr>
    </w:p>
    <w:p w:rsidR="00544DCC" w:rsidRPr="004E2387" w:rsidRDefault="00400333" w:rsidP="00544DCC">
      <w:pPr>
        <w:pStyle w:val="Titre4"/>
        <w:rPr>
          <w:rFonts w:asciiTheme="minorHAnsi" w:hAnsiTheme="minorHAnsi" w:cstheme="minorHAnsi"/>
          <w:lang w:eastAsia="fr-FR" w:bidi="ar-SA"/>
        </w:rPr>
      </w:pPr>
      <w:r>
        <w:rPr>
          <w:rFonts w:asciiTheme="minorHAnsi" w:hAnsiTheme="minorHAnsi" w:cstheme="minorHAnsi"/>
          <w:lang w:eastAsia="fr-FR" w:bidi="ar-SA"/>
        </w:rPr>
        <w:t>S</w:t>
      </w:r>
      <w:r w:rsidR="00544DCC">
        <w:rPr>
          <w:rFonts w:asciiTheme="minorHAnsi" w:hAnsiTheme="minorHAnsi" w:cstheme="minorHAnsi"/>
          <w:lang w:eastAsia="fr-FR" w:bidi="ar-SA"/>
        </w:rPr>
        <w:t>uppression</w:t>
      </w:r>
      <w:r w:rsidR="00544DCC" w:rsidRPr="004E2387">
        <w:rPr>
          <w:rFonts w:asciiTheme="minorHAnsi" w:hAnsiTheme="minorHAnsi" w:cstheme="minorHAnsi"/>
          <w:lang w:eastAsia="fr-FR" w:bidi="ar-SA"/>
        </w:rPr>
        <w:t xml:space="preserve"> ta_jour_ferie_cambiste_pays_lmtay741</w:t>
      </w:r>
    </w:p>
    <w:p w:rsidR="00544DCC" w:rsidRPr="00150123" w:rsidRDefault="00544DCC" w:rsidP="004D175F">
      <w:pPr>
        <w:autoSpaceDE w:val="0"/>
        <w:autoSpaceDN w:val="0"/>
        <w:adjustRightInd w:val="0"/>
        <w:rPr>
          <w:rFonts w:asciiTheme="minorHAnsi" w:hAnsiTheme="minorHAnsi" w:cstheme="minorHAnsi"/>
          <w:szCs w:val="24"/>
          <w:lang w:eastAsia="fr-FR" w:bidi="ar-SA"/>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4D175F" w:rsidRPr="00BF16B6" w:rsidRDefault="004D175F" w:rsidP="004D175F">
      <w:pPr>
        <w:pStyle w:val="Titre3"/>
      </w:pPr>
      <w:bookmarkStart w:id="837" w:name="_Toc515444400"/>
      <w:r w:rsidRPr="00BF16B6">
        <w:lastRenderedPageBreak/>
        <w:t>ta_jour_ferie_bourse_place_lmtay755</w:t>
      </w:r>
      <w:bookmarkEnd w:id="837"/>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lmtay755</w:instrText>
      </w:r>
      <w:r w:rsidR="005A639E">
        <w:instrText xml:space="preserve">" </w:instrText>
      </w:r>
      <w:r w:rsidR="005A639E">
        <w:rPr>
          <w:rFonts w:asciiTheme="minorHAnsi" w:hAnsiTheme="minorHAnsi" w:cstheme="minorHAnsi"/>
        </w:rPr>
        <w:fldChar w:fldCharType="end"/>
      </w:r>
    </w:p>
    <w:p w:rsidR="008A6E6E" w:rsidRPr="00150123" w:rsidRDefault="005249DA" w:rsidP="008A6E6E">
      <w:pPr>
        <w:rPr>
          <w:rFonts w:asciiTheme="minorHAnsi" w:hAnsiTheme="minorHAnsi" w:cstheme="minorHAnsi"/>
          <w:szCs w:val="24"/>
        </w:rPr>
      </w:pPr>
      <w:r w:rsidRPr="00150123">
        <w:rPr>
          <w:rFonts w:asciiTheme="minorHAnsi" w:hAnsiTheme="minorHAnsi" w:cstheme="minorHAnsi"/>
          <w:szCs w:val="24"/>
        </w:rPr>
        <w:t xml:space="preserve">Liste des </w:t>
      </w:r>
      <w:r w:rsidR="007218D5" w:rsidRPr="00150123">
        <w:rPr>
          <w:rFonts w:asciiTheme="minorHAnsi" w:hAnsiTheme="minorHAnsi" w:cstheme="minorHAnsi"/>
          <w:szCs w:val="24"/>
        </w:rPr>
        <w:t>jours fériés bourse de la principale place boursière d'un pays. Exemple : New-York</w:t>
      </w:r>
      <w:r w:rsidR="00473F4D" w:rsidRPr="00150123">
        <w:rPr>
          <w:rFonts w:asciiTheme="minorHAnsi" w:hAnsiTheme="minorHAnsi" w:cstheme="minorHAnsi"/>
          <w:szCs w:val="24"/>
        </w:rPr>
        <w:t xml:space="preserve"> </w:t>
      </w:r>
      <w:r w:rsidR="007218D5" w:rsidRPr="00150123">
        <w:rPr>
          <w:rFonts w:asciiTheme="minorHAnsi" w:hAnsiTheme="minorHAnsi" w:cstheme="minorHAnsi"/>
          <w:szCs w:val="24"/>
        </w:rPr>
        <w:t>(U</w:t>
      </w:r>
      <w:r w:rsidRPr="00150123">
        <w:rPr>
          <w:rFonts w:asciiTheme="minorHAnsi" w:hAnsiTheme="minorHAnsi" w:cstheme="minorHAnsi"/>
          <w:szCs w:val="24"/>
        </w:rPr>
        <w:t>SA), Londres</w:t>
      </w:r>
      <w:r w:rsidR="00473F4D" w:rsidRPr="00150123">
        <w:rPr>
          <w:rFonts w:asciiTheme="minorHAnsi" w:hAnsiTheme="minorHAnsi" w:cstheme="minorHAnsi"/>
          <w:szCs w:val="24"/>
        </w:rPr>
        <w:t xml:space="preserve"> (GBR), P</w:t>
      </w:r>
      <w:r w:rsidRPr="00150123">
        <w:rPr>
          <w:rFonts w:asciiTheme="minorHAnsi" w:hAnsiTheme="minorHAnsi" w:cstheme="minorHAnsi"/>
          <w:szCs w:val="24"/>
        </w:rPr>
        <w:t>aris</w:t>
      </w:r>
      <w:r w:rsidR="00473F4D" w:rsidRPr="00150123">
        <w:rPr>
          <w:rFonts w:asciiTheme="minorHAnsi" w:hAnsiTheme="minorHAnsi" w:cstheme="minorHAnsi"/>
          <w:szCs w:val="24"/>
        </w:rPr>
        <w:t xml:space="preserve"> </w:t>
      </w:r>
      <w:r w:rsidRPr="00150123">
        <w:rPr>
          <w:rFonts w:asciiTheme="minorHAnsi" w:hAnsiTheme="minorHAnsi" w:cstheme="minorHAnsi"/>
          <w:szCs w:val="24"/>
        </w:rPr>
        <w:t>(FRA). Cette table exist</w:t>
      </w:r>
      <w:r w:rsidR="00473F4D" w:rsidRPr="00150123">
        <w:rPr>
          <w:rFonts w:asciiTheme="minorHAnsi" w:hAnsiTheme="minorHAnsi" w:cstheme="minorHAnsi"/>
          <w:szCs w:val="24"/>
        </w:rPr>
        <w:t>ait</w:t>
      </w:r>
      <w:r w:rsidRPr="00150123">
        <w:rPr>
          <w:rFonts w:asciiTheme="minorHAnsi" w:hAnsiTheme="minorHAnsi" w:cstheme="minorHAnsi"/>
          <w:szCs w:val="24"/>
        </w:rPr>
        <w:t xml:space="preserve"> pour les b</w:t>
      </w:r>
      <w:r w:rsidR="007218D5" w:rsidRPr="00150123">
        <w:rPr>
          <w:rFonts w:asciiTheme="minorHAnsi" w:hAnsiTheme="minorHAnsi" w:cstheme="minorHAnsi"/>
          <w:szCs w:val="24"/>
        </w:rPr>
        <w:t>esoin</w:t>
      </w:r>
      <w:r w:rsidRPr="00150123">
        <w:rPr>
          <w:rFonts w:asciiTheme="minorHAnsi" w:hAnsiTheme="minorHAnsi" w:cstheme="minorHAnsi"/>
          <w:szCs w:val="24"/>
        </w:rPr>
        <w:t>s</w:t>
      </w:r>
      <w:r w:rsidR="007218D5" w:rsidRPr="00150123">
        <w:rPr>
          <w:rFonts w:asciiTheme="minorHAnsi" w:hAnsiTheme="minorHAnsi" w:cstheme="minorHAnsi"/>
          <w:szCs w:val="24"/>
        </w:rPr>
        <w:t xml:space="preserve"> des marchés.</w:t>
      </w:r>
      <w:r w:rsidR="00473F4D" w:rsidRPr="00150123">
        <w:rPr>
          <w:rFonts w:asciiTheme="minorHAnsi" w:hAnsiTheme="minorHAnsi" w:cstheme="minorHAnsi"/>
          <w:szCs w:val="24"/>
        </w:rPr>
        <w:t xml:space="preserve"> (En 2016 ne sert qu’aux consignations).</w:t>
      </w:r>
    </w:p>
    <w:p w:rsidR="008A6E6E" w:rsidRPr="004E2387" w:rsidRDefault="008A6E6E" w:rsidP="008A6E6E">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92"/>
        <w:gridCol w:w="923"/>
        <w:gridCol w:w="636"/>
        <w:gridCol w:w="923"/>
        <w:gridCol w:w="971"/>
        <w:gridCol w:w="941"/>
        <w:gridCol w:w="2126"/>
      </w:tblGrid>
      <w:tr w:rsidR="00F37917" w:rsidRPr="00F37917" w:rsidTr="00F37917">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saisi / alimenté</w:t>
            </w:r>
          </w:p>
        </w:tc>
        <w:tc>
          <w:tcPr>
            <w:tcW w:w="636" w:type="dxa"/>
            <w:tcBorders>
              <w:top w:val="single" w:sz="4" w:space="0" w:color="auto"/>
              <w:left w:val="nil"/>
              <w:bottom w:val="single" w:sz="4" w:space="0" w:color="auto"/>
              <w:right w:val="single" w:sz="4" w:space="0" w:color="auto"/>
            </w:tcBorders>
            <w:shd w:val="clear" w:color="000000" w:fill="C5D9F1"/>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clé</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table origine</w:t>
            </w:r>
          </w:p>
        </w:tc>
        <w:tc>
          <w:tcPr>
            <w:tcW w:w="971" w:type="dxa"/>
            <w:tcBorders>
              <w:top w:val="single" w:sz="4" w:space="0" w:color="auto"/>
              <w:left w:val="nil"/>
              <w:bottom w:val="single" w:sz="4" w:space="0" w:color="auto"/>
              <w:right w:val="single" w:sz="4" w:space="0" w:color="auto"/>
            </w:tcBorders>
            <w:shd w:val="clear" w:color="000000" w:fill="C5D9F1"/>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obligatoire / facultatif</w:t>
            </w:r>
          </w:p>
        </w:tc>
        <w:tc>
          <w:tcPr>
            <w:tcW w:w="941" w:type="dxa"/>
            <w:tcBorders>
              <w:top w:val="single" w:sz="4" w:space="0" w:color="auto"/>
              <w:left w:val="nil"/>
              <w:bottom w:val="single" w:sz="4" w:space="0" w:color="auto"/>
              <w:right w:val="single" w:sz="4" w:space="0" w:color="auto"/>
            </w:tcBorders>
            <w:shd w:val="clear" w:color="000000" w:fill="C5D9F1"/>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cardinalité</w:t>
            </w:r>
          </w:p>
        </w:tc>
        <w:tc>
          <w:tcPr>
            <w:tcW w:w="2126" w:type="dxa"/>
            <w:tcBorders>
              <w:top w:val="single" w:sz="4" w:space="0" w:color="auto"/>
              <w:left w:val="nil"/>
              <w:bottom w:val="single" w:sz="4" w:space="0" w:color="auto"/>
              <w:right w:val="single" w:sz="4" w:space="0" w:color="auto"/>
            </w:tcBorders>
            <w:shd w:val="clear" w:color="000000" w:fill="C5D9F1"/>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définition</w:t>
            </w:r>
          </w:p>
        </w:tc>
      </w:tr>
      <w:tr w:rsidR="00F37917" w:rsidRPr="00F37917" w:rsidTr="00F37917">
        <w:trPr>
          <w:trHeight w:val="65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CODE PAYS ISO 3</w:t>
            </w:r>
          </w:p>
        </w:tc>
        <w:tc>
          <w:tcPr>
            <w:tcW w:w="876"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CPAY</w:t>
            </w:r>
          </w:p>
        </w:tc>
        <w:tc>
          <w:tcPr>
            <w:tcW w:w="1392"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clé</w:t>
            </w:r>
          </w:p>
        </w:tc>
        <w:tc>
          <w:tcPr>
            <w:tcW w:w="923"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LMTAY501</w:t>
            </w:r>
          </w:p>
        </w:tc>
        <w:tc>
          <w:tcPr>
            <w:tcW w:w="971"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941"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code pays A la norme ISO 3</w:t>
            </w:r>
          </w:p>
        </w:tc>
      </w:tr>
      <w:tr w:rsidR="00F37917" w:rsidRPr="00F37917" w:rsidTr="00F37917">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calculé</w:t>
            </w:r>
          </w:p>
        </w:tc>
        <w:tc>
          <w:tcPr>
            <w:tcW w:w="636"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941"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date de création de l'enregistrement. Alimenté par le systEme A la date du jour de création. Non modifiable</w:t>
            </w:r>
          </w:p>
        </w:tc>
      </w:tr>
      <w:tr w:rsidR="00F37917" w:rsidRPr="00F37917" w:rsidTr="00F37917">
        <w:trPr>
          <w:trHeight w:val="607"/>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DATE DU JOUR FERIE</w:t>
            </w:r>
          </w:p>
        </w:tc>
        <w:tc>
          <w:tcPr>
            <w:tcW w:w="876"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YDJFER</w:t>
            </w:r>
          </w:p>
        </w:tc>
        <w:tc>
          <w:tcPr>
            <w:tcW w:w="1392"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clé</w:t>
            </w:r>
          </w:p>
        </w:tc>
        <w:tc>
          <w:tcPr>
            <w:tcW w:w="923"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941"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date du jour férié</w:t>
            </w:r>
          </w:p>
        </w:tc>
      </w:tr>
      <w:tr w:rsidR="00F37917" w:rsidRPr="00F37917" w:rsidTr="00F37917">
        <w:trPr>
          <w:trHeight w:val="999"/>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F37917" w:rsidRPr="00F37917" w:rsidRDefault="00F37917" w:rsidP="00F37917">
            <w:pPr>
              <w:jc w:val="center"/>
              <w:rPr>
                <w:rFonts w:ascii="Segoe UI" w:eastAsia="Times New Roman" w:hAnsi="Segoe UI" w:cs="Segoe UI"/>
                <w:sz w:val="18"/>
                <w:szCs w:val="18"/>
                <w:lang w:eastAsia="fr-FR" w:bidi="ar-SA"/>
              </w:rPr>
            </w:pPr>
            <w:r w:rsidRPr="00F37917">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calculé , non modifiable</w:t>
            </w:r>
          </w:p>
        </w:tc>
        <w:tc>
          <w:tcPr>
            <w:tcW w:w="636"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ascii="Arial" w:eastAsia="Times New Roman" w:hAnsi="Arial"/>
                <w:sz w:val="18"/>
                <w:szCs w:val="18"/>
                <w:lang w:eastAsia="fr-FR" w:bidi="ar-SA"/>
              </w:rPr>
            </w:pPr>
            <w:r w:rsidRPr="00F37917">
              <w:rPr>
                <w:rFonts w:ascii="Arial" w:eastAsia="Times New Roman" w:hAnsi="Arial"/>
                <w:sz w:val="18"/>
                <w:szCs w:val="18"/>
                <w:lang w:eastAsia="fr-FR" w:bidi="ar-SA"/>
              </w:rPr>
              <w:t>obligatoire</w:t>
            </w:r>
          </w:p>
        </w:tc>
        <w:tc>
          <w:tcPr>
            <w:tcW w:w="941"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8"/>
                <w:szCs w:val="18"/>
                <w:lang w:eastAsia="fr-FR" w:bidi="ar-SA"/>
              </w:rPr>
            </w:pPr>
            <w:r w:rsidRPr="00F37917">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917" w:rsidRPr="00F37917" w:rsidRDefault="00F37917" w:rsidP="00F37917">
            <w:pPr>
              <w:jc w:val="center"/>
              <w:rPr>
                <w:rFonts w:eastAsia="Times New Roman" w:cs="Calibri"/>
                <w:sz w:val="16"/>
                <w:szCs w:val="16"/>
                <w:lang w:eastAsia="fr-FR" w:bidi="ar-SA"/>
              </w:rPr>
            </w:pPr>
            <w:r w:rsidRPr="00F37917">
              <w:rPr>
                <w:rFonts w:eastAsia="Times New Roman" w:cs="Calibri"/>
                <w:sz w:val="16"/>
                <w:szCs w:val="16"/>
                <w:lang w:eastAsia="fr-FR" w:bidi="ar-SA"/>
              </w:rPr>
              <w:t>User ayant effectuer la dernière mise à jour  de l'enregistrement</w:t>
            </w:r>
          </w:p>
        </w:tc>
      </w:tr>
    </w:tbl>
    <w:p w:rsidR="008A6E6E" w:rsidRPr="00150123" w:rsidRDefault="008A6E6E" w:rsidP="008A6E6E">
      <w:pPr>
        <w:rPr>
          <w:rFonts w:asciiTheme="minorHAnsi" w:hAnsiTheme="minorHAnsi" w:cstheme="minorHAnsi"/>
          <w:szCs w:val="24"/>
        </w:rPr>
      </w:pPr>
    </w:p>
    <w:p w:rsidR="004D175F" w:rsidRPr="004E2387" w:rsidRDefault="004D175F" w:rsidP="004D175F">
      <w:pPr>
        <w:pStyle w:val="Titre4"/>
        <w:rPr>
          <w:rFonts w:asciiTheme="minorHAnsi" w:hAnsiTheme="minorHAnsi" w:cstheme="minorHAnsi"/>
        </w:rPr>
      </w:pPr>
      <w:r w:rsidRPr="004E2387">
        <w:rPr>
          <w:rFonts w:asciiTheme="minorHAnsi" w:hAnsiTheme="minorHAnsi" w:cstheme="minorHAnsi"/>
        </w:rPr>
        <w:t>Création : renseignement des données de ta_jour_ferie_bourse_place_lmtay755</w:t>
      </w:r>
    </w:p>
    <w:p w:rsidR="004D175F" w:rsidRPr="00150123" w:rsidRDefault="004D175F" w:rsidP="004D175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4D175F" w:rsidRPr="00150123" w:rsidRDefault="004D175F" w:rsidP="00AF1B75">
      <w:pPr>
        <w:numPr>
          <w:ilvl w:val="0"/>
          <w:numId w:val="44"/>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ISO 3 (CPAY). La liste déroulante propose toutes les valeurs de la table ta_pays_lmtay501 qui ne sont pas closes (lignes de ta_pays_lmtay501  dont la DATE DE CLOTURE YDCLOT est supérieure strictement à la date du jour), accompagnées de leur libellé LPAY</w:t>
      </w:r>
    </w:p>
    <w:p w:rsidR="004D175F" w:rsidRPr="00150123" w:rsidRDefault="004D175F" w:rsidP="004D175F">
      <w:pPr>
        <w:autoSpaceDE w:val="0"/>
        <w:autoSpaceDN w:val="0"/>
        <w:adjustRightInd w:val="0"/>
        <w:rPr>
          <w:rFonts w:asciiTheme="minorHAnsi" w:hAnsiTheme="minorHAnsi" w:cstheme="minorHAnsi"/>
          <w:szCs w:val="24"/>
          <w:lang w:eastAsia="fr-FR" w:bidi="ar-SA"/>
        </w:rPr>
      </w:pPr>
    </w:p>
    <w:p w:rsidR="004D175F" w:rsidRPr="00150123" w:rsidRDefault="004D175F" w:rsidP="004D175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4D175F" w:rsidRPr="00150123" w:rsidRDefault="004D175F" w:rsidP="004D175F">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DU JOUR FERIE (YDJFER)</w:t>
      </w:r>
    </w:p>
    <w:p w:rsidR="00616AA5" w:rsidRPr="00150123" w:rsidRDefault="00616AA5" w:rsidP="002704D6">
      <w:pPr>
        <w:rPr>
          <w:rFonts w:asciiTheme="minorHAnsi" w:hAnsiTheme="minorHAnsi" w:cstheme="minorHAnsi"/>
          <w:szCs w:val="24"/>
          <w:lang w:eastAsia="fr-FR" w:bidi="ar-SA"/>
        </w:rPr>
      </w:pPr>
    </w:p>
    <w:p w:rsidR="004D175F" w:rsidRPr="004E2387" w:rsidRDefault="004D175F" w:rsidP="004D175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ta_jour_ferie_bourse_place_lmtay755</w:t>
      </w:r>
    </w:p>
    <w:p w:rsidR="004D175F" w:rsidRPr="00150123" w:rsidRDefault="004D175F" w:rsidP="004D175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4D175F" w:rsidRPr="00150123" w:rsidRDefault="004D175F" w:rsidP="004D175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le couple  CODE PAYS  ISO 3 (CPAY) - DATE DU JOUR FERIE (YDJFER)</w:t>
      </w:r>
    </w:p>
    <w:p w:rsidR="004D175F" w:rsidRPr="00150123" w:rsidRDefault="004D175F" w:rsidP="004D175F">
      <w:pPr>
        <w:autoSpaceDE w:val="0"/>
        <w:autoSpaceDN w:val="0"/>
        <w:adjustRightInd w:val="0"/>
        <w:rPr>
          <w:rFonts w:asciiTheme="minorHAnsi" w:hAnsiTheme="minorHAnsi" w:cstheme="minorHAnsi"/>
          <w:szCs w:val="24"/>
          <w:lang w:eastAsia="fr-FR" w:bidi="ar-SA"/>
        </w:rPr>
      </w:pPr>
    </w:p>
    <w:p w:rsidR="00544DCC" w:rsidRPr="004E2387" w:rsidRDefault="00400333" w:rsidP="00544DCC">
      <w:pPr>
        <w:pStyle w:val="Titre4"/>
        <w:rPr>
          <w:rFonts w:asciiTheme="minorHAnsi" w:hAnsiTheme="minorHAnsi" w:cstheme="minorHAnsi"/>
          <w:lang w:eastAsia="fr-FR" w:bidi="ar-SA"/>
        </w:rPr>
      </w:pPr>
      <w:r>
        <w:rPr>
          <w:rFonts w:asciiTheme="minorHAnsi" w:hAnsiTheme="minorHAnsi" w:cstheme="minorHAnsi"/>
          <w:lang w:eastAsia="fr-FR" w:bidi="ar-SA"/>
        </w:rPr>
        <w:t>S</w:t>
      </w:r>
      <w:r w:rsidR="00544DCC">
        <w:rPr>
          <w:rFonts w:asciiTheme="minorHAnsi" w:hAnsiTheme="minorHAnsi" w:cstheme="minorHAnsi"/>
          <w:lang w:eastAsia="fr-FR" w:bidi="ar-SA"/>
        </w:rPr>
        <w:t>uppression</w:t>
      </w:r>
      <w:r w:rsidR="00544DCC" w:rsidRPr="004E2387">
        <w:rPr>
          <w:rFonts w:asciiTheme="minorHAnsi" w:hAnsiTheme="minorHAnsi" w:cstheme="minorHAnsi"/>
          <w:lang w:eastAsia="fr-FR" w:bidi="ar-SA"/>
        </w:rPr>
        <w:t xml:space="preserve"> de ta_jour_ferie_bourse_place_lmtay755</w:t>
      </w:r>
    </w:p>
    <w:p w:rsidR="00544DCC" w:rsidRPr="00150123" w:rsidRDefault="00544DCC" w:rsidP="004D175F">
      <w:pPr>
        <w:autoSpaceDE w:val="0"/>
        <w:autoSpaceDN w:val="0"/>
        <w:adjustRightInd w:val="0"/>
        <w:rPr>
          <w:rFonts w:asciiTheme="minorHAnsi" w:hAnsiTheme="minorHAnsi" w:cstheme="minorHAnsi"/>
          <w:szCs w:val="24"/>
          <w:lang w:eastAsia="fr-FR" w:bidi="ar-SA"/>
        </w:rPr>
      </w:pPr>
    </w:p>
    <w:p w:rsidR="00544DCC" w:rsidRPr="00150123" w:rsidRDefault="00544DCC" w:rsidP="004D175F">
      <w:pPr>
        <w:autoSpaceDE w:val="0"/>
        <w:autoSpaceDN w:val="0"/>
        <w:adjustRightInd w:val="0"/>
        <w:rPr>
          <w:rFonts w:asciiTheme="minorHAnsi" w:hAnsiTheme="minorHAnsi" w:cstheme="minorHAnsi"/>
          <w:szCs w:val="24"/>
          <w:lang w:eastAsia="fr-FR" w:bidi="ar-SA"/>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643F19" w:rsidRPr="00BF16B6" w:rsidRDefault="004A416C" w:rsidP="00643F19">
      <w:pPr>
        <w:pStyle w:val="Titre3"/>
      </w:pPr>
      <w:bookmarkStart w:id="838" w:name="_Toc515444401"/>
      <w:r>
        <w:lastRenderedPageBreak/>
        <w:t>ta_taux_de_parite_lmtay920</w:t>
      </w:r>
      <w:bookmarkEnd w:id="838"/>
      <w:r w:rsidR="005A639E">
        <w:fldChar w:fldCharType="begin"/>
      </w:r>
      <w:r w:rsidR="005A639E">
        <w:instrText xml:space="preserve"> XE "</w:instrText>
      </w:r>
      <w:r w:rsidR="005A639E" w:rsidRPr="001378E5">
        <w:instrText>lmtay920</w:instrText>
      </w:r>
      <w:r w:rsidR="005A639E">
        <w:instrText xml:space="preserve">" </w:instrText>
      </w:r>
      <w:r w:rsidR="005A639E">
        <w:fldChar w:fldCharType="end"/>
      </w:r>
    </w:p>
    <w:p w:rsidR="00616288" w:rsidRPr="00150123" w:rsidRDefault="00616288" w:rsidP="008A6E6E">
      <w:pPr>
        <w:rPr>
          <w:rFonts w:asciiTheme="minorHAnsi" w:hAnsiTheme="minorHAnsi" w:cstheme="minorHAnsi"/>
          <w:szCs w:val="24"/>
        </w:rPr>
      </w:pPr>
      <w:r w:rsidRPr="00150123">
        <w:rPr>
          <w:rFonts w:asciiTheme="minorHAnsi" w:hAnsiTheme="minorHAnsi" w:cstheme="minorHAnsi"/>
          <w:szCs w:val="24"/>
        </w:rPr>
        <w:t xml:space="preserve">Liste des </w:t>
      </w:r>
      <w:r w:rsidR="00166EAD" w:rsidRPr="00150123">
        <w:rPr>
          <w:rFonts w:asciiTheme="minorHAnsi" w:hAnsiTheme="minorHAnsi" w:cstheme="minorHAnsi"/>
          <w:szCs w:val="24"/>
        </w:rPr>
        <w:t>code</w:t>
      </w:r>
      <w:r w:rsidR="00B67AB2" w:rsidRPr="00150123">
        <w:rPr>
          <w:rFonts w:asciiTheme="minorHAnsi" w:hAnsiTheme="minorHAnsi" w:cstheme="minorHAnsi"/>
          <w:szCs w:val="24"/>
        </w:rPr>
        <w:t>s</w:t>
      </w:r>
      <w:r w:rsidR="00166EAD" w:rsidRPr="00150123">
        <w:rPr>
          <w:rFonts w:asciiTheme="minorHAnsi" w:hAnsiTheme="minorHAnsi" w:cstheme="minorHAnsi"/>
          <w:szCs w:val="24"/>
        </w:rPr>
        <w:t xml:space="preserve"> ISO3 des devises IN et taux de parité par rapport à l'euro.</w:t>
      </w:r>
    </w:p>
    <w:p w:rsidR="008A6E6E" w:rsidRPr="00150123" w:rsidRDefault="00B67AB2" w:rsidP="008A6E6E">
      <w:pPr>
        <w:rPr>
          <w:rFonts w:asciiTheme="minorHAnsi" w:hAnsiTheme="minorHAnsi" w:cstheme="minorHAnsi"/>
          <w:szCs w:val="24"/>
        </w:rPr>
      </w:pPr>
      <w:r w:rsidRPr="00150123">
        <w:rPr>
          <w:rFonts w:asciiTheme="minorHAnsi" w:hAnsiTheme="minorHAnsi" w:cstheme="minorHAnsi"/>
          <w:szCs w:val="24"/>
        </w:rPr>
        <w:t>Cette t</w:t>
      </w:r>
      <w:r w:rsidR="00166EAD" w:rsidRPr="00150123">
        <w:rPr>
          <w:rFonts w:asciiTheme="minorHAnsi" w:hAnsiTheme="minorHAnsi" w:cstheme="minorHAnsi"/>
          <w:szCs w:val="24"/>
        </w:rPr>
        <w:t>able liée à la table des devises LMTAY502; le top</w:t>
      </w:r>
      <w:r w:rsidRPr="00150123">
        <w:rPr>
          <w:rFonts w:asciiTheme="minorHAnsi" w:hAnsiTheme="minorHAnsi" w:cstheme="minorHAnsi"/>
          <w:szCs w:val="24"/>
        </w:rPr>
        <w:t xml:space="preserve"> EURO = O et les dates doivent ê</w:t>
      </w:r>
      <w:r w:rsidR="00166EAD" w:rsidRPr="00150123">
        <w:rPr>
          <w:rFonts w:asciiTheme="minorHAnsi" w:hAnsiTheme="minorHAnsi" w:cstheme="minorHAnsi"/>
          <w:szCs w:val="24"/>
        </w:rPr>
        <w:t>tre saisies dans la table des devises pour être rapatriées.</w:t>
      </w:r>
    </w:p>
    <w:p w:rsidR="00616288" w:rsidRPr="00150123" w:rsidRDefault="00616288" w:rsidP="008A6E6E">
      <w:pPr>
        <w:rPr>
          <w:rFonts w:asciiTheme="minorHAnsi" w:hAnsiTheme="minorHAnsi" w:cstheme="minorHAnsi"/>
          <w:szCs w:val="24"/>
        </w:rPr>
      </w:pPr>
      <w:r w:rsidRPr="00150123">
        <w:rPr>
          <w:rFonts w:asciiTheme="minorHAnsi" w:hAnsiTheme="minorHAnsi" w:cstheme="minorHAnsi"/>
          <w:szCs w:val="24"/>
        </w:rPr>
        <w:t xml:space="preserve">Cette table </w:t>
      </w:r>
      <w:r w:rsidR="008B0C4E" w:rsidRPr="00150123">
        <w:rPr>
          <w:rFonts w:asciiTheme="minorHAnsi" w:hAnsiTheme="minorHAnsi" w:cstheme="minorHAnsi"/>
          <w:szCs w:val="24"/>
        </w:rPr>
        <w:t>est conservée pour des raisons h</w:t>
      </w:r>
      <w:r w:rsidRPr="00150123">
        <w:rPr>
          <w:rFonts w:asciiTheme="minorHAnsi" w:hAnsiTheme="minorHAnsi" w:cstheme="minorHAnsi"/>
          <w:szCs w:val="24"/>
        </w:rPr>
        <w:t>istorique</w:t>
      </w:r>
      <w:r w:rsidR="008B0C4E" w:rsidRPr="00150123">
        <w:rPr>
          <w:rFonts w:asciiTheme="minorHAnsi" w:hAnsiTheme="minorHAnsi" w:cstheme="minorHAnsi"/>
          <w:szCs w:val="24"/>
        </w:rPr>
        <w:t>s, liées au passage à l’E</w:t>
      </w:r>
      <w:r w:rsidRPr="00150123">
        <w:rPr>
          <w:rFonts w:asciiTheme="minorHAnsi" w:hAnsiTheme="minorHAnsi" w:cstheme="minorHAnsi"/>
          <w:szCs w:val="24"/>
        </w:rPr>
        <w:t>uro.</w:t>
      </w:r>
      <w:r w:rsidR="004A416C" w:rsidRPr="00150123">
        <w:rPr>
          <w:rFonts w:asciiTheme="minorHAnsi" w:hAnsiTheme="minorHAnsi" w:cstheme="minorHAnsi"/>
          <w:szCs w:val="24"/>
        </w:rPr>
        <w:t xml:space="preserve"> Anciennement dénommées </w:t>
      </w:r>
      <w:r w:rsidR="004A416C" w:rsidRPr="00150123">
        <w:rPr>
          <w:rFonts w:asciiTheme="minorHAnsi" w:hAnsiTheme="minorHAnsi" w:cstheme="minorHAnsi"/>
          <w:szCs w:val="24"/>
          <w:lang w:eastAsia="fr-FR" w:bidi="ar-SA"/>
        </w:rPr>
        <w:t>LMTAY920 taux de parité devises /euro.</w:t>
      </w:r>
    </w:p>
    <w:p w:rsidR="008A6E6E" w:rsidRDefault="008A6E6E" w:rsidP="008A6E6E">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Layout w:type="fixed"/>
        <w:tblCellMar>
          <w:left w:w="70" w:type="dxa"/>
          <w:right w:w="70" w:type="dxa"/>
        </w:tblCellMar>
        <w:tblLook w:val="04A0" w:firstRow="1" w:lastRow="0" w:firstColumn="1" w:lastColumn="0" w:noHBand="0" w:noVBand="1"/>
      </w:tblPr>
      <w:tblGrid>
        <w:gridCol w:w="1433"/>
        <w:gridCol w:w="876"/>
        <w:gridCol w:w="1349"/>
        <w:gridCol w:w="1035"/>
        <w:gridCol w:w="594"/>
        <w:gridCol w:w="965"/>
        <w:gridCol w:w="851"/>
        <w:gridCol w:w="915"/>
        <w:gridCol w:w="2203"/>
      </w:tblGrid>
      <w:tr w:rsidR="0066256B" w:rsidRPr="0066256B" w:rsidTr="0066256B">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Code technique</w:t>
            </w:r>
          </w:p>
        </w:tc>
        <w:tc>
          <w:tcPr>
            <w:tcW w:w="1349" w:type="dxa"/>
            <w:tcBorders>
              <w:top w:val="single" w:sz="4" w:space="0" w:color="auto"/>
              <w:left w:val="nil"/>
              <w:bottom w:val="single" w:sz="4" w:space="0" w:color="auto"/>
              <w:right w:val="single" w:sz="4" w:space="0" w:color="auto"/>
            </w:tcBorders>
            <w:shd w:val="clear" w:color="000000" w:fill="C5D9F1"/>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type longueur</w:t>
            </w:r>
          </w:p>
        </w:tc>
        <w:tc>
          <w:tcPr>
            <w:tcW w:w="1035" w:type="dxa"/>
            <w:tcBorders>
              <w:top w:val="single" w:sz="4" w:space="0" w:color="auto"/>
              <w:left w:val="nil"/>
              <w:bottom w:val="single" w:sz="4" w:space="0" w:color="auto"/>
              <w:right w:val="single" w:sz="4" w:space="0" w:color="auto"/>
            </w:tcBorders>
            <w:shd w:val="clear" w:color="000000" w:fill="C5D9F1"/>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saisi / alimenté</w:t>
            </w:r>
          </w:p>
        </w:tc>
        <w:tc>
          <w:tcPr>
            <w:tcW w:w="594" w:type="dxa"/>
            <w:tcBorders>
              <w:top w:val="single" w:sz="4" w:space="0" w:color="auto"/>
              <w:left w:val="nil"/>
              <w:bottom w:val="single" w:sz="4" w:space="0" w:color="auto"/>
              <w:right w:val="single" w:sz="4" w:space="0" w:color="auto"/>
            </w:tcBorders>
            <w:shd w:val="clear" w:color="000000" w:fill="C5D9F1"/>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clé</w:t>
            </w:r>
          </w:p>
        </w:tc>
        <w:tc>
          <w:tcPr>
            <w:tcW w:w="965" w:type="dxa"/>
            <w:tcBorders>
              <w:top w:val="single" w:sz="4" w:space="0" w:color="auto"/>
              <w:left w:val="nil"/>
              <w:bottom w:val="single" w:sz="4" w:space="0" w:color="auto"/>
              <w:right w:val="single" w:sz="4" w:space="0" w:color="auto"/>
            </w:tcBorders>
            <w:shd w:val="clear" w:color="000000" w:fill="C5D9F1"/>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table origine</w:t>
            </w:r>
          </w:p>
        </w:tc>
        <w:tc>
          <w:tcPr>
            <w:tcW w:w="851" w:type="dxa"/>
            <w:tcBorders>
              <w:top w:val="single" w:sz="4" w:space="0" w:color="auto"/>
              <w:left w:val="nil"/>
              <w:bottom w:val="single" w:sz="4" w:space="0" w:color="auto"/>
              <w:right w:val="single" w:sz="4" w:space="0" w:color="auto"/>
            </w:tcBorders>
            <w:shd w:val="clear" w:color="000000" w:fill="C5D9F1"/>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cardinalité</w:t>
            </w:r>
          </w:p>
        </w:tc>
        <w:tc>
          <w:tcPr>
            <w:tcW w:w="2203" w:type="dxa"/>
            <w:tcBorders>
              <w:top w:val="single" w:sz="4" w:space="0" w:color="auto"/>
              <w:left w:val="nil"/>
              <w:bottom w:val="single" w:sz="4" w:space="0" w:color="auto"/>
              <w:right w:val="single" w:sz="4" w:space="0" w:color="auto"/>
            </w:tcBorders>
            <w:shd w:val="clear" w:color="000000" w:fill="C5D9F1"/>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définition</w:t>
            </w:r>
          </w:p>
        </w:tc>
      </w:tr>
      <w:tr w:rsidR="0066256B" w:rsidRPr="0066256B" w:rsidTr="0066256B">
        <w:trPr>
          <w:trHeight w:val="929"/>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CODE DEVISE CONVERT.</w:t>
            </w:r>
          </w:p>
        </w:tc>
        <w:tc>
          <w:tcPr>
            <w:tcW w:w="876"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YCVDEV</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alphanumérique (5)</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saisi</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nomenclature alpha de la devise convertie , (ISO sauf pour FRF et EUR, contrainte technique)</w:t>
            </w:r>
          </w:p>
        </w:tc>
      </w:tr>
      <w:tr w:rsidR="0066256B" w:rsidRPr="0066256B" w:rsidTr="0066256B">
        <w:trPr>
          <w:trHeight w:val="844"/>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CODE DEVISE ISO 3</w:t>
            </w:r>
          </w:p>
        </w:tc>
        <w:tc>
          <w:tcPr>
            <w:tcW w:w="876"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CDEV</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alphanumérique (3)</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saisi</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clé</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nomenclature alpha ISO3 (clé)</w:t>
            </w:r>
          </w:p>
        </w:tc>
      </w:tr>
      <w:tr w:rsidR="0066256B" w:rsidRPr="0066256B" w:rsidTr="0066256B">
        <w:trPr>
          <w:trHeight w:val="1267"/>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YDC000</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date (AAAAJJMM)</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calculé</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date de création de l'enregistrement. Alimenté par le systEme A la date du jour de création. Non modifiable</w:t>
            </w:r>
          </w:p>
        </w:tc>
      </w:tr>
      <w:tr w:rsidR="0066256B" w:rsidRPr="0066256B" w:rsidTr="0066256B">
        <w:trPr>
          <w:trHeight w:val="845"/>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DATE IN</w:t>
            </w:r>
          </w:p>
        </w:tc>
        <w:tc>
          <w:tcPr>
            <w:tcW w:w="876"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YDDIN</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date (AAAAJJMM)</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calculé</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rPr>
                <w:rFonts w:eastAsia="Times New Roman" w:cs="Calibri"/>
                <w:sz w:val="18"/>
                <w:szCs w:val="18"/>
                <w:lang w:eastAsia="fr-FR" w:bidi="ar-SA"/>
              </w:rPr>
            </w:pPr>
            <w:r w:rsidRPr="0066256B">
              <w:rPr>
                <w:rFonts w:eastAsia="Times New Roman" w:cs="Calibri"/>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alimenté par défaut par la date du jour de création, modifiable</w:t>
            </w:r>
          </w:p>
        </w:tc>
      </w:tr>
      <w:tr w:rsidR="0066256B" w:rsidRPr="0066256B" w:rsidTr="0066256B">
        <w:trPr>
          <w:trHeight w:val="815"/>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DT FIN EFFET DEVISE</w:t>
            </w:r>
          </w:p>
        </w:tc>
        <w:tc>
          <w:tcPr>
            <w:tcW w:w="876"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YDFEDV</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date (AAAAJJMM)</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calculé/modifiable</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date de fin d'effet de l'enregistrement</w:t>
            </w:r>
          </w:p>
        </w:tc>
      </w:tr>
      <w:tr w:rsidR="0066256B" w:rsidRPr="0066256B" w:rsidTr="0066256B">
        <w:trPr>
          <w:trHeight w:val="57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LIBELLE DEVISE</w:t>
            </w:r>
          </w:p>
        </w:tc>
        <w:tc>
          <w:tcPr>
            <w:tcW w:w="876"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LDEV</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alphanumérique (32)</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saisi</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LMTAY502</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xml:space="preserve">libellé devise </w:t>
            </w:r>
          </w:p>
        </w:tc>
      </w:tr>
      <w:tr w:rsidR="0066256B" w:rsidRPr="0066256B" w:rsidTr="0066256B">
        <w:trPr>
          <w:trHeight w:val="55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NOMBRE DE DECIMALES</w:t>
            </w:r>
          </w:p>
        </w:tc>
        <w:tc>
          <w:tcPr>
            <w:tcW w:w="876"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YNBDEC</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alphanumérique (2)</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saisi</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nombre de décimales dans cette devise</w:t>
            </w:r>
          </w:p>
        </w:tc>
      </w:tr>
      <w:tr w:rsidR="0066256B" w:rsidRPr="0066256B" w:rsidTr="0066256B">
        <w:trPr>
          <w:trHeight w:val="559"/>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STATUT DEVISE</w:t>
            </w:r>
          </w:p>
        </w:tc>
        <w:tc>
          <w:tcPr>
            <w:tcW w:w="876"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YCSIN</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alphanumérique (5)</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saisi</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xml:space="preserve">défini l'appartenance A l'Euroland </w:t>
            </w:r>
          </w:p>
        </w:tc>
      </w:tr>
      <w:tr w:rsidR="0066256B" w:rsidRPr="0066256B" w:rsidTr="0066256B">
        <w:trPr>
          <w:trHeight w:val="553"/>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TAUX PARITE</w:t>
            </w:r>
          </w:p>
        </w:tc>
        <w:tc>
          <w:tcPr>
            <w:tcW w:w="876"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CTXPDV</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alphanumérique (8)</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saisi</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taux parité envers l'Euro</w:t>
            </w:r>
          </w:p>
        </w:tc>
      </w:tr>
      <w:tr w:rsidR="0066256B" w:rsidRPr="0066256B" w:rsidTr="0066256B">
        <w:trPr>
          <w:trHeight w:val="703"/>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TAUX PARITE</w:t>
            </w:r>
          </w:p>
        </w:tc>
        <w:tc>
          <w:tcPr>
            <w:tcW w:w="876" w:type="dxa"/>
            <w:tcBorders>
              <w:top w:val="nil"/>
              <w:left w:val="nil"/>
              <w:bottom w:val="single" w:sz="4" w:space="0" w:color="auto"/>
              <w:right w:val="single" w:sz="4" w:space="0" w:color="auto"/>
            </w:tcBorders>
            <w:shd w:val="clear" w:color="auto" w:fill="auto"/>
            <w:noWrap/>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YTXPDV</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trike/>
                <w:sz w:val="18"/>
                <w:szCs w:val="18"/>
                <w:lang w:eastAsia="fr-FR" w:bidi="ar-SA"/>
              </w:rPr>
              <w:t xml:space="preserve">numérique (15)  </w:t>
            </w:r>
            <w:r w:rsidRPr="0066256B">
              <w:rPr>
                <w:rFonts w:eastAsia="Times New Roman" w:cs="Calibri"/>
                <w:sz w:val="18"/>
                <w:szCs w:val="18"/>
                <w:lang w:eastAsia="fr-FR" w:bidi="ar-SA"/>
              </w:rPr>
              <w:t>DECIMAL (15,9)</w:t>
            </w:r>
          </w:p>
        </w:tc>
        <w:tc>
          <w:tcPr>
            <w:tcW w:w="1035" w:type="dxa"/>
            <w:tcBorders>
              <w:top w:val="nil"/>
              <w:left w:val="nil"/>
              <w:bottom w:val="single" w:sz="4" w:space="0" w:color="auto"/>
              <w:right w:val="single" w:sz="4" w:space="0" w:color="auto"/>
            </w:tcBorders>
            <w:shd w:val="clear" w:color="auto" w:fill="auto"/>
            <w:noWrap/>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saisi</w:t>
            </w:r>
          </w:p>
        </w:tc>
        <w:tc>
          <w:tcPr>
            <w:tcW w:w="594" w:type="dxa"/>
            <w:tcBorders>
              <w:top w:val="nil"/>
              <w:left w:val="nil"/>
              <w:bottom w:val="single" w:sz="4" w:space="0" w:color="auto"/>
              <w:right w:val="single" w:sz="4" w:space="0" w:color="auto"/>
            </w:tcBorders>
            <w:shd w:val="clear" w:color="auto" w:fill="auto"/>
            <w:noWrap/>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noWrap/>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noWrap/>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taux parité envers l'Euro</w:t>
            </w:r>
          </w:p>
        </w:tc>
      </w:tr>
      <w:tr w:rsidR="0066256B" w:rsidRPr="0066256B" w:rsidTr="0066256B">
        <w:trPr>
          <w:trHeight w:val="84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66256B" w:rsidRPr="0066256B" w:rsidRDefault="0066256B" w:rsidP="0066256B">
            <w:pPr>
              <w:jc w:val="center"/>
              <w:rPr>
                <w:rFonts w:ascii="Segoe UI" w:eastAsia="Times New Roman" w:hAnsi="Segoe UI" w:cs="Segoe UI"/>
                <w:sz w:val="18"/>
                <w:szCs w:val="18"/>
                <w:lang w:eastAsia="fr-FR" w:bidi="ar-SA"/>
              </w:rPr>
            </w:pPr>
            <w:r w:rsidRPr="0066256B">
              <w:rPr>
                <w:rFonts w:ascii="Segoe UI" w:eastAsia="Times New Roman" w:hAnsi="Segoe UI" w:cs="Segoe UI"/>
                <w:sz w:val="18"/>
                <w:szCs w:val="18"/>
                <w:lang w:eastAsia="fr-FR" w:bidi="ar-SA"/>
              </w:rPr>
              <w:t>CUSER </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alphanumérique (varchar255)</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calculé , non modifiable</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ascii="Arial" w:eastAsia="Times New Roman" w:hAnsi="Arial"/>
                <w:sz w:val="18"/>
                <w:szCs w:val="18"/>
                <w:lang w:eastAsia="fr-FR" w:bidi="ar-SA"/>
              </w:rPr>
            </w:pPr>
            <w:r w:rsidRPr="0066256B">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6"/>
                <w:szCs w:val="16"/>
                <w:lang w:eastAsia="fr-FR" w:bidi="ar-SA"/>
              </w:rPr>
            </w:pPr>
            <w:r w:rsidRPr="0066256B">
              <w:rPr>
                <w:rFonts w:eastAsia="Times New Roman" w:cs="Calibri"/>
                <w:sz w:val="16"/>
                <w:szCs w:val="16"/>
                <w:lang w:eastAsia="fr-FR" w:bidi="ar-SA"/>
              </w:rPr>
              <w:t xml:space="preserve">User ayant </w:t>
            </w:r>
            <w:r w:rsidR="00F85781" w:rsidRPr="0066256B">
              <w:rPr>
                <w:rFonts w:eastAsia="Times New Roman" w:cs="Calibri"/>
                <w:sz w:val="16"/>
                <w:szCs w:val="16"/>
                <w:lang w:eastAsia="fr-FR" w:bidi="ar-SA"/>
              </w:rPr>
              <w:t>effectué</w:t>
            </w:r>
            <w:r w:rsidRPr="0066256B">
              <w:rPr>
                <w:rFonts w:eastAsia="Times New Roman" w:cs="Calibri"/>
                <w:sz w:val="16"/>
                <w:szCs w:val="16"/>
                <w:lang w:eastAsia="fr-FR" w:bidi="ar-SA"/>
              </w:rPr>
              <w:t xml:space="preserve"> la dernière mise à jour  de l'enregistrement</w:t>
            </w:r>
          </w:p>
        </w:tc>
      </w:tr>
      <w:tr w:rsidR="0066256B" w:rsidRPr="0066256B" w:rsidTr="0066256B">
        <w:trPr>
          <w:trHeight w:val="63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YDCLOT</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date (AAAAJJMM)</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calculé , modifiable</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r>
      <w:tr w:rsidR="0066256B" w:rsidRPr="0066256B" w:rsidTr="0066256B">
        <w:trPr>
          <w:trHeight w:val="49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YDDMAJ</w:t>
            </w:r>
          </w:p>
        </w:tc>
        <w:tc>
          <w:tcPr>
            <w:tcW w:w="1349"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date (AAAAJJMM)</w:t>
            </w:r>
          </w:p>
        </w:tc>
        <w:tc>
          <w:tcPr>
            <w:tcW w:w="103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calculé , non modifiable</w:t>
            </w:r>
          </w:p>
        </w:tc>
        <w:tc>
          <w:tcPr>
            <w:tcW w:w="594"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96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c>
          <w:tcPr>
            <w:tcW w:w="2203" w:type="dxa"/>
            <w:tcBorders>
              <w:top w:val="nil"/>
              <w:left w:val="nil"/>
              <w:bottom w:val="single" w:sz="4" w:space="0" w:color="auto"/>
              <w:right w:val="single" w:sz="4" w:space="0" w:color="auto"/>
            </w:tcBorders>
            <w:shd w:val="clear" w:color="auto" w:fill="auto"/>
            <w:vAlign w:val="center"/>
            <w:hideMark/>
          </w:tcPr>
          <w:p w:rsidR="0066256B" w:rsidRPr="0066256B" w:rsidRDefault="0066256B" w:rsidP="0066256B">
            <w:pPr>
              <w:jc w:val="center"/>
              <w:rPr>
                <w:rFonts w:eastAsia="Times New Roman" w:cs="Calibri"/>
                <w:sz w:val="18"/>
                <w:szCs w:val="18"/>
                <w:lang w:eastAsia="fr-FR" w:bidi="ar-SA"/>
              </w:rPr>
            </w:pPr>
            <w:r w:rsidRPr="0066256B">
              <w:rPr>
                <w:rFonts w:eastAsia="Times New Roman" w:cs="Calibri"/>
                <w:sz w:val="18"/>
                <w:szCs w:val="18"/>
                <w:lang w:eastAsia="fr-FR" w:bidi="ar-SA"/>
              </w:rPr>
              <w:t> </w:t>
            </w:r>
          </w:p>
        </w:tc>
      </w:tr>
    </w:tbl>
    <w:p w:rsidR="0066256B" w:rsidRPr="0066256B" w:rsidRDefault="0066256B" w:rsidP="0066256B"/>
    <w:p w:rsidR="00806E42" w:rsidRDefault="00806E42" w:rsidP="00806E42">
      <w:pPr>
        <w:pStyle w:val="Titre4"/>
        <w:rPr>
          <w:lang w:eastAsia="fr-FR" w:bidi="ar-SA"/>
        </w:rPr>
      </w:pPr>
      <w:r>
        <w:rPr>
          <w:lang w:eastAsia="fr-FR" w:bidi="ar-SA"/>
        </w:rPr>
        <w:t>Gestion de la table</w:t>
      </w:r>
    </w:p>
    <w:p w:rsidR="00806E42" w:rsidRPr="00150123" w:rsidRDefault="00806E42" w:rsidP="00806E42">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La table est accessible en consultation. Elle n’est pas modifiable via l’IHM. Les modifications sont à effectuées par la MOE.</w:t>
      </w:r>
    </w:p>
    <w:p w:rsidR="008A6E6E" w:rsidRPr="00150123" w:rsidRDefault="008A6E6E" w:rsidP="008A6E6E">
      <w:pPr>
        <w:rPr>
          <w:rFonts w:asciiTheme="minorHAnsi" w:hAnsiTheme="minorHAnsi" w:cstheme="minorHAnsi"/>
          <w:szCs w:val="24"/>
          <w:lang w:eastAsia="fr-FR" w:bidi="ar-SA"/>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643F19" w:rsidRPr="00BF16B6" w:rsidRDefault="007B3313" w:rsidP="00643F19">
      <w:pPr>
        <w:pStyle w:val="Titre3"/>
      </w:pPr>
      <w:bookmarkStart w:id="839" w:name="_Toc515444402"/>
      <w:r>
        <w:lastRenderedPageBreak/>
        <w:t>ta_rgrp_pays_a_risque_de_contrepa_lmtay928</w:t>
      </w:r>
      <w:bookmarkEnd w:id="839"/>
      <w:r w:rsidR="005A639E">
        <w:fldChar w:fldCharType="begin"/>
      </w:r>
      <w:r w:rsidR="005A639E">
        <w:instrText xml:space="preserve"> XE "</w:instrText>
      </w:r>
      <w:r w:rsidR="005A639E" w:rsidRPr="001378E5">
        <w:instrText>lmtay928</w:instrText>
      </w:r>
      <w:r w:rsidR="005A639E">
        <w:instrText xml:space="preserve">" </w:instrText>
      </w:r>
      <w:r w:rsidR="005A639E">
        <w:fldChar w:fldCharType="end"/>
      </w:r>
    </w:p>
    <w:p w:rsidR="006F399B" w:rsidRPr="00150123" w:rsidRDefault="00616288" w:rsidP="008A6E6E">
      <w:pPr>
        <w:rPr>
          <w:rFonts w:asciiTheme="minorHAnsi" w:eastAsia="Times New Roman" w:hAnsiTheme="minorHAnsi" w:cstheme="minorHAnsi"/>
          <w:color w:val="000000"/>
          <w:szCs w:val="24"/>
          <w:lang w:eastAsia="fr-FR" w:bidi="ar-SA"/>
        </w:rPr>
      </w:pPr>
      <w:r w:rsidRPr="00150123">
        <w:rPr>
          <w:rFonts w:asciiTheme="minorHAnsi" w:eastAsia="Times New Roman" w:hAnsiTheme="minorHAnsi" w:cstheme="minorHAnsi"/>
          <w:color w:val="000000"/>
          <w:szCs w:val="24"/>
          <w:lang w:eastAsia="fr-FR" w:bidi="ar-SA"/>
        </w:rPr>
        <w:t>C</w:t>
      </w:r>
      <w:r w:rsidR="002830D6" w:rsidRPr="00150123">
        <w:rPr>
          <w:rFonts w:asciiTheme="minorHAnsi" w:eastAsia="Times New Roman" w:hAnsiTheme="minorHAnsi" w:cstheme="minorHAnsi"/>
          <w:color w:val="000000"/>
          <w:szCs w:val="24"/>
          <w:lang w:eastAsia="fr-FR" w:bidi="ar-SA"/>
        </w:rPr>
        <w:t>odification de regroupement de pays permettant de positionner des limites de contrepartie et de réaliser des analyses de répartition de risque de contrepartie sur ces regroupements.</w:t>
      </w:r>
    </w:p>
    <w:p w:rsidR="008A6E6E" w:rsidRPr="00150123" w:rsidRDefault="00A001C6" w:rsidP="008A6E6E">
      <w:pPr>
        <w:rPr>
          <w:rFonts w:asciiTheme="minorHAnsi" w:hAnsiTheme="minorHAnsi" w:cstheme="minorHAnsi"/>
          <w:szCs w:val="24"/>
        </w:rPr>
      </w:pPr>
      <w:r w:rsidRPr="00150123">
        <w:rPr>
          <w:rFonts w:asciiTheme="minorHAnsi" w:eastAsia="Times New Roman" w:hAnsiTheme="minorHAnsi" w:cstheme="minorHAnsi"/>
          <w:color w:val="000000"/>
          <w:szCs w:val="24"/>
          <w:lang w:eastAsia="fr-FR" w:bidi="ar-SA"/>
        </w:rPr>
        <w:t>Cette table est utilisée</w:t>
      </w:r>
      <w:r w:rsidR="00616288" w:rsidRPr="00150123">
        <w:rPr>
          <w:rFonts w:asciiTheme="minorHAnsi" w:eastAsia="Times New Roman" w:hAnsiTheme="minorHAnsi" w:cstheme="minorHAnsi"/>
          <w:color w:val="000000"/>
          <w:szCs w:val="24"/>
          <w:lang w:eastAsia="fr-FR" w:bidi="ar-SA"/>
        </w:rPr>
        <w:t xml:space="preserve"> uniquement pour la France (FR) à ce jour.</w:t>
      </w:r>
    </w:p>
    <w:p w:rsidR="008A6E6E" w:rsidRDefault="008A6E6E" w:rsidP="008A6E6E">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92"/>
        <w:gridCol w:w="923"/>
        <w:gridCol w:w="636"/>
        <w:gridCol w:w="992"/>
        <w:gridCol w:w="993"/>
        <w:gridCol w:w="915"/>
        <w:gridCol w:w="2061"/>
      </w:tblGrid>
      <w:tr w:rsidR="00375B89" w:rsidRPr="00375B89" w:rsidTr="00375B89">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saisi / alimenté</w:t>
            </w:r>
          </w:p>
        </w:tc>
        <w:tc>
          <w:tcPr>
            <w:tcW w:w="636" w:type="dxa"/>
            <w:tcBorders>
              <w:top w:val="single" w:sz="4" w:space="0" w:color="auto"/>
              <w:left w:val="nil"/>
              <w:bottom w:val="single" w:sz="4" w:space="0" w:color="auto"/>
              <w:right w:val="single" w:sz="4" w:space="0" w:color="auto"/>
            </w:tcBorders>
            <w:shd w:val="clear" w:color="000000" w:fill="C5D9F1"/>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clé</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cardinalité</w:t>
            </w:r>
          </w:p>
        </w:tc>
        <w:tc>
          <w:tcPr>
            <w:tcW w:w="2061" w:type="dxa"/>
            <w:tcBorders>
              <w:top w:val="single" w:sz="4" w:space="0" w:color="auto"/>
              <w:left w:val="nil"/>
              <w:bottom w:val="single" w:sz="4" w:space="0" w:color="auto"/>
              <w:right w:val="single" w:sz="4" w:space="0" w:color="auto"/>
            </w:tcBorders>
            <w:shd w:val="clear" w:color="000000" w:fill="C5D9F1"/>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définition</w:t>
            </w:r>
          </w:p>
        </w:tc>
      </w:tr>
      <w:tr w:rsidR="00375B89" w:rsidRPr="00375B89" w:rsidTr="00375B89">
        <w:trPr>
          <w:trHeight w:val="66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CODE PAYS RISQ. CONTR</w:t>
            </w:r>
          </w:p>
        </w:tc>
        <w:tc>
          <w:tcPr>
            <w:tcW w:w="876"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CRGPAY</w:t>
            </w:r>
          </w:p>
        </w:tc>
        <w:tc>
          <w:tcPr>
            <w:tcW w:w="1392"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75B89" w:rsidRPr="00375B89" w:rsidRDefault="00F85781" w:rsidP="00375B89">
            <w:pPr>
              <w:jc w:val="center"/>
              <w:rPr>
                <w:rFonts w:eastAsia="Times New Roman" w:cs="Calibri"/>
                <w:sz w:val="18"/>
                <w:szCs w:val="18"/>
                <w:lang w:eastAsia="fr-FR" w:bidi="ar-SA"/>
              </w:rPr>
            </w:pPr>
            <w:r w:rsidRPr="00375B89">
              <w:rPr>
                <w:rFonts w:eastAsia="Times New Roman" w:cs="Calibri"/>
                <w:sz w:val="18"/>
                <w:szCs w:val="18"/>
                <w:lang w:eastAsia="fr-FR" w:bidi="ar-SA"/>
              </w:rPr>
              <w:t>nomenclature</w:t>
            </w:r>
            <w:r w:rsidR="00375B89" w:rsidRPr="00375B89">
              <w:rPr>
                <w:rFonts w:eastAsia="Times New Roman" w:cs="Calibri"/>
                <w:sz w:val="18"/>
                <w:szCs w:val="18"/>
                <w:lang w:eastAsia="fr-FR" w:bidi="ar-SA"/>
              </w:rPr>
              <w:t xml:space="preserve"> CDC</w:t>
            </w:r>
          </w:p>
        </w:tc>
      </w:tr>
      <w:tr w:rsidR="00375B89" w:rsidRPr="00375B89" w:rsidTr="00375B89">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YDCLOT</w:t>
            </w:r>
          </w:p>
        </w:tc>
        <w:tc>
          <w:tcPr>
            <w:tcW w:w="1392"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calculé</w:t>
            </w:r>
          </w:p>
        </w:tc>
        <w:tc>
          <w:tcPr>
            <w:tcW w:w="636"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xml:space="preserve">date de </w:t>
            </w:r>
            <w:r w:rsidR="00F85781" w:rsidRPr="00375B89">
              <w:rPr>
                <w:rFonts w:eastAsia="Times New Roman" w:cs="Calibri"/>
                <w:sz w:val="18"/>
                <w:szCs w:val="18"/>
                <w:lang w:eastAsia="fr-FR" w:bidi="ar-SA"/>
              </w:rPr>
              <w:t>clôture</w:t>
            </w:r>
            <w:r w:rsidRPr="00375B89">
              <w:rPr>
                <w:rFonts w:eastAsia="Times New Roman" w:cs="Calibri"/>
                <w:sz w:val="18"/>
                <w:szCs w:val="18"/>
                <w:lang w:eastAsia="fr-FR" w:bidi="ar-SA"/>
              </w:rPr>
              <w:t xml:space="preserve"> de l'enregistrement alimentée par défaut au 01/01/2076. cette date est modifiable</w:t>
            </w:r>
          </w:p>
        </w:tc>
      </w:tr>
      <w:tr w:rsidR="00375B89" w:rsidRPr="00375B89" w:rsidTr="00375B89">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calculé</w:t>
            </w:r>
          </w:p>
        </w:tc>
        <w:tc>
          <w:tcPr>
            <w:tcW w:w="636"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xml:space="preserve">date de création de l'enregistrement. Alimenté par le </w:t>
            </w:r>
            <w:r w:rsidR="00F85781" w:rsidRPr="00375B89">
              <w:rPr>
                <w:rFonts w:eastAsia="Times New Roman" w:cs="Calibri"/>
                <w:sz w:val="18"/>
                <w:szCs w:val="18"/>
                <w:lang w:eastAsia="fr-FR" w:bidi="ar-SA"/>
              </w:rPr>
              <w:t>système</w:t>
            </w:r>
            <w:r w:rsidRPr="00375B89">
              <w:rPr>
                <w:rFonts w:eastAsia="Times New Roman" w:cs="Calibri"/>
                <w:sz w:val="18"/>
                <w:szCs w:val="18"/>
                <w:lang w:eastAsia="fr-FR" w:bidi="ar-SA"/>
              </w:rPr>
              <w:t xml:space="preserve"> A la date du jour de création. Non modifiable</w:t>
            </w:r>
          </w:p>
        </w:tc>
      </w:tr>
      <w:tr w:rsidR="00375B89" w:rsidRPr="00375B89" w:rsidTr="00375B89">
        <w:trPr>
          <w:trHeight w:val="966"/>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YDDMAJ</w:t>
            </w:r>
          </w:p>
        </w:tc>
        <w:tc>
          <w:tcPr>
            <w:tcW w:w="1392" w:type="dxa"/>
            <w:tcBorders>
              <w:top w:val="nil"/>
              <w:left w:val="nil"/>
              <w:bottom w:val="single" w:sz="4" w:space="0" w:color="auto"/>
              <w:right w:val="single" w:sz="4" w:space="0" w:color="auto"/>
            </w:tcBorders>
            <w:shd w:val="clear" w:color="auto" w:fill="auto"/>
            <w:noWrap/>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calculé</w:t>
            </w:r>
          </w:p>
        </w:tc>
        <w:tc>
          <w:tcPr>
            <w:tcW w:w="636" w:type="dxa"/>
            <w:tcBorders>
              <w:top w:val="nil"/>
              <w:left w:val="nil"/>
              <w:bottom w:val="single" w:sz="4" w:space="0" w:color="auto"/>
              <w:right w:val="single" w:sz="4" w:space="0" w:color="auto"/>
            </w:tcBorders>
            <w:shd w:val="clear" w:color="auto" w:fill="auto"/>
            <w:noWrap/>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date de la dernière mise A jour de l'enregistrement. Date alimentée par le système Non modifiable</w:t>
            </w:r>
          </w:p>
        </w:tc>
      </w:tr>
      <w:tr w:rsidR="00375B89" w:rsidRPr="00375B89" w:rsidTr="00375B89">
        <w:trPr>
          <w:trHeight w:val="568"/>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LIB. RGRP PAYS RISQ. CONTR</w:t>
            </w:r>
          </w:p>
        </w:tc>
        <w:tc>
          <w:tcPr>
            <w:tcW w:w="876"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LRGPAY</w:t>
            </w:r>
          </w:p>
        </w:tc>
        <w:tc>
          <w:tcPr>
            <w:tcW w:w="1392"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alphanumérique (32)</w:t>
            </w:r>
          </w:p>
        </w:tc>
        <w:tc>
          <w:tcPr>
            <w:tcW w:w="923"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libellé du pays</w:t>
            </w:r>
          </w:p>
        </w:tc>
      </w:tr>
      <w:tr w:rsidR="00375B89" w:rsidRPr="00375B89" w:rsidTr="00375B89">
        <w:trPr>
          <w:trHeight w:val="973"/>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375B89" w:rsidRPr="00375B89" w:rsidRDefault="00375B89" w:rsidP="00375B89">
            <w:pPr>
              <w:jc w:val="center"/>
              <w:rPr>
                <w:rFonts w:ascii="Segoe UI" w:eastAsia="Times New Roman" w:hAnsi="Segoe UI" w:cs="Segoe UI"/>
                <w:sz w:val="18"/>
                <w:szCs w:val="18"/>
                <w:lang w:eastAsia="fr-FR" w:bidi="ar-SA"/>
              </w:rPr>
            </w:pPr>
            <w:r w:rsidRPr="00375B89">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calculé , non modifiable</w:t>
            </w:r>
          </w:p>
        </w:tc>
        <w:tc>
          <w:tcPr>
            <w:tcW w:w="636"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ascii="Arial" w:eastAsia="Times New Roman" w:hAnsi="Arial"/>
                <w:sz w:val="18"/>
                <w:szCs w:val="18"/>
                <w:lang w:eastAsia="fr-FR" w:bidi="ar-SA"/>
              </w:rPr>
            </w:pPr>
            <w:r w:rsidRPr="00375B89">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8"/>
                <w:szCs w:val="18"/>
                <w:lang w:eastAsia="fr-FR" w:bidi="ar-SA"/>
              </w:rPr>
            </w:pPr>
            <w:r w:rsidRPr="00375B89">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375B89" w:rsidRPr="00375B89" w:rsidRDefault="00375B89" w:rsidP="00375B89">
            <w:pPr>
              <w:jc w:val="center"/>
              <w:rPr>
                <w:rFonts w:eastAsia="Times New Roman" w:cs="Calibri"/>
                <w:sz w:val="16"/>
                <w:szCs w:val="16"/>
                <w:lang w:eastAsia="fr-FR" w:bidi="ar-SA"/>
              </w:rPr>
            </w:pPr>
            <w:r w:rsidRPr="00375B89">
              <w:rPr>
                <w:rFonts w:eastAsia="Times New Roman" w:cs="Calibri"/>
                <w:sz w:val="16"/>
                <w:szCs w:val="16"/>
                <w:lang w:eastAsia="fr-FR" w:bidi="ar-SA"/>
              </w:rPr>
              <w:t xml:space="preserve">User ayant </w:t>
            </w:r>
            <w:r w:rsidR="00F85781" w:rsidRPr="00375B89">
              <w:rPr>
                <w:rFonts w:eastAsia="Times New Roman" w:cs="Calibri"/>
                <w:sz w:val="16"/>
                <w:szCs w:val="16"/>
                <w:lang w:eastAsia="fr-FR" w:bidi="ar-SA"/>
              </w:rPr>
              <w:t>effectué</w:t>
            </w:r>
            <w:r w:rsidRPr="00375B89">
              <w:rPr>
                <w:rFonts w:eastAsia="Times New Roman" w:cs="Calibri"/>
                <w:sz w:val="16"/>
                <w:szCs w:val="16"/>
                <w:lang w:eastAsia="fr-FR" w:bidi="ar-SA"/>
              </w:rPr>
              <w:t xml:space="preserve"> la dernière mise à jour  de l'enregistrement</w:t>
            </w:r>
          </w:p>
        </w:tc>
      </w:tr>
    </w:tbl>
    <w:p w:rsidR="00375B89" w:rsidRPr="00375B89" w:rsidRDefault="00375B89" w:rsidP="00375B89"/>
    <w:p w:rsidR="007B3313" w:rsidRDefault="007B3313" w:rsidP="007B3313">
      <w:pPr>
        <w:pStyle w:val="Titre4"/>
        <w:rPr>
          <w:lang w:eastAsia="fr-FR" w:bidi="ar-SA"/>
        </w:rPr>
      </w:pPr>
      <w:r>
        <w:rPr>
          <w:lang w:eastAsia="fr-FR" w:bidi="ar-SA"/>
        </w:rPr>
        <w:t>Gestion de la table</w:t>
      </w:r>
    </w:p>
    <w:p w:rsidR="007B3313" w:rsidRPr="00150123" w:rsidRDefault="007B3313" w:rsidP="007B3313">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La table est accessible en consultation. Elle n’est pas modifiable via l’IHM. Les modifications sont à effectuées par la MOE.</w:t>
      </w:r>
    </w:p>
    <w:p w:rsidR="007B3313" w:rsidRPr="00150123" w:rsidRDefault="007B3313" w:rsidP="007B3313">
      <w:pPr>
        <w:rPr>
          <w:rFonts w:asciiTheme="minorHAnsi" w:hAnsiTheme="minorHAnsi" w:cstheme="minorHAnsi"/>
          <w:szCs w:val="24"/>
          <w:lang w:eastAsia="fr-FR" w:bidi="ar-SA"/>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643F19" w:rsidRPr="00BF16B6" w:rsidRDefault="00934275" w:rsidP="00643F19">
      <w:pPr>
        <w:pStyle w:val="Titre3"/>
      </w:pPr>
      <w:bookmarkStart w:id="840" w:name="_Toc515444403"/>
      <w:r>
        <w:lastRenderedPageBreak/>
        <w:t>ta_zone_geographique_pr_ratios_re_lmtay948</w:t>
      </w:r>
      <w:bookmarkEnd w:id="840"/>
      <w:r w:rsidR="005A639E">
        <w:fldChar w:fldCharType="begin"/>
      </w:r>
      <w:r w:rsidR="005A639E">
        <w:instrText xml:space="preserve"> XE "</w:instrText>
      </w:r>
      <w:r w:rsidR="005A639E" w:rsidRPr="001378E5">
        <w:instrText>lmtay948</w:instrText>
      </w:r>
      <w:r w:rsidR="005A639E">
        <w:instrText xml:space="preserve">" </w:instrText>
      </w:r>
      <w:r w:rsidR="005A639E">
        <w:fldChar w:fldCharType="end"/>
      </w:r>
    </w:p>
    <w:p w:rsidR="008A6E6E" w:rsidRPr="00150123" w:rsidRDefault="00616288" w:rsidP="008A6E6E">
      <w:pPr>
        <w:rPr>
          <w:rFonts w:asciiTheme="minorHAnsi" w:hAnsiTheme="minorHAnsi" w:cstheme="minorHAnsi"/>
          <w:szCs w:val="24"/>
        </w:rPr>
      </w:pPr>
      <w:r w:rsidRPr="00150123">
        <w:rPr>
          <w:rFonts w:asciiTheme="minorHAnsi" w:eastAsia="Times New Roman" w:hAnsiTheme="minorHAnsi" w:cstheme="minorHAnsi"/>
          <w:color w:val="000000"/>
          <w:szCs w:val="24"/>
          <w:lang w:eastAsia="fr-FR" w:bidi="ar-SA"/>
        </w:rPr>
        <w:t>D</w:t>
      </w:r>
      <w:r w:rsidR="008910BD" w:rsidRPr="00150123">
        <w:rPr>
          <w:rFonts w:asciiTheme="minorHAnsi" w:eastAsia="Times New Roman" w:hAnsiTheme="minorHAnsi" w:cstheme="minorHAnsi"/>
          <w:color w:val="000000"/>
          <w:szCs w:val="24"/>
          <w:lang w:eastAsia="fr-FR" w:bidi="ar-SA"/>
        </w:rPr>
        <w:t>éfinition des zones géographiques de pays permettant de calculer les ratios réglementaires afférant au risque de contrepartie, tels qu'imposés par la commission bancaire.</w:t>
      </w:r>
      <w:r w:rsidR="00934275" w:rsidRPr="00150123">
        <w:rPr>
          <w:rFonts w:asciiTheme="minorHAnsi" w:eastAsia="Times New Roman" w:hAnsiTheme="minorHAnsi" w:cstheme="minorHAnsi"/>
          <w:color w:val="000000"/>
          <w:szCs w:val="24"/>
          <w:lang w:eastAsia="fr-FR" w:bidi="ar-SA"/>
        </w:rPr>
        <w:t xml:space="preserve"> Anciennement dénommées </w:t>
      </w:r>
      <w:r w:rsidR="00934275" w:rsidRPr="00150123">
        <w:rPr>
          <w:rFonts w:asciiTheme="minorHAnsi" w:hAnsiTheme="minorHAnsi" w:cstheme="minorHAnsi"/>
          <w:szCs w:val="24"/>
          <w:lang w:eastAsia="fr-FR" w:bidi="ar-SA"/>
        </w:rPr>
        <w:t>LMTAY948 zones géographiques PR ratios réglementaires.</w:t>
      </w:r>
    </w:p>
    <w:p w:rsidR="008A6E6E" w:rsidRDefault="008A6E6E" w:rsidP="008A6E6E">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50"/>
        <w:gridCol w:w="923"/>
        <w:gridCol w:w="610"/>
        <w:gridCol w:w="1060"/>
        <w:gridCol w:w="993"/>
        <w:gridCol w:w="915"/>
        <w:gridCol w:w="2061"/>
      </w:tblGrid>
      <w:tr w:rsidR="005947B3" w:rsidRPr="005947B3" w:rsidTr="005947B3">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saisi / alimenté</w:t>
            </w:r>
          </w:p>
        </w:tc>
        <w:tc>
          <w:tcPr>
            <w:tcW w:w="610" w:type="dxa"/>
            <w:tcBorders>
              <w:top w:val="single" w:sz="4" w:space="0" w:color="auto"/>
              <w:left w:val="nil"/>
              <w:bottom w:val="single" w:sz="4" w:space="0" w:color="auto"/>
              <w:right w:val="single" w:sz="4" w:space="0" w:color="auto"/>
            </w:tcBorders>
            <w:shd w:val="clear" w:color="000000" w:fill="C5D9F1"/>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clé</w:t>
            </w:r>
          </w:p>
        </w:tc>
        <w:tc>
          <w:tcPr>
            <w:tcW w:w="1060" w:type="dxa"/>
            <w:tcBorders>
              <w:top w:val="single" w:sz="4" w:space="0" w:color="auto"/>
              <w:left w:val="nil"/>
              <w:bottom w:val="single" w:sz="4" w:space="0" w:color="auto"/>
              <w:right w:val="single" w:sz="4" w:space="0" w:color="auto"/>
            </w:tcBorders>
            <w:shd w:val="clear" w:color="000000" w:fill="C5D9F1"/>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cardinalité</w:t>
            </w:r>
          </w:p>
        </w:tc>
        <w:tc>
          <w:tcPr>
            <w:tcW w:w="2061" w:type="dxa"/>
            <w:tcBorders>
              <w:top w:val="single" w:sz="4" w:space="0" w:color="auto"/>
              <w:left w:val="nil"/>
              <w:bottom w:val="single" w:sz="4" w:space="0" w:color="auto"/>
              <w:right w:val="single" w:sz="4" w:space="0" w:color="auto"/>
            </w:tcBorders>
            <w:shd w:val="clear" w:color="000000" w:fill="C5D9F1"/>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définition</w:t>
            </w:r>
          </w:p>
        </w:tc>
      </w:tr>
      <w:tr w:rsidR="005947B3" w:rsidRPr="005947B3" w:rsidTr="005947B3">
        <w:trPr>
          <w:trHeight w:val="524"/>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CODE ZONE GEO PR RATIOS</w:t>
            </w:r>
          </w:p>
        </w:tc>
        <w:tc>
          <w:tcPr>
            <w:tcW w:w="876"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CZGEOR</w:t>
            </w:r>
          </w:p>
        </w:tc>
        <w:tc>
          <w:tcPr>
            <w:tcW w:w="135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saisi</w:t>
            </w:r>
          </w:p>
        </w:tc>
        <w:tc>
          <w:tcPr>
            <w:tcW w:w="61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clé</w:t>
            </w:r>
          </w:p>
        </w:tc>
        <w:tc>
          <w:tcPr>
            <w:tcW w:w="106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xml:space="preserve">code du </w:t>
            </w:r>
            <w:r w:rsidR="00F85781" w:rsidRPr="005947B3">
              <w:rPr>
                <w:rFonts w:eastAsia="Times New Roman" w:cs="Calibri"/>
                <w:sz w:val="18"/>
                <w:szCs w:val="18"/>
                <w:lang w:eastAsia="fr-FR" w:bidi="ar-SA"/>
              </w:rPr>
              <w:t>regroupent</w:t>
            </w:r>
            <w:r w:rsidRPr="005947B3">
              <w:rPr>
                <w:rFonts w:eastAsia="Times New Roman" w:cs="Calibri"/>
                <w:sz w:val="18"/>
                <w:szCs w:val="18"/>
                <w:lang w:eastAsia="fr-FR" w:bidi="ar-SA"/>
              </w:rPr>
              <w:t xml:space="preserve"> de pays</w:t>
            </w:r>
          </w:p>
        </w:tc>
      </w:tr>
      <w:tr w:rsidR="005947B3" w:rsidRPr="005947B3" w:rsidTr="005947B3">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calculé</w:t>
            </w:r>
          </w:p>
        </w:tc>
        <w:tc>
          <w:tcPr>
            <w:tcW w:w="61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w:t>
            </w:r>
          </w:p>
        </w:tc>
        <w:tc>
          <w:tcPr>
            <w:tcW w:w="106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xml:space="preserve">date de </w:t>
            </w:r>
            <w:r w:rsidR="00F85781" w:rsidRPr="005947B3">
              <w:rPr>
                <w:rFonts w:eastAsia="Times New Roman" w:cs="Calibri"/>
                <w:sz w:val="18"/>
                <w:szCs w:val="18"/>
                <w:lang w:eastAsia="fr-FR" w:bidi="ar-SA"/>
              </w:rPr>
              <w:t>clôture</w:t>
            </w:r>
            <w:r w:rsidRPr="005947B3">
              <w:rPr>
                <w:rFonts w:eastAsia="Times New Roman" w:cs="Calibri"/>
                <w:sz w:val="18"/>
                <w:szCs w:val="18"/>
                <w:lang w:eastAsia="fr-FR" w:bidi="ar-SA"/>
              </w:rPr>
              <w:t xml:space="preserve"> de l'enregistrement alimentée par défaut au 01/01/2076. cette date est modifiable</w:t>
            </w:r>
          </w:p>
        </w:tc>
      </w:tr>
      <w:tr w:rsidR="005947B3" w:rsidRPr="005947B3" w:rsidTr="005947B3">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calculé</w:t>
            </w:r>
          </w:p>
        </w:tc>
        <w:tc>
          <w:tcPr>
            <w:tcW w:w="61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w:t>
            </w:r>
          </w:p>
        </w:tc>
        <w:tc>
          <w:tcPr>
            <w:tcW w:w="106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xml:space="preserve">date de création de l'enregistrement. Alimenté par le </w:t>
            </w:r>
            <w:r w:rsidR="00F85781" w:rsidRPr="005947B3">
              <w:rPr>
                <w:rFonts w:eastAsia="Times New Roman" w:cs="Calibri"/>
                <w:sz w:val="18"/>
                <w:szCs w:val="18"/>
                <w:lang w:eastAsia="fr-FR" w:bidi="ar-SA"/>
              </w:rPr>
              <w:t>système</w:t>
            </w:r>
            <w:r w:rsidRPr="005947B3">
              <w:rPr>
                <w:rFonts w:eastAsia="Times New Roman" w:cs="Calibri"/>
                <w:sz w:val="18"/>
                <w:szCs w:val="18"/>
                <w:lang w:eastAsia="fr-FR" w:bidi="ar-SA"/>
              </w:rPr>
              <w:t xml:space="preserve"> A la date du jour de création. Non modifiable</w:t>
            </w:r>
          </w:p>
        </w:tc>
      </w:tr>
      <w:tr w:rsidR="005947B3" w:rsidRPr="005947B3" w:rsidTr="005947B3">
        <w:trPr>
          <w:trHeight w:val="1105"/>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calculé</w:t>
            </w:r>
          </w:p>
        </w:tc>
        <w:tc>
          <w:tcPr>
            <w:tcW w:w="610" w:type="dxa"/>
            <w:tcBorders>
              <w:top w:val="nil"/>
              <w:left w:val="nil"/>
              <w:bottom w:val="single" w:sz="4" w:space="0" w:color="auto"/>
              <w:right w:val="single" w:sz="4" w:space="0" w:color="auto"/>
            </w:tcBorders>
            <w:shd w:val="clear" w:color="auto" w:fill="auto"/>
            <w:noWrap/>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w:t>
            </w:r>
          </w:p>
        </w:tc>
        <w:tc>
          <w:tcPr>
            <w:tcW w:w="1060" w:type="dxa"/>
            <w:tcBorders>
              <w:top w:val="nil"/>
              <w:left w:val="nil"/>
              <w:bottom w:val="single" w:sz="4" w:space="0" w:color="auto"/>
              <w:right w:val="single" w:sz="4" w:space="0" w:color="auto"/>
            </w:tcBorders>
            <w:shd w:val="clear" w:color="auto" w:fill="auto"/>
            <w:noWrap/>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date de la dernière mise A jour de l'enregistrement. Date alimentée par le système Non modifiable</w:t>
            </w:r>
          </w:p>
        </w:tc>
      </w:tr>
      <w:tr w:rsidR="005947B3" w:rsidRPr="005947B3" w:rsidTr="005947B3">
        <w:trPr>
          <w:trHeight w:val="709"/>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LIB. ZONE GEO PR RATIOS</w:t>
            </w:r>
          </w:p>
        </w:tc>
        <w:tc>
          <w:tcPr>
            <w:tcW w:w="876"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LZGEOR</w:t>
            </w:r>
          </w:p>
        </w:tc>
        <w:tc>
          <w:tcPr>
            <w:tcW w:w="135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alphanumérique (20)</w:t>
            </w:r>
          </w:p>
        </w:tc>
        <w:tc>
          <w:tcPr>
            <w:tcW w:w="923"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saisi</w:t>
            </w:r>
          </w:p>
        </w:tc>
        <w:tc>
          <w:tcPr>
            <w:tcW w:w="61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w:t>
            </w:r>
          </w:p>
        </w:tc>
        <w:tc>
          <w:tcPr>
            <w:tcW w:w="106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libellé de la zone de regroupement</w:t>
            </w:r>
          </w:p>
        </w:tc>
      </w:tr>
      <w:tr w:rsidR="005947B3" w:rsidRPr="005947B3" w:rsidTr="005947B3">
        <w:trPr>
          <w:trHeight w:val="834"/>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5947B3" w:rsidRPr="005947B3" w:rsidRDefault="005947B3" w:rsidP="005947B3">
            <w:pPr>
              <w:jc w:val="center"/>
              <w:rPr>
                <w:rFonts w:ascii="Segoe UI" w:eastAsia="Times New Roman" w:hAnsi="Segoe UI" w:cs="Segoe UI"/>
                <w:sz w:val="18"/>
                <w:szCs w:val="18"/>
                <w:lang w:eastAsia="fr-FR" w:bidi="ar-SA"/>
              </w:rPr>
            </w:pPr>
            <w:r w:rsidRPr="005947B3">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calculé , non modifiable</w:t>
            </w:r>
          </w:p>
        </w:tc>
        <w:tc>
          <w:tcPr>
            <w:tcW w:w="61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w:t>
            </w:r>
          </w:p>
        </w:tc>
        <w:tc>
          <w:tcPr>
            <w:tcW w:w="1060"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ascii="Arial" w:eastAsia="Times New Roman" w:hAnsi="Arial"/>
                <w:sz w:val="18"/>
                <w:szCs w:val="18"/>
                <w:lang w:eastAsia="fr-FR" w:bidi="ar-SA"/>
              </w:rPr>
            </w:pPr>
            <w:r w:rsidRPr="005947B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8"/>
                <w:szCs w:val="18"/>
                <w:lang w:eastAsia="fr-FR" w:bidi="ar-SA"/>
              </w:rPr>
            </w:pPr>
            <w:r w:rsidRPr="005947B3">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5947B3" w:rsidRPr="005947B3" w:rsidRDefault="005947B3" w:rsidP="005947B3">
            <w:pPr>
              <w:jc w:val="center"/>
              <w:rPr>
                <w:rFonts w:eastAsia="Times New Roman" w:cs="Calibri"/>
                <w:sz w:val="16"/>
                <w:szCs w:val="16"/>
                <w:lang w:eastAsia="fr-FR" w:bidi="ar-SA"/>
              </w:rPr>
            </w:pPr>
            <w:r w:rsidRPr="005947B3">
              <w:rPr>
                <w:rFonts w:eastAsia="Times New Roman" w:cs="Calibri"/>
                <w:sz w:val="16"/>
                <w:szCs w:val="16"/>
                <w:lang w:eastAsia="fr-FR" w:bidi="ar-SA"/>
              </w:rPr>
              <w:t xml:space="preserve">User ayant </w:t>
            </w:r>
            <w:r w:rsidR="00F85781" w:rsidRPr="005947B3">
              <w:rPr>
                <w:rFonts w:eastAsia="Times New Roman" w:cs="Calibri"/>
                <w:sz w:val="16"/>
                <w:szCs w:val="16"/>
                <w:lang w:eastAsia="fr-FR" w:bidi="ar-SA"/>
              </w:rPr>
              <w:t>effectué</w:t>
            </w:r>
            <w:r w:rsidRPr="005947B3">
              <w:rPr>
                <w:rFonts w:eastAsia="Times New Roman" w:cs="Calibri"/>
                <w:sz w:val="16"/>
                <w:szCs w:val="16"/>
                <w:lang w:eastAsia="fr-FR" w:bidi="ar-SA"/>
              </w:rPr>
              <w:t xml:space="preserve"> la dernière mise à jour  de l'enregistrement</w:t>
            </w:r>
          </w:p>
        </w:tc>
      </w:tr>
    </w:tbl>
    <w:p w:rsidR="005947B3" w:rsidRPr="005947B3" w:rsidRDefault="005947B3" w:rsidP="005947B3"/>
    <w:p w:rsidR="00B54FC4" w:rsidRPr="002B1BBC" w:rsidRDefault="00B54FC4" w:rsidP="00B54FC4">
      <w:pPr>
        <w:pStyle w:val="Titre4"/>
        <w:rPr>
          <w:rFonts w:asciiTheme="minorHAnsi" w:hAnsiTheme="minorHAnsi" w:cstheme="minorHAnsi"/>
        </w:rPr>
      </w:pPr>
      <w:r w:rsidRPr="002B1BBC">
        <w:rPr>
          <w:rFonts w:asciiTheme="minorHAnsi" w:hAnsiTheme="minorHAnsi" w:cstheme="minorHAnsi"/>
        </w:rPr>
        <w:t>Gestion de la table</w:t>
      </w:r>
    </w:p>
    <w:p w:rsidR="00B54FC4" w:rsidRPr="00150123" w:rsidRDefault="00B54FC4" w:rsidP="00B54FC4">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La table est accessible en consultation. Elle n’est pas modifiable via l’IHM. Les modifications sont à effectuées par la MOE.</w:t>
      </w:r>
    </w:p>
    <w:p w:rsidR="00643F19" w:rsidRPr="00150123" w:rsidRDefault="00643F19" w:rsidP="00643F19">
      <w:pPr>
        <w:rPr>
          <w:rFonts w:asciiTheme="minorHAnsi" w:hAnsiTheme="minorHAnsi" w:cstheme="minorHAnsi"/>
          <w:szCs w:val="24"/>
          <w:lang w:eastAsia="fr-FR" w:bidi="ar-SA"/>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643F19" w:rsidRPr="00BF16B6" w:rsidRDefault="006A2651" w:rsidP="00643F19">
      <w:pPr>
        <w:pStyle w:val="Titre3"/>
      </w:pPr>
      <w:bookmarkStart w:id="841" w:name="_Toc515444404"/>
      <w:r>
        <w:lastRenderedPageBreak/>
        <w:t>ta_type_qualification_fiscale_int_lmtay982</w:t>
      </w:r>
      <w:bookmarkEnd w:id="841"/>
      <w:r w:rsidR="005A639E">
        <w:fldChar w:fldCharType="begin"/>
      </w:r>
      <w:r w:rsidR="005A639E">
        <w:instrText xml:space="preserve"> XE "</w:instrText>
      </w:r>
      <w:r w:rsidR="005A639E" w:rsidRPr="001378E5">
        <w:instrText>lmtay982</w:instrText>
      </w:r>
      <w:r w:rsidR="005A639E">
        <w:instrText xml:space="preserve">" </w:instrText>
      </w:r>
      <w:r w:rsidR="005A639E">
        <w:fldChar w:fldCharType="end"/>
      </w:r>
    </w:p>
    <w:p w:rsidR="00DE0268" w:rsidRPr="00150123" w:rsidRDefault="006F399B" w:rsidP="00DE0268">
      <w:pPr>
        <w:rPr>
          <w:rFonts w:asciiTheme="minorHAnsi" w:eastAsia="Times New Roman" w:hAnsiTheme="minorHAnsi" w:cstheme="minorHAnsi"/>
          <w:color w:val="000000"/>
          <w:szCs w:val="24"/>
          <w:lang w:eastAsia="fr-FR" w:bidi="ar-SA"/>
        </w:rPr>
      </w:pPr>
      <w:r w:rsidRPr="00150123">
        <w:rPr>
          <w:rFonts w:asciiTheme="minorHAnsi" w:eastAsia="Times New Roman" w:hAnsiTheme="minorHAnsi" w:cstheme="minorHAnsi"/>
          <w:color w:val="000000"/>
          <w:szCs w:val="24"/>
          <w:lang w:eastAsia="fr-FR" w:bidi="ar-SA"/>
        </w:rPr>
        <w:t>C</w:t>
      </w:r>
      <w:r w:rsidR="00DE0268" w:rsidRPr="00150123">
        <w:rPr>
          <w:rFonts w:asciiTheme="minorHAnsi" w:eastAsia="Times New Roman" w:hAnsiTheme="minorHAnsi" w:cstheme="minorHAnsi"/>
          <w:color w:val="000000"/>
          <w:szCs w:val="24"/>
          <w:lang w:eastAsia="fr-FR" w:bidi="ar-SA"/>
        </w:rPr>
        <w:t xml:space="preserve">ette </w:t>
      </w:r>
      <w:r w:rsidR="0041389C" w:rsidRPr="00150123">
        <w:rPr>
          <w:rFonts w:asciiTheme="minorHAnsi" w:eastAsia="Times New Roman" w:hAnsiTheme="minorHAnsi" w:cstheme="minorHAnsi"/>
          <w:color w:val="000000"/>
          <w:szCs w:val="24"/>
          <w:lang w:eastAsia="fr-FR" w:bidi="ar-SA"/>
        </w:rPr>
        <w:t xml:space="preserve">table liste </w:t>
      </w:r>
      <w:r w:rsidR="008F2813" w:rsidRPr="00150123">
        <w:rPr>
          <w:rFonts w:asciiTheme="minorHAnsi" w:eastAsia="Times New Roman" w:hAnsiTheme="minorHAnsi" w:cstheme="minorHAnsi"/>
          <w:color w:val="000000"/>
          <w:szCs w:val="24"/>
          <w:lang w:eastAsia="fr-FR" w:bidi="ar-SA"/>
        </w:rPr>
        <w:t>les qualifications</w:t>
      </w:r>
      <w:r w:rsidR="00DE0268" w:rsidRPr="00150123">
        <w:rPr>
          <w:rFonts w:asciiTheme="minorHAnsi" w:eastAsia="Times New Roman" w:hAnsiTheme="minorHAnsi" w:cstheme="minorHAnsi"/>
          <w:color w:val="000000"/>
          <w:szCs w:val="24"/>
          <w:lang w:eastAsia="fr-FR" w:bidi="ar-SA"/>
        </w:rPr>
        <w:t xml:space="preserve"> des intermédiaires</w:t>
      </w:r>
      <w:r w:rsidR="00A001C6" w:rsidRPr="00150123">
        <w:rPr>
          <w:rFonts w:asciiTheme="minorHAnsi" w:eastAsia="Times New Roman" w:hAnsiTheme="minorHAnsi" w:cstheme="minorHAnsi"/>
          <w:color w:val="000000"/>
          <w:szCs w:val="24"/>
          <w:lang w:eastAsia="fr-FR" w:bidi="ar-SA"/>
        </w:rPr>
        <w:t xml:space="preserve"> financiers, et </w:t>
      </w:r>
      <w:r w:rsidR="00DE0268" w:rsidRPr="00150123">
        <w:rPr>
          <w:rFonts w:asciiTheme="minorHAnsi" w:eastAsia="Times New Roman" w:hAnsiTheme="minorHAnsi" w:cstheme="minorHAnsi"/>
          <w:color w:val="000000"/>
          <w:szCs w:val="24"/>
          <w:lang w:eastAsia="fr-FR" w:bidi="ar-SA"/>
        </w:rPr>
        <w:t>permet à la CDC d'identifier ceux reconnus par des services fiscaux étrangers dits "QI"</w:t>
      </w:r>
      <w:r w:rsidR="00A001C6" w:rsidRPr="00150123">
        <w:rPr>
          <w:rFonts w:asciiTheme="minorHAnsi" w:eastAsia="Times New Roman" w:hAnsiTheme="minorHAnsi" w:cstheme="minorHAnsi"/>
          <w:color w:val="000000"/>
          <w:szCs w:val="24"/>
          <w:lang w:eastAsia="fr-FR" w:bidi="ar-SA"/>
        </w:rPr>
        <w:t>.</w:t>
      </w:r>
    </w:p>
    <w:p w:rsidR="0041389C" w:rsidRPr="00150123" w:rsidRDefault="00A001C6" w:rsidP="00DE0268">
      <w:pPr>
        <w:rPr>
          <w:rFonts w:asciiTheme="minorHAnsi" w:eastAsia="Times New Roman" w:hAnsiTheme="minorHAnsi" w:cstheme="minorHAnsi"/>
          <w:color w:val="FF0000"/>
          <w:szCs w:val="24"/>
          <w:lang w:eastAsia="fr-FR" w:bidi="ar-SA"/>
        </w:rPr>
      </w:pPr>
      <w:r w:rsidRPr="00150123">
        <w:rPr>
          <w:rFonts w:asciiTheme="minorHAnsi" w:eastAsia="Times New Roman" w:hAnsiTheme="minorHAnsi" w:cstheme="minorHAnsi"/>
          <w:szCs w:val="24"/>
          <w:lang w:eastAsia="fr-FR" w:bidi="ar-SA"/>
        </w:rPr>
        <w:t>L’origine des données est issue du ministère des finances</w:t>
      </w:r>
    </w:p>
    <w:p w:rsidR="008A6E6E" w:rsidRPr="004E2387" w:rsidRDefault="008A6E6E" w:rsidP="00DE0268">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Layout w:type="fixed"/>
        <w:tblCellMar>
          <w:left w:w="70" w:type="dxa"/>
          <w:right w:w="70" w:type="dxa"/>
        </w:tblCellMar>
        <w:tblLook w:val="04A0" w:firstRow="1" w:lastRow="0" w:firstColumn="1" w:lastColumn="0" w:noHBand="0" w:noVBand="1"/>
      </w:tblPr>
      <w:tblGrid>
        <w:gridCol w:w="1433"/>
        <w:gridCol w:w="992"/>
        <w:gridCol w:w="1350"/>
        <w:gridCol w:w="923"/>
        <w:gridCol w:w="608"/>
        <w:gridCol w:w="946"/>
        <w:gridCol w:w="993"/>
        <w:gridCol w:w="850"/>
        <w:gridCol w:w="2126"/>
      </w:tblGrid>
      <w:tr w:rsidR="00D1556D" w:rsidRPr="00D1556D" w:rsidTr="00D1556D">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Libellé donnée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saisi / alimenté</w:t>
            </w:r>
          </w:p>
        </w:tc>
        <w:tc>
          <w:tcPr>
            <w:tcW w:w="608" w:type="dxa"/>
            <w:tcBorders>
              <w:top w:val="single" w:sz="4" w:space="0" w:color="auto"/>
              <w:left w:val="nil"/>
              <w:bottom w:val="single" w:sz="4" w:space="0" w:color="auto"/>
              <w:right w:val="single" w:sz="4" w:space="0" w:color="auto"/>
            </w:tcBorders>
            <w:shd w:val="clear" w:color="000000" w:fill="C5D9F1"/>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clé</w:t>
            </w:r>
          </w:p>
        </w:tc>
        <w:tc>
          <w:tcPr>
            <w:tcW w:w="946" w:type="dxa"/>
            <w:tcBorders>
              <w:top w:val="single" w:sz="4" w:space="0" w:color="auto"/>
              <w:left w:val="nil"/>
              <w:bottom w:val="single" w:sz="4" w:space="0" w:color="auto"/>
              <w:right w:val="single" w:sz="4" w:space="0" w:color="auto"/>
            </w:tcBorders>
            <w:shd w:val="clear" w:color="000000" w:fill="C5D9F1"/>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obligatoire / facultatif</w:t>
            </w:r>
          </w:p>
        </w:tc>
        <w:tc>
          <w:tcPr>
            <w:tcW w:w="850" w:type="dxa"/>
            <w:tcBorders>
              <w:top w:val="single" w:sz="4" w:space="0" w:color="auto"/>
              <w:left w:val="nil"/>
              <w:bottom w:val="single" w:sz="4" w:space="0" w:color="auto"/>
              <w:right w:val="single" w:sz="4" w:space="0" w:color="auto"/>
            </w:tcBorders>
            <w:shd w:val="clear" w:color="000000" w:fill="C5D9F1"/>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cardinalité</w:t>
            </w:r>
          </w:p>
        </w:tc>
        <w:tc>
          <w:tcPr>
            <w:tcW w:w="2126" w:type="dxa"/>
            <w:tcBorders>
              <w:top w:val="single" w:sz="4" w:space="0" w:color="auto"/>
              <w:left w:val="nil"/>
              <w:bottom w:val="single" w:sz="4" w:space="0" w:color="auto"/>
              <w:right w:val="single" w:sz="4" w:space="0" w:color="auto"/>
            </w:tcBorders>
            <w:shd w:val="clear" w:color="000000" w:fill="C5D9F1"/>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définition</w:t>
            </w:r>
          </w:p>
        </w:tc>
      </w:tr>
      <w:tr w:rsidR="00D1556D" w:rsidRPr="00D1556D" w:rsidTr="00D1556D">
        <w:trPr>
          <w:trHeight w:val="524"/>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CODE PAYS ISO 3</w:t>
            </w:r>
          </w:p>
        </w:tc>
        <w:tc>
          <w:tcPr>
            <w:tcW w:w="992"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CPAY</w:t>
            </w:r>
          </w:p>
        </w:tc>
        <w:tc>
          <w:tcPr>
            <w:tcW w:w="13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LMTAY501</w:t>
            </w:r>
          </w:p>
        </w:tc>
        <w:tc>
          <w:tcPr>
            <w:tcW w:w="608"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clé</w:t>
            </w:r>
          </w:p>
        </w:tc>
        <w:tc>
          <w:tcPr>
            <w:tcW w:w="94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LMTAY501</w:t>
            </w:r>
          </w:p>
        </w:tc>
        <w:tc>
          <w:tcPr>
            <w:tcW w:w="99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code pays A la norme ISO3</w:t>
            </w:r>
          </w:p>
        </w:tc>
      </w:tr>
      <w:tr w:rsidR="00D1556D" w:rsidRPr="00D1556D" w:rsidTr="00D1556D">
        <w:trPr>
          <w:trHeight w:val="1113"/>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CREATION</w:t>
            </w:r>
          </w:p>
        </w:tc>
        <w:tc>
          <w:tcPr>
            <w:tcW w:w="992"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calculé</w:t>
            </w:r>
          </w:p>
        </w:tc>
        <w:tc>
          <w:tcPr>
            <w:tcW w:w="608"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4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xml:space="preserve">date de création de l'enregistrement. Alimenté par le </w:t>
            </w:r>
            <w:r w:rsidR="00F85781" w:rsidRPr="00D1556D">
              <w:rPr>
                <w:rFonts w:eastAsia="Times New Roman" w:cs="Calibri"/>
                <w:sz w:val="18"/>
                <w:szCs w:val="18"/>
                <w:lang w:eastAsia="fr-FR" w:bidi="ar-SA"/>
              </w:rPr>
              <w:t>système</w:t>
            </w:r>
            <w:r w:rsidRPr="00D1556D">
              <w:rPr>
                <w:rFonts w:eastAsia="Times New Roman" w:cs="Calibri"/>
                <w:sz w:val="18"/>
                <w:szCs w:val="18"/>
                <w:lang w:eastAsia="fr-FR" w:bidi="ar-SA"/>
              </w:rPr>
              <w:t xml:space="preserve"> A la date du jour de création. Non modifiable</w:t>
            </w:r>
          </w:p>
        </w:tc>
      </w:tr>
      <w:tr w:rsidR="00D1556D" w:rsidRPr="00D1556D" w:rsidTr="00D1556D">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DEBUT EFFET</w:t>
            </w:r>
          </w:p>
        </w:tc>
        <w:tc>
          <w:tcPr>
            <w:tcW w:w="992"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YDDEFF</w:t>
            </w:r>
          </w:p>
        </w:tc>
        <w:tc>
          <w:tcPr>
            <w:tcW w:w="13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calculé</w:t>
            </w:r>
          </w:p>
        </w:tc>
        <w:tc>
          <w:tcPr>
            <w:tcW w:w="608"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4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de début d'effet de l'enregistrement, alimentée par défaut A la date de création, modifiable</w:t>
            </w:r>
          </w:p>
        </w:tc>
      </w:tr>
      <w:tr w:rsidR="00D1556D" w:rsidRPr="00D1556D" w:rsidTr="00D1556D">
        <w:trPr>
          <w:trHeight w:val="919"/>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DERNIERE MAJ</w:t>
            </w:r>
          </w:p>
        </w:tc>
        <w:tc>
          <w:tcPr>
            <w:tcW w:w="992" w:type="dxa"/>
            <w:tcBorders>
              <w:top w:val="nil"/>
              <w:left w:val="nil"/>
              <w:bottom w:val="single" w:sz="4" w:space="0" w:color="auto"/>
              <w:right w:val="single" w:sz="4" w:space="0" w:color="auto"/>
            </w:tcBorders>
            <w:shd w:val="clear" w:color="auto" w:fill="auto"/>
            <w:noWrap/>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calculé</w:t>
            </w:r>
          </w:p>
        </w:tc>
        <w:tc>
          <w:tcPr>
            <w:tcW w:w="608" w:type="dxa"/>
            <w:tcBorders>
              <w:top w:val="nil"/>
              <w:left w:val="nil"/>
              <w:bottom w:val="single" w:sz="4" w:space="0" w:color="auto"/>
              <w:right w:val="single" w:sz="4" w:space="0" w:color="auto"/>
            </w:tcBorders>
            <w:shd w:val="clear" w:color="auto" w:fill="auto"/>
            <w:noWrap/>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46" w:type="dxa"/>
            <w:tcBorders>
              <w:top w:val="nil"/>
              <w:left w:val="nil"/>
              <w:bottom w:val="single" w:sz="4" w:space="0" w:color="auto"/>
              <w:right w:val="single" w:sz="4" w:space="0" w:color="auto"/>
            </w:tcBorders>
            <w:shd w:val="clear" w:color="auto" w:fill="auto"/>
            <w:noWrap/>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de la dernière mise A jour de l'enregistrement. Date alimentée par le système Non modifiable</w:t>
            </w:r>
          </w:p>
        </w:tc>
      </w:tr>
      <w:tr w:rsidR="00D1556D" w:rsidRPr="00D1556D" w:rsidTr="00D1556D">
        <w:trPr>
          <w:trHeight w:val="97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FIN EFFET</w:t>
            </w:r>
          </w:p>
        </w:tc>
        <w:tc>
          <w:tcPr>
            <w:tcW w:w="992"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YDFEFF</w:t>
            </w:r>
          </w:p>
        </w:tc>
        <w:tc>
          <w:tcPr>
            <w:tcW w:w="13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calculé</w:t>
            </w:r>
          </w:p>
        </w:tc>
        <w:tc>
          <w:tcPr>
            <w:tcW w:w="608"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4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de fin d'effet de l'enregistrement, alimentée par défaut au 01/01/2076. modifiable</w:t>
            </w:r>
          </w:p>
        </w:tc>
      </w:tr>
      <w:tr w:rsidR="00D1556D" w:rsidRPr="00D1556D" w:rsidTr="00D1556D">
        <w:trPr>
          <w:trHeight w:val="69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LIB QUALIF INTERM FISC</w:t>
            </w:r>
          </w:p>
        </w:tc>
        <w:tc>
          <w:tcPr>
            <w:tcW w:w="992"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LBQINF</w:t>
            </w:r>
          </w:p>
        </w:tc>
        <w:tc>
          <w:tcPr>
            <w:tcW w:w="13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alphanumérique (32)</w:t>
            </w:r>
          </w:p>
        </w:tc>
        <w:tc>
          <w:tcPr>
            <w:tcW w:w="92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saisi</w:t>
            </w:r>
          </w:p>
        </w:tc>
        <w:tc>
          <w:tcPr>
            <w:tcW w:w="608"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4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libellé normé par le fisc des USA</w:t>
            </w:r>
          </w:p>
        </w:tc>
      </w:tr>
      <w:tr w:rsidR="00D1556D" w:rsidRPr="00D1556D" w:rsidTr="00D1556D">
        <w:trPr>
          <w:trHeight w:val="5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TYP QUALIF INTERM FISC</w:t>
            </w:r>
          </w:p>
        </w:tc>
        <w:tc>
          <w:tcPr>
            <w:tcW w:w="992"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CTQINF</w:t>
            </w:r>
          </w:p>
        </w:tc>
        <w:tc>
          <w:tcPr>
            <w:tcW w:w="13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alphanumérique (1)</w:t>
            </w:r>
          </w:p>
        </w:tc>
        <w:tc>
          <w:tcPr>
            <w:tcW w:w="92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saisi</w:t>
            </w:r>
          </w:p>
        </w:tc>
        <w:tc>
          <w:tcPr>
            <w:tcW w:w="608"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clé</w:t>
            </w:r>
          </w:p>
        </w:tc>
        <w:tc>
          <w:tcPr>
            <w:tcW w:w="94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ascii="Arial" w:eastAsia="Times New Roman" w:hAnsi="Arial"/>
                <w:sz w:val="18"/>
                <w:szCs w:val="18"/>
                <w:lang w:eastAsia="fr-FR" w:bidi="ar-SA"/>
              </w:rPr>
            </w:pPr>
            <w:r w:rsidRPr="00D1556D">
              <w:rPr>
                <w:rFonts w:ascii="Arial" w:eastAsia="Times New Roman" w:hAnsi="Arial"/>
                <w:sz w:val="18"/>
                <w:szCs w:val="18"/>
                <w:lang w:eastAsia="fr-FR" w:bidi="ar-SA"/>
              </w:rPr>
              <w:t>type du libellé</w:t>
            </w:r>
          </w:p>
        </w:tc>
      </w:tr>
      <w:tr w:rsidR="00D1556D" w:rsidRPr="00D1556D" w:rsidTr="00D1556D">
        <w:trPr>
          <w:trHeight w:val="98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CLOTURE</w:t>
            </w:r>
          </w:p>
        </w:tc>
        <w:tc>
          <w:tcPr>
            <w:tcW w:w="992"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calculé</w:t>
            </w:r>
          </w:p>
        </w:tc>
        <w:tc>
          <w:tcPr>
            <w:tcW w:w="608"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4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xml:space="preserve">date de </w:t>
            </w:r>
            <w:r w:rsidR="00F85781" w:rsidRPr="00D1556D">
              <w:rPr>
                <w:rFonts w:eastAsia="Times New Roman" w:cs="Calibri"/>
                <w:sz w:val="18"/>
                <w:szCs w:val="18"/>
                <w:lang w:eastAsia="fr-FR" w:bidi="ar-SA"/>
              </w:rPr>
              <w:t>clôture</w:t>
            </w:r>
            <w:r w:rsidRPr="00D1556D">
              <w:rPr>
                <w:rFonts w:eastAsia="Times New Roman" w:cs="Calibri"/>
                <w:sz w:val="18"/>
                <w:szCs w:val="18"/>
                <w:lang w:eastAsia="fr-FR" w:bidi="ar-SA"/>
              </w:rPr>
              <w:t xml:space="preserve"> de l'enregistrement alimentée par défaut au 01/01/2076. cette date est modifiable</w:t>
            </w:r>
          </w:p>
        </w:tc>
      </w:tr>
      <w:tr w:rsidR="00D1556D" w:rsidRPr="00D1556D" w:rsidTr="00D1556D">
        <w:trPr>
          <w:trHeight w:val="868"/>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xml:space="preserve"> CODE USER DE DERNIERE MISE A JOUR</w:t>
            </w:r>
          </w:p>
        </w:tc>
        <w:tc>
          <w:tcPr>
            <w:tcW w:w="992" w:type="dxa"/>
            <w:tcBorders>
              <w:top w:val="nil"/>
              <w:left w:val="nil"/>
              <w:bottom w:val="single" w:sz="4" w:space="0" w:color="auto"/>
              <w:right w:val="single" w:sz="4" w:space="0" w:color="auto"/>
            </w:tcBorders>
            <w:shd w:val="clear" w:color="auto" w:fill="auto"/>
            <w:noWrap/>
            <w:vAlign w:val="center"/>
            <w:hideMark/>
          </w:tcPr>
          <w:p w:rsidR="00D1556D" w:rsidRPr="00D1556D" w:rsidRDefault="00D1556D" w:rsidP="00D1556D">
            <w:pPr>
              <w:jc w:val="center"/>
              <w:rPr>
                <w:rFonts w:ascii="Segoe UI" w:eastAsia="Times New Roman" w:hAnsi="Segoe UI" w:cs="Segoe UI"/>
                <w:sz w:val="18"/>
                <w:szCs w:val="18"/>
                <w:lang w:eastAsia="fr-FR" w:bidi="ar-SA"/>
              </w:rPr>
            </w:pPr>
            <w:r w:rsidRPr="00D1556D">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calculé , non modifiable</w:t>
            </w:r>
          </w:p>
        </w:tc>
        <w:tc>
          <w:tcPr>
            <w:tcW w:w="608"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4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ascii="Arial" w:eastAsia="Times New Roman" w:hAnsi="Arial"/>
                <w:sz w:val="18"/>
                <w:szCs w:val="18"/>
                <w:lang w:eastAsia="fr-FR" w:bidi="ar-SA"/>
              </w:rPr>
            </w:pPr>
            <w:r w:rsidRPr="00D1556D">
              <w:rPr>
                <w:rFonts w:ascii="Arial" w:eastAsia="Times New Roman" w:hAnsi="Arial"/>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8"/>
                <w:szCs w:val="18"/>
                <w:lang w:eastAsia="fr-FR" w:bidi="ar-SA"/>
              </w:rPr>
            </w:pPr>
            <w:r w:rsidRPr="00D1556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D1556D" w:rsidRPr="00D1556D" w:rsidRDefault="00D1556D" w:rsidP="00D1556D">
            <w:pPr>
              <w:jc w:val="center"/>
              <w:rPr>
                <w:rFonts w:eastAsia="Times New Roman" w:cs="Calibri"/>
                <w:sz w:val="16"/>
                <w:szCs w:val="16"/>
                <w:lang w:eastAsia="fr-FR" w:bidi="ar-SA"/>
              </w:rPr>
            </w:pPr>
            <w:r w:rsidRPr="00D1556D">
              <w:rPr>
                <w:rFonts w:eastAsia="Times New Roman" w:cs="Calibri"/>
                <w:sz w:val="16"/>
                <w:szCs w:val="16"/>
                <w:lang w:eastAsia="fr-FR" w:bidi="ar-SA"/>
              </w:rPr>
              <w:t xml:space="preserve">User ayant </w:t>
            </w:r>
            <w:r w:rsidR="00F85781" w:rsidRPr="00D1556D">
              <w:rPr>
                <w:rFonts w:eastAsia="Times New Roman" w:cs="Calibri"/>
                <w:sz w:val="16"/>
                <w:szCs w:val="16"/>
                <w:lang w:eastAsia="fr-FR" w:bidi="ar-SA"/>
              </w:rPr>
              <w:t>effectué</w:t>
            </w:r>
            <w:r w:rsidRPr="00D1556D">
              <w:rPr>
                <w:rFonts w:eastAsia="Times New Roman" w:cs="Calibri"/>
                <w:sz w:val="16"/>
                <w:szCs w:val="16"/>
                <w:lang w:eastAsia="fr-FR" w:bidi="ar-SA"/>
              </w:rPr>
              <w:t xml:space="preserve"> la dernière mise à jour  de l'enregistrement</w:t>
            </w:r>
          </w:p>
        </w:tc>
      </w:tr>
    </w:tbl>
    <w:p w:rsidR="001A4E1F" w:rsidRPr="00150123" w:rsidRDefault="001A4E1F" w:rsidP="001A4E1F">
      <w:pPr>
        <w:tabs>
          <w:tab w:val="left" w:pos="1867"/>
        </w:tabs>
        <w:autoSpaceDE w:val="0"/>
        <w:autoSpaceDN w:val="0"/>
        <w:adjustRightInd w:val="0"/>
        <w:rPr>
          <w:rFonts w:asciiTheme="minorHAnsi" w:hAnsiTheme="minorHAnsi" w:cstheme="minorHAnsi"/>
          <w:szCs w:val="24"/>
        </w:rPr>
      </w:pPr>
    </w:p>
    <w:p w:rsidR="00AE1228" w:rsidRDefault="00AE1228" w:rsidP="00AE1228">
      <w:pPr>
        <w:pStyle w:val="Titre4"/>
        <w:rPr>
          <w:rFonts w:asciiTheme="minorHAnsi" w:hAnsiTheme="minorHAnsi" w:cstheme="minorHAnsi"/>
          <w:lang w:eastAsia="fr-FR" w:bidi="ar-SA"/>
        </w:rPr>
      </w:pPr>
      <w:r w:rsidRPr="00AE1228">
        <w:rPr>
          <w:rFonts w:asciiTheme="minorHAnsi" w:hAnsiTheme="minorHAnsi" w:cstheme="minorHAnsi"/>
          <w:lang w:eastAsia="fr-FR" w:bidi="ar-SA"/>
        </w:rPr>
        <w:t>Création : renseignement des données de ta_type_qualification_fiscale_int_lmtay982</w:t>
      </w:r>
    </w:p>
    <w:p w:rsidR="00AE1228" w:rsidRPr="00150123" w:rsidRDefault="00AE1228" w:rsidP="00357DCC">
      <w:pPr>
        <w:numPr>
          <w:ilvl w:val="0"/>
          <w:numId w:val="715"/>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TYP QUALIF INTERM FISC (CTQINF)</w:t>
      </w:r>
    </w:p>
    <w:p w:rsidR="00AE1228" w:rsidRPr="00150123" w:rsidRDefault="00AE1228" w:rsidP="00357DCC">
      <w:pPr>
        <w:numPr>
          <w:ilvl w:val="0"/>
          <w:numId w:val="71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 QUALIF INTERM FISC (LBQINF)</w:t>
      </w:r>
    </w:p>
    <w:p w:rsidR="00AE1228" w:rsidRPr="00150123" w:rsidRDefault="00AE1228" w:rsidP="00AE1228">
      <w:pPr>
        <w:autoSpaceDE w:val="0"/>
        <w:autoSpaceDN w:val="0"/>
        <w:adjustRightInd w:val="0"/>
        <w:rPr>
          <w:rFonts w:asciiTheme="minorHAnsi" w:hAnsiTheme="minorHAnsi" w:cstheme="minorHAnsi"/>
          <w:szCs w:val="24"/>
          <w:lang w:eastAsia="fr-FR" w:bidi="ar-SA"/>
        </w:rPr>
      </w:pPr>
    </w:p>
    <w:p w:rsidR="00AE1228" w:rsidRPr="00150123" w:rsidRDefault="00AE1228" w:rsidP="00AE122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AE1228" w:rsidRPr="00150123" w:rsidRDefault="00AE1228" w:rsidP="00357DCC">
      <w:pPr>
        <w:numPr>
          <w:ilvl w:val="0"/>
          <w:numId w:val="716"/>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DEBUT EFFET (YDFEFF)</w:t>
      </w:r>
    </w:p>
    <w:p w:rsidR="00AE1228" w:rsidRPr="00150123" w:rsidRDefault="00AE1228" w:rsidP="00357DCC">
      <w:pPr>
        <w:numPr>
          <w:ilvl w:val="0"/>
          <w:numId w:val="71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lastRenderedPageBreak/>
        <w:t>la DATE FIN EFFET (YDFEFF)</w:t>
      </w:r>
    </w:p>
    <w:p w:rsidR="00AE1228" w:rsidRPr="00150123" w:rsidRDefault="00AE1228" w:rsidP="00357DCC">
      <w:pPr>
        <w:numPr>
          <w:ilvl w:val="0"/>
          <w:numId w:val="71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CLOTURE (YDCLOT)</w:t>
      </w:r>
    </w:p>
    <w:p w:rsidR="00AE1228" w:rsidRPr="00150123" w:rsidRDefault="00AE1228" w:rsidP="00AE1228">
      <w:pPr>
        <w:autoSpaceDE w:val="0"/>
        <w:autoSpaceDN w:val="0"/>
        <w:adjustRightInd w:val="0"/>
        <w:rPr>
          <w:rFonts w:asciiTheme="minorHAnsi" w:hAnsiTheme="minorHAnsi" w:cstheme="minorHAnsi"/>
          <w:szCs w:val="24"/>
          <w:lang w:eastAsia="fr-FR" w:bidi="ar-SA"/>
        </w:rPr>
      </w:pPr>
    </w:p>
    <w:p w:rsidR="00AE1228" w:rsidRPr="00150123" w:rsidRDefault="00AE1228" w:rsidP="00AE122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AE1228" w:rsidRPr="00150123" w:rsidRDefault="00AE1228" w:rsidP="00357DCC">
      <w:pPr>
        <w:numPr>
          <w:ilvl w:val="0"/>
          <w:numId w:val="71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ISO 3 (CPAY). La liste déroulante propose toutes les valeurs de la table ta_pays_lmtay501 qui ne sont pas closes (lignes de ta_pays_lmtay501  dont la DATE DE CLOTURE YDCLOT est supérieure strictement à la date du jour), accompagnées de leur libellé LPAY</w:t>
      </w:r>
    </w:p>
    <w:p w:rsidR="00AE1228" w:rsidRPr="00150123" w:rsidRDefault="00AE1228" w:rsidP="00AE1228">
      <w:pPr>
        <w:autoSpaceDE w:val="0"/>
        <w:autoSpaceDN w:val="0"/>
        <w:adjustRightInd w:val="0"/>
        <w:rPr>
          <w:rFonts w:asciiTheme="minorHAnsi" w:hAnsiTheme="minorHAnsi" w:cstheme="minorHAnsi"/>
          <w:szCs w:val="24"/>
          <w:lang w:eastAsia="fr-FR" w:bidi="ar-SA"/>
        </w:rPr>
      </w:pPr>
    </w:p>
    <w:p w:rsidR="00AE1228" w:rsidRPr="00150123" w:rsidRDefault="00AE1228" w:rsidP="00AE1228">
      <w:pPr>
        <w:autoSpaceDE w:val="0"/>
        <w:autoSpaceDN w:val="0"/>
        <w:adjustRightInd w:val="0"/>
        <w:rPr>
          <w:rFonts w:asciiTheme="minorHAnsi" w:hAnsiTheme="minorHAnsi" w:cstheme="minorHAnsi"/>
          <w:szCs w:val="24"/>
          <w:lang w:eastAsia="fr-FR" w:bidi="ar-SA"/>
        </w:rPr>
      </w:pPr>
    </w:p>
    <w:p w:rsidR="00AE1228" w:rsidRPr="00150123" w:rsidRDefault="00AE1228" w:rsidP="00AE122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en saisie libre : </w:t>
      </w:r>
    </w:p>
    <w:p w:rsidR="00AE1228" w:rsidRPr="00150123" w:rsidRDefault="00AE1228" w:rsidP="00357DCC">
      <w:pPr>
        <w:numPr>
          <w:ilvl w:val="0"/>
          <w:numId w:val="718"/>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TYPE CITOYEN FISC (CTCITF)</w:t>
      </w:r>
    </w:p>
    <w:p w:rsidR="00AE1228" w:rsidRPr="00150123" w:rsidRDefault="00AE1228" w:rsidP="00357DCC">
      <w:pPr>
        <w:numPr>
          <w:ilvl w:val="0"/>
          <w:numId w:val="718"/>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 CITOYEN FISC (LBCITF)</w:t>
      </w:r>
    </w:p>
    <w:p w:rsidR="00AE1228" w:rsidRPr="00150123" w:rsidRDefault="00AE1228" w:rsidP="00AE1228">
      <w:pPr>
        <w:autoSpaceDE w:val="0"/>
        <w:autoSpaceDN w:val="0"/>
        <w:adjustRightInd w:val="0"/>
        <w:rPr>
          <w:rFonts w:asciiTheme="minorHAnsi" w:hAnsiTheme="minorHAnsi" w:cstheme="minorHAnsi"/>
          <w:szCs w:val="24"/>
          <w:lang w:eastAsia="fr-FR" w:bidi="ar-SA"/>
        </w:rPr>
      </w:pPr>
    </w:p>
    <w:p w:rsidR="00AE1228" w:rsidRPr="00150123" w:rsidRDefault="00AE1228" w:rsidP="00AE122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AE1228" w:rsidRPr="00150123" w:rsidRDefault="00AE1228" w:rsidP="00357DCC">
      <w:pPr>
        <w:numPr>
          <w:ilvl w:val="0"/>
          <w:numId w:val="71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DEBUT EFFET (YDFEFF)</w:t>
      </w:r>
    </w:p>
    <w:p w:rsidR="00AE1228" w:rsidRPr="00150123" w:rsidRDefault="00AE1228" w:rsidP="00357DCC">
      <w:pPr>
        <w:numPr>
          <w:ilvl w:val="0"/>
          <w:numId w:val="71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w:t>
      </w:r>
    </w:p>
    <w:p w:rsidR="00AE1228" w:rsidRPr="00150123" w:rsidRDefault="00AE1228" w:rsidP="00357DCC">
      <w:pPr>
        <w:numPr>
          <w:ilvl w:val="0"/>
          <w:numId w:val="71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CLOTURE (YDCLOT)</w:t>
      </w:r>
    </w:p>
    <w:p w:rsidR="00AE1228" w:rsidRPr="00150123" w:rsidRDefault="00AE1228" w:rsidP="00AE1228">
      <w:pPr>
        <w:autoSpaceDE w:val="0"/>
        <w:autoSpaceDN w:val="0"/>
        <w:adjustRightInd w:val="0"/>
        <w:rPr>
          <w:rFonts w:asciiTheme="minorHAnsi" w:hAnsiTheme="minorHAnsi" w:cstheme="minorHAnsi"/>
          <w:szCs w:val="24"/>
          <w:lang w:eastAsia="fr-FR" w:bidi="ar-SA"/>
        </w:rPr>
      </w:pPr>
    </w:p>
    <w:p w:rsidR="00AE1228" w:rsidRPr="00150123" w:rsidRDefault="00AE1228" w:rsidP="00AE122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AE1228" w:rsidRPr="00150123" w:rsidRDefault="00AE1228" w:rsidP="00357DCC">
      <w:pPr>
        <w:numPr>
          <w:ilvl w:val="0"/>
          <w:numId w:val="72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ISO 3 (CPAY). La liste déroulante propose toutes les valeurs de la table ta_pays_lmtay501 qui ne sont pas closes (lignes de ta_pays_lmtay501  dont la DATE DE CLOTURE YDCLOT est supérieure strictement à la date du jour), accompagnées de leur libellé LPAY</w:t>
      </w:r>
    </w:p>
    <w:p w:rsidR="00AE1228" w:rsidRPr="00150123" w:rsidRDefault="00AE1228" w:rsidP="001A4E1F">
      <w:pPr>
        <w:tabs>
          <w:tab w:val="left" w:pos="1867"/>
        </w:tabs>
        <w:autoSpaceDE w:val="0"/>
        <w:autoSpaceDN w:val="0"/>
        <w:adjustRightInd w:val="0"/>
        <w:rPr>
          <w:rFonts w:asciiTheme="minorHAnsi" w:hAnsiTheme="minorHAnsi" w:cstheme="minorHAnsi"/>
          <w:szCs w:val="24"/>
        </w:rPr>
      </w:pPr>
    </w:p>
    <w:p w:rsidR="001A4E1F" w:rsidRPr="004E2387" w:rsidRDefault="001A4E1F" w:rsidP="001A4E1F">
      <w:pPr>
        <w:pStyle w:val="Titre4"/>
        <w:rPr>
          <w:rFonts w:asciiTheme="minorHAnsi" w:hAnsiTheme="minorHAnsi" w:cstheme="minorHAnsi"/>
        </w:rPr>
      </w:pPr>
      <w:r w:rsidRPr="004E2387">
        <w:rPr>
          <w:rFonts w:asciiTheme="minorHAnsi" w:hAnsiTheme="minorHAnsi" w:cstheme="minorHAnsi"/>
        </w:rPr>
        <w:t>Création : contrôle des données de ta_type_qualification_fiscale_int_lmtay982</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Données obligatoires : </w:t>
      </w:r>
    </w:p>
    <w:p w:rsidR="001A4E1F" w:rsidRPr="00150123" w:rsidRDefault="001A4E1F" w:rsidP="005B01C3">
      <w:pPr>
        <w:numPr>
          <w:ilvl w:val="0"/>
          <w:numId w:val="243"/>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TYP QUALIF INTERM FISC (CTQINF)</w:t>
      </w:r>
    </w:p>
    <w:p w:rsidR="001A4E1F" w:rsidRPr="00150123" w:rsidRDefault="001A4E1F" w:rsidP="005B01C3">
      <w:pPr>
        <w:numPr>
          <w:ilvl w:val="0"/>
          <w:numId w:val="244"/>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 QUALIF INTERM FISC (LBQINF)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1A4E1F" w:rsidRPr="00150123" w:rsidRDefault="001A4E1F" w:rsidP="005B01C3">
      <w:pPr>
        <w:numPr>
          <w:ilvl w:val="0"/>
          <w:numId w:val="245"/>
        </w:numPr>
        <w:autoSpaceDE w:val="0"/>
        <w:autoSpaceDN w:val="0"/>
        <w:adjustRightInd w:val="0"/>
        <w:spacing w:after="1"/>
        <w:rPr>
          <w:rFonts w:asciiTheme="minorHAnsi" w:hAnsiTheme="minorHAnsi" w:cstheme="minorHAnsi"/>
          <w:szCs w:val="24"/>
          <w:lang w:val="en-US" w:eastAsia="fr-FR" w:bidi="ar-SA"/>
        </w:rPr>
      </w:pPr>
      <w:r w:rsidRPr="00150123">
        <w:rPr>
          <w:rFonts w:asciiTheme="minorHAnsi" w:hAnsiTheme="minorHAnsi" w:cstheme="minorHAnsi"/>
          <w:szCs w:val="24"/>
          <w:lang w:val="en-US" w:eastAsia="fr-FR" w:bidi="ar-SA"/>
        </w:rPr>
        <w:t>TYP QUALIF INTERM FISC (CTQINF) : 1 caractère</w:t>
      </w:r>
    </w:p>
    <w:p w:rsidR="001A4E1F" w:rsidRPr="00150123" w:rsidRDefault="001A4E1F" w:rsidP="005B01C3">
      <w:pPr>
        <w:numPr>
          <w:ilvl w:val="0"/>
          <w:numId w:val="24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 QUALIF INTERM FISC (LBQINF) : 32 caractères</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1A4E1F" w:rsidRPr="00150123" w:rsidRDefault="001A4E1F" w:rsidP="005B01C3">
      <w:pPr>
        <w:numPr>
          <w:ilvl w:val="0"/>
          <w:numId w:val="246"/>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le couple CODE PAYS  ISO 3 (CPAY) - TYP QUALIF INTERM FISC (CTQINF)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Caractères autorisés (ne concerne que les champs de saisie. Les dates et les listes déroulantes sont exclues de ces contrôles)</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caractères autorisés sont : </w:t>
      </w:r>
    </w:p>
    <w:p w:rsidR="001A4E1F" w:rsidRPr="00150123" w:rsidRDefault="001A4E1F" w:rsidP="005B01C3">
      <w:pPr>
        <w:numPr>
          <w:ilvl w:val="0"/>
          <w:numId w:val="24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alphanumériques en majuscules non accentuées (soit A-Z),</w:t>
      </w:r>
    </w:p>
    <w:p w:rsidR="001A4E1F" w:rsidRPr="00150123" w:rsidRDefault="001A4E1F" w:rsidP="005B01C3">
      <w:pPr>
        <w:numPr>
          <w:ilvl w:val="0"/>
          <w:numId w:val="24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chiffres 0-9,</w:t>
      </w:r>
    </w:p>
    <w:p w:rsidR="001A4E1F" w:rsidRPr="00150123" w:rsidRDefault="001A4E1F" w:rsidP="005B01C3">
      <w:pPr>
        <w:numPr>
          <w:ilvl w:val="0"/>
          <w:numId w:val="24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séparateurs ‘ - . ,  /  , </w:t>
      </w:r>
    </w:p>
    <w:p w:rsidR="001A4E1F" w:rsidRPr="00150123" w:rsidRDefault="001A4E1F" w:rsidP="005B01C3">
      <w:pPr>
        <w:numPr>
          <w:ilvl w:val="0"/>
          <w:numId w:val="247"/>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tiret bas ou underscore _,</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150123">
        <w:rPr>
          <w:rFonts w:asciiTheme="minorHAnsi" w:hAnsiTheme="minorHAnsi" w:cstheme="minorHAnsi"/>
          <w:szCs w:val="24"/>
          <w:lang w:eastAsia="fr-FR" w:bidi="ar-SA"/>
        </w:rPr>
        <w:t xml:space="preserve"> </w:t>
      </w:r>
    </w:p>
    <w:p w:rsidR="001A4E1F" w:rsidRPr="00150123" w:rsidRDefault="001A4E1F" w:rsidP="005B01C3">
      <w:pPr>
        <w:numPr>
          <w:ilvl w:val="0"/>
          <w:numId w:val="248"/>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DEBUT EFFET (YDDEFF) est totalement indépendante de celle de la DATE CLOTURE (YDCLOT) </w:t>
      </w:r>
    </w:p>
    <w:p w:rsidR="001A4E1F" w:rsidRPr="00150123" w:rsidRDefault="001A4E1F" w:rsidP="001A4E1F">
      <w:pPr>
        <w:tabs>
          <w:tab w:val="left" w:pos="1867"/>
        </w:tabs>
        <w:autoSpaceDE w:val="0"/>
        <w:autoSpaceDN w:val="0"/>
        <w:adjustRightInd w:val="0"/>
        <w:rPr>
          <w:rFonts w:asciiTheme="minorHAnsi" w:hAnsiTheme="minorHAnsi" w:cstheme="minorHAnsi"/>
          <w:szCs w:val="24"/>
        </w:rPr>
      </w:pPr>
      <w:r w:rsidRPr="00150123">
        <w:rPr>
          <w:rFonts w:asciiTheme="minorHAnsi" w:hAnsiTheme="minorHAnsi" w:cstheme="minorHAnsi"/>
          <w:szCs w:val="24"/>
          <w:lang w:eastAsia="fr-FR" w:bidi="ar-SA"/>
        </w:rPr>
        <w:t>la valeur de la DATE FIN EFFET (YDFEFF) est totalement indépendante de celle de la DATE CLOTURE (YDCLOT)</w:t>
      </w:r>
    </w:p>
    <w:p w:rsidR="001A4E1F" w:rsidRPr="00150123" w:rsidRDefault="001A4E1F" w:rsidP="001A4E1F">
      <w:pPr>
        <w:tabs>
          <w:tab w:val="left" w:pos="1867"/>
        </w:tabs>
        <w:autoSpaceDE w:val="0"/>
        <w:autoSpaceDN w:val="0"/>
        <w:adjustRightInd w:val="0"/>
        <w:rPr>
          <w:rFonts w:asciiTheme="minorHAnsi" w:hAnsiTheme="minorHAnsi" w:cstheme="minorHAnsi"/>
          <w:szCs w:val="24"/>
        </w:rPr>
      </w:pPr>
    </w:p>
    <w:p w:rsidR="001A4E1F" w:rsidRPr="004E2387" w:rsidRDefault="001A4E1F" w:rsidP="001A4E1F">
      <w:pPr>
        <w:pStyle w:val="Titre4"/>
        <w:rPr>
          <w:rFonts w:asciiTheme="minorHAnsi" w:hAnsiTheme="minorHAnsi" w:cstheme="minorHAnsi"/>
          <w:lang w:eastAsia="fr-FR" w:bidi="ar-SA"/>
        </w:rPr>
      </w:pPr>
      <w:r w:rsidRPr="004E2387">
        <w:rPr>
          <w:rFonts w:asciiTheme="minorHAnsi" w:hAnsiTheme="minorHAnsi" w:cstheme="minorHAnsi"/>
          <w:lang w:eastAsia="fr-FR" w:bidi="ar-SA"/>
        </w:rPr>
        <w:t>Modification : contrôle des données de ta_type_qualification_fiscale_int_lmtay982</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Données obligatoires : </w:t>
      </w:r>
    </w:p>
    <w:p w:rsidR="001A4E1F" w:rsidRPr="00150123" w:rsidRDefault="001A4E1F" w:rsidP="005B01C3">
      <w:pPr>
        <w:numPr>
          <w:ilvl w:val="0"/>
          <w:numId w:val="397"/>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 QUALIF INTERM FISC (LBQINF)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1A4E1F" w:rsidRPr="00150123" w:rsidRDefault="001A4E1F" w:rsidP="005B01C3">
      <w:pPr>
        <w:numPr>
          <w:ilvl w:val="0"/>
          <w:numId w:val="398"/>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 QUALIF INTERM FISC (LBQINF) : 32 caractères</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Caractères autorisés (ne concerne que les champs de saisie. Les dates et les listes déroulantes sont exclues de ces contrôles)</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caractères autorisés sont : </w:t>
      </w:r>
    </w:p>
    <w:p w:rsidR="001A4E1F" w:rsidRPr="00150123" w:rsidRDefault="001A4E1F" w:rsidP="005B01C3">
      <w:pPr>
        <w:numPr>
          <w:ilvl w:val="0"/>
          <w:numId w:val="399"/>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alphanumériques en majuscules non accentuées (soit A-Z),</w:t>
      </w:r>
    </w:p>
    <w:p w:rsidR="001A4E1F" w:rsidRPr="00150123" w:rsidRDefault="001A4E1F" w:rsidP="005B01C3">
      <w:pPr>
        <w:numPr>
          <w:ilvl w:val="0"/>
          <w:numId w:val="399"/>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chiffres 0-9,</w:t>
      </w:r>
    </w:p>
    <w:p w:rsidR="001A4E1F" w:rsidRPr="00150123" w:rsidRDefault="001A4E1F" w:rsidP="005B01C3">
      <w:pPr>
        <w:numPr>
          <w:ilvl w:val="0"/>
          <w:numId w:val="399"/>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séparateurs ‘ - . ,  /  , </w:t>
      </w:r>
    </w:p>
    <w:p w:rsidR="001A4E1F" w:rsidRPr="00150123" w:rsidRDefault="001A4E1F" w:rsidP="005B01C3">
      <w:pPr>
        <w:numPr>
          <w:ilvl w:val="0"/>
          <w:numId w:val="399"/>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tiret bas ou underscore _,</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150123">
        <w:rPr>
          <w:rFonts w:asciiTheme="minorHAnsi" w:hAnsiTheme="minorHAnsi" w:cstheme="minorHAnsi"/>
          <w:szCs w:val="24"/>
          <w:lang w:eastAsia="fr-FR" w:bidi="ar-SA"/>
        </w:rPr>
        <w:t xml:space="preserve"> </w:t>
      </w:r>
    </w:p>
    <w:p w:rsidR="001A4E1F" w:rsidRPr="00150123" w:rsidRDefault="001A4E1F" w:rsidP="005B01C3">
      <w:pPr>
        <w:numPr>
          <w:ilvl w:val="0"/>
          <w:numId w:val="400"/>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DEBUT EFFET (YDDEFF) est totalement indépendante de celle de la DATE CLOTURE (YDCLOT) </w:t>
      </w:r>
    </w:p>
    <w:p w:rsidR="001A4E1F" w:rsidRDefault="001A4E1F" w:rsidP="001A4E1F">
      <w:pPr>
        <w:tabs>
          <w:tab w:val="left" w:pos="1867"/>
        </w:tabs>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valeur de la DATE FIN EFFET (YDFEFF) est totalement indépendante de celle de la DATE CLOTURE (YDCLOT)</w:t>
      </w:r>
    </w:p>
    <w:p w:rsidR="00400333" w:rsidRPr="00150123" w:rsidRDefault="00400333" w:rsidP="001A4E1F">
      <w:pPr>
        <w:tabs>
          <w:tab w:val="left" w:pos="1867"/>
        </w:tabs>
        <w:autoSpaceDE w:val="0"/>
        <w:autoSpaceDN w:val="0"/>
        <w:adjustRightInd w:val="0"/>
        <w:rPr>
          <w:rFonts w:asciiTheme="minorHAnsi" w:hAnsiTheme="minorHAnsi" w:cstheme="minorHAnsi"/>
          <w:szCs w:val="24"/>
          <w:lang w:eastAsia="fr-FR" w:bidi="ar-SA"/>
        </w:rPr>
      </w:pPr>
    </w:p>
    <w:p w:rsidR="004D175F" w:rsidRDefault="0094253B" w:rsidP="0094253B">
      <w:pPr>
        <w:pStyle w:val="Titre4"/>
        <w:rPr>
          <w:rFonts w:asciiTheme="minorHAnsi" w:hAnsiTheme="minorHAnsi" w:cstheme="minorHAnsi"/>
          <w:lang w:eastAsia="fr-FR" w:bidi="ar-SA"/>
        </w:rPr>
      </w:pPr>
      <w:r w:rsidRPr="0094253B">
        <w:rPr>
          <w:rFonts w:asciiTheme="minorHAnsi" w:hAnsiTheme="minorHAnsi" w:cstheme="minorHAnsi"/>
          <w:lang w:eastAsia="fr-FR" w:bidi="ar-SA"/>
        </w:rPr>
        <w:t>Modification : renseignement des données de ta_type_qualification_fiscale_int_lmtay982</w:t>
      </w:r>
    </w:p>
    <w:p w:rsidR="0094253B" w:rsidRPr="00150123" w:rsidRDefault="0094253B" w:rsidP="0094253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en saisie libre : </w:t>
      </w:r>
    </w:p>
    <w:p w:rsidR="0094253B" w:rsidRPr="00150123" w:rsidRDefault="0094253B" w:rsidP="00357DCC">
      <w:pPr>
        <w:numPr>
          <w:ilvl w:val="0"/>
          <w:numId w:val="552"/>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 QUALIF INTERM FISC (LBQINF)</w:t>
      </w:r>
    </w:p>
    <w:p w:rsidR="0094253B" w:rsidRPr="00150123" w:rsidRDefault="0094253B" w:rsidP="0094253B">
      <w:pPr>
        <w:autoSpaceDE w:val="0"/>
        <w:autoSpaceDN w:val="0"/>
        <w:adjustRightInd w:val="0"/>
        <w:rPr>
          <w:rFonts w:asciiTheme="minorHAnsi" w:hAnsiTheme="minorHAnsi" w:cstheme="minorHAnsi"/>
          <w:szCs w:val="24"/>
          <w:lang w:eastAsia="fr-FR" w:bidi="ar-SA"/>
        </w:rPr>
      </w:pPr>
    </w:p>
    <w:p w:rsidR="0094253B" w:rsidRPr="00150123" w:rsidRDefault="0094253B" w:rsidP="0094253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94253B" w:rsidRPr="00150123" w:rsidRDefault="0094253B" w:rsidP="00357DCC">
      <w:pPr>
        <w:numPr>
          <w:ilvl w:val="0"/>
          <w:numId w:val="553"/>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DEBUT EFFET (YDFEFF)</w:t>
      </w:r>
    </w:p>
    <w:p w:rsidR="0094253B" w:rsidRPr="00150123" w:rsidRDefault="0094253B" w:rsidP="00357DCC">
      <w:pPr>
        <w:numPr>
          <w:ilvl w:val="0"/>
          <w:numId w:val="553"/>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w:t>
      </w:r>
    </w:p>
    <w:p w:rsidR="0094253B" w:rsidRPr="00150123" w:rsidRDefault="0094253B" w:rsidP="00357DCC">
      <w:pPr>
        <w:numPr>
          <w:ilvl w:val="0"/>
          <w:numId w:val="553"/>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CLOTURE (YDCLOT)</w:t>
      </w:r>
    </w:p>
    <w:p w:rsidR="0094253B" w:rsidRPr="00150123" w:rsidRDefault="0094253B" w:rsidP="0094253B">
      <w:pPr>
        <w:rPr>
          <w:rFonts w:asciiTheme="minorHAnsi" w:hAnsiTheme="minorHAnsi" w:cstheme="minorHAnsi"/>
          <w:szCs w:val="24"/>
          <w:lang w:eastAsia="fr-FR" w:bidi="ar-SA"/>
        </w:rPr>
      </w:pPr>
    </w:p>
    <w:p w:rsidR="002310E4" w:rsidRPr="00150123" w:rsidRDefault="002310E4">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616AA5" w:rsidRPr="00BF16B6" w:rsidRDefault="00723995" w:rsidP="00616AA5">
      <w:pPr>
        <w:pStyle w:val="Titre3"/>
      </w:pPr>
      <w:bookmarkStart w:id="842" w:name="_Toc515444405"/>
      <w:r w:rsidRPr="00BF16B6">
        <w:t>ta_type_qualification_fiscale_cli_lmtay983</w:t>
      </w:r>
      <w:bookmarkEnd w:id="842"/>
      <w:r w:rsidR="005A639E">
        <w:rPr>
          <w:rFonts w:asciiTheme="minorHAnsi" w:hAnsiTheme="minorHAnsi" w:cstheme="minorHAnsi"/>
          <w:lang w:eastAsia="fr-FR" w:bidi="ar-SA"/>
        </w:rPr>
        <w:fldChar w:fldCharType="begin"/>
      </w:r>
      <w:r w:rsidR="005A639E">
        <w:instrText xml:space="preserve"> XE "</w:instrText>
      </w:r>
      <w:r w:rsidR="005A639E" w:rsidRPr="001378E5">
        <w:rPr>
          <w:rFonts w:asciiTheme="minorHAnsi" w:hAnsiTheme="minorHAnsi" w:cstheme="minorHAnsi"/>
          <w:lang w:eastAsia="fr-FR" w:bidi="ar-SA"/>
        </w:rPr>
        <w:instrText>lmtay983</w:instrText>
      </w:r>
      <w:r w:rsidR="005A639E">
        <w:instrText xml:space="preserve">" </w:instrText>
      </w:r>
      <w:r w:rsidR="005A639E">
        <w:rPr>
          <w:rFonts w:asciiTheme="minorHAnsi" w:hAnsiTheme="minorHAnsi" w:cstheme="minorHAnsi"/>
          <w:lang w:eastAsia="fr-FR" w:bidi="ar-SA"/>
        </w:rPr>
        <w:fldChar w:fldCharType="end"/>
      </w:r>
    </w:p>
    <w:p w:rsidR="00D93AF7" w:rsidRPr="00150123" w:rsidRDefault="00427B69" w:rsidP="00D93AF7">
      <w:pPr>
        <w:rPr>
          <w:rFonts w:asciiTheme="minorHAnsi" w:eastAsia="Times New Roman" w:hAnsiTheme="minorHAnsi" w:cstheme="minorHAnsi"/>
          <w:color w:val="000000"/>
          <w:szCs w:val="24"/>
          <w:lang w:eastAsia="fr-FR" w:bidi="ar-SA"/>
        </w:rPr>
      </w:pPr>
      <w:r w:rsidRPr="00150123">
        <w:rPr>
          <w:rFonts w:asciiTheme="minorHAnsi" w:eastAsia="Times New Roman" w:hAnsiTheme="minorHAnsi" w:cstheme="minorHAnsi"/>
          <w:color w:val="000000"/>
          <w:szCs w:val="24"/>
          <w:lang w:eastAsia="fr-FR" w:bidi="ar-SA"/>
        </w:rPr>
        <w:t>Cette table permet à la CDC d'identifier à l’aide d’une qualification l</w:t>
      </w:r>
      <w:r w:rsidR="00D93AF7" w:rsidRPr="00150123">
        <w:rPr>
          <w:rFonts w:asciiTheme="minorHAnsi" w:eastAsia="Times New Roman" w:hAnsiTheme="minorHAnsi" w:cstheme="minorHAnsi"/>
          <w:color w:val="000000"/>
          <w:szCs w:val="24"/>
          <w:lang w:eastAsia="fr-FR" w:bidi="ar-SA"/>
        </w:rPr>
        <w:t>es clients reconnus par des services fiscaux étrangers</w:t>
      </w:r>
    </w:p>
    <w:p w:rsidR="00094EB6" w:rsidRPr="00150123" w:rsidRDefault="00094EB6" w:rsidP="00D93AF7">
      <w:pPr>
        <w:rPr>
          <w:rFonts w:asciiTheme="minorHAnsi" w:eastAsia="Times New Roman" w:hAnsiTheme="minorHAnsi" w:cstheme="minorHAnsi"/>
          <w:color w:val="000000"/>
          <w:szCs w:val="24"/>
          <w:lang w:eastAsia="fr-FR" w:bidi="ar-SA"/>
        </w:rPr>
      </w:pPr>
      <w:r w:rsidRPr="00150123">
        <w:rPr>
          <w:rFonts w:asciiTheme="minorHAnsi" w:eastAsia="Times New Roman" w:hAnsiTheme="minorHAnsi" w:cstheme="minorHAnsi"/>
          <w:color w:val="000000"/>
          <w:szCs w:val="24"/>
          <w:lang w:eastAsia="fr-FR" w:bidi="ar-SA"/>
        </w:rPr>
        <w:t>Données issues du  ministère des finances</w:t>
      </w:r>
    </w:p>
    <w:p w:rsidR="00427B69" w:rsidRPr="004E2387" w:rsidRDefault="00427B69" w:rsidP="00427B69">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92"/>
        <w:gridCol w:w="923"/>
        <w:gridCol w:w="636"/>
        <w:gridCol w:w="992"/>
        <w:gridCol w:w="993"/>
        <w:gridCol w:w="915"/>
        <w:gridCol w:w="2061"/>
      </w:tblGrid>
      <w:tr w:rsidR="00C02F58" w:rsidRPr="00C02F58" w:rsidTr="00C02F58">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saisi / alimenté</w:t>
            </w:r>
          </w:p>
        </w:tc>
        <w:tc>
          <w:tcPr>
            <w:tcW w:w="636" w:type="dxa"/>
            <w:tcBorders>
              <w:top w:val="single" w:sz="4" w:space="0" w:color="auto"/>
              <w:left w:val="nil"/>
              <w:bottom w:val="single" w:sz="4" w:space="0" w:color="auto"/>
              <w:right w:val="single" w:sz="4" w:space="0" w:color="auto"/>
            </w:tcBorders>
            <w:shd w:val="clear" w:color="000000" w:fill="C5D9F1"/>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clé</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cardinalité</w:t>
            </w:r>
          </w:p>
        </w:tc>
        <w:tc>
          <w:tcPr>
            <w:tcW w:w="2061" w:type="dxa"/>
            <w:tcBorders>
              <w:top w:val="single" w:sz="4" w:space="0" w:color="auto"/>
              <w:left w:val="nil"/>
              <w:bottom w:val="single" w:sz="4" w:space="0" w:color="auto"/>
              <w:right w:val="single" w:sz="4" w:space="0" w:color="auto"/>
            </w:tcBorders>
            <w:shd w:val="clear" w:color="000000" w:fill="C5D9F1"/>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définition</w:t>
            </w:r>
          </w:p>
        </w:tc>
      </w:tr>
      <w:tr w:rsidR="00C02F58" w:rsidRPr="00C02F58" w:rsidTr="00C02F58">
        <w:trPr>
          <w:trHeight w:val="51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CODE PAYS ISO 3</w:t>
            </w:r>
          </w:p>
        </w:tc>
        <w:tc>
          <w:tcPr>
            <w:tcW w:w="87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CPAY</w:t>
            </w:r>
          </w:p>
        </w:tc>
        <w:tc>
          <w:tcPr>
            <w:tcW w:w="13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code pays A la norme ISO3</w:t>
            </w:r>
          </w:p>
        </w:tc>
      </w:tr>
      <w:tr w:rsidR="00C02F58" w:rsidRPr="00C02F58" w:rsidTr="00C02F58">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calculé</w:t>
            </w:r>
          </w:p>
        </w:tc>
        <w:tc>
          <w:tcPr>
            <w:tcW w:w="63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xml:space="preserve">date de création de l'enregistrement. Alimenté par le </w:t>
            </w:r>
            <w:r w:rsidR="00F85781" w:rsidRPr="00C02F58">
              <w:rPr>
                <w:rFonts w:eastAsia="Times New Roman" w:cs="Calibri"/>
                <w:sz w:val="18"/>
                <w:szCs w:val="18"/>
                <w:lang w:eastAsia="fr-FR" w:bidi="ar-SA"/>
              </w:rPr>
              <w:t>système</w:t>
            </w:r>
            <w:r w:rsidRPr="00C02F58">
              <w:rPr>
                <w:rFonts w:eastAsia="Times New Roman" w:cs="Calibri"/>
                <w:sz w:val="18"/>
                <w:szCs w:val="18"/>
                <w:lang w:eastAsia="fr-FR" w:bidi="ar-SA"/>
              </w:rPr>
              <w:t xml:space="preserve"> A la date du jour de création. Non modifiable</w:t>
            </w:r>
          </w:p>
        </w:tc>
      </w:tr>
      <w:tr w:rsidR="00C02F58" w:rsidRPr="00C02F58" w:rsidTr="00C02F58">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DEBUT EFFET</w:t>
            </w:r>
          </w:p>
        </w:tc>
        <w:tc>
          <w:tcPr>
            <w:tcW w:w="87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YDDEFF</w:t>
            </w:r>
          </w:p>
        </w:tc>
        <w:tc>
          <w:tcPr>
            <w:tcW w:w="13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calculé</w:t>
            </w:r>
          </w:p>
        </w:tc>
        <w:tc>
          <w:tcPr>
            <w:tcW w:w="63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de début d'effet de l'enregistrement, alimentée par défaut A la date de création, modifiable</w:t>
            </w:r>
          </w:p>
        </w:tc>
      </w:tr>
      <w:tr w:rsidR="00C02F58" w:rsidRPr="00C02F58" w:rsidTr="00C02F58">
        <w:trPr>
          <w:trHeight w:val="977"/>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YDDMAJ</w:t>
            </w:r>
          </w:p>
        </w:tc>
        <w:tc>
          <w:tcPr>
            <w:tcW w:w="1392" w:type="dxa"/>
            <w:tcBorders>
              <w:top w:val="nil"/>
              <w:left w:val="nil"/>
              <w:bottom w:val="single" w:sz="4" w:space="0" w:color="auto"/>
              <w:right w:val="single" w:sz="4" w:space="0" w:color="auto"/>
            </w:tcBorders>
            <w:shd w:val="clear" w:color="auto" w:fill="auto"/>
            <w:noWrap/>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calculé</w:t>
            </w:r>
          </w:p>
        </w:tc>
        <w:tc>
          <w:tcPr>
            <w:tcW w:w="636" w:type="dxa"/>
            <w:tcBorders>
              <w:top w:val="nil"/>
              <w:left w:val="nil"/>
              <w:bottom w:val="single" w:sz="4" w:space="0" w:color="auto"/>
              <w:right w:val="single" w:sz="4" w:space="0" w:color="auto"/>
            </w:tcBorders>
            <w:shd w:val="clear" w:color="auto" w:fill="auto"/>
            <w:noWrap/>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de la dernière mise A jour de l'enregistrement. Date alimentée par le système Non modifiable</w:t>
            </w:r>
          </w:p>
        </w:tc>
      </w:tr>
      <w:tr w:rsidR="00C02F58" w:rsidRPr="00C02F58" w:rsidTr="00C02F58">
        <w:trPr>
          <w:trHeight w:val="1119"/>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FIN EFFET</w:t>
            </w:r>
          </w:p>
        </w:tc>
        <w:tc>
          <w:tcPr>
            <w:tcW w:w="87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YDFEFF</w:t>
            </w:r>
          </w:p>
        </w:tc>
        <w:tc>
          <w:tcPr>
            <w:tcW w:w="13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calculé</w:t>
            </w:r>
          </w:p>
        </w:tc>
        <w:tc>
          <w:tcPr>
            <w:tcW w:w="63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de fin d'effet de l'enregistrement, alimentée par défaut au 01/01/2076. modifiable</w:t>
            </w:r>
          </w:p>
        </w:tc>
      </w:tr>
      <w:tr w:rsidR="00C02F58" w:rsidRPr="00C02F58" w:rsidTr="00C02F58">
        <w:trPr>
          <w:trHeight w:val="61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LIB CITOYEN FISC</w:t>
            </w:r>
          </w:p>
        </w:tc>
        <w:tc>
          <w:tcPr>
            <w:tcW w:w="87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LBCITF</w:t>
            </w:r>
          </w:p>
        </w:tc>
        <w:tc>
          <w:tcPr>
            <w:tcW w:w="13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alphanumérique (32)</w:t>
            </w:r>
          </w:p>
        </w:tc>
        <w:tc>
          <w:tcPr>
            <w:tcW w:w="92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libellé normé par le fisc des USA</w:t>
            </w:r>
          </w:p>
        </w:tc>
      </w:tr>
      <w:tr w:rsidR="00C02F58" w:rsidRPr="00C02F58" w:rsidTr="00C02F58">
        <w:trPr>
          <w:trHeight w:val="634"/>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TYPE CITOYEN FISC</w:t>
            </w:r>
          </w:p>
        </w:tc>
        <w:tc>
          <w:tcPr>
            <w:tcW w:w="87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CTCITF</w:t>
            </w:r>
          </w:p>
        </w:tc>
        <w:tc>
          <w:tcPr>
            <w:tcW w:w="13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alphanumérique (1)</w:t>
            </w:r>
          </w:p>
        </w:tc>
        <w:tc>
          <w:tcPr>
            <w:tcW w:w="92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ascii="Arial" w:eastAsia="Times New Roman" w:hAnsi="Arial"/>
                <w:sz w:val="18"/>
                <w:szCs w:val="18"/>
                <w:lang w:eastAsia="fr-FR" w:bidi="ar-SA"/>
              </w:rPr>
            </w:pPr>
            <w:r w:rsidRPr="00C02F58">
              <w:rPr>
                <w:rFonts w:ascii="Arial" w:eastAsia="Times New Roman" w:hAnsi="Arial"/>
                <w:sz w:val="18"/>
                <w:szCs w:val="18"/>
                <w:lang w:eastAsia="fr-FR" w:bidi="ar-SA"/>
              </w:rPr>
              <w:t>type du libellé</w:t>
            </w:r>
          </w:p>
        </w:tc>
      </w:tr>
      <w:tr w:rsidR="00C02F58" w:rsidRPr="00C02F58" w:rsidTr="00C02F58">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YDCLOT</w:t>
            </w:r>
          </w:p>
        </w:tc>
        <w:tc>
          <w:tcPr>
            <w:tcW w:w="13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calculé</w:t>
            </w:r>
          </w:p>
        </w:tc>
        <w:tc>
          <w:tcPr>
            <w:tcW w:w="63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xml:space="preserve">date de </w:t>
            </w:r>
            <w:r w:rsidR="00F85781" w:rsidRPr="00C02F58">
              <w:rPr>
                <w:rFonts w:eastAsia="Times New Roman" w:cs="Calibri"/>
                <w:sz w:val="18"/>
                <w:szCs w:val="18"/>
                <w:lang w:eastAsia="fr-FR" w:bidi="ar-SA"/>
              </w:rPr>
              <w:t>clôture</w:t>
            </w:r>
            <w:r w:rsidRPr="00C02F58">
              <w:rPr>
                <w:rFonts w:eastAsia="Times New Roman" w:cs="Calibri"/>
                <w:sz w:val="18"/>
                <w:szCs w:val="18"/>
                <w:lang w:eastAsia="fr-FR" w:bidi="ar-SA"/>
              </w:rPr>
              <w:t xml:space="preserve"> de l'enregistrement alimentée par défaut au 01/01/2076. cette date est modifiable</w:t>
            </w:r>
          </w:p>
        </w:tc>
      </w:tr>
      <w:tr w:rsidR="00C02F58" w:rsidRPr="00C02F58" w:rsidTr="00C02F58">
        <w:trPr>
          <w:trHeight w:val="773"/>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C02F58" w:rsidRPr="00C02F58" w:rsidRDefault="00C02F58" w:rsidP="00C02F58">
            <w:pPr>
              <w:jc w:val="center"/>
              <w:rPr>
                <w:rFonts w:ascii="Segoe UI" w:eastAsia="Times New Roman" w:hAnsi="Segoe UI" w:cs="Segoe UI"/>
                <w:sz w:val="18"/>
                <w:szCs w:val="18"/>
                <w:lang w:eastAsia="fr-FR" w:bidi="ar-SA"/>
              </w:rPr>
            </w:pPr>
            <w:r w:rsidRPr="00C02F58">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calculé , non modifiable</w:t>
            </w:r>
          </w:p>
        </w:tc>
        <w:tc>
          <w:tcPr>
            <w:tcW w:w="636"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ascii="Arial" w:eastAsia="Times New Roman" w:hAnsi="Arial"/>
                <w:sz w:val="18"/>
                <w:szCs w:val="18"/>
                <w:lang w:eastAsia="fr-FR" w:bidi="ar-SA"/>
              </w:rPr>
            </w:pPr>
            <w:r w:rsidRPr="00C02F58">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8"/>
                <w:szCs w:val="18"/>
                <w:lang w:eastAsia="fr-FR" w:bidi="ar-SA"/>
              </w:rPr>
            </w:pPr>
            <w:r w:rsidRPr="00C02F58">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C02F58" w:rsidRPr="00C02F58" w:rsidRDefault="00C02F58" w:rsidP="00C02F58">
            <w:pPr>
              <w:jc w:val="center"/>
              <w:rPr>
                <w:rFonts w:eastAsia="Times New Roman" w:cs="Calibri"/>
                <w:sz w:val="16"/>
                <w:szCs w:val="16"/>
                <w:lang w:eastAsia="fr-FR" w:bidi="ar-SA"/>
              </w:rPr>
            </w:pPr>
            <w:r w:rsidRPr="00C02F58">
              <w:rPr>
                <w:rFonts w:eastAsia="Times New Roman" w:cs="Calibri"/>
                <w:sz w:val="16"/>
                <w:szCs w:val="16"/>
                <w:lang w:eastAsia="fr-FR" w:bidi="ar-SA"/>
              </w:rPr>
              <w:t xml:space="preserve">User ayant </w:t>
            </w:r>
            <w:r w:rsidR="00F85781" w:rsidRPr="00C02F58">
              <w:rPr>
                <w:rFonts w:eastAsia="Times New Roman" w:cs="Calibri"/>
                <w:sz w:val="16"/>
                <w:szCs w:val="16"/>
                <w:lang w:eastAsia="fr-FR" w:bidi="ar-SA"/>
              </w:rPr>
              <w:t>effectué</w:t>
            </w:r>
            <w:r w:rsidRPr="00C02F58">
              <w:rPr>
                <w:rFonts w:eastAsia="Times New Roman" w:cs="Calibri"/>
                <w:sz w:val="16"/>
                <w:szCs w:val="16"/>
                <w:lang w:eastAsia="fr-FR" w:bidi="ar-SA"/>
              </w:rPr>
              <w:t xml:space="preserve"> la dernière mise à jour  de l'enregistrement</w:t>
            </w:r>
          </w:p>
        </w:tc>
      </w:tr>
    </w:tbl>
    <w:p w:rsidR="00427B69" w:rsidRPr="00150123" w:rsidRDefault="00427B69" w:rsidP="00D93AF7">
      <w:pPr>
        <w:rPr>
          <w:rFonts w:asciiTheme="minorHAnsi" w:hAnsiTheme="minorHAnsi" w:cstheme="minorHAnsi"/>
          <w:szCs w:val="24"/>
          <w:lang w:eastAsia="fr-FR" w:bidi="ar-SA"/>
        </w:rPr>
      </w:pPr>
    </w:p>
    <w:p w:rsidR="001A4E1F" w:rsidRPr="004E2387" w:rsidRDefault="001A4E1F" w:rsidP="001A4E1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ta_type_qualification_fiscale_cli_lmtay983</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723995" w:rsidRPr="00150123" w:rsidRDefault="00723995" w:rsidP="0072399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en saisie libre : </w:t>
      </w:r>
    </w:p>
    <w:p w:rsidR="00723995" w:rsidRPr="00150123" w:rsidRDefault="00723995" w:rsidP="00357DCC">
      <w:pPr>
        <w:numPr>
          <w:ilvl w:val="0"/>
          <w:numId w:val="712"/>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TYPE CITOYEN FISC (CTCITF)</w:t>
      </w:r>
    </w:p>
    <w:p w:rsidR="00723995" w:rsidRPr="00150123" w:rsidRDefault="00723995" w:rsidP="00357DCC">
      <w:pPr>
        <w:numPr>
          <w:ilvl w:val="0"/>
          <w:numId w:val="712"/>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 CITOYEN FISC (LBCITF)</w:t>
      </w:r>
    </w:p>
    <w:p w:rsidR="00723995" w:rsidRPr="00150123" w:rsidRDefault="00723995" w:rsidP="00723995">
      <w:pPr>
        <w:autoSpaceDE w:val="0"/>
        <w:autoSpaceDN w:val="0"/>
        <w:adjustRightInd w:val="0"/>
        <w:rPr>
          <w:rFonts w:asciiTheme="minorHAnsi" w:hAnsiTheme="minorHAnsi" w:cstheme="minorHAnsi"/>
          <w:szCs w:val="24"/>
          <w:lang w:eastAsia="fr-FR" w:bidi="ar-SA"/>
        </w:rPr>
      </w:pPr>
    </w:p>
    <w:p w:rsidR="00723995" w:rsidRPr="00150123" w:rsidRDefault="00723995" w:rsidP="0072399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723995" w:rsidRPr="00150123" w:rsidRDefault="00723995" w:rsidP="00357DCC">
      <w:pPr>
        <w:numPr>
          <w:ilvl w:val="0"/>
          <w:numId w:val="713"/>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DEBUT EFFET (YDFEFF)</w:t>
      </w:r>
    </w:p>
    <w:p w:rsidR="00723995" w:rsidRPr="00150123" w:rsidRDefault="00723995" w:rsidP="00357DCC">
      <w:pPr>
        <w:numPr>
          <w:ilvl w:val="0"/>
          <w:numId w:val="713"/>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w:t>
      </w:r>
    </w:p>
    <w:p w:rsidR="00723995" w:rsidRPr="00150123" w:rsidRDefault="00723995" w:rsidP="00357DCC">
      <w:pPr>
        <w:numPr>
          <w:ilvl w:val="0"/>
          <w:numId w:val="713"/>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 CLOTURE (YDCLOT)</w:t>
      </w:r>
    </w:p>
    <w:p w:rsidR="00723995" w:rsidRPr="00150123" w:rsidRDefault="00723995" w:rsidP="00723995">
      <w:pPr>
        <w:autoSpaceDE w:val="0"/>
        <w:autoSpaceDN w:val="0"/>
        <w:adjustRightInd w:val="0"/>
        <w:rPr>
          <w:rFonts w:asciiTheme="minorHAnsi" w:hAnsiTheme="minorHAnsi" w:cstheme="minorHAnsi"/>
          <w:szCs w:val="24"/>
          <w:lang w:eastAsia="fr-FR" w:bidi="ar-SA"/>
        </w:rPr>
      </w:pPr>
    </w:p>
    <w:p w:rsidR="00723995" w:rsidRPr="00150123" w:rsidRDefault="00723995" w:rsidP="0072399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723995" w:rsidRPr="00150123" w:rsidRDefault="00723995" w:rsidP="00357DCC">
      <w:pPr>
        <w:numPr>
          <w:ilvl w:val="0"/>
          <w:numId w:val="714"/>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ISO 3 (CPAY). La liste déroulante propose toutes les valeurs de la table ta_pays_lmtay501 qui ne sont pas closes (lignes de ta_pays_lmtay501  dont la DATE DE CLOTURE YDCLOT est supérieure strictement à la date du jour), accompagnées de leur libellé LPAY</w:t>
      </w:r>
    </w:p>
    <w:p w:rsidR="001A4E1F" w:rsidRPr="00150123" w:rsidRDefault="001A4E1F" w:rsidP="001A4E1F">
      <w:pPr>
        <w:pStyle w:val="Titre4"/>
        <w:rPr>
          <w:rFonts w:asciiTheme="minorHAnsi" w:hAnsiTheme="minorHAnsi" w:cstheme="minorHAnsi"/>
          <w:szCs w:val="24"/>
        </w:rPr>
      </w:pPr>
      <w:r w:rsidRPr="00150123">
        <w:rPr>
          <w:rFonts w:asciiTheme="minorHAnsi" w:hAnsiTheme="minorHAnsi" w:cstheme="minorHAnsi"/>
          <w:szCs w:val="24"/>
        </w:rPr>
        <w:t>Création : contrôle des données de ta_type_qualification_fiscale_cli_lmtay983</w:t>
      </w:r>
    </w:p>
    <w:p w:rsidR="001A4E1F" w:rsidRPr="00150123" w:rsidRDefault="001A4E1F" w:rsidP="001A4E1F">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Données obligatoires : </w:t>
      </w:r>
    </w:p>
    <w:p w:rsidR="001A4E1F" w:rsidRPr="00150123" w:rsidRDefault="001A4E1F" w:rsidP="005B01C3">
      <w:pPr>
        <w:numPr>
          <w:ilvl w:val="0"/>
          <w:numId w:val="23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 TYPE CITOYEN FISC (CTCITF) </w:t>
      </w:r>
    </w:p>
    <w:p w:rsidR="001A4E1F" w:rsidRPr="00150123" w:rsidRDefault="001A4E1F" w:rsidP="005B01C3">
      <w:pPr>
        <w:numPr>
          <w:ilvl w:val="0"/>
          <w:numId w:val="238"/>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 CITOYEN FISC (LBCITF)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1A4E1F" w:rsidRPr="00150123" w:rsidRDefault="001A4E1F" w:rsidP="005B01C3">
      <w:pPr>
        <w:numPr>
          <w:ilvl w:val="0"/>
          <w:numId w:val="23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TYPE CITOYEN FISC (CTCITF) : 1 caractère</w:t>
      </w:r>
    </w:p>
    <w:p w:rsidR="001A4E1F" w:rsidRPr="00150123" w:rsidRDefault="001A4E1F" w:rsidP="005B01C3">
      <w:pPr>
        <w:numPr>
          <w:ilvl w:val="0"/>
          <w:numId w:val="239"/>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 CITOYEN FISC (LBCITF) : 32 caractères</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1A4E1F" w:rsidRPr="00150123" w:rsidRDefault="001A4E1F" w:rsidP="005B01C3">
      <w:pPr>
        <w:numPr>
          <w:ilvl w:val="0"/>
          <w:numId w:val="24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le couple CODE PAYS  ISO 3 (CPAY) - TYPE CITOYEN FISC (CTCITF)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Caractères autorisés (ne concerne que les champs de saisie. Les dates et les listes déroulantes sont exclues de ces contrôles)</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caractères autorisés sont : </w:t>
      </w:r>
    </w:p>
    <w:p w:rsidR="001A4E1F" w:rsidRPr="00150123" w:rsidRDefault="001A4E1F" w:rsidP="005B01C3">
      <w:pPr>
        <w:numPr>
          <w:ilvl w:val="0"/>
          <w:numId w:val="241"/>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alphanumériques en majuscules non accentuées (soit A-Z),</w:t>
      </w:r>
    </w:p>
    <w:p w:rsidR="001A4E1F" w:rsidRPr="00150123" w:rsidRDefault="001A4E1F" w:rsidP="005B01C3">
      <w:pPr>
        <w:numPr>
          <w:ilvl w:val="0"/>
          <w:numId w:val="241"/>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chiffres 0-9,</w:t>
      </w:r>
    </w:p>
    <w:p w:rsidR="001A4E1F" w:rsidRPr="00150123" w:rsidRDefault="001A4E1F" w:rsidP="005B01C3">
      <w:pPr>
        <w:numPr>
          <w:ilvl w:val="0"/>
          <w:numId w:val="241"/>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séparateurs ‘ - . ,  /  , </w:t>
      </w:r>
    </w:p>
    <w:p w:rsidR="001A4E1F" w:rsidRPr="00150123" w:rsidRDefault="001A4E1F" w:rsidP="005B01C3">
      <w:pPr>
        <w:numPr>
          <w:ilvl w:val="0"/>
          <w:numId w:val="241"/>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tiret bas ou underscore _,</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150123">
        <w:rPr>
          <w:rFonts w:asciiTheme="minorHAnsi" w:hAnsiTheme="minorHAnsi" w:cstheme="minorHAnsi"/>
          <w:szCs w:val="24"/>
          <w:lang w:eastAsia="fr-FR" w:bidi="ar-SA"/>
        </w:rPr>
        <w:t xml:space="preserve"> </w:t>
      </w:r>
    </w:p>
    <w:p w:rsidR="001A4E1F" w:rsidRPr="00150123" w:rsidRDefault="001A4E1F" w:rsidP="005B01C3">
      <w:pPr>
        <w:numPr>
          <w:ilvl w:val="0"/>
          <w:numId w:val="242"/>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DEBUT EFFET (YDDEFF) est totalement indépendante de celle de la DATE CLOTURE (YDCLOT) </w:t>
      </w:r>
    </w:p>
    <w:p w:rsidR="001A4E1F" w:rsidRPr="00150123" w:rsidRDefault="001A4E1F" w:rsidP="001A4E1F">
      <w:pPr>
        <w:tabs>
          <w:tab w:val="left" w:pos="1867"/>
        </w:tabs>
        <w:autoSpaceDE w:val="0"/>
        <w:autoSpaceDN w:val="0"/>
        <w:adjustRightInd w:val="0"/>
        <w:rPr>
          <w:rFonts w:asciiTheme="minorHAnsi" w:hAnsiTheme="minorHAnsi" w:cstheme="minorHAnsi"/>
          <w:szCs w:val="24"/>
        </w:rPr>
      </w:pPr>
      <w:r w:rsidRPr="00150123">
        <w:rPr>
          <w:rFonts w:asciiTheme="minorHAnsi" w:hAnsiTheme="minorHAnsi" w:cstheme="minorHAnsi"/>
          <w:szCs w:val="24"/>
          <w:lang w:eastAsia="fr-FR" w:bidi="ar-SA"/>
        </w:rPr>
        <w:t>la valeur de la DATE FIN EFFET (YDFEFF) est totalement indépendante de celle de la DATE CLOTURE (YDCLOT)</w:t>
      </w:r>
    </w:p>
    <w:p w:rsidR="001A4E1F" w:rsidRPr="00150123" w:rsidRDefault="001A4E1F" w:rsidP="001A4E1F">
      <w:pPr>
        <w:tabs>
          <w:tab w:val="left" w:pos="1867"/>
        </w:tabs>
        <w:autoSpaceDE w:val="0"/>
        <w:autoSpaceDN w:val="0"/>
        <w:adjustRightInd w:val="0"/>
        <w:rPr>
          <w:rFonts w:asciiTheme="minorHAnsi" w:hAnsiTheme="minorHAnsi" w:cstheme="minorHAnsi"/>
          <w:szCs w:val="24"/>
        </w:rPr>
      </w:pPr>
    </w:p>
    <w:p w:rsidR="001A4E1F" w:rsidRPr="004E2387" w:rsidRDefault="001A4E1F" w:rsidP="001A4E1F">
      <w:pPr>
        <w:pStyle w:val="Titre4"/>
        <w:rPr>
          <w:rFonts w:asciiTheme="minorHAnsi" w:hAnsiTheme="minorHAnsi" w:cstheme="minorHAnsi"/>
          <w:lang w:eastAsia="fr-FR" w:bidi="ar-SA"/>
        </w:rPr>
      </w:pPr>
      <w:r w:rsidRPr="004E2387">
        <w:rPr>
          <w:rFonts w:asciiTheme="minorHAnsi" w:hAnsiTheme="minorHAnsi" w:cstheme="minorHAnsi"/>
          <w:lang w:eastAsia="fr-FR" w:bidi="ar-SA"/>
        </w:rPr>
        <w:t>Modification : contrôle des données de ta_type_qualification_fiscale_cli_lmtay983</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Données obligatoires : </w:t>
      </w:r>
    </w:p>
    <w:p w:rsidR="001A4E1F" w:rsidRPr="00150123" w:rsidRDefault="001A4E1F" w:rsidP="005B01C3">
      <w:pPr>
        <w:numPr>
          <w:ilvl w:val="0"/>
          <w:numId w:val="393"/>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 CITOYEN FISC (LBCITF)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1A4E1F" w:rsidRPr="00150123" w:rsidRDefault="001A4E1F" w:rsidP="005B01C3">
      <w:pPr>
        <w:numPr>
          <w:ilvl w:val="0"/>
          <w:numId w:val="394"/>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LIB CITOYEN FISC (LBCITF) : 32 caractères</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Caractères autorisés (ne concerne que les champs de saisie. Les dates et les listes déroulantes sont exclues de ces contrôles)</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caractères autorisés sont : </w:t>
      </w:r>
    </w:p>
    <w:p w:rsidR="001A4E1F" w:rsidRPr="00150123" w:rsidRDefault="001A4E1F" w:rsidP="005B01C3">
      <w:pPr>
        <w:numPr>
          <w:ilvl w:val="0"/>
          <w:numId w:val="395"/>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caractères alphanumériques en majuscules non accentuées (soit A-Z),</w:t>
      </w:r>
    </w:p>
    <w:p w:rsidR="001A4E1F" w:rsidRPr="00150123" w:rsidRDefault="001A4E1F" w:rsidP="005B01C3">
      <w:pPr>
        <w:numPr>
          <w:ilvl w:val="0"/>
          <w:numId w:val="395"/>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chiffres 0-9,</w:t>
      </w:r>
    </w:p>
    <w:p w:rsidR="001A4E1F" w:rsidRPr="00150123" w:rsidRDefault="001A4E1F" w:rsidP="005B01C3">
      <w:pPr>
        <w:numPr>
          <w:ilvl w:val="0"/>
          <w:numId w:val="395"/>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les séparateurs ‘ - . ,  /  , </w:t>
      </w:r>
    </w:p>
    <w:p w:rsidR="001A4E1F" w:rsidRPr="00150123" w:rsidRDefault="001A4E1F" w:rsidP="005B01C3">
      <w:pPr>
        <w:numPr>
          <w:ilvl w:val="0"/>
          <w:numId w:val="395"/>
        </w:numPr>
        <w:autoSpaceDE w:val="0"/>
        <w:autoSpaceDN w:val="0"/>
        <w:adjustRightInd w:val="0"/>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le tiret bas ou underscore _,</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150123">
        <w:rPr>
          <w:rFonts w:asciiTheme="minorHAnsi" w:hAnsiTheme="minorHAnsi" w:cstheme="minorHAnsi"/>
          <w:szCs w:val="24"/>
          <w:lang w:eastAsia="fr-FR" w:bidi="ar-SA"/>
        </w:rPr>
        <w:t xml:space="preserve"> </w:t>
      </w:r>
    </w:p>
    <w:p w:rsidR="001A4E1F" w:rsidRPr="00150123" w:rsidRDefault="001A4E1F" w:rsidP="005B01C3">
      <w:pPr>
        <w:numPr>
          <w:ilvl w:val="0"/>
          <w:numId w:val="396"/>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valeur de la DATE DEBUT EFFET (YDDEFF) est totalement indépendante de celle de la DATE CLOTURE (YDCLOT) </w:t>
      </w:r>
    </w:p>
    <w:p w:rsidR="001A4E1F" w:rsidRPr="00150123" w:rsidRDefault="001A4E1F" w:rsidP="001A4E1F">
      <w:pPr>
        <w:tabs>
          <w:tab w:val="left" w:pos="1867"/>
        </w:tabs>
        <w:autoSpaceDE w:val="0"/>
        <w:autoSpaceDN w:val="0"/>
        <w:adjustRightInd w:val="0"/>
        <w:ind w:firstLine="708"/>
        <w:rPr>
          <w:rFonts w:asciiTheme="minorHAnsi" w:hAnsiTheme="minorHAnsi" w:cstheme="minorHAnsi"/>
          <w:szCs w:val="24"/>
          <w:lang w:eastAsia="fr-FR" w:bidi="ar-SA"/>
        </w:rPr>
      </w:pPr>
      <w:r w:rsidRPr="00150123">
        <w:rPr>
          <w:rFonts w:asciiTheme="minorHAnsi" w:hAnsiTheme="minorHAnsi" w:cstheme="minorHAnsi"/>
          <w:szCs w:val="24"/>
          <w:lang w:eastAsia="fr-FR" w:bidi="ar-SA"/>
        </w:rPr>
        <w:t>la valeur de la DATE FIN EFFET (YDFEFF) est totalement indépendante de celle de la DATE CLOTURE (YDCLOT)</w:t>
      </w:r>
    </w:p>
    <w:p w:rsidR="001A4E1F" w:rsidRDefault="0094253B" w:rsidP="0094253B">
      <w:pPr>
        <w:pStyle w:val="Titre4"/>
        <w:rPr>
          <w:rFonts w:asciiTheme="minorHAnsi" w:hAnsiTheme="minorHAnsi" w:cstheme="minorHAnsi"/>
          <w:lang w:eastAsia="fr-FR" w:bidi="ar-SA"/>
        </w:rPr>
      </w:pPr>
      <w:r w:rsidRPr="0094253B">
        <w:rPr>
          <w:rFonts w:asciiTheme="minorHAnsi" w:hAnsiTheme="minorHAnsi" w:cstheme="minorHAnsi"/>
          <w:lang w:eastAsia="fr-FR" w:bidi="ar-SA"/>
        </w:rPr>
        <w:t>Modification : renseignement des données de ta_type_qualification_fiscale_cli_lmtay983</w:t>
      </w:r>
    </w:p>
    <w:p w:rsidR="0094253B" w:rsidRPr="00150123" w:rsidRDefault="0094253B" w:rsidP="0094253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en saisie libre : </w:t>
      </w:r>
    </w:p>
    <w:p w:rsidR="0094253B" w:rsidRPr="00150123" w:rsidRDefault="0094253B" w:rsidP="00357DCC">
      <w:pPr>
        <w:numPr>
          <w:ilvl w:val="0"/>
          <w:numId w:val="55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 LIB CITOYEN FISC (LBCITF)</w:t>
      </w:r>
    </w:p>
    <w:p w:rsidR="0094253B" w:rsidRPr="00150123" w:rsidRDefault="0094253B" w:rsidP="0094253B">
      <w:pPr>
        <w:autoSpaceDE w:val="0"/>
        <w:autoSpaceDN w:val="0"/>
        <w:adjustRightInd w:val="0"/>
        <w:rPr>
          <w:rFonts w:asciiTheme="minorHAnsi" w:hAnsiTheme="minorHAnsi" w:cstheme="minorHAnsi"/>
          <w:szCs w:val="24"/>
          <w:lang w:eastAsia="fr-FR" w:bidi="ar-SA"/>
        </w:rPr>
      </w:pPr>
    </w:p>
    <w:p w:rsidR="0094253B" w:rsidRPr="00150123" w:rsidRDefault="0094253B" w:rsidP="0094253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94253B" w:rsidRPr="00150123" w:rsidRDefault="0094253B" w:rsidP="00357DCC">
      <w:pPr>
        <w:numPr>
          <w:ilvl w:val="0"/>
          <w:numId w:val="551"/>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DEBUT EFFET (YDFEFF)</w:t>
      </w:r>
    </w:p>
    <w:p w:rsidR="0094253B" w:rsidRPr="00150123" w:rsidRDefault="0094253B" w:rsidP="00357DCC">
      <w:pPr>
        <w:numPr>
          <w:ilvl w:val="0"/>
          <w:numId w:val="551"/>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w:t>
      </w:r>
    </w:p>
    <w:p w:rsidR="004D175F" w:rsidRPr="00400333" w:rsidRDefault="0094253B" w:rsidP="00400333">
      <w:pPr>
        <w:numPr>
          <w:ilvl w:val="0"/>
          <w:numId w:val="551"/>
        </w:numPr>
        <w:autoSpaceDE w:val="0"/>
        <w:autoSpaceDN w:val="0"/>
        <w:adjustRightInd w:val="0"/>
        <w:rPr>
          <w:rFonts w:asciiTheme="minorHAnsi" w:hAnsiTheme="minorHAnsi" w:cstheme="minorHAnsi"/>
          <w:szCs w:val="24"/>
          <w:lang w:eastAsia="fr-FR" w:bidi="ar-SA"/>
        </w:rPr>
      </w:pPr>
      <w:r w:rsidRPr="00400333">
        <w:rPr>
          <w:rFonts w:asciiTheme="minorHAnsi" w:hAnsiTheme="minorHAnsi" w:cstheme="minorHAnsi"/>
          <w:szCs w:val="24"/>
          <w:lang w:eastAsia="fr-FR" w:bidi="ar-SA"/>
        </w:rPr>
        <w:t>la DATE DE CLOTURE (YDCLOT)</w:t>
      </w:r>
      <w:r w:rsidR="004D175F" w:rsidRPr="00400333">
        <w:rPr>
          <w:rFonts w:asciiTheme="minorHAnsi" w:hAnsiTheme="minorHAnsi" w:cstheme="minorHAnsi"/>
          <w:szCs w:val="24"/>
          <w:lang w:eastAsia="fr-FR" w:bidi="ar-SA"/>
        </w:rPr>
        <w:br w:type="page"/>
      </w:r>
    </w:p>
    <w:p w:rsidR="002704D6" w:rsidRPr="004E2387" w:rsidRDefault="002704D6" w:rsidP="002704D6">
      <w:pPr>
        <w:pStyle w:val="Titre2"/>
        <w:rPr>
          <w:rFonts w:asciiTheme="minorHAnsi" w:hAnsiTheme="minorHAnsi" w:cstheme="minorHAnsi"/>
          <w:lang w:eastAsia="fr-FR" w:bidi="ar-SA"/>
        </w:rPr>
      </w:pPr>
      <w:bookmarkStart w:id="843" w:name="_Toc515444406"/>
      <w:r w:rsidRPr="004E2387">
        <w:rPr>
          <w:rFonts w:asciiTheme="minorHAnsi" w:hAnsiTheme="minorHAnsi" w:cstheme="minorHAnsi"/>
          <w:lang w:eastAsia="fr-FR" w:bidi="ar-SA"/>
        </w:rPr>
        <w:t>Calendriers</w:t>
      </w:r>
      <w:r w:rsidR="00A124A8">
        <w:rPr>
          <w:rFonts w:asciiTheme="minorHAnsi" w:hAnsiTheme="minorHAnsi" w:cstheme="minorHAnsi"/>
          <w:lang w:eastAsia="fr-FR" w:bidi="ar-SA"/>
        </w:rPr>
        <w:t xml:space="preserve"> (A)</w:t>
      </w:r>
      <w:r w:rsidR="004519E4">
        <w:rPr>
          <w:rFonts w:asciiTheme="minorHAnsi" w:hAnsiTheme="minorHAnsi" w:cstheme="minorHAnsi"/>
          <w:lang w:eastAsia="fr-FR" w:bidi="ar-SA"/>
        </w:rPr>
        <w:t xml:space="preserve"> (finaliser la fo</w:t>
      </w:r>
      <w:r w:rsidR="00E10D3D">
        <w:rPr>
          <w:rFonts w:asciiTheme="minorHAnsi" w:hAnsiTheme="minorHAnsi" w:cstheme="minorHAnsi"/>
          <w:lang w:eastAsia="fr-FR" w:bidi="ar-SA"/>
        </w:rPr>
        <w:t>n</w:t>
      </w:r>
      <w:r w:rsidR="004519E4">
        <w:rPr>
          <w:rFonts w:asciiTheme="minorHAnsi" w:hAnsiTheme="minorHAnsi" w:cstheme="minorHAnsi"/>
          <w:lang w:eastAsia="fr-FR" w:bidi="ar-SA"/>
        </w:rPr>
        <w:t>c</w:t>
      </w:r>
      <w:r w:rsidR="00E10D3D">
        <w:rPr>
          <w:rFonts w:asciiTheme="minorHAnsi" w:hAnsiTheme="minorHAnsi" w:cstheme="minorHAnsi"/>
          <w:lang w:eastAsia="fr-FR" w:bidi="ar-SA"/>
        </w:rPr>
        <w:t>tion de suppression des calendriers)</w:t>
      </w:r>
      <w:bookmarkEnd w:id="843"/>
    </w:p>
    <w:p w:rsidR="002704D6" w:rsidRPr="00BF16B6" w:rsidRDefault="00F61DA5" w:rsidP="00F61DA5">
      <w:pPr>
        <w:pStyle w:val="Titre3"/>
      </w:pPr>
      <w:bookmarkStart w:id="844" w:name="_Toc515444407"/>
      <w:r w:rsidRPr="00BF16B6">
        <w:t>ta_jour_ferie_poste_lmtay509</w:t>
      </w:r>
      <w:bookmarkEnd w:id="844"/>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lmtay509</w:instrText>
      </w:r>
      <w:r w:rsidR="005A639E">
        <w:instrText xml:space="preserve">" </w:instrText>
      </w:r>
      <w:r w:rsidR="005A639E">
        <w:rPr>
          <w:rFonts w:asciiTheme="minorHAnsi" w:hAnsiTheme="minorHAnsi" w:cstheme="minorHAnsi"/>
        </w:rPr>
        <w:fldChar w:fldCharType="end"/>
      </w:r>
    </w:p>
    <w:p w:rsidR="009A1753" w:rsidRPr="00150123" w:rsidRDefault="00E84BCA" w:rsidP="009A1753">
      <w:pPr>
        <w:rPr>
          <w:rFonts w:asciiTheme="minorHAnsi" w:hAnsiTheme="minorHAnsi" w:cstheme="minorHAnsi"/>
          <w:szCs w:val="24"/>
          <w:lang w:eastAsia="fr-FR" w:bidi="ar-SA"/>
        </w:rPr>
      </w:pPr>
      <w:r w:rsidRPr="004E2387">
        <w:rPr>
          <w:rFonts w:asciiTheme="minorHAnsi" w:hAnsiTheme="minorHAnsi" w:cstheme="minorHAnsi"/>
          <w:lang w:eastAsia="fr-FR" w:bidi="ar-SA"/>
        </w:rPr>
        <w:t>La</w:t>
      </w:r>
      <w:r w:rsidR="009A1753" w:rsidRPr="004E2387">
        <w:rPr>
          <w:rFonts w:asciiTheme="minorHAnsi" w:hAnsiTheme="minorHAnsi" w:cstheme="minorHAnsi"/>
          <w:lang w:eastAsia="fr-FR" w:bidi="ar-SA"/>
        </w:rPr>
        <w:t xml:space="preserve"> table représente les jours fériés du réseau poste, ces jours fériés viennent en complément de ceux </w:t>
      </w:r>
      <w:r w:rsidR="009A1753" w:rsidRPr="00150123">
        <w:rPr>
          <w:rFonts w:asciiTheme="minorHAnsi" w:hAnsiTheme="minorHAnsi" w:cstheme="minorHAnsi"/>
          <w:szCs w:val="24"/>
          <w:lang w:eastAsia="fr-FR" w:bidi="ar-SA"/>
        </w:rPr>
        <w:t>saisis dans la table des jours fériés légaux pour le pays FRA (France)</w:t>
      </w:r>
      <w:r w:rsidR="008D53C1" w:rsidRPr="00150123">
        <w:rPr>
          <w:rFonts w:asciiTheme="minorHAnsi" w:hAnsiTheme="minorHAnsi" w:cstheme="minorHAnsi"/>
          <w:szCs w:val="24"/>
          <w:lang w:eastAsia="fr-FR" w:bidi="ar-SA"/>
        </w:rPr>
        <w:t>.</w:t>
      </w:r>
    </w:p>
    <w:p w:rsidR="009A1753" w:rsidRPr="00150123" w:rsidRDefault="001C5AE9" w:rsidP="009A1753">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données sont issues de la P</w:t>
      </w:r>
      <w:r w:rsidR="009A1753" w:rsidRPr="00150123">
        <w:rPr>
          <w:rFonts w:asciiTheme="minorHAnsi" w:hAnsiTheme="minorHAnsi" w:cstheme="minorHAnsi"/>
          <w:szCs w:val="24"/>
          <w:lang w:eastAsia="fr-FR" w:bidi="ar-SA"/>
        </w:rPr>
        <w:t xml:space="preserve">oste </w:t>
      </w:r>
    </w:p>
    <w:p w:rsidR="009A1753" w:rsidRPr="004E2387" w:rsidRDefault="009A1753" w:rsidP="009A1753">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992"/>
        <w:gridCol w:w="1349"/>
        <w:gridCol w:w="923"/>
        <w:gridCol w:w="563"/>
        <w:gridCol w:w="992"/>
        <w:gridCol w:w="993"/>
        <w:gridCol w:w="915"/>
        <w:gridCol w:w="2061"/>
      </w:tblGrid>
      <w:tr w:rsidR="00800F2C" w:rsidRPr="00800F2C" w:rsidTr="00800F2C">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Libellé donnée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Code technique</w:t>
            </w:r>
          </w:p>
        </w:tc>
        <w:tc>
          <w:tcPr>
            <w:tcW w:w="1349" w:type="dxa"/>
            <w:tcBorders>
              <w:top w:val="single" w:sz="4" w:space="0" w:color="auto"/>
              <w:left w:val="nil"/>
              <w:bottom w:val="single" w:sz="4" w:space="0" w:color="auto"/>
              <w:right w:val="single" w:sz="4" w:space="0" w:color="auto"/>
            </w:tcBorders>
            <w:shd w:val="clear" w:color="000000" w:fill="C5D9F1"/>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saisi / alimenté</w:t>
            </w:r>
          </w:p>
        </w:tc>
        <w:tc>
          <w:tcPr>
            <w:tcW w:w="563" w:type="dxa"/>
            <w:tcBorders>
              <w:top w:val="single" w:sz="4" w:space="0" w:color="auto"/>
              <w:left w:val="nil"/>
              <w:bottom w:val="single" w:sz="4" w:space="0" w:color="auto"/>
              <w:right w:val="single" w:sz="4" w:space="0" w:color="auto"/>
            </w:tcBorders>
            <w:shd w:val="clear" w:color="000000" w:fill="C5D9F1"/>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clé</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cardinalité</w:t>
            </w:r>
          </w:p>
        </w:tc>
        <w:tc>
          <w:tcPr>
            <w:tcW w:w="2061" w:type="dxa"/>
            <w:tcBorders>
              <w:top w:val="single" w:sz="4" w:space="0" w:color="auto"/>
              <w:left w:val="nil"/>
              <w:bottom w:val="single" w:sz="4" w:space="0" w:color="auto"/>
              <w:right w:val="single" w:sz="4" w:space="0" w:color="auto"/>
            </w:tcBorders>
            <w:shd w:val="clear" w:color="000000" w:fill="C5D9F1"/>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définition</w:t>
            </w:r>
          </w:p>
        </w:tc>
      </w:tr>
      <w:tr w:rsidR="00800F2C" w:rsidRPr="00800F2C" w:rsidTr="00800F2C">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DATE CREATION</w:t>
            </w:r>
          </w:p>
        </w:tc>
        <w:tc>
          <w:tcPr>
            <w:tcW w:w="992"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YDC000</w:t>
            </w:r>
          </w:p>
        </w:tc>
        <w:tc>
          <w:tcPr>
            <w:tcW w:w="1349"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calculé</w:t>
            </w:r>
          </w:p>
        </w:tc>
        <w:tc>
          <w:tcPr>
            <w:tcW w:w="563"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 xml:space="preserve">date de création de l'enregistrement. Alimenté par le </w:t>
            </w:r>
            <w:r w:rsidR="00F85781" w:rsidRPr="00800F2C">
              <w:rPr>
                <w:rFonts w:eastAsia="Times New Roman" w:cs="Calibri"/>
                <w:sz w:val="18"/>
                <w:szCs w:val="18"/>
                <w:lang w:eastAsia="fr-FR" w:bidi="ar-SA"/>
              </w:rPr>
              <w:t>système</w:t>
            </w:r>
            <w:r w:rsidRPr="00800F2C">
              <w:rPr>
                <w:rFonts w:eastAsia="Times New Roman" w:cs="Calibri"/>
                <w:sz w:val="18"/>
                <w:szCs w:val="18"/>
                <w:lang w:eastAsia="fr-FR" w:bidi="ar-SA"/>
              </w:rPr>
              <w:t xml:space="preserve"> A la date du jour de création. Non modifiable</w:t>
            </w:r>
          </w:p>
        </w:tc>
      </w:tr>
      <w:tr w:rsidR="00800F2C" w:rsidRPr="00800F2C" w:rsidTr="00800F2C">
        <w:trPr>
          <w:trHeight w:val="6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DATE DU JOUR FERIE</w:t>
            </w:r>
          </w:p>
        </w:tc>
        <w:tc>
          <w:tcPr>
            <w:tcW w:w="992"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YDJFER</w:t>
            </w:r>
          </w:p>
        </w:tc>
        <w:tc>
          <w:tcPr>
            <w:tcW w:w="1349"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saisi</w:t>
            </w:r>
          </w:p>
        </w:tc>
        <w:tc>
          <w:tcPr>
            <w:tcW w:w="563"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date du jour férié</w:t>
            </w:r>
          </w:p>
        </w:tc>
      </w:tr>
      <w:tr w:rsidR="00800F2C" w:rsidRPr="00800F2C" w:rsidTr="00800F2C">
        <w:trPr>
          <w:trHeight w:val="841"/>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 xml:space="preserve"> CODE USER DE DERNIERE MISE A JOUR</w:t>
            </w:r>
          </w:p>
        </w:tc>
        <w:tc>
          <w:tcPr>
            <w:tcW w:w="992" w:type="dxa"/>
            <w:tcBorders>
              <w:top w:val="nil"/>
              <w:left w:val="nil"/>
              <w:bottom w:val="single" w:sz="4" w:space="0" w:color="auto"/>
              <w:right w:val="single" w:sz="4" w:space="0" w:color="auto"/>
            </w:tcBorders>
            <w:shd w:val="clear" w:color="auto" w:fill="auto"/>
            <w:noWrap/>
            <w:vAlign w:val="center"/>
            <w:hideMark/>
          </w:tcPr>
          <w:p w:rsidR="00800F2C" w:rsidRPr="00800F2C" w:rsidRDefault="00800F2C" w:rsidP="00800F2C">
            <w:pPr>
              <w:jc w:val="center"/>
              <w:rPr>
                <w:rFonts w:ascii="Segoe UI" w:eastAsia="Times New Roman" w:hAnsi="Segoe UI" w:cs="Segoe UI"/>
                <w:sz w:val="18"/>
                <w:szCs w:val="18"/>
                <w:lang w:eastAsia="fr-FR" w:bidi="ar-SA"/>
              </w:rPr>
            </w:pPr>
            <w:r w:rsidRPr="00800F2C">
              <w:rPr>
                <w:rFonts w:ascii="Segoe UI" w:eastAsia="Times New Roman" w:hAnsi="Segoe UI" w:cs="Segoe UI"/>
                <w:sz w:val="18"/>
                <w:szCs w:val="18"/>
                <w:lang w:eastAsia="fr-FR" w:bidi="ar-SA"/>
              </w:rPr>
              <w:t>CUSER </w:t>
            </w:r>
          </w:p>
        </w:tc>
        <w:tc>
          <w:tcPr>
            <w:tcW w:w="1349"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calculé , non modifiable</w:t>
            </w:r>
          </w:p>
        </w:tc>
        <w:tc>
          <w:tcPr>
            <w:tcW w:w="563"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ascii="Arial" w:eastAsia="Times New Roman" w:hAnsi="Arial"/>
                <w:sz w:val="18"/>
                <w:szCs w:val="18"/>
                <w:lang w:eastAsia="fr-FR" w:bidi="ar-SA"/>
              </w:rPr>
            </w:pPr>
            <w:r w:rsidRPr="00800F2C">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8"/>
                <w:szCs w:val="18"/>
                <w:lang w:eastAsia="fr-FR" w:bidi="ar-SA"/>
              </w:rPr>
            </w:pPr>
            <w:r w:rsidRPr="00800F2C">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800F2C" w:rsidRPr="00800F2C" w:rsidRDefault="00800F2C" w:rsidP="00800F2C">
            <w:pPr>
              <w:jc w:val="center"/>
              <w:rPr>
                <w:rFonts w:eastAsia="Times New Roman" w:cs="Calibri"/>
                <w:sz w:val="16"/>
                <w:szCs w:val="16"/>
                <w:lang w:eastAsia="fr-FR" w:bidi="ar-SA"/>
              </w:rPr>
            </w:pPr>
            <w:r w:rsidRPr="00800F2C">
              <w:rPr>
                <w:rFonts w:eastAsia="Times New Roman" w:cs="Calibri"/>
                <w:sz w:val="16"/>
                <w:szCs w:val="16"/>
                <w:lang w:eastAsia="fr-FR" w:bidi="ar-SA"/>
              </w:rPr>
              <w:t xml:space="preserve">User ayant </w:t>
            </w:r>
            <w:r w:rsidR="00F85781" w:rsidRPr="00800F2C">
              <w:rPr>
                <w:rFonts w:eastAsia="Times New Roman" w:cs="Calibri"/>
                <w:sz w:val="16"/>
                <w:szCs w:val="16"/>
                <w:lang w:eastAsia="fr-FR" w:bidi="ar-SA"/>
              </w:rPr>
              <w:t>effectué</w:t>
            </w:r>
            <w:r w:rsidRPr="00800F2C">
              <w:rPr>
                <w:rFonts w:eastAsia="Times New Roman" w:cs="Calibri"/>
                <w:sz w:val="16"/>
                <w:szCs w:val="16"/>
                <w:lang w:eastAsia="fr-FR" w:bidi="ar-SA"/>
              </w:rPr>
              <w:t xml:space="preserve"> la dernière mise à jour  de l'enregistrement</w:t>
            </w:r>
          </w:p>
        </w:tc>
      </w:tr>
    </w:tbl>
    <w:p w:rsidR="009A1753" w:rsidRPr="00150123" w:rsidRDefault="009A1753" w:rsidP="009A1753">
      <w:pPr>
        <w:rPr>
          <w:rFonts w:asciiTheme="minorHAnsi" w:hAnsiTheme="minorHAnsi" w:cstheme="minorHAnsi"/>
          <w:szCs w:val="24"/>
        </w:rPr>
      </w:pPr>
    </w:p>
    <w:p w:rsidR="00F61DA5" w:rsidRPr="004E2387" w:rsidRDefault="00F61DA5" w:rsidP="00F61DA5">
      <w:pPr>
        <w:pStyle w:val="Titre4"/>
        <w:rPr>
          <w:rFonts w:asciiTheme="minorHAnsi" w:hAnsiTheme="minorHAnsi" w:cstheme="minorHAnsi"/>
        </w:rPr>
      </w:pPr>
      <w:r w:rsidRPr="004E2387">
        <w:rPr>
          <w:rFonts w:asciiTheme="minorHAnsi" w:hAnsiTheme="minorHAnsi" w:cstheme="minorHAnsi"/>
        </w:rPr>
        <w:t>Création : renseignement des données de ta_jour_ferie_poste_lmtay509</w:t>
      </w:r>
    </w:p>
    <w:p w:rsidR="00F61DA5" w:rsidRPr="00150123" w:rsidRDefault="00F61DA5" w:rsidP="00F61D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F61DA5" w:rsidRPr="00150123" w:rsidRDefault="00F61DA5" w:rsidP="00F61DA5">
      <w:pPr>
        <w:tabs>
          <w:tab w:val="left" w:pos="3956"/>
        </w:tabs>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DU JOUR FERIE (YDJFER)</w:t>
      </w:r>
    </w:p>
    <w:p w:rsidR="00F61DA5" w:rsidRPr="00150123" w:rsidRDefault="00F61DA5" w:rsidP="00F61DA5">
      <w:pPr>
        <w:tabs>
          <w:tab w:val="left" w:pos="3956"/>
        </w:tabs>
        <w:rPr>
          <w:rFonts w:asciiTheme="minorHAnsi" w:hAnsiTheme="minorHAnsi" w:cstheme="minorHAnsi"/>
          <w:szCs w:val="24"/>
          <w:lang w:eastAsia="fr-FR" w:bidi="ar-SA"/>
        </w:rPr>
      </w:pPr>
    </w:p>
    <w:p w:rsidR="003217FB" w:rsidRPr="004E2387" w:rsidRDefault="003217FB" w:rsidP="003217FB">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ta_jour_ferie_poste_lmtay509</w:t>
      </w:r>
    </w:p>
    <w:p w:rsidR="003217FB" w:rsidRPr="00150123" w:rsidRDefault="003217FB" w:rsidP="003217F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3217FB" w:rsidRPr="00150123" w:rsidRDefault="003217FB" w:rsidP="005B01C3">
      <w:pPr>
        <w:numPr>
          <w:ilvl w:val="0"/>
          <w:numId w:val="13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DATE DU JOUR FERIE (YDJFER)</w:t>
      </w:r>
    </w:p>
    <w:p w:rsidR="003217FB" w:rsidRPr="00150123" w:rsidRDefault="003217FB" w:rsidP="003217FB">
      <w:pPr>
        <w:autoSpaceDE w:val="0"/>
        <w:autoSpaceDN w:val="0"/>
        <w:adjustRightInd w:val="0"/>
        <w:rPr>
          <w:rFonts w:asciiTheme="minorHAnsi" w:hAnsiTheme="minorHAnsi" w:cstheme="minorHAnsi"/>
          <w:szCs w:val="24"/>
          <w:lang w:eastAsia="fr-FR" w:bidi="ar-SA"/>
        </w:rPr>
      </w:pPr>
    </w:p>
    <w:p w:rsidR="003217FB" w:rsidRPr="00150123" w:rsidRDefault="003217FB" w:rsidP="003217F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Règle particulière :</w:t>
      </w:r>
    </w:p>
    <w:p w:rsidR="003217FB" w:rsidRPr="00150123" w:rsidRDefault="003217FB" w:rsidP="005B01C3">
      <w:pPr>
        <w:numPr>
          <w:ilvl w:val="0"/>
          <w:numId w:val="138"/>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DATE DU JOUR FERIE (YDJFER) sélectionnée ne doit pas exister dans ta_jour_ferie_legal_par_pays_lmtay602 pour le  CODE PAYS ISO 3 (CPAY) = "FRA" </w:t>
      </w:r>
    </w:p>
    <w:p w:rsidR="003217FB" w:rsidRPr="00150123" w:rsidRDefault="003217FB" w:rsidP="003217FB">
      <w:pPr>
        <w:autoSpaceDE w:val="0"/>
        <w:autoSpaceDN w:val="0"/>
        <w:adjustRightInd w:val="0"/>
        <w:rPr>
          <w:rFonts w:asciiTheme="minorHAnsi" w:hAnsiTheme="minorHAnsi" w:cstheme="minorHAnsi"/>
          <w:szCs w:val="24"/>
          <w:lang w:eastAsia="fr-FR" w:bidi="ar-SA"/>
        </w:rPr>
      </w:pPr>
    </w:p>
    <w:p w:rsidR="00152B90" w:rsidRPr="004E2387" w:rsidRDefault="00400333" w:rsidP="00152B90">
      <w:pPr>
        <w:pStyle w:val="Titre4"/>
        <w:rPr>
          <w:rFonts w:asciiTheme="minorHAnsi" w:hAnsiTheme="minorHAnsi" w:cstheme="minorHAnsi"/>
          <w:lang w:eastAsia="fr-FR" w:bidi="ar-SA"/>
        </w:rPr>
      </w:pPr>
      <w:r>
        <w:rPr>
          <w:rFonts w:asciiTheme="minorHAnsi" w:hAnsiTheme="minorHAnsi" w:cstheme="minorHAnsi"/>
          <w:lang w:eastAsia="fr-FR" w:bidi="ar-SA"/>
        </w:rPr>
        <w:t>S</w:t>
      </w:r>
      <w:r w:rsidR="00152B90">
        <w:rPr>
          <w:rFonts w:asciiTheme="minorHAnsi" w:hAnsiTheme="minorHAnsi" w:cstheme="minorHAnsi"/>
          <w:lang w:eastAsia="fr-FR" w:bidi="ar-SA"/>
        </w:rPr>
        <w:t>uppression</w:t>
      </w:r>
    </w:p>
    <w:p w:rsidR="00152B90" w:rsidRPr="00150123" w:rsidRDefault="00152B90" w:rsidP="003217FB">
      <w:pPr>
        <w:autoSpaceDE w:val="0"/>
        <w:autoSpaceDN w:val="0"/>
        <w:adjustRightInd w:val="0"/>
        <w:rPr>
          <w:rFonts w:asciiTheme="minorHAnsi" w:hAnsiTheme="minorHAnsi" w:cstheme="minorHAnsi"/>
          <w:szCs w:val="24"/>
          <w:lang w:eastAsia="fr-FR" w:bidi="ar-SA"/>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296660" w:rsidRPr="00BF16B6" w:rsidRDefault="00F61DA5" w:rsidP="00F61DA5">
      <w:pPr>
        <w:pStyle w:val="Titre3"/>
      </w:pPr>
      <w:bookmarkStart w:id="845" w:name="_Toc515444408"/>
      <w:r w:rsidRPr="00BF16B6">
        <w:t>ta_jour_ferie_cdc_lmtay591</w:t>
      </w:r>
      <w:bookmarkEnd w:id="845"/>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lmtay591</w:instrText>
      </w:r>
      <w:r w:rsidR="005A639E">
        <w:instrText xml:space="preserve">" </w:instrText>
      </w:r>
      <w:r w:rsidR="005A639E">
        <w:rPr>
          <w:rFonts w:asciiTheme="minorHAnsi" w:hAnsiTheme="minorHAnsi" w:cstheme="minorHAnsi"/>
        </w:rPr>
        <w:fldChar w:fldCharType="end"/>
      </w:r>
    </w:p>
    <w:p w:rsidR="003E5A1F" w:rsidRPr="00150123" w:rsidRDefault="003E5A1F" w:rsidP="00296660">
      <w:pPr>
        <w:rPr>
          <w:rFonts w:asciiTheme="minorHAnsi" w:eastAsia="Times New Roman" w:hAnsiTheme="minorHAnsi" w:cstheme="minorHAnsi"/>
          <w:color w:val="000000"/>
          <w:szCs w:val="24"/>
          <w:lang w:eastAsia="fr-FR" w:bidi="ar-SA"/>
        </w:rPr>
      </w:pPr>
      <w:r w:rsidRPr="00150123">
        <w:rPr>
          <w:rFonts w:asciiTheme="minorHAnsi" w:eastAsia="Times New Roman" w:hAnsiTheme="minorHAnsi" w:cstheme="minorHAnsi"/>
          <w:color w:val="000000"/>
          <w:szCs w:val="24"/>
          <w:lang w:eastAsia="fr-FR" w:bidi="ar-SA"/>
        </w:rPr>
        <w:t xml:space="preserve">Table des </w:t>
      </w:r>
      <w:r w:rsidR="00296660" w:rsidRPr="00150123">
        <w:rPr>
          <w:rFonts w:asciiTheme="minorHAnsi" w:eastAsia="Times New Roman" w:hAnsiTheme="minorHAnsi" w:cstheme="minorHAnsi"/>
          <w:color w:val="000000"/>
          <w:szCs w:val="24"/>
          <w:lang w:eastAsia="fr-FR" w:bidi="ar-SA"/>
        </w:rPr>
        <w:t>jours fériés propres à la CDC (en complément de</w:t>
      </w:r>
      <w:r w:rsidRPr="00150123">
        <w:rPr>
          <w:rFonts w:asciiTheme="minorHAnsi" w:eastAsia="Times New Roman" w:hAnsiTheme="minorHAnsi" w:cstheme="minorHAnsi"/>
          <w:color w:val="000000"/>
          <w:szCs w:val="24"/>
          <w:lang w:eastAsia="fr-FR" w:bidi="ar-SA"/>
        </w:rPr>
        <w:t>s jours fériés légaux français)</w:t>
      </w:r>
    </w:p>
    <w:p w:rsidR="00296660" w:rsidRPr="00150123" w:rsidRDefault="003E5A1F" w:rsidP="00296660">
      <w:pPr>
        <w:rPr>
          <w:rFonts w:asciiTheme="minorHAnsi" w:hAnsiTheme="minorHAnsi" w:cstheme="minorHAnsi"/>
          <w:szCs w:val="24"/>
          <w:lang w:eastAsia="fr-FR" w:bidi="ar-SA"/>
        </w:rPr>
      </w:pPr>
      <w:r w:rsidRPr="00150123">
        <w:rPr>
          <w:rFonts w:asciiTheme="minorHAnsi" w:eastAsia="Times New Roman" w:hAnsiTheme="minorHAnsi" w:cstheme="minorHAnsi"/>
          <w:color w:val="000000"/>
          <w:szCs w:val="24"/>
          <w:lang w:eastAsia="fr-FR" w:bidi="ar-SA"/>
        </w:rPr>
        <w:t xml:space="preserve">La table </w:t>
      </w:r>
      <w:r w:rsidR="00296660" w:rsidRPr="00150123">
        <w:rPr>
          <w:rFonts w:asciiTheme="minorHAnsi" w:eastAsia="Times New Roman" w:hAnsiTheme="minorHAnsi" w:cstheme="minorHAnsi"/>
          <w:color w:val="000000"/>
          <w:szCs w:val="24"/>
          <w:lang w:eastAsia="fr-FR" w:bidi="ar-SA"/>
        </w:rPr>
        <w:t>LMTA</w:t>
      </w:r>
      <w:r w:rsidR="00964918" w:rsidRPr="00150123">
        <w:rPr>
          <w:rFonts w:asciiTheme="minorHAnsi" w:eastAsia="Times New Roman" w:hAnsiTheme="minorHAnsi" w:cstheme="minorHAnsi"/>
          <w:color w:val="000000"/>
          <w:szCs w:val="24"/>
          <w:lang w:eastAsia="fr-FR" w:bidi="ar-SA"/>
        </w:rPr>
        <w:t>Y602 n'est plus utilisée en 2016 que par les consignations (CORESI).</w:t>
      </w:r>
    </w:p>
    <w:p w:rsidR="00296660" w:rsidRPr="00150123" w:rsidRDefault="00296660" w:rsidP="00296660">
      <w:pPr>
        <w:rPr>
          <w:rFonts w:asciiTheme="minorHAnsi" w:hAnsiTheme="minorHAnsi" w:cstheme="minorHAnsi"/>
          <w:szCs w:val="24"/>
          <w:lang w:eastAsia="fr-FR" w:bidi="ar-SA"/>
        </w:rPr>
      </w:pPr>
    </w:p>
    <w:p w:rsidR="007E59CC" w:rsidRPr="004E2387" w:rsidRDefault="007E59CC" w:rsidP="007E59CC">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92"/>
        <w:gridCol w:w="992"/>
        <w:gridCol w:w="567"/>
        <w:gridCol w:w="992"/>
        <w:gridCol w:w="993"/>
        <w:gridCol w:w="915"/>
        <w:gridCol w:w="2061"/>
      </w:tblGrid>
      <w:tr w:rsidR="00A46AA2" w:rsidRPr="00A46AA2" w:rsidTr="00A46AA2">
        <w:trPr>
          <w:trHeight w:val="954"/>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type longueur</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saisi / alimenté</w:t>
            </w:r>
          </w:p>
        </w:tc>
        <w:tc>
          <w:tcPr>
            <w:tcW w:w="567" w:type="dxa"/>
            <w:tcBorders>
              <w:top w:val="single" w:sz="4" w:space="0" w:color="auto"/>
              <w:left w:val="nil"/>
              <w:bottom w:val="single" w:sz="4" w:space="0" w:color="auto"/>
              <w:right w:val="single" w:sz="4" w:space="0" w:color="auto"/>
            </w:tcBorders>
            <w:shd w:val="clear" w:color="000000" w:fill="C5D9F1"/>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clé</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cardinalité</w:t>
            </w:r>
          </w:p>
        </w:tc>
        <w:tc>
          <w:tcPr>
            <w:tcW w:w="2061" w:type="dxa"/>
            <w:tcBorders>
              <w:top w:val="single" w:sz="4" w:space="0" w:color="auto"/>
              <w:left w:val="nil"/>
              <w:bottom w:val="single" w:sz="4" w:space="0" w:color="auto"/>
              <w:right w:val="single" w:sz="4" w:space="0" w:color="auto"/>
            </w:tcBorders>
            <w:shd w:val="clear" w:color="000000" w:fill="C5D9F1"/>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définition</w:t>
            </w:r>
          </w:p>
        </w:tc>
      </w:tr>
      <w:tr w:rsidR="00A46AA2" w:rsidRPr="00A46AA2" w:rsidTr="00A46AA2">
        <w:trPr>
          <w:trHeight w:val="84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calculé</w:t>
            </w:r>
          </w:p>
        </w:tc>
        <w:tc>
          <w:tcPr>
            <w:tcW w:w="567"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 xml:space="preserve">date de création de l'enregistrement. Alimenté par le </w:t>
            </w:r>
            <w:r w:rsidR="00F85781" w:rsidRPr="00A46AA2">
              <w:rPr>
                <w:rFonts w:eastAsia="Times New Roman" w:cs="Calibri"/>
                <w:sz w:val="18"/>
                <w:szCs w:val="18"/>
                <w:lang w:eastAsia="fr-FR" w:bidi="ar-SA"/>
              </w:rPr>
              <w:t>système</w:t>
            </w:r>
            <w:r w:rsidRPr="00A46AA2">
              <w:rPr>
                <w:rFonts w:eastAsia="Times New Roman" w:cs="Calibri"/>
                <w:sz w:val="18"/>
                <w:szCs w:val="18"/>
                <w:lang w:eastAsia="fr-FR" w:bidi="ar-SA"/>
              </w:rPr>
              <w:t xml:space="preserve"> A la date du jour de création. Non modifiable</w:t>
            </w:r>
          </w:p>
        </w:tc>
      </w:tr>
      <w:tr w:rsidR="00A46AA2" w:rsidRPr="00A46AA2" w:rsidTr="00A46AA2">
        <w:trPr>
          <w:trHeight w:val="58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DATE DU JOUR FERIE</w:t>
            </w:r>
          </w:p>
        </w:tc>
        <w:tc>
          <w:tcPr>
            <w:tcW w:w="876"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YDJFER</w:t>
            </w:r>
          </w:p>
        </w:tc>
        <w:tc>
          <w:tcPr>
            <w:tcW w:w="1392"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 xml:space="preserve">date du jour férié </w:t>
            </w:r>
          </w:p>
        </w:tc>
      </w:tr>
      <w:tr w:rsidR="00A46AA2" w:rsidRPr="00A46AA2" w:rsidTr="00A46AA2">
        <w:trPr>
          <w:trHeight w:val="83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A46AA2" w:rsidRPr="00A46AA2" w:rsidRDefault="00A46AA2" w:rsidP="00A46AA2">
            <w:pPr>
              <w:jc w:val="center"/>
              <w:rPr>
                <w:rFonts w:ascii="Segoe UI" w:eastAsia="Times New Roman" w:hAnsi="Segoe UI" w:cs="Segoe UI"/>
                <w:sz w:val="18"/>
                <w:szCs w:val="18"/>
                <w:lang w:eastAsia="fr-FR" w:bidi="ar-SA"/>
              </w:rPr>
            </w:pPr>
            <w:r w:rsidRPr="00A46AA2">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alphanumérique (varchar255)</w:t>
            </w:r>
          </w:p>
        </w:tc>
        <w:tc>
          <w:tcPr>
            <w:tcW w:w="992"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calculé , non modifiable</w:t>
            </w:r>
          </w:p>
        </w:tc>
        <w:tc>
          <w:tcPr>
            <w:tcW w:w="567"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ascii="Arial" w:eastAsia="Times New Roman" w:hAnsi="Arial"/>
                <w:sz w:val="18"/>
                <w:szCs w:val="18"/>
                <w:lang w:eastAsia="fr-FR" w:bidi="ar-SA"/>
              </w:rPr>
            </w:pPr>
            <w:r w:rsidRPr="00A46AA2">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8"/>
                <w:szCs w:val="18"/>
                <w:lang w:eastAsia="fr-FR" w:bidi="ar-SA"/>
              </w:rPr>
            </w:pPr>
            <w:r w:rsidRPr="00A46AA2">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A46AA2" w:rsidRPr="00A46AA2" w:rsidRDefault="00A46AA2" w:rsidP="00A46AA2">
            <w:pPr>
              <w:jc w:val="center"/>
              <w:rPr>
                <w:rFonts w:eastAsia="Times New Roman" w:cs="Calibri"/>
                <w:sz w:val="16"/>
                <w:szCs w:val="16"/>
                <w:lang w:eastAsia="fr-FR" w:bidi="ar-SA"/>
              </w:rPr>
            </w:pPr>
            <w:r w:rsidRPr="00A46AA2">
              <w:rPr>
                <w:rFonts w:eastAsia="Times New Roman" w:cs="Calibri"/>
                <w:sz w:val="16"/>
                <w:szCs w:val="16"/>
                <w:lang w:eastAsia="fr-FR" w:bidi="ar-SA"/>
              </w:rPr>
              <w:t xml:space="preserve">User ayant </w:t>
            </w:r>
            <w:r w:rsidR="00F85781" w:rsidRPr="00A46AA2">
              <w:rPr>
                <w:rFonts w:eastAsia="Times New Roman" w:cs="Calibri"/>
                <w:sz w:val="16"/>
                <w:szCs w:val="16"/>
                <w:lang w:eastAsia="fr-FR" w:bidi="ar-SA"/>
              </w:rPr>
              <w:t>effectué</w:t>
            </w:r>
            <w:r w:rsidRPr="00A46AA2">
              <w:rPr>
                <w:rFonts w:eastAsia="Times New Roman" w:cs="Calibri"/>
                <w:sz w:val="16"/>
                <w:szCs w:val="16"/>
                <w:lang w:eastAsia="fr-FR" w:bidi="ar-SA"/>
              </w:rPr>
              <w:t xml:space="preserve"> la dernière mise à jour  de l'enregistrement</w:t>
            </w:r>
          </w:p>
        </w:tc>
      </w:tr>
    </w:tbl>
    <w:p w:rsidR="007E59CC" w:rsidRPr="00150123" w:rsidRDefault="007E59CC" w:rsidP="00296660">
      <w:pPr>
        <w:rPr>
          <w:rFonts w:asciiTheme="minorHAnsi" w:hAnsiTheme="minorHAnsi" w:cstheme="minorHAnsi"/>
          <w:szCs w:val="24"/>
          <w:lang w:eastAsia="fr-FR" w:bidi="ar-SA"/>
        </w:rPr>
      </w:pPr>
    </w:p>
    <w:p w:rsidR="00F61DA5" w:rsidRPr="004E2387" w:rsidRDefault="00F61DA5" w:rsidP="00E10D3D">
      <w:pPr>
        <w:pStyle w:val="Titre4"/>
      </w:pPr>
      <w:r w:rsidRPr="004E2387">
        <w:t>Création : renseignement des données de ta_jour_ferie_cdc_lmtay591</w:t>
      </w:r>
    </w:p>
    <w:p w:rsidR="00F61DA5" w:rsidRPr="00150123" w:rsidRDefault="00F61DA5" w:rsidP="00F61DA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F61DA5" w:rsidRPr="00150123" w:rsidRDefault="00F61DA5" w:rsidP="00F61DA5">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DU JOUR FERIE (YDJFER)</w:t>
      </w:r>
    </w:p>
    <w:p w:rsidR="003217FB" w:rsidRPr="004E2387" w:rsidRDefault="003217FB" w:rsidP="00E10D3D">
      <w:pPr>
        <w:pStyle w:val="Titre4"/>
        <w:rPr>
          <w:lang w:eastAsia="fr-FR" w:bidi="ar-SA"/>
        </w:rPr>
      </w:pPr>
      <w:r w:rsidRPr="004E2387">
        <w:rPr>
          <w:lang w:eastAsia="fr-FR" w:bidi="ar-SA"/>
        </w:rPr>
        <w:t>Création : contrôle des données de ta_jour_ferie_cdc_lmtay591</w:t>
      </w:r>
    </w:p>
    <w:p w:rsidR="003217FB" w:rsidRPr="00150123" w:rsidRDefault="003217FB" w:rsidP="003217F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3217FB" w:rsidRPr="00150123" w:rsidRDefault="003217FB" w:rsidP="005B01C3">
      <w:pPr>
        <w:numPr>
          <w:ilvl w:val="0"/>
          <w:numId w:val="131"/>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DATE DU JOUR FERIE (YDJFER)</w:t>
      </w:r>
    </w:p>
    <w:p w:rsidR="003217FB" w:rsidRPr="00150123" w:rsidRDefault="003217FB" w:rsidP="003217FB">
      <w:pPr>
        <w:autoSpaceDE w:val="0"/>
        <w:autoSpaceDN w:val="0"/>
        <w:adjustRightInd w:val="0"/>
        <w:rPr>
          <w:rFonts w:asciiTheme="minorHAnsi" w:hAnsiTheme="minorHAnsi" w:cstheme="minorHAnsi"/>
          <w:szCs w:val="24"/>
          <w:lang w:eastAsia="fr-FR" w:bidi="ar-SA"/>
        </w:rPr>
      </w:pPr>
    </w:p>
    <w:p w:rsidR="003217FB" w:rsidRPr="00150123" w:rsidRDefault="003217FB" w:rsidP="003217F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Règle particulière :</w:t>
      </w:r>
    </w:p>
    <w:p w:rsidR="003217FB" w:rsidRPr="00150123" w:rsidRDefault="003217FB" w:rsidP="005B01C3">
      <w:pPr>
        <w:numPr>
          <w:ilvl w:val="0"/>
          <w:numId w:val="132"/>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DATE DU JOUR FERIE (YDJFER) sélectionnée ne doit pas exister dans ta_jour_ferie_legal_par_pays_lmtay602 pour le  CODE PAYS ISO 3 (CPAY) = "FRA" </w:t>
      </w:r>
    </w:p>
    <w:p w:rsidR="003217FB" w:rsidRPr="00150123" w:rsidRDefault="003217FB" w:rsidP="003217FB">
      <w:pPr>
        <w:autoSpaceDE w:val="0"/>
        <w:autoSpaceDN w:val="0"/>
        <w:adjustRightInd w:val="0"/>
        <w:ind w:firstLine="708"/>
        <w:rPr>
          <w:rFonts w:asciiTheme="minorHAnsi" w:hAnsiTheme="minorHAnsi" w:cstheme="minorHAnsi"/>
          <w:szCs w:val="24"/>
          <w:lang w:eastAsia="fr-FR" w:bidi="ar-SA"/>
        </w:rPr>
      </w:pPr>
    </w:p>
    <w:p w:rsidR="00152B90" w:rsidRPr="004E2387" w:rsidRDefault="00400333" w:rsidP="00152B90">
      <w:pPr>
        <w:pStyle w:val="Titre4"/>
        <w:rPr>
          <w:rFonts w:asciiTheme="minorHAnsi" w:hAnsiTheme="minorHAnsi" w:cstheme="minorHAnsi"/>
          <w:lang w:eastAsia="fr-FR" w:bidi="ar-SA"/>
        </w:rPr>
      </w:pPr>
      <w:r>
        <w:rPr>
          <w:rFonts w:asciiTheme="minorHAnsi" w:hAnsiTheme="minorHAnsi" w:cstheme="minorHAnsi"/>
          <w:lang w:eastAsia="fr-FR" w:bidi="ar-SA"/>
        </w:rPr>
        <w:t>S</w:t>
      </w:r>
      <w:r w:rsidR="00152B90">
        <w:rPr>
          <w:rFonts w:asciiTheme="minorHAnsi" w:hAnsiTheme="minorHAnsi" w:cstheme="minorHAnsi"/>
          <w:lang w:eastAsia="fr-FR" w:bidi="ar-SA"/>
        </w:rPr>
        <w:t>uppression</w:t>
      </w:r>
      <w:r w:rsidR="00152B90" w:rsidRPr="004E2387">
        <w:rPr>
          <w:rFonts w:asciiTheme="minorHAnsi" w:hAnsiTheme="minorHAnsi" w:cstheme="minorHAnsi"/>
          <w:lang w:eastAsia="fr-FR" w:bidi="ar-SA"/>
        </w:rPr>
        <w:t xml:space="preserve"> ta_jour_ferie_cdc_lmtay591</w:t>
      </w:r>
    </w:p>
    <w:p w:rsidR="00152B90" w:rsidRPr="00150123" w:rsidRDefault="00152B90" w:rsidP="003217FB">
      <w:pPr>
        <w:autoSpaceDE w:val="0"/>
        <w:autoSpaceDN w:val="0"/>
        <w:adjustRightInd w:val="0"/>
        <w:ind w:firstLine="708"/>
        <w:rPr>
          <w:rFonts w:asciiTheme="minorHAnsi" w:hAnsiTheme="minorHAnsi" w:cstheme="minorHAnsi"/>
          <w:szCs w:val="24"/>
          <w:lang w:eastAsia="fr-FR" w:bidi="ar-SA"/>
        </w:rPr>
      </w:pPr>
    </w:p>
    <w:p w:rsidR="00152B90" w:rsidRPr="00150123" w:rsidRDefault="00152B90" w:rsidP="003217FB">
      <w:pPr>
        <w:autoSpaceDE w:val="0"/>
        <w:autoSpaceDN w:val="0"/>
        <w:adjustRightInd w:val="0"/>
        <w:ind w:firstLine="708"/>
        <w:rPr>
          <w:rFonts w:asciiTheme="minorHAnsi" w:hAnsiTheme="minorHAnsi" w:cstheme="minorHAnsi"/>
          <w:szCs w:val="24"/>
          <w:lang w:eastAsia="fr-FR" w:bidi="ar-SA"/>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1A4E1F" w:rsidRPr="00BF16B6" w:rsidRDefault="001A4E1F" w:rsidP="001A4E1F">
      <w:pPr>
        <w:pStyle w:val="Titre3"/>
      </w:pPr>
      <w:bookmarkStart w:id="846" w:name="_Toc515444409"/>
      <w:r w:rsidRPr="00BF16B6">
        <w:t>ta_jour_ferie_tresor_lmtay593</w:t>
      </w:r>
      <w:bookmarkEnd w:id="846"/>
      <w:r w:rsidR="005A639E">
        <w:rPr>
          <w:rFonts w:asciiTheme="minorHAnsi" w:hAnsiTheme="minorHAnsi" w:cstheme="minorHAnsi"/>
          <w:lang w:eastAsia="fr-FR" w:bidi="ar-SA"/>
        </w:rPr>
        <w:fldChar w:fldCharType="begin"/>
      </w:r>
      <w:r w:rsidR="005A639E">
        <w:instrText xml:space="preserve"> XE "</w:instrText>
      </w:r>
      <w:r w:rsidR="005A639E" w:rsidRPr="001378E5">
        <w:rPr>
          <w:rFonts w:asciiTheme="minorHAnsi" w:hAnsiTheme="minorHAnsi" w:cstheme="minorHAnsi"/>
          <w:lang w:eastAsia="fr-FR" w:bidi="ar-SA"/>
        </w:rPr>
        <w:instrText>lmtay593</w:instrText>
      </w:r>
      <w:r w:rsidR="005A639E">
        <w:instrText xml:space="preserve">" </w:instrText>
      </w:r>
      <w:r w:rsidR="005A639E">
        <w:rPr>
          <w:rFonts w:asciiTheme="minorHAnsi" w:hAnsiTheme="minorHAnsi" w:cstheme="minorHAnsi"/>
          <w:lang w:eastAsia="fr-FR" w:bidi="ar-SA"/>
        </w:rPr>
        <w:fldChar w:fldCharType="end"/>
      </w:r>
    </w:p>
    <w:p w:rsidR="009A1753" w:rsidRPr="00150123" w:rsidRDefault="003E5A1F" w:rsidP="009A1753">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w:t>
      </w:r>
      <w:r w:rsidR="009A1753" w:rsidRPr="00150123">
        <w:rPr>
          <w:rFonts w:asciiTheme="minorHAnsi" w:hAnsiTheme="minorHAnsi" w:cstheme="minorHAnsi"/>
          <w:szCs w:val="24"/>
          <w:lang w:eastAsia="fr-FR" w:bidi="ar-SA"/>
        </w:rPr>
        <w:t xml:space="preserve">a table liste les </w:t>
      </w:r>
      <w:r w:rsidR="00070D7C" w:rsidRPr="00150123">
        <w:rPr>
          <w:rFonts w:asciiTheme="minorHAnsi" w:hAnsiTheme="minorHAnsi" w:cstheme="minorHAnsi"/>
          <w:szCs w:val="24"/>
          <w:lang w:eastAsia="fr-FR" w:bidi="ar-SA"/>
        </w:rPr>
        <w:t>jours fériés du réseau DGFIP (T</w:t>
      </w:r>
      <w:r w:rsidR="009A1753" w:rsidRPr="00150123">
        <w:rPr>
          <w:rFonts w:asciiTheme="minorHAnsi" w:hAnsiTheme="minorHAnsi" w:cstheme="minorHAnsi"/>
          <w:szCs w:val="24"/>
          <w:lang w:eastAsia="fr-FR" w:bidi="ar-SA"/>
        </w:rPr>
        <w:t>résor</w:t>
      </w:r>
      <w:r w:rsidR="00070D7C" w:rsidRPr="00150123">
        <w:rPr>
          <w:rFonts w:asciiTheme="minorHAnsi" w:hAnsiTheme="minorHAnsi" w:cstheme="minorHAnsi"/>
          <w:szCs w:val="24"/>
          <w:lang w:eastAsia="fr-FR" w:bidi="ar-SA"/>
        </w:rPr>
        <w:t>). C</w:t>
      </w:r>
      <w:r w:rsidR="009A1753" w:rsidRPr="00150123">
        <w:rPr>
          <w:rFonts w:asciiTheme="minorHAnsi" w:hAnsiTheme="minorHAnsi" w:cstheme="minorHAnsi"/>
          <w:szCs w:val="24"/>
          <w:lang w:eastAsia="fr-FR" w:bidi="ar-SA"/>
        </w:rPr>
        <w:t xml:space="preserve">es jours fériés viennent en complément de ceux saisis dans </w:t>
      </w:r>
      <w:r w:rsidR="00E84BCA" w:rsidRPr="00150123">
        <w:rPr>
          <w:rFonts w:asciiTheme="minorHAnsi" w:hAnsiTheme="minorHAnsi" w:cstheme="minorHAnsi"/>
          <w:szCs w:val="24"/>
          <w:lang w:eastAsia="fr-FR" w:bidi="ar-SA"/>
        </w:rPr>
        <w:t>l</w:t>
      </w:r>
      <w:r w:rsidR="009A1753" w:rsidRPr="00150123">
        <w:rPr>
          <w:rFonts w:asciiTheme="minorHAnsi" w:hAnsiTheme="minorHAnsi" w:cstheme="minorHAnsi"/>
          <w:szCs w:val="24"/>
          <w:lang w:eastAsia="fr-FR" w:bidi="ar-SA"/>
        </w:rPr>
        <w:t>a table des jours fériés légaux pour le pays FRA (France) LMTAY602</w:t>
      </w:r>
      <w:r w:rsidR="00070D7C" w:rsidRPr="00150123">
        <w:rPr>
          <w:rFonts w:asciiTheme="minorHAnsi" w:hAnsiTheme="minorHAnsi" w:cstheme="minorHAnsi"/>
          <w:szCs w:val="24"/>
          <w:lang w:eastAsia="fr-FR" w:bidi="ar-SA"/>
        </w:rPr>
        <w:t>. Utilisé en 2016 par les consignations (CORESI).</w:t>
      </w:r>
    </w:p>
    <w:p w:rsidR="009A1753" w:rsidRPr="004E2387" w:rsidRDefault="009A1753" w:rsidP="009A1753">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92"/>
        <w:gridCol w:w="923"/>
        <w:gridCol w:w="636"/>
        <w:gridCol w:w="992"/>
        <w:gridCol w:w="993"/>
        <w:gridCol w:w="915"/>
        <w:gridCol w:w="2061"/>
      </w:tblGrid>
      <w:tr w:rsidR="00217A20" w:rsidRPr="00217A20" w:rsidTr="00217A20">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saisi / alimenté</w:t>
            </w:r>
          </w:p>
        </w:tc>
        <w:tc>
          <w:tcPr>
            <w:tcW w:w="636" w:type="dxa"/>
            <w:tcBorders>
              <w:top w:val="single" w:sz="4" w:space="0" w:color="auto"/>
              <w:left w:val="nil"/>
              <w:bottom w:val="single" w:sz="4" w:space="0" w:color="auto"/>
              <w:right w:val="single" w:sz="4" w:space="0" w:color="auto"/>
            </w:tcBorders>
            <w:shd w:val="clear" w:color="000000" w:fill="C5D9F1"/>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clé</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cardinalité</w:t>
            </w:r>
          </w:p>
        </w:tc>
        <w:tc>
          <w:tcPr>
            <w:tcW w:w="2061" w:type="dxa"/>
            <w:tcBorders>
              <w:top w:val="single" w:sz="4" w:space="0" w:color="auto"/>
              <w:left w:val="nil"/>
              <w:bottom w:val="single" w:sz="4" w:space="0" w:color="auto"/>
              <w:right w:val="single" w:sz="4" w:space="0" w:color="auto"/>
            </w:tcBorders>
            <w:shd w:val="clear" w:color="000000" w:fill="C5D9F1"/>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définition</w:t>
            </w:r>
          </w:p>
        </w:tc>
      </w:tr>
      <w:tr w:rsidR="00217A20" w:rsidRPr="00217A20" w:rsidTr="00217A20">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calculé</w:t>
            </w:r>
          </w:p>
        </w:tc>
        <w:tc>
          <w:tcPr>
            <w:tcW w:w="636"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 xml:space="preserve">date de création de l'enregistrement. Alimenté par le </w:t>
            </w:r>
            <w:r w:rsidR="00F85781" w:rsidRPr="00217A20">
              <w:rPr>
                <w:rFonts w:eastAsia="Times New Roman" w:cs="Calibri"/>
                <w:sz w:val="18"/>
                <w:szCs w:val="18"/>
                <w:lang w:eastAsia="fr-FR" w:bidi="ar-SA"/>
              </w:rPr>
              <w:t>système</w:t>
            </w:r>
            <w:r w:rsidRPr="00217A20">
              <w:rPr>
                <w:rFonts w:eastAsia="Times New Roman" w:cs="Calibri"/>
                <w:sz w:val="18"/>
                <w:szCs w:val="18"/>
                <w:lang w:eastAsia="fr-FR" w:bidi="ar-SA"/>
              </w:rPr>
              <w:t xml:space="preserve"> A la date du jour de création. Non modifiable</w:t>
            </w:r>
          </w:p>
        </w:tc>
      </w:tr>
      <w:tr w:rsidR="00217A20" w:rsidRPr="00217A20" w:rsidTr="00217A20">
        <w:trPr>
          <w:trHeight w:val="54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DATE DU JOUR FERIE</w:t>
            </w:r>
          </w:p>
        </w:tc>
        <w:tc>
          <w:tcPr>
            <w:tcW w:w="876"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YDJFER</w:t>
            </w:r>
          </w:p>
        </w:tc>
        <w:tc>
          <w:tcPr>
            <w:tcW w:w="1392"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saisi</w:t>
            </w:r>
          </w:p>
        </w:tc>
        <w:tc>
          <w:tcPr>
            <w:tcW w:w="636"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jour férié particulier au trésor</w:t>
            </w:r>
          </w:p>
        </w:tc>
      </w:tr>
      <w:tr w:rsidR="00217A20" w:rsidRPr="00217A20" w:rsidTr="00217A20">
        <w:trPr>
          <w:trHeight w:val="69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217A20" w:rsidRPr="00217A20" w:rsidRDefault="00217A20" w:rsidP="00217A20">
            <w:pPr>
              <w:jc w:val="center"/>
              <w:rPr>
                <w:rFonts w:ascii="Segoe UI" w:eastAsia="Times New Roman" w:hAnsi="Segoe UI" w:cs="Segoe UI"/>
                <w:sz w:val="18"/>
                <w:szCs w:val="18"/>
                <w:lang w:eastAsia="fr-FR" w:bidi="ar-SA"/>
              </w:rPr>
            </w:pPr>
            <w:r w:rsidRPr="00217A20">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calculé , non modifiable</w:t>
            </w:r>
          </w:p>
        </w:tc>
        <w:tc>
          <w:tcPr>
            <w:tcW w:w="636"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ascii="Arial" w:eastAsia="Times New Roman" w:hAnsi="Arial"/>
                <w:sz w:val="18"/>
                <w:szCs w:val="18"/>
                <w:lang w:eastAsia="fr-FR" w:bidi="ar-SA"/>
              </w:rPr>
            </w:pPr>
            <w:r w:rsidRPr="00217A20">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8"/>
                <w:szCs w:val="18"/>
                <w:lang w:eastAsia="fr-FR" w:bidi="ar-SA"/>
              </w:rPr>
            </w:pPr>
            <w:r w:rsidRPr="00217A20">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217A20" w:rsidRPr="00217A20" w:rsidRDefault="00217A20" w:rsidP="00217A20">
            <w:pPr>
              <w:jc w:val="center"/>
              <w:rPr>
                <w:rFonts w:eastAsia="Times New Roman" w:cs="Calibri"/>
                <w:sz w:val="16"/>
                <w:szCs w:val="16"/>
                <w:lang w:eastAsia="fr-FR" w:bidi="ar-SA"/>
              </w:rPr>
            </w:pPr>
            <w:r w:rsidRPr="00217A20">
              <w:rPr>
                <w:rFonts w:eastAsia="Times New Roman" w:cs="Calibri"/>
                <w:sz w:val="16"/>
                <w:szCs w:val="16"/>
                <w:lang w:eastAsia="fr-FR" w:bidi="ar-SA"/>
              </w:rPr>
              <w:t xml:space="preserve">User ayant </w:t>
            </w:r>
            <w:r w:rsidR="00F85781" w:rsidRPr="00217A20">
              <w:rPr>
                <w:rFonts w:eastAsia="Times New Roman" w:cs="Calibri"/>
                <w:sz w:val="16"/>
                <w:szCs w:val="16"/>
                <w:lang w:eastAsia="fr-FR" w:bidi="ar-SA"/>
              </w:rPr>
              <w:t>effectué</w:t>
            </w:r>
            <w:r w:rsidRPr="00217A20">
              <w:rPr>
                <w:rFonts w:eastAsia="Times New Roman" w:cs="Calibri"/>
                <w:sz w:val="16"/>
                <w:szCs w:val="16"/>
                <w:lang w:eastAsia="fr-FR" w:bidi="ar-SA"/>
              </w:rPr>
              <w:t xml:space="preserve"> la dernière mise à jour  de l'enregistrement</w:t>
            </w:r>
          </w:p>
        </w:tc>
      </w:tr>
    </w:tbl>
    <w:p w:rsidR="009A1753" w:rsidRPr="004E2387" w:rsidRDefault="009A1753" w:rsidP="009A1753">
      <w:pPr>
        <w:rPr>
          <w:rFonts w:asciiTheme="minorHAnsi" w:hAnsiTheme="minorHAnsi" w:cstheme="minorHAnsi"/>
          <w:lang w:eastAsia="fr-FR" w:bidi="ar-SA"/>
        </w:rPr>
      </w:pPr>
    </w:p>
    <w:p w:rsidR="001A4E1F" w:rsidRPr="004E2387" w:rsidRDefault="001A4E1F" w:rsidP="001A4E1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ta_jour_ferie_tresor_lmtay593</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1A4E1F" w:rsidRPr="00150123" w:rsidRDefault="001A4E1F" w:rsidP="001A4E1F">
      <w:pPr>
        <w:tabs>
          <w:tab w:val="left" w:pos="3956"/>
        </w:tabs>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DU JOUR FERIE (YDJFER)</w:t>
      </w:r>
    </w:p>
    <w:p w:rsidR="001A4E1F" w:rsidRPr="00150123" w:rsidRDefault="001A4E1F" w:rsidP="002704D6">
      <w:pPr>
        <w:rPr>
          <w:rFonts w:asciiTheme="minorHAnsi" w:hAnsiTheme="minorHAnsi" w:cstheme="minorHAnsi"/>
          <w:szCs w:val="24"/>
          <w:lang w:eastAsia="fr-FR" w:bidi="ar-SA"/>
        </w:rPr>
      </w:pPr>
    </w:p>
    <w:p w:rsidR="001A4E1F" w:rsidRPr="004E2387" w:rsidRDefault="001A4E1F" w:rsidP="001A4E1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ta_jour_ferie_tresor_lmtay593</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1A4E1F" w:rsidRPr="00150123" w:rsidRDefault="001A4E1F" w:rsidP="005B01C3">
      <w:pPr>
        <w:numPr>
          <w:ilvl w:val="0"/>
          <w:numId w:val="140"/>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DATE DU JOUR FERIE (YDJFER)</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Règle particulière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DU JOUR FERIE (YDJFER) sélectionnée ne doit pas exister dans ta_jour_ferie_legal_par_pays_lmtay602 pour le  CODE PAYS ISO 3 (CPAY) = "FRA"</w:t>
      </w:r>
    </w:p>
    <w:p w:rsidR="00152B90" w:rsidRPr="00150123" w:rsidRDefault="00152B90" w:rsidP="001A4E1F">
      <w:pPr>
        <w:autoSpaceDE w:val="0"/>
        <w:autoSpaceDN w:val="0"/>
        <w:adjustRightInd w:val="0"/>
        <w:rPr>
          <w:rFonts w:asciiTheme="minorHAnsi" w:hAnsiTheme="minorHAnsi" w:cstheme="minorHAnsi"/>
          <w:szCs w:val="24"/>
          <w:lang w:eastAsia="fr-FR" w:bidi="ar-SA"/>
        </w:rPr>
      </w:pPr>
    </w:p>
    <w:p w:rsidR="00152B90" w:rsidRPr="004E2387" w:rsidRDefault="00152B90" w:rsidP="00152B90">
      <w:pPr>
        <w:pStyle w:val="Titre4"/>
        <w:rPr>
          <w:rFonts w:asciiTheme="minorHAnsi" w:hAnsiTheme="minorHAnsi" w:cstheme="minorHAnsi"/>
          <w:lang w:eastAsia="fr-FR" w:bidi="ar-SA"/>
        </w:rPr>
      </w:pPr>
      <w:r>
        <w:rPr>
          <w:rFonts w:asciiTheme="minorHAnsi" w:hAnsiTheme="minorHAnsi" w:cstheme="minorHAnsi"/>
          <w:lang w:eastAsia="fr-FR" w:bidi="ar-SA"/>
        </w:rPr>
        <w:t>suppression</w:t>
      </w:r>
      <w:r w:rsidRPr="004E2387">
        <w:rPr>
          <w:rFonts w:asciiTheme="minorHAnsi" w:hAnsiTheme="minorHAnsi" w:cstheme="minorHAnsi"/>
          <w:lang w:eastAsia="fr-FR" w:bidi="ar-SA"/>
        </w:rPr>
        <w:t xml:space="preserve"> ta_jour_ferie_tresor_lmtay593</w:t>
      </w:r>
    </w:p>
    <w:p w:rsidR="00152B90" w:rsidRPr="00150123" w:rsidRDefault="00152B90" w:rsidP="001A4E1F">
      <w:pPr>
        <w:autoSpaceDE w:val="0"/>
        <w:autoSpaceDN w:val="0"/>
        <w:adjustRightInd w:val="0"/>
        <w:rPr>
          <w:rFonts w:asciiTheme="minorHAnsi" w:hAnsiTheme="minorHAnsi" w:cstheme="minorHAnsi"/>
          <w:szCs w:val="24"/>
          <w:lang w:eastAsia="fr-FR" w:bidi="ar-SA"/>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B50906" w:rsidRPr="00BF16B6" w:rsidRDefault="001A4E1F" w:rsidP="001A4E1F">
      <w:pPr>
        <w:pStyle w:val="Titre3"/>
      </w:pPr>
      <w:bookmarkStart w:id="847" w:name="_Toc515444410"/>
      <w:r w:rsidRPr="00BF16B6">
        <w:t>ta_jour_ferie_ce_lmtay596</w:t>
      </w:r>
      <w:bookmarkEnd w:id="847"/>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lmtay596</w:instrText>
      </w:r>
      <w:r w:rsidR="005A639E">
        <w:instrText xml:space="preserve">" </w:instrText>
      </w:r>
      <w:r w:rsidR="005A639E">
        <w:rPr>
          <w:rFonts w:asciiTheme="minorHAnsi" w:hAnsiTheme="minorHAnsi" w:cstheme="minorHAnsi"/>
        </w:rPr>
        <w:fldChar w:fldCharType="end"/>
      </w:r>
    </w:p>
    <w:p w:rsidR="00B50906" w:rsidRPr="00150123" w:rsidRDefault="00E84BCA" w:rsidP="00B50906">
      <w:pPr>
        <w:rPr>
          <w:rFonts w:asciiTheme="minorHAnsi" w:hAnsiTheme="minorHAnsi" w:cstheme="minorHAnsi"/>
          <w:szCs w:val="24"/>
          <w:lang w:eastAsia="fr-FR" w:bidi="ar-SA"/>
        </w:rPr>
      </w:pPr>
      <w:r w:rsidRPr="00150123">
        <w:rPr>
          <w:rFonts w:asciiTheme="minorHAnsi" w:eastAsia="Times New Roman" w:hAnsiTheme="minorHAnsi" w:cstheme="minorHAnsi"/>
          <w:color w:val="000000"/>
          <w:szCs w:val="24"/>
          <w:lang w:eastAsia="fr-FR" w:bidi="ar-SA"/>
        </w:rPr>
        <w:t>J</w:t>
      </w:r>
      <w:r w:rsidR="00B50906" w:rsidRPr="00150123">
        <w:rPr>
          <w:rFonts w:asciiTheme="minorHAnsi" w:eastAsia="Times New Roman" w:hAnsiTheme="minorHAnsi" w:cstheme="minorHAnsi"/>
          <w:color w:val="000000"/>
          <w:szCs w:val="24"/>
          <w:lang w:eastAsia="fr-FR" w:bidi="ar-SA"/>
        </w:rPr>
        <w:t>ours fériés du réseau Caisse Epargne ces jours fériés viennent en complément de ceux saisis dans la table des jours fériés légaux pour l</w:t>
      </w:r>
      <w:r w:rsidR="00986DD2" w:rsidRPr="00150123">
        <w:rPr>
          <w:rFonts w:asciiTheme="minorHAnsi" w:eastAsia="Times New Roman" w:hAnsiTheme="minorHAnsi" w:cstheme="minorHAnsi"/>
          <w:color w:val="000000"/>
          <w:szCs w:val="24"/>
          <w:lang w:eastAsia="fr-FR" w:bidi="ar-SA"/>
        </w:rPr>
        <w:t>e pays FRA (France) : LMTAY602.</w:t>
      </w:r>
    </w:p>
    <w:p w:rsidR="007E59CC" w:rsidRPr="004E2387" w:rsidRDefault="007E59CC" w:rsidP="007E59CC">
      <w:pPr>
        <w:pStyle w:val="Titre4"/>
        <w:rPr>
          <w:rFonts w:asciiTheme="minorHAnsi" w:hAnsiTheme="minorHAnsi" w:cstheme="minorHAnsi"/>
        </w:rPr>
      </w:pPr>
      <w:r w:rsidRPr="004E2387">
        <w:rPr>
          <w:rFonts w:asciiTheme="minorHAnsi" w:hAnsiTheme="minorHAnsi" w:cstheme="minorHAnsi"/>
        </w:rPr>
        <w:t>Structure de la table</w:t>
      </w:r>
    </w:p>
    <w:tbl>
      <w:tblPr>
        <w:tblW w:w="10167" w:type="dxa"/>
        <w:tblInd w:w="55" w:type="dxa"/>
        <w:tblLayout w:type="fixed"/>
        <w:tblCellMar>
          <w:left w:w="70" w:type="dxa"/>
          <w:right w:w="70" w:type="dxa"/>
        </w:tblCellMar>
        <w:tblLook w:val="04A0" w:firstRow="1" w:lastRow="0" w:firstColumn="1" w:lastColumn="0" w:noHBand="0" w:noVBand="1"/>
      </w:tblPr>
      <w:tblGrid>
        <w:gridCol w:w="1433"/>
        <w:gridCol w:w="876"/>
        <w:gridCol w:w="1350"/>
        <w:gridCol w:w="1091"/>
        <w:gridCol w:w="602"/>
        <w:gridCol w:w="900"/>
        <w:gridCol w:w="993"/>
        <w:gridCol w:w="850"/>
        <w:gridCol w:w="2072"/>
      </w:tblGrid>
      <w:tr w:rsidR="00220CE8" w:rsidRPr="00220CE8" w:rsidTr="00220CE8">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type longueur</w:t>
            </w:r>
          </w:p>
        </w:tc>
        <w:tc>
          <w:tcPr>
            <w:tcW w:w="1091" w:type="dxa"/>
            <w:tcBorders>
              <w:top w:val="single" w:sz="4" w:space="0" w:color="auto"/>
              <w:left w:val="nil"/>
              <w:bottom w:val="single" w:sz="4" w:space="0" w:color="auto"/>
              <w:right w:val="single" w:sz="4" w:space="0" w:color="auto"/>
            </w:tcBorders>
            <w:shd w:val="clear" w:color="000000" w:fill="C5D9F1"/>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saisi / alimenté</w:t>
            </w:r>
          </w:p>
        </w:tc>
        <w:tc>
          <w:tcPr>
            <w:tcW w:w="602" w:type="dxa"/>
            <w:tcBorders>
              <w:top w:val="single" w:sz="4" w:space="0" w:color="auto"/>
              <w:left w:val="nil"/>
              <w:bottom w:val="single" w:sz="4" w:space="0" w:color="auto"/>
              <w:right w:val="single" w:sz="4" w:space="0" w:color="auto"/>
            </w:tcBorders>
            <w:shd w:val="clear" w:color="000000" w:fill="C5D9F1"/>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clé</w:t>
            </w:r>
          </w:p>
        </w:tc>
        <w:tc>
          <w:tcPr>
            <w:tcW w:w="900" w:type="dxa"/>
            <w:tcBorders>
              <w:top w:val="single" w:sz="4" w:space="0" w:color="auto"/>
              <w:left w:val="nil"/>
              <w:bottom w:val="single" w:sz="4" w:space="0" w:color="auto"/>
              <w:right w:val="single" w:sz="4" w:space="0" w:color="auto"/>
            </w:tcBorders>
            <w:shd w:val="clear" w:color="000000" w:fill="C5D9F1"/>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obligatoire / facultatif</w:t>
            </w:r>
          </w:p>
        </w:tc>
        <w:tc>
          <w:tcPr>
            <w:tcW w:w="850" w:type="dxa"/>
            <w:tcBorders>
              <w:top w:val="single" w:sz="4" w:space="0" w:color="auto"/>
              <w:left w:val="nil"/>
              <w:bottom w:val="single" w:sz="4" w:space="0" w:color="auto"/>
              <w:right w:val="single" w:sz="4" w:space="0" w:color="auto"/>
            </w:tcBorders>
            <w:shd w:val="clear" w:color="000000" w:fill="C5D9F1"/>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cardinalité</w:t>
            </w:r>
          </w:p>
        </w:tc>
        <w:tc>
          <w:tcPr>
            <w:tcW w:w="2072" w:type="dxa"/>
            <w:tcBorders>
              <w:top w:val="single" w:sz="4" w:space="0" w:color="auto"/>
              <w:left w:val="nil"/>
              <w:bottom w:val="single" w:sz="4" w:space="0" w:color="auto"/>
              <w:right w:val="single" w:sz="4" w:space="0" w:color="auto"/>
            </w:tcBorders>
            <w:shd w:val="clear" w:color="000000" w:fill="C5D9F1"/>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définition</w:t>
            </w:r>
          </w:p>
        </w:tc>
      </w:tr>
      <w:tr w:rsidR="00220CE8" w:rsidRPr="00220CE8" w:rsidTr="00220CE8">
        <w:trPr>
          <w:trHeight w:val="94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 xml:space="preserve">date de création de l'enregistrement. Alimenté par le </w:t>
            </w:r>
            <w:r w:rsidR="00F85781" w:rsidRPr="00220CE8">
              <w:rPr>
                <w:rFonts w:eastAsia="Times New Roman" w:cs="Calibri"/>
                <w:sz w:val="18"/>
                <w:szCs w:val="18"/>
                <w:lang w:eastAsia="fr-FR" w:bidi="ar-SA"/>
              </w:rPr>
              <w:t>système</w:t>
            </w:r>
            <w:r w:rsidRPr="00220CE8">
              <w:rPr>
                <w:rFonts w:eastAsia="Times New Roman" w:cs="Calibri"/>
                <w:sz w:val="18"/>
                <w:szCs w:val="18"/>
                <w:lang w:eastAsia="fr-FR" w:bidi="ar-SA"/>
              </w:rPr>
              <w:t xml:space="preserve"> A la date du jour de création. Non modifiable</w:t>
            </w:r>
          </w:p>
        </w:tc>
      </w:tr>
      <w:tr w:rsidR="00220CE8" w:rsidRPr="00220CE8" w:rsidTr="00220CE8">
        <w:trPr>
          <w:trHeight w:val="8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DATE DU JOUR FERIE</w:t>
            </w:r>
          </w:p>
        </w:tc>
        <w:tc>
          <w:tcPr>
            <w:tcW w:w="876"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YDJFER</w:t>
            </w:r>
          </w:p>
        </w:tc>
        <w:tc>
          <w:tcPr>
            <w:tcW w:w="1350"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clé</w:t>
            </w:r>
          </w:p>
        </w:tc>
        <w:tc>
          <w:tcPr>
            <w:tcW w:w="900"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 xml:space="preserve">date des jours </w:t>
            </w:r>
            <w:r w:rsidR="00F85781" w:rsidRPr="00220CE8">
              <w:rPr>
                <w:rFonts w:eastAsia="Times New Roman" w:cs="Calibri"/>
                <w:sz w:val="18"/>
                <w:szCs w:val="18"/>
                <w:lang w:eastAsia="fr-FR" w:bidi="ar-SA"/>
              </w:rPr>
              <w:t>fériés spécifiques</w:t>
            </w:r>
            <w:r w:rsidRPr="00220CE8">
              <w:rPr>
                <w:rFonts w:eastAsia="Times New Roman" w:cs="Calibri"/>
                <w:sz w:val="18"/>
                <w:szCs w:val="18"/>
                <w:lang w:eastAsia="fr-FR" w:bidi="ar-SA"/>
              </w:rPr>
              <w:t xml:space="preserve">  A la caisse d'épargne</w:t>
            </w:r>
          </w:p>
        </w:tc>
      </w:tr>
      <w:tr w:rsidR="00220CE8" w:rsidRPr="00220CE8" w:rsidTr="00220CE8">
        <w:trPr>
          <w:trHeight w:val="84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220CE8" w:rsidRPr="00220CE8" w:rsidRDefault="00220CE8" w:rsidP="00220CE8">
            <w:pPr>
              <w:jc w:val="center"/>
              <w:rPr>
                <w:rFonts w:ascii="Segoe UI" w:eastAsia="Times New Roman" w:hAnsi="Segoe UI" w:cs="Segoe UI"/>
                <w:sz w:val="18"/>
                <w:szCs w:val="18"/>
                <w:lang w:eastAsia="fr-FR" w:bidi="ar-SA"/>
              </w:rPr>
            </w:pPr>
            <w:r w:rsidRPr="00220CE8">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alphanumérique (varchar255)</w:t>
            </w:r>
          </w:p>
        </w:tc>
        <w:tc>
          <w:tcPr>
            <w:tcW w:w="1091"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calculé , non modifiable</w:t>
            </w:r>
          </w:p>
        </w:tc>
        <w:tc>
          <w:tcPr>
            <w:tcW w:w="602"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ascii="Arial" w:eastAsia="Times New Roman" w:hAnsi="Arial"/>
                <w:sz w:val="18"/>
                <w:szCs w:val="18"/>
                <w:lang w:eastAsia="fr-FR" w:bidi="ar-SA"/>
              </w:rPr>
            </w:pPr>
            <w:r w:rsidRPr="00220CE8">
              <w:rPr>
                <w:rFonts w:ascii="Arial" w:eastAsia="Times New Roman" w:hAnsi="Arial"/>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8"/>
                <w:szCs w:val="18"/>
                <w:lang w:eastAsia="fr-FR" w:bidi="ar-SA"/>
              </w:rPr>
            </w:pPr>
            <w:r w:rsidRPr="00220CE8">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220CE8" w:rsidRPr="00220CE8" w:rsidRDefault="00220CE8" w:rsidP="00220CE8">
            <w:pPr>
              <w:jc w:val="center"/>
              <w:rPr>
                <w:rFonts w:eastAsia="Times New Roman" w:cs="Calibri"/>
                <w:sz w:val="16"/>
                <w:szCs w:val="16"/>
                <w:lang w:eastAsia="fr-FR" w:bidi="ar-SA"/>
              </w:rPr>
            </w:pPr>
            <w:r w:rsidRPr="00220CE8">
              <w:rPr>
                <w:rFonts w:eastAsia="Times New Roman" w:cs="Calibri"/>
                <w:sz w:val="16"/>
                <w:szCs w:val="16"/>
                <w:lang w:eastAsia="fr-FR" w:bidi="ar-SA"/>
              </w:rPr>
              <w:t xml:space="preserve">User ayant </w:t>
            </w:r>
            <w:r w:rsidR="00F85781" w:rsidRPr="00220CE8">
              <w:rPr>
                <w:rFonts w:eastAsia="Times New Roman" w:cs="Calibri"/>
                <w:sz w:val="16"/>
                <w:szCs w:val="16"/>
                <w:lang w:eastAsia="fr-FR" w:bidi="ar-SA"/>
              </w:rPr>
              <w:t>effectué</w:t>
            </w:r>
            <w:r w:rsidRPr="00220CE8">
              <w:rPr>
                <w:rFonts w:eastAsia="Times New Roman" w:cs="Calibri"/>
                <w:sz w:val="16"/>
                <w:szCs w:val="16"/>
                <w:lang w:eastAsia="fr-FR" w:bidi="ar-SA"/>
              </w:rPr>
              <w:t xml:space="preserve"> la dernière mise à jour  de l'enregistrement</w:t>
            </w:r>
          </w:p>
        </w:tc>
      </w:tr>
    </w:tbl>
    <w:p w:rsidR="007E59CC" w:rsidRPr="00150123" w:rsidRDefault="007E59CC" w:rsidP="007E59CC">
      <w:pPr>
        <w:autoSpaceDE w:val="0"/>
        <w:autoSpaceDN w:val="0"/>
        <w:adjustRightInd w:val="0"/>
        <w:rPr>
          <w:rFonts w:asciiTheme="minorHAnsi" w:hAnsiTheme="minorHAnsi" w:cstheme="minorHAnsi"/>
          <w:szCs w:val="24"/>
        </w:rPr>
      </w:pPr>
    </w:p>
    <w:p w:rsidR="001A4E1F" w:rsidRPr="004E2387" w:rsidRDefault="001A4E1F" w:rsidP="00E468CB">
      <w:pPr>
        <w:pStyle w:val="Titre4"/>
      </w:pPr>
      <w:r w:rsidRPr="004E2387">
        <w:t>Création : renseignement des données de ta_jour_ferie_ce_lmtay596</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1A4E1F" w:rsidRPr="00150123" w:rsidRDefault="001A4E1F" w:rsidP="001A4E1F">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DU JOUR FERIE (YDJFER)</w:t>
      </w:r>
    </w:p>
    <w:p w:rsidR="001A4E1F" w:rsidRPr="00150123" w:rsidRDefault="001A4E1F" w:rsidP="001A4E1F">
      <w:pPr>
        <w:rPr>
          <w:rFonts w:asciiTheme="minorHAnsi" w:hAnsiTheme="minorHAnsi" w:cstheme="minorHAnsi"/>
          <w:szCs w:val="24"/>
          <w:lang w:eastAsia="fr-FR" w:bidi="ar-SA"/>
        </w:rPr>
      </w:pPr>
    </w:p>
    <w:p w:rsidR="001A4E1F" w:rsidRPr="004E2387" w:rsidRDefault="001A4E1F" w:rsidP="001A4E1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ta_jour_ferie_ce_lmtay596</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1A4E1F" w:rsidRPr="00150123" w:rsidRDefault="001A4E1F" w:rsidP="005B01C3">
      <w:pPr>
        <w:numPr>
          <w:ilvl w:val="0"/>
          <w:numId w:val="133"/>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DATE DU JOUR FERIE (YDJFER)</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Règle particulière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DU JOUR FERIE (YDJFER) sélectionnée ne doit pas exister dans ta_jour_ferie_legal_par_pays_lmtay602 pour le  CODE PAYS ISO 3 (CPAY) = "FRA"</w:t>
      </w:r>
    </w:p>
    <w:p w:rsidR="00152B90" w:rsidRPr="004E2387" w:rsidRDefault="00152B90" w:rsidP="00152B90">
      <w:pPr>
        <w:pStyle w:val="Titre4"/>
        <w:rPr>
          <w:rFonts w:asciiTheme="minorHAnsi" w:hAnsiTheme="minorHAnsi" w:cstheme="minorHAnsi"/>
          <w:lang w:eastAsia="fr-FR" w:bidi="ar-SA"/>
        </w:rPr>
      </w:pPr>
      <w:r>
        <w:rPr>
          <w:rFonts w:asciiTheme="minorHAnsi" w:hAnsiTheme="minorHAnsi" w:cstheme="minorHAnsi"/>
          <w:lang w:eastAsia="fr-FR" w:bidi="ar-SA"/>
        </w:rPr>
        <w:t>suppression</w:t>
      </w:r>
      <w:r w:rsidRPr="004E2387">
        <w:rPr>
          <w:rFonts w:asciiTheme="minorHAnsi" w:hAnsiTheme="minorHAnsi" w:cstheme="minorHAnsi"/>
          <w:lang w:eastAsia="fr-FR" w:bidi="ar-SA"/>
        </w:rPr>
        <w:t xml:space="preserve"> de ta_jour_ferie_ce_lmtay596</w:t>
      </w:r>
    </w:p>
    <w:p w:rsidR="007E59CC" w:rsidRPr="00150123" w:rsidRDefault="007E59CC" w:rsidP="001A4E1F">
      <w:pPr>
        <w:autoSpaceDE w:val="0"/>
        <w:autoSpaceDN w:val="0"/>
        <w:adjustRightInd w:val="0"/>
        <w:rPr>
          <w:rFonts w:asciiTheme="minorHAnsi" w:hAnsiTheme="minorHAnsi" w:cstheme="minorHAnsi"/>
          <w:szCs w:val="24"/>
          <w:lang w:eastAsia="fr-FR" w:bidi="ar-SA"/>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F27337" w:rsidRPr="00BF16B6" w:rsidRDefault="005A1ED4" w:rsidP="00F27337">
      <w:pPr>
        <w:pStyle w:val="Titre3"/>
      </w:pPr>
      <w:bookmarkStart w:id="848" w:name="_Toc515444411"/>
      <w:r w:rsidRPr="00BF16B6">
        <w:t>ta_jour_ferie_legal_par_pays_lmtay602</w:t>
      </w:r>
      <w:bookmarkEnd w:id="848"/>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lmtay602</w:instrText>
      </w:r>
      <w:r w:rsidR="005A639E">
        <w:instrText xml:space="preserve">" </w:instrText>
      </w:r>
      <w:r w:rsidR="005A639E">
        <w:rPr>
          <w:rFonts w:asciiTheme="minorHAnsi" w:hAnsiTheme="minorHAnsi" w:cstheme="minorHAnsi"/>
        </w:rPr>
        <w:fldChar w:fldCharType="end"/>
      </w:r>
    </w:p>
    <w:p w:rsidR="009A1753" w:rsidRPr="00150123" w:rsidRDefault="00702644" w:rsidP="009A1753">
      <w:pPr>
        <w:rPr>
          <w:rFonts w:asciiTheme="minorHAnsi" w:hAnsiTheme="minorHAnsi" w:cstheme="minorHAnsi"/>
          <w:szCs w:val="24"/>
        </w:rPr>
      </w:pPr>
      <w:r w:rsidRPr="00150123">
        <w:rPr>
          <w:rFonts w:asciiTheme="minorHAnsi" w:hAnsiTheme="minorHAnsi" w:cstheme="minorHAnsi"/>
          <w:szCs w:val="24"/>
        </w:rPr>
        <w:t>C</w:t>
      </w:r>
      <w:r w:rsidR="009A1753" w:rsidRPr="00150123">
        <w:rPr>
          <w:rFonts w:asciiTheme="minorHAnsi" w:hAnsiTheme="minorHAnsi" w:cstheme="minorHAnsi"/>
          <w:szCs w:val="24"/>
        </w:rPr>
        <w:t>ette table liste les jours de congés hebdomadaires et fêtes légales par pays</w:t>
      </w:r>
      <w:r w:rsidR="00070D7C" w:rsidRPr="00150123">
        <w:rPr>
          <w:rFonts w:asciiTheme="minorHAnsi" w:hAnsiTheme="minorHAnsi" w:cstheme="minorHAnsi"/>
          <w:szCs w:val="24"/>
        </w:rPr>
        <w:t>. N’est remplie que pour la France (FRA).</w:t>
      </w:r>
    </w:p>
    <w:p w:rsidR="009A1753" w:rsidRPr="004E2387" w:rsidRDefault="009A1753" w:rsidP="009A1753">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992"/>
        <w:gridCol w:w="1349"/>
        <w:gridCol w:w="923"/>
        <w:gridCol w:w="563"/>
        <w:gridCol w:w="992"/>
        <w:gridCol w:w="993"/>
        <w:gridCol w:w="915"/>
        <w:gridCol w:w="2061"/>
      </w:tblGrid>
      <w:tr w:rsidR="00A67A35" w:rsidRPr="00A67A35" w:rsidTr="00A67A35">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Libellé donnée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Code technique</w:t>
            </w:r>
          </w:p>
        </w:tc>
        <w:tc>
          <w:tcPr>
            <w:tcW w:w="1349" w:type="dxa"/>
            <w:tcBorders>
              <w:top w:val="single" w:sz="4" w:space="0" w:color="auto"/>
              <w:left w:val="nil"/>
              <w:bottom w:val="single" w:sz="4" w:space="0" w:color="auto"/>
              <w:right w:val="single" w:sz="4" w:space="0" w:color="auto"/>
            </w:tcBorders>
            <w:shd w:val="clear" w:color="000000" w:fill="C5D9F1"/>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saisi / alimenté</w:t>
            </w:r>
          </w:p>
        </w:tc>
        <w:tc>
          <w:tcPr>
            <w:tcW w:w="563" w:type="dxa"/>
            <w:tcBorders>
              <w:top w:val="single" w:sz="4" w:space="0" w:color="auto"/>
              <w:left w:val="nil"/>
              <w:bottom w:val="single" w:sz="4" w:space="0" w:color="auto"/>
              <w:right w:val="single" w:sz="4" w:space="0" w:color="auto"/>
            </w:tcBorders>
            <w:shd w:val="clear" w:color="000000" w:fill="C5D9F1"/>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clé</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cardinalité</w:t>
            </w:r>
          </w:p>
        </w:tc>
        <w:tc>
          <w:tcPr>
            <w:tcW w:w="2061" w:type="dxa"/>
            <w:tcBorders>
              <w:top w:val="single" w:sz="4" w:space="0" w:color="auto"/>
              <w:left w:val="nil"/>
              <w:bottom w:val="single" w:sz="4" w:space="0" w:color="auto"/>
              <w:right w:val="single" w:sz="4" w:space="0" w:color="auto"/>
            </w:tcBorders>
            <w:shd w:val="clear" w:color="000000" w:fill="C5D9F1"/>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définition</w:t>
            </w:r>
          </w:p>
        </w:tc>
      </w:tr>
      <w:tr w:rsidR="00A67A35" w:rsidRPr="00A67A35" w:rsidTr="00A67A35">
        <w:trPr>
          <w:trHeight w:val="5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CODE PAYS ISO 3</w:t>
            </w:r>
          </w:p>
        </w:tc>
        <w:tc>
          <w:tcPr>
            <w:tcW w:w="992"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CPAY</w:t>
            </w:r>
          </w:p>
        </w:tc>
        <w:tc>
          <w:tcPr>
            <w:tcW w:w="1349"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saisi</w:t>
            </w:r>
          </w:p>
        </w:tc>
        <w:tc>
          <w:tcPr>
            <w:tcW w:w="56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LMTAY501</w:t>
            </w:r>
          </w:p>
        </w:tc>
        <w:tc>
          <w:tcPr>
            <w:tcW w:w="99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nomenclature alpha ISO3 (clé)</w:t>
            </w:r>
          </w:p>
        </w:tc>
      </w:tr>
      <w:tr w:rsidR="00A67A35" w:rsidRPr="00A67A35" w:rsidTr="00A67A35">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DATE CREATION</w:t>
            </w:r>
          </w:p>
        </w:tc>
        <w:tc>
          <w:tcPr>
            <w:tcW w:w="992"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YDC000</w:t>
            </w:r>
          </w:p>
        </w:tc>
        <w:tc>
          <w:tcPr>
            <w:tcW w:w="1349"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calculé</w:t>
            </w:r>
          </w:p>
        </w:tc>
        <w:tc>
          <w:tcPr>
            <w:tcW w:w="56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 xml:space="preserve">date de création de l'enregistrement. Alimenté par le </w:t>
            </w:r>
            <w:r w:rsidR="00F85781" w:rsidRPr="00A67A35">
              <w:rPr>
                <w:rFonts w:eastAsia="Times New Roman" w:cs="Calibri"/>
                <w:sz w:val="18"/>
                <w:szCs w:val="18"/>
                <w:lang w:eastAsia="fr-FR" w:bidi="ar-SA"/>
              </w:rPr>
              <w:t>système</w:t>
            </w:r>
            <w:r w:rsidRPr="00A67A35">
              <w:rPr>
                <w:rFonts w:eastAsia="Times New Roman" w:cs="Calibri"/>
                <w:sz w:val="18"/>
                <w:szCs w:val="18"/>
                <w:lang w:eastAsia="fr-FR" w:bidi="ar-SA"/>
              </w:rPr>
              <w:t xml:space="preserve"> A la date du jour de création. Non modifiable</w:t>
            </w:r>
          </w:p>
        </w:tc>
      </w:tr>
      <w:tr w:rsidR="00A67A35" w:rsidRPr="00A67A35" w:rsidTr="00A67A35">
        <w:trPr>
          <w:trHeight w:val="727"/>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DATE DU JOUR FERIE</w:t>
            </w:r>
          </w:p>
        </w:tc>
        <w:tc>
          <w:tcPr>
            <w:tcW w:w="992"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YDJFER</w:t>
            </w:r>
          </w:p>
        </w:tc>
        <w:tc>
          <w:tcPr>
            <w:tcW w:w="1349"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saisi</w:t>
            </w:r>
          </w:p>
        </w:tc>
        <w:tc>
          <w:tcPr>
            <w:tcW w:w="56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date du jour férié (clé)</w:t>
            </w:r>
          </w:p>
        </w:tc>
      </w:tr>
      <w:tr w:rsidR="00A67A35" w:rsidRPr="00A67A35" w:rsidTr="00A67A35">
        <w:trPr>
          <w:trHeight w:val="69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 xml:space="preserve"> CODE USER DE DERNIERE MISE A JOUR</w:t>
            </w:r>
          </w:p>
        </w:tc>
        <w:tc>
          <w:tcPr>
            <w:tcW w:w="992" w:type="dxa"/>
            <w:tcBorders>
              <w:top w:val="nil"/>
              <w:left w:val="nil"/>
              <w:bottom w:val="single" w:sz="4" w:space="0" w:color="auto"/>
              <w:right w:val="single" w:sz="4" w:space="0" w:color="auto"/>
            </w:tcBorders>
            <w:shd w:val="clear" w:color="auto" w:fill="auto"/>
            <w:noWrap/>
            <w:vAlign w:val="center"/>
            <w:hideMark/>
          </w:tcPr>
          <w:p w:rsidR="00A67A35" w:rsidRPr="00A67A35" w:rsidRDefault="00A67A35" w:rsidP="00A67A35">
            <w:pPr>
              <w:jc w:val="center"/>
              <w:rPr>
                <w:rFonts w:ascii="Segoe UI" w:eastAsia="Times New Roman" w:hAnsi="Segoe UI" w:cs="Segoe UI"/>
                <w:sz w:val="18"/>
                <w:szCs w:val="18"/>
                <w:lang w:eastAsia="fr-FR" w:bidi="ar-SA"/>
              </w:rPr>
            </w:pPr>
            <w:r w:rsidRPr="00A67A35">
              <w:rPr>
                <w:rFonts w:ascii="Segoe UI" w:eastAsia="Times New Roman" w:hAnsi="Segoe UI" w:cs="Segoe UI"/>
                <w:sz w:val="18"/>
                <w:szCs w:val="18"/>
                <w:lang w:eastAsia="fr-FR" w:bidi="ar-SA"/>
              </w:rPr>
              <w:t>CUSER </w:t>
            </w:r>
          </w:p>
        </w:tc>
        <w:tc>
          <w:tcPr>
            <w:tcW w:w="1349"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calculé , non modifiable</w:t>
            </w:r>
          </w:p>
        </w:tc>
        <w:tc>
          <w:tcPr>
            <w:tcW w:w="56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ascii="Arial" w:eastAsia="Times New Roman" w:hAnsi="Arial"/>
                <w:sz w:val="18"/>
                <w:szCs w:val="18"/>
                <w:lang w:eastAsia="fr-FR" w:bidi="ar-SA"/>
              </w:rPr>
            </w:pPr>
            <w:r w:rsidRPr="00A67A35">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8"/>
                <w:szCs w:val="18"/>
                <w:lang w:eastAsia="fr-FR" w:bidi="ar-SA"/>
              </w:rPr>
            </w:pPr>
            <w:r w:rsidRPr="00A67A35">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A67A35" w:rsidRPr="00A67A35" w:rsidRDefault="00A67A35" w:rsidP="00A67A35">
            <w:pPr>
              <w:jc w:val="center"/>
              <w:rPr>
                <w:rFonts w:eastAsia="Times New Roman" w:cs="Calibri"/>
                <w:sz w:val="16"/>
                <w:szCs w:val="16"/>
                <w:lang w:eastAsia="fr-FR" w:bidi="ar-SA"/>
              </w:rPr>
            </w:pPr>
            <w:r w:rsidRPr="00A67A35">
              <w:rPr>
                <w:rFonts w:eastAsia="Times New Roman" w:cs="Calibri"/>
                <w:sz w:val="16"/>
                <w:szCs w:val="16"/>
                <w:lang w:eastAsia="fr-FR" w:bidi="ar-SA"/>
              </w:rPr>
              <w:t xml:space="preserve">User ayant </w:t>
            </w:r>
            <w:r w:rsidR="00F85781" w:rsidRPr="00A67A35">
              <w:rPr>
                <w:rFonts w:eastAsia="Times New Roman" w:cs="Calibri"/>
                <w:sz w:val="16"/>
                <w:szCs w:val="16"/>
                <w:lang w:eastAsia="fr-FR" w:bidi="ar-SA"/>
              </w:rPr>
              <w:t>effectué</w:t>
            </w:r>
            <w:r w:rsidRPr="00A67A35">
              <w:rPr>
                <w:rFonts w:eastAsia="Times New Roman" w:cs="Calibri"/>
                <w:sz w:val="16"/>
                <w:szCs w:val="16"/>
                <w:lang w:eastAsia="fr-FR" w:bidi="ar-SA"/>
              </w:rPr>
              <w:t xml:space="preserve"> la dernière mise à jour  de l'enregistrement</w:t>
            </w:r>
          </w:p>
        </w:tc>
      </w:tr>
    </w:tbl>
    <w:p w:rsidR="009A1753" w:rsidRPr="00150123" w:rsidRDefault="009A1753" w:rsidP="009A1753">
      <w:pPr>
        <w:rPr>
          <w:rFonts w:asciiTheme="minorHAnsi" w:hAnsiTheme="minorHAnsi" w:cstheme="minorHAnsi"/>
          <w:szCs w:val="24"/>
        </w:rPr>
      </w:pPr>
    </w:p>
    <w:p w:rsidR="005A1ED4" w:rsidRPr="004E2387" w:rsidRDefault="005A1ED4" w:rsidP="005A1ED4">
      <w:pPr>
        <w:pStyle w:val="Titre4"/>
        <w:rPr>
          <w:rFonts w:asciiTheme="minorHAnsi" w:hAnsiTheme="minorHAnsi" w:cstheme="minorHAnsi"/>
        </w:rPr>
      </w:pPr>
      <w:r w:rsidRPr="004E2387">
        <w:rPr>
          <w:rFonts w:asciiTheme="minorHAnsi" w:hAnsiTheme="minorHAnsi" w:cstheme="minorHAnsi"/>
        </w:rPr>
        <w:t>Création : renseignement des données de ta_jour_ferie_legal_par_pays_lmtay602</w:t>
      </w:r>
    </w:p>
    <w:p w:rsidR="005A1ED4" w:rsidRPr="00150123" w:rsidRDefault="005A1ED4" w:rsidP="005A1ED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5A1ED4" w:rsidRPr="00150123" w:rsidRDefault="005A1ED4" w:rsidP="00AF1B75">
      <w:pPr>
        <w:numPr>
          <w:ilvl w:val="0"/>
          <w:numId w:val="47"/>
        </w:numPr>
        <w:autoSpaceDE w:val="0"/>
        <w:autoSpaceDN w:val="0"/>
        <w:adjustRightInd w:val="0"/>
        <w:spacing w:after="1"/>
        <w:ind w:left="360" w:hanging="360"/>
        <w:rPr>
          <w:rFonts w:asciiTheme="minorHAnsi" w:hAnsiTheme="minorHAnsi" w:cstheme="minorHAnsi"/>
          <w:szCs w:val="24"/>
          <w:lang w:eastAsia="fr-FR" w:bidi="ar-SA"/>
        </w:rPr>
      </w:pPr>
      <w:r w:rsidRPr="00150123">
        <w:rPr>
          <w:rFonts w:asciiTheme="minorHAnsi" w:hAnsiTheme="minorHAnsi" w:cstheme="minorHAnsi"/>
          <w:szCs w:val="24"/>
          <w:lang w:eastAsia="fr-FR" w:bidi="ar-SA"/>
        </w:rPr>
        <w:t>CODE PAYS ISO 3 (CPAY). La liste déroulante propose toutes les valeurs de la table ta_pays_lmtay501 qui ne sont pas closes (lignes de ta_pays_lmtay501  dont la DATE DE CLOTURE YDCLOT est supérieure strictement à la date du jour), accompagnées de leur libellé LPAY</w:t>
      </w:r>
    </w:p>
    <w:p w:rsidR="005A1ED4" w:rsidRPr="00150123" w:rsidRDefault="005A1ED4" w:rsidP="005A1ED4">
      <w:pPr>
        <w:autoSpaceDE w:val="0"/>
        <w:autoSpaceDN w:val="0"/>
        <w:adjustRightInd w:val="0"/>
        <w:rPr>
          <w:rFonts w:asciiTheme="minorHAnsi" w:hAnsiTheme="minorHAnsi" w:cstheme="minorHAnsi"/>
          <w:szCs w:val="24"/>
          <w:lang w:eastAsia="fr-FR" w:bidi="ar-SA"/>
        </w:rPr>
      </w:pPr>
    </w:p>
    <w:p w:rsidR="005A1ED4" w:rsidRPr="00150123" w:rsidRDefault="005A1ED4" w:rsidP="005A1ED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5A1ED4" w:rsidRPr="00150123" w:rsidRDefault="005A1ED4" w:rsidP="005A1ED4">
      <w:pPr>
        <w:tabs>
          <w:tab w:val="left" w:pos="3956"/>
        </w:tabs>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DU JOUR FERIE (YDJFER)</w:t>
      </w:r>
    </w:p>
    <w:p w:rsidR="005A1ED4" w:rsidRPr="004E2387" w:rsidRDefault="005A1ED4" w:rsidP="005A1ED4">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ta_jour_ferie_legal_par_pays_lmtay602</w:t>
      </w:r>
    </w:p>
    <w:p w:rsidR="005A1ED4" w:rsidRPr="00150123" w:rsidRDefault="005A1ED4" w:rsidP="005A1ED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5A1ED4" w:rsidRPr="00150123" w:rsidRDefault="005A1ED4" w:rsidP="005B01C3">
      <w:pPr>
        <w:numPr>
          <w:ilvl w:val="0"/>
          <w:numId w:val="134"/>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le couple  CODE PAYS  ISO 3 (CPAY) - DATE DU JOUR FERIE (YDJFER)</w:t>
      </w:r>
    </w:p>
    <w:p w:rsidR="005A1ED4" w:rsidRPr="00150123" w:rsidRDefault="005A1ED4" w:rsidP="005A1ED4">
      <w:pPr>
        <w:autoSpaceDE w:val="0"/>
        <w:autoSpaceDN w:val="0"/>
        <w:adjustRightInd w:val="0"/>
        <w:rPr>
          <w:rFonts w:asciiTheme="minorHAnsi" w:hAnsiTheme="minorHAnsi" w:cstheme="minorHAnsi"/>
          <w:szCs w:val="24"/>
          <w:lang w:eastAsia="fr-FR" w:bidi="ar-SA"/>
        </w:rPr>
      </w:pPr>
    </w:p>
    <w:p w:rsidR="005A1ED4" w:rsidRPr="00150123" w:rsidRDefault="00E468CB" w:rsidP="00E468CB">
      <w:pPr>
        <w:pStyle w:val="Titre4"/>
        <w:rPr>
          <w:rFonts w:asciiTheme="minorHAnsi" w:hAnsiTheme="minorHAnsi" w:cstheme="minorHAnsi"/>
          <w:lang w:eastAsia="fr-FR" w:bidi="ar-SA"/>
        </w:rPr>
      </w:pPr>
      <w:r w:rsidRPr="00150123">
        <w:rPr>
          <w:rFonts w:asciiTheme="minorHAnsi" w:hAnsiTheme="minorHAnsi" w:cstheme="minorHAnsi"/>
          <w:lang w:eastAsia="fr-FR" w:bidi="ar-SA"/>
        </w:rPr>
        <w:t>Règles particulières</w:t>
      </w:r>
    </w:p>
    <w:p w:rsidR="005A1ED4" w:rsidRPr="00150123" w:rsidRDefault="005A1ED4" w:rsidP="005B01C3">
      <w:pPr>
        <w:numPr>
          <w:ilvl w:val="0"/>
          <w:numId w:val="135"/>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DU JOUR FERIE (YDJFER) ne doit pas exister dans ta_jour_ferie_poste_lmtay509</w:t>
      </w:r>
    </w:p>
    <w:p w:rsidR="005A1ED4" w:rsidRPr="00150123" w:rsidRDefault="005A1ED4" w:rsidP="005B01C3">
      <w:pPr>
        <w:numPr>
          <w:ilvl w:val="0"/>
          <w:numId w:val="13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DU JOUR FERIE (YDJFER) ne doit pas exister dans ta_jour_ferie_cdc_lmtay591</w:t>
      </w:r>
    </w:p>
    <w:p w:rsidR="005A1ED4" w:rsidRPr="00150123" w:rsidRDefault="005A1ED4" w:rsidP="005B01C3">
      <w:pPr>
        <w:numPr>
          <w:ilvl w:val="0"/>
          <w:numId w:val="13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DU JOUR FERIE (YDJFER) ne doit pas exister dans ta_jour_ferie_tresor_lmtay593</w:t>
      </w:r>
    </w:p>
    <w:p w:rsidR="005A1ED4" w:rsidRPr="00150123" w:rsidRDefault="005A1ED4" w:rsidP="005B01C3">
      <w:pPr>
        <w:numPr>
          <w:ilvl w:val="0"/>
          <w:numId w:val="13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DU JOUR FERIE (YDJFER) ne doit pas exister dans ta_jour_ferie_ce_lmtay596</w:t>
      </w:r>
    </w:p>
    <w:p w:rsidR="005A1ED4" w:rsidRPr="00150123" w:rsidRDefault="005A1ED4" w:rsidP="005B01C3">
      <w:pPr>
        <w:numPr>
          <w:ilvl w:val="0"/>
          <w:numId w:val="13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DU JOUR FERIE (YDJFER) ne doit pas exister dans ta_jour_ferie_oc_bdf_lmtay603</w:t>
      </w:r>
    </w:p>
    <w:p w:rsidR="005A1ED4" w:rsidRPr="00150123" w:rsidRDefault="005A1ED4" w:rsidP="005B01C3">
      <w:pPr>
        <w:numPr>
          <w:ilvl w:val="0"/>
          <w:numId w:val="13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DU JOUR FERIE (YDJFER) ne doit pas exister dans ta_jour_ferie_sit_peps_lmtay984</w:t>
      </w:r>
    </w:p>
    <w:p w:rsidR="00152B90" w:rsidRPr="00152B90" w:rsidRDefault="00400333" w:rsidP="00152B90">
      <w:pPr>
        <w:pStyle w:val="Titre4"/>
        <w:rPr>
          <w:rFonts w:asciiTheme="minorHAnsi" w:hAnsiTheme="minorHAnsi" w:cstheme="minorHAnsi"/>
          <w:lang w:eastAsia="fr-FR" w:bidi="ar-SA"/>
        </w:rPr>
      </w:pPr>
      <w:r>
        <w:rPr>
          <w:rFonts w:asciiTheme="minorHAnsi" w:hAnsiTheme="minorHAnsi" w:cstheme="minorHAnsi"/>
          <w:lang w:eastAsia="fr-FR" w:bidi="ar-SA"/>
        </w:rPr>
        <w:t>S</w:t>
      </w:r>
      <w:r w:rsidR="00152B90">
        <w:rPr>
          <w:rFonts w:asciiTheme="minorHAnsi" w:hAnsiTheme="minorHAnsi" w:cstheme="minorHAnsi"/>
          <w:lang w:eastAsia="fr-FR" w:bidi="ar-SA"/>
        </w:rPr>
        <w:t>uppression</w:t>
      </w:r>
    </w:p>
    <w:p w:rsidR="00152B90" w:rsidRPr="00150123" w:rsidRDefault="00152B90" w:rsidP="00152B90">
      <w:pPr>
        <w:autoSpaceDE w:val="0"/>
        <w:autoSpaceDN w:val="0"/>
        <w:adjustRightInd w:val="0"/>
        <w:rPr>
          <w:rFonts w:asciiTheme="minorHAnsi" w:hAnsiTheme="minorHAnsi" w:cstheme="minorHAnsi"/>
          <w:szCs w:val="24"/>
          <w:lang w:eastAsia="fr-FR" w:bidi="ar-SA"/>
        </w:rPr>
      </w:pPr>
    </w:p>
    <w:p w:rsidR="00152B90" w:rsidRPr="00150123" w:rsidRDefault="00152B90" w:rsidP="00152B90">
      <w:pPr>
        <w:autoSpaceDE w:val="0"/>
        <w:autoSpaceDN w:val="0"/>
        <w:adjustRightInd w:val="0"/>
        <w:rPr>
          <w:rFonts w:asciiTheme="minorHAnsi" w:hAnsiTheme="minorHAnsi" w:cstheme="minorHAnsi"/>
          <w:szCs w:val="24"/>
          <w:lang w:eastAsia="fr-FR" w:bidi="ar-SA"/>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F27337" w:rsidRPr="00BF16B6" w:rsidRDefault="00E468CB" w:rsidP="00F27337">
      <w:pPr>
        <w:pStyle w:val="Titre3"/>
      </w:pPr>
      <w:bookmarkStart w:id="849" w:name="_Toc515444412"/>
      <w:r w:rsidRPr="00BF16B6">
        <w:t>ta_jour_ferie_oc_bdf_lmtay603</w:t>
      </w:r>
      <w:bookmarkEnd w:id="849"/>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lmtay603</w:instrText>
      </w:r>
      <w:r w:rsidR="005A639E">
        <w:instrText xml:space="preserve">" </w:instrText>
      </w:r>
      <w:r w:rsidR="005A639E">
        <w:rPr>
          <w:rFonts w:asciiTheme="minorHAnsi" w:hAnsiTheme="minorHAnsi" w:cstheme="minorHAnsi"/>
        </w:rPr>
        <w:fldChar w:fldCharType="end"/>
      </w:r>
    </w:p>
    <w:p w:rsidR="00214C43" w:rsidRPr="00150123" w:rsidRDefault="00702644" w:rsidP="00214C43">
      <w:pPr>
        <w:rPr>
          <w:rFonts w:asciiTheme="minorHAnsi" w:hAnsiTheme="minorHAnsi" w:cstheme="minorHAnsi"/>
          <w:szCs w:val="24"/>
        </w:rPr>
      </w:pPr>
      <w:r w:rsidRPr="00150123">
        <w:rPr>
          <w:rFonts w:asciiTheme="minorHAnsi" w:eastAsia="Times New Roman" w:hAnsiTheme="minorHAnsi" w:cstheme="minorHAnsi"/>
          <w:color w:val="000000"/>
          <w:szCs w:val="24"/>
          <w:lang w:eastAsia="fr-FR" w:bidi="ar-SA"/>
        </w:rPr>
        <w:t>Jo</w:t>
      </w:r>
      <w:r w:rsidR="00214C43" w:rsidRPr="00150123">
        <w:rPr>
          <w:rFonts w:asciiTheme="minorHAnsi" w:eastAsia="Times New Roman" w:hAnsiTheme="minorHAnsi" w:cstheme="minorHAnsi"/>
          <w:color w:val="000000"/>
          <w:szCs w:val="24"/>
          <w:lang w:eastAsia="fr-FR" w:bidi="ar-SA"/>
        </w:rPr>
        <w:t>urs fériés propres à la BDF, en complément de</w:t>
      </w:r>
      <w:r w:rsidR="009C09EE" w:rsidRPr="00150123">
        <w:rPr>
          <w:rFonts w:asciiTheme="minorHAnsi" w:eastAsia="Times New Roman" w:hAnsiTheme="minorHAnsi" w:cstheme="minorHAnsi"/>
          <w:color w:val="000000"/>
          <w:szCs w:val="24"/>
          <w:lang w:eastAsia="fr-FR" w:bidi="ar-SA"/>
        </w:rPr>
        <w:t>s jours fériés légaux Français .</w:t>
      </w:r>
      <w:r w:rsidR="00214C43" w:rsidRPr="00150123">
        <w:rPr>
          <w:rFonts w:asciiTheme="minorHAnsi" w:eastAsia="Times New Roman" w:hAnsiTheme="minorHAnsi" w:cstheme="minorHAnsi"/>
          <w:color w:val="000000"/>
          <w:szCs w:val="24"/>
          <w:lang w:eastAsia="fr-FR" w:bidi="ar-SA"/>
        </w:rPr>
        <w:t xml:space="preserve"> LMTAY602. n'est plus utilisée en 20</w:t>
      </w:r>
      <w:r w:rsidR="009267BC" w:rsidRPr="00150123">
        <w:rPr>
          <w:rFonts w:asciiTheme="minorHAnsi" w:eastAsia="Times New Roman" w:hAnsiTheme="minorHAnsi" w:cstheme="minorHAnsi"/>
          <w:color w:val="000000"/>
          <w:szCs w:val="24"/>
          <w:lang w:eastAsia="fr-FR" w:bidi="ar-SA"/>
        </w:rPr>
        <w:t>16 que par les consignations (CORESI).</w:t>
      </w:r>
    </w:p>
    <w:p w:rsidR="009979BC" w:rsidRPr="004E2387" w:rsidRDefault="009979BC" w:rsidP="001A4E1F">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92"/>
        <w:gridCol w:w="992"/>
        <w:gridCol w:w="567"/>
        <w:gridCol w:w="851"/>
        <w:gridCol w:w="992"/>
        <w:gridCol w:w="992"/>
        <w:gridCol w:w="2126"/>
      </w:tblGrid>
      <w:tr w:rsidR="0022082D" w:rsidRPr="0022082D" w:rsidTr="0022082D">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type longueur</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saisi / alimenté</w:t>
            </w:r>
          </w:p>
        </w:tc>
        <w:tc>
          <w:tcPr>
            <w:tcW w:w="567"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clé</w:t>
            </w:r>
          </w:p>
        </w:tc>
        <w:tc>
          <w:tcPr>
            <w:tcW w:w="851"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table origine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obligatoire / facultatif</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cardinalité</w:t>
            </w:r>
          </w:p>
        </w:tc>
        <w:tc>
          <w:tcPr>
            <w:tcW w:w="2126"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définition</w:t>
            </w:r>
          </w:p>
        </w:tc>
      </w:tr>
      <w:tr w:rsidR="0022082D" w:rsidRPr="0022082D" w:rsidTr="0022082D">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calculé</w:t>
            </w:r>
          </w:p>
        </w:tc>
        <w:tc>
          <w:tcPr>
            <w:tcW w:w="567"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xml:space="preserve">date de création de l'enregistrement. Alimenté par le </w:t>
            </w:r>
            <w:r w:rsidR="00F85781" w:rsidRPr="0022082D">
              <w:rPr>
                <w:rFonts w:eastAsia="Times New Roman" w:cs="Calibri"/>
                <w:sz w:val="18"/>
                <w:szCs w:val="18"/>
                <w:lang w:eastAsia="fr-FR" w:bidi="ar-SA"/>
              </w:rPr>
              <w:t>système</w:t>
            </w:r>
            <w:r w:rsidRPr="0022082D">
              <w:rPr>
                <w:rFonts w:eastAsia="Times New Roman" w:cs="Calibri"/>
                <w:sz w:val="18"/>
                <w:szCs w:val="18"/>
                <w:lang w:eastAsia="fr-FR" w:bidi="ar-SA"/>
              </w:rPr>
              <w:t xml:space="preserve"> A la date du jour de création. Non modifiable</w:t>
            </w:r>
          </w:p>
        </w:tc>
      </w:tr>
      <w:tr w:rsidR="0022082D" w:rsidRPr="0022082D" w:rsidTr="0022082D">
        <w:trPr>
          <w:trHeight w:val="395"/>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DATE DU JOUR FERIE</w:t>
            </w:r>
          </w:p>
        </w:tc>
        <w:tc>
          <w:tcPr>
            <w:tcW w:w="876"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YDJFER</w:t>
            </w:r>
          </w:p>
        </w:tc>
        <w:tc>
          <w:tcPr>
            <w:tcW w:w="13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clé</w:t>
            </w:r>
          </w:p>
        </w:tc>
        <w:tc>
          <w:tcPr>
            <w:tcW w:w="851"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xml:space="preserve">date du jour férié </w:t>
            </w:r>
          </w:p>
        </w:tc>
      </w:tr>
      <w:tr w:rsidR="0022082D" w:rsidRPr="0022082D" w:rsidTr="0022082D">
        <w:trPr>
          <w:trHeight w:val="811"/>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22082D" w:rsidRPr="0022082D" w:rsidRDefault="0022082D" w:rsidP="0022082D">
            <w:pPr>
              <w:jc w:val="center"/>
              <w:rPr>
                <w:rFonts w:ascii="Segoe UI" w:eastAsia="Times New Roman" w:hAnsi="Segoe UI" w:cs="Segoe UI"/>
                <w:sz w:val="18"/>
                <w:szCs w:val="18"/>
                <w:lang w:eastAsia="fr-FR" w:bidi="ar-SA"/>
              </w:rPr>
            </w:pPr>
            <w:r w:rsidRPr="0022082D">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alphanumérique (varchar255)</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calculé , non modifiable</w:t>
            </w:r>
          </w:p>
        </w:tc>
        <w:tc>
          <w:tcPr>
            <w:tcW w:w="567"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ascii="Arial" w:eastAsia="Times New Roman" w:hAnsi="Arial"/>
                <w:sz w:val="18"/>
                <w:szCs w:val="18"/>
                <w:lang w:eastAsia="fr-FR" w:bidi="ar-SA"/>
              </w:rPr>
            </w:pPr>
            <w:r w:rsidRPr="0022082D">
              <w:rPr>
                <w:rFonts w:ascii="Arial" w:eastAsia="Times New Roman" w:hAnsi="Arial"/>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6"/>
                <w:szCs w:val="16"/>
                <w:lang w:eastAsia="fr-FR" w:bidi="ar-SA"/>
              </w:rPr>
            </w:pPr>
            <w:r w:rsidRPr="0022082D">
              <w:rPr>
                <w:rFonts w:eastAsia="Times New Roman" w:cs="Calibri"/>
                <w:sz w:val="16"/>
                <w:szCs w:val="16"/>
                <w:lang w:eastAsia="fr-FR" w:bidi="ar-SA"/>
              </w:rPr>
              <w:t xml:space="preserve">User ayant </w:t>
            </w:r>
            <w:r w:rsidR="00F85781" w:rsidRPr="0022082D">
              <w:rPr>
                <w:rFonts w:eastAsia="Times New Roman" w:cs="Calibri"/>
                <w:sz w:val="16"/>
                <w:szCs w:val="16"/>
                <w:lang w:eastAsia="fr-FR" w:bidi="ar-SA"/>
              </w:rPr>
              <w:t>effectué</w:t>
            </w:r>
            <w:r w:rsidRPr="0022082D">
              <w:rPr>
                <w:rFonts w:eastAsia="Times New Roman" w:cs="Calibri"/>
                <w:sz w:val="16"/>
                <w:szCs w:val="16"/>
                <w:lang w:eastAsia="fr-FR" w:bidi="ar-SA"/>
              </w:rPr>
              <w:t xml:space="preserve"> la dernière mise à jour  de l'enregistrement</w:t>
            </w:r>
          </w:p>
        </w:tc>
      </w:tr>
    </w:tbl>
    <w:p w:rsidR="009979BC" w:rsidRPr="00150123" w:rsidRDefault="009979BC" w:rsidP="009979BC">
      <w:pPr>
        <w:rPr>
          <w:rFonts w:asciiTheme="minorHAnsi" w:hAnsiTheme="minorHAnsi" w:cstheme="minorHAnsi"/>
          <w:szCs w:val="24"/>
        </w:rPr>
      </w:pPr>
    </w:p>
    <w:p w:rsidR="001A4E1F" w:rsidRPr="004E2387" w:rsidRDefault="001A4E1F" w:rsidP="001A4E1F">
      <w:pPr>
        <w:pStyle w:val="Titre4"/>
        <w:rPr>
          <w:rFonts w:asciiTheme="minorHAnsi" w:hAnsiTheme="minorHAnsi" w:cstheme="minorHAnsi"/>
        </w:rPr>
      </w:pPr>
      <w:r w:rsidRPr="004E2387">
        <w:rPr>
          <w:rFonts w:asciiTheme="minorHAnsi" w:hAnsiTheme="minorHAnsi" w:cstheme="minorHAnsi"/>
        </w:rPr>
        <w:t>Création : renseignement des données de ta_jour_ferie_oc_bdf_lmtay603</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1A4E1F" w:rsidRPr="00150123" w:rsidRDefault="001A4E1F" w:rsidP="001A4E1F">
      <w:pPr>
        <w:tabs>
          <w:tab w:val="left" w:pos="3956"/>
        </w:tabs>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DU JOUR FERIE (YDJFER)</w:t>
      </w:r>
    </w:p>
    <w:p w:rsidR="001A4E1F" w:rsidRPr="00150123" w:rsidRDefault="001A4E1F" w:rsidP="001A4E1F">
      <w:pPr>
        <w:tabs>
          <w:tab w:val="left" w:pos="3956"/>
        </w:tabs>
        <w:rPr>
          <w:rFonts w:asciiTheme="minorHAnsi" w:hAnsiTheme="minorHAnsi" w:cstheme="minorHAnsi"/>
          <w:szCs w:val="24"/>
          <w:lang w:eastAsia="fr-FR" w:bidi="ar-SA"/>
        </w:rPr>
      </w:pPr>
    </w:p>
    <w:p w:rsidR="001A4E1F" w:rsidRPr="004E2387" w:rsidRDefault="001A4E1F" w:rsidP="001A4E1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ta_jour_ferie_oc_bdf_lmtay603</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1A4E1F" w:rsidRPr="00150123" w:rsidRDefault="001A4E1F" w:rsidP="005B01C3">
      <w:pPr>
        <w:numPr>
          <w:ilvl w:val="0"/>
          <w:numId w:val="136"/>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DATE DU JOUR FERIE (YDJFER)</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Règle particulière :</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DU JOUR FERIE (YDJFER) sélectionnée ne doit pas exister dans ta_jour_ferie_legal_par_pays_lmtay602 pour le  CODE PAYS ISO 3 (CPAY) = "FRA"</w:t>
      </w:r>
    </w:p>
    <w:p w:rsidR="001A4E1F" w:rsidRPr="00150123" w:rsidRDefault="001A4E1F" w:rsidP="001A4E1F">
      <w:pPr>
        <w:tabs>
          <w:tab w:val="left" w:pos="3956"/>
        </w:tabs>
        <w:rPr>
          <w:rFonts w:asciiTheme="minorHAnsi" w:hAnsiTheme="minorHAnsi" w:cstheme="minorHAnsi"/>
          <w:szCs w:val="24"/>
          <w:lang w:eastAsia="fr-FR" w:bidi="ar-SA"/>
        </w:rPr>
      </w:pPr>
    </w:p>
    <w:p w:rsidR="00544DCC" w:rsidRPr="004E2387" w:rsidRDefault="00400333" w:rsidP="00544DCC">
      <w:pPr>
        <w:pStyle w:val="Titre4"/>
        <w:rPr>
          <w:rFonts w:asciiTheme="minorHAnsi" w:hAnsiTheme="minorHAnsi" w:cstheme="minorHAnsi"/>
          <w:lang w:eastAsia="fr-FR" w:bidi="ar-SA"/>
        </w:rPr>
      </w:pPr>
      <w:r>
        <w:rPr>
          <w:rFonts w:asciiTheme="minorHAnsi" w:hAnsiTheme="minorHAnsi" w:cstheme="minorHAnsi"/>
          <w:lang w:eastAsia="fr-FR" w:bidi="ar-SA"/>
        </w:rPr>
        <w:t>S</w:t>
      </w:r>
      <w:r w:rsidR="00544DCC">
        <w:rPr>
          <w:rFonts w:asciiTheme="minorHAnsi" w:hAnsiTheme="minorHAnsi" w:cstheme="minorHAnsi"/>
          <w:lang w:eastAsia="fr-FR" w:bidi="ar-SA"/>
        </w:rPr>
        <w:t>uppression</w:t>
      </w:r>
      <w:r w:rsidR="00544DCC" w:rsidRPr="004E2387">
        <w:rPr>
          <w:rFonts w:asciiTheme="minorHAnsi" w:hAnsiTheme="minorHAnsi" w:cstheme="minorHAnsi"/>
          <w:lang w:eastAsia="fr-FR" w:bidi="ar-SA"/>
        </w:rPr>
        <w:t xml:space="preserve"> de ta_jour_ferie_oc_bdf_lmtay603</w:t>
      </w:r>
    </w:p>
    <w:p w:rsidR="00544DCC" w:rsidRPr="00150123" w:rsidRDefault="00544DCC" w:rsidP="001A4E1F">
      <w:pPr>
        <w:tabs>
          <w:tab w:val="left" w:pos="3956"/>
        </w:tabs>
        <w:rPr>
          <w:rFonts w:asciiTheme="minorHAnsi" w:hAnsiTheme="minorHAnsi" w:cstheme="minorHAnsi"/>
          <w:szCs w:val="24"/>
          <w:lang w:eastAsia="fr-FR" w:bidi="ar-SA"/>
        </w:rPr>
      </w:pPr>
    </w:p>
    <w:p w:rsidR="008A6E6E" w:rsidRPr="00150123" w:rsidRDefault="008A6E6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br w:type="page"/>
      </w:r>
    </w:p>
    <w:p w:rsidR="00F27337" w:rsidRPr="00BF16B6" w:rsidRDefault="001A4E1F" w:rsidP="00F27337">
      <w:pPr>
        <w:pStyle w:val="Titre3"/>
      </w:pPr>
      <w:bookmarkStart w:id="850" w:name="_Toc515444413"/>
      <w:r w:rsidRPr="00BF16B6">
        <w:t>ta_jour_ferie_sit_peps_lmtay984</w:t>
      </w:r>
      <w:bookmarkEnd w:id="850"/>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lmtay984</w:instrText>
      </w:r>
      <w:r w:rsidR="005A639E">
        <w:instrText xml:space="preserve">" </w:instrText>
      </w:r>
      <w:r w:rsidR="005A639E">
        <w:rPr>
          <w:rFonts w:asciiTheme="minorHAnsi" w:hAnsiTheme="minorHAnsi" w:cstheme="minorHAnsi"/>
        </w:rPr>
        <w:fldChar w:fldCharType="end"/>
      </w:r>
    </w:p>
    <w:p w:rsidR="009C09EE" w:rsidRPr="00150123" w:rsidRDefault="008C48E0" w:rsidP="009C09EE">
      <w:pPr>
        <w:rPr>
          <w:rFonts w:asciiTheme="minorHAnsi" w:hAnsiTheme="minorHAnsi" w:cstheme="minorHAnsi"/>
          <w:szCs w:val="24"/>
        </w:rPr>
      </w:pPr>
      <w:r w:rsidRPr="00150123">
        <w:rPr>
          <w:rFonts w:asciiTheme="minorHAnsi" w:eastAsia="Times New Roman" w:hAnsiTheme="minorHAnsi" w:cstheme="minorHAnsi"/>
          <w:color w:val="000000"/>
          <w:szCs w:val="24"/>
          <w:lang w:eastAsia="fr-FR" w:bidi="ar-SA"/>
        </w:rPr>
        <w:t>C</w:t>
      </w:r>
      <w:r w:rsidR="00D93AF7" w:rsidRPr="00150123">
        <w:rPr>
          <w:rFonts w:asciiTheme="minorHAnsi" w:eastAsia="Times New Roman" w:hAnsiTheme="minorHAnsi" w:cstheme="minorHAnsi"/>
          <w:color w:val="000000"/>
          <w:szCs w:val="24"/>
          <w:lang w:eastAsia="fr-FR" w:bidi="ar-SA"/>
        </w:rPr>
        <w:t>alendrier des jours fériés SIT pour lesquels les  échanges ont lieu sans que la date</w:t>
      </w:r>
      <w:r w:rsidR="009C09EE" w:rsidRPr="00150123">
        <w:rPr>
          <w:rFonts w:asciiTheme="minorHAnsi" w:eastAsia="Times New Roman" w:hAnsiTheme="minorHAnsi" w:cstheme="minorHAnsi"/>
          <w:color w:val="000000"/>
          <w:szCs w:val="24"/>
          <w:lang w:eastAsia="fr-FR" w:bidi="ar-SA"/>
        </w:rPr>
        <w:t xml:space="preserve"> de règlement soit positionnée. N'est plus utilisée en 2016 que par les consignations (CORESI).</w:t>
      </w:r>
    </w:p>
    <w:p w:rsidR="008C48E0" w:rsidRPr="004E2387" w:rsidRDefault="008C48E0" w:rsidP="008C48E0">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92"/>
        <w:gridCol w:w="992"/>
        <w:gridCol w:w="567"/>
        <w:gridCol w:w="992"/>
        <w:gridCol w:w="993"/>
        <w:gridCol w:w="915"/>
        <w:gridCol w:w="2061"/>
      </w:tblGrid>
      <w:tr w:rsidR="0022082D" w:rsidRPr="0022082D" w:rsidTr="0022082D">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type longueur</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saisi / alimenté</w:t>
            </w:r>
          </w:p>
        </w:tc>
        <w:tc>
          <w:tcPr>
            <w:tcW w:w="567"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clé</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cardinalité</w:t>
            </w:r>
          </w:p>
        </w:tc>
        <w:tc>
          <w:tcPr>
            <w:tcW w:w="2061" w:type="dxa"/>
            <w:tcBorders>
              <w:top w:val="single" w:sz="4" w:space="0" w:color="auto"/>
              <w:left w:val="nil"/>
              <w:bottom w:val="single" w:sz="4" w:space="0" w:color="auto"/>
              <w:right w:val="single" w:sz="4" w:space="0" w:color="auto"/>
            </w:tcBorders>
            <w:shd w:val="clear" w:color="000000" w:fill="C5D9F1"/>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définition</w:t>
            </w:r>
          </w:p>
        </w:tc>
      </w:tr>
      <w:tr w:rsidR="0022082D" w:rsidRPr="0022082D" w:rsidTr="0022082D">
        <w:trPr>
          <w:trHeight w:val="804"/>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calculé</w:t>
            </w:r>
          </w:p>
        </w:tc>
        <w:tc>
          <w:tcPr>
            <w:tcW w:w="567"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xml:space="preserve">date de création de l'enregistrement. Alimenté par le </w:t>
            </w:r>
            <w:r w:rsidR="00F85781" w:rsidRPr="0022082D">
              <w:rPr>
                <w:rFonts w:eastAsia="Times New Roman" w:cs="Calibri"/>
                <w:sz w:val="18"/>
                <w:szCs w:val="18"/>
                <w:lang w:eastAsia="fr-FR" w:bidi="ar-SA"/>
              </w:rPr>
              <w:t>système</w:t>
            </w:r>
            <w:r w:rsidRPr="0022082D">
              <w:rPr>
                <w:rFonts w:eastAsia="Times New Roman" w:cs="Calibri"/>
                <w:sz w:val="18"/>
                <w:szCs w:val="18"/>
                <w:lang w:eastAsia="fr-FR" w:bidi="ar-SA"/>
              </w:rPr>
              <w:t xml:space="preserve"> A la date du jour de création. Non modifiable</w:t>
            </w:r>
          </w:p>
        </w:tc>
      </w:tr>
      <w:tr w:rsidR="0022082D" w:rsidRPr="0022082D" w:rsidTr="0022082D">
        <w:trPr>
          <w:trHeight w:val="395"/>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DATE DU JOUR FERIE</w:t>
            </w:r>
          </w:p>
        </w:tc>
        <w:tc>
          <w:tcPr>
            <w:tcW w:w="876"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YDJFER</w:t>
            </w:r>
          </w:p>
        </w:tc>
        <w:tc>
          <w:tcPr>
            <w:tcW w:w="13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saisi</w:t>
            </w:r>
          </w:p>
        </w:tc>
        <w:tc>
          <w:tcPr>
            <w:tcW w:w="567"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date du jour férié</w:t>
            </w:r>
          </w:p>
        </w:tc>
      </w:tr>
      <w:tr w:rsidR="0022082D" w:rsidRPr="0022082D" w:rsidTr="0022082D">
        <w:trPr>
          <w:trHeight w:val="811"/>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22082D" w:rsidRPr="0022082D" w:rsidRDefault="0022082D" w:rsidP="0022082D">
            <w:pPr>
              <w:jc w:val="center"/>
              <w:rPr>
                <w:rFonts w:ascii="Segoe UI" w:eastAsia="Times New Roman" w:hAnsi="Segoe UI" w:cs="Segoe UI"/>
                <w:sz w:val="18"/>
                <w:szCs w:val="18"/>
                <w:lang w:eastAsia="fr-FR" w:bidi="ar-SA"/>
              </w:rPr>
            </w:pPr>
            <w:r w:rsidRPr="0022082D">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alphanumérique (varchar255)</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calculé , non modifiable</w:t>
            </w:r>
          </w:p>
        </w:tc>
        <w:tc>
          <w:tcPr>
            <w:tcW w:w="567"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ascii="Arial" w:eastAsia="Times New Roman" w:hAnsi="Arial"/>
                <w:sz w:val="18"/>
                <w:szCs w:val="18"/>
                <w:lang w:eastAsia="fr-FR" w:bidi="ar-SA"/>
              </w:rPr>
            </w:pPr>
            <w:r w:rsidRPr="0022082D">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8"/>
                <w:szCs w:val="18"/>
                <w:lang w:eastAsia="fr-FR" w:bidi="ar-SA"/>
              </w:rPr>
            </w:pPr>
            <w:r w:rsidRPr="0022082D">
              <w:rPr>
                <w:rFonts w:eastAsia="Times New Roman" w:cs="Calibri"/>
                <w:sz w:val="18"/>
                <w:szCs w:val="18"/>
                <w:lang w:eastAsia="fr-FR" w:bidi="ar-SA"/>
              </w:rPr>
              <w:t>1</w:t>
            </w:r>
          </w:p>
        </w:tc>
        <w:tc>
          <w:tcPr>
            <w:tcW w:w="2061" w:type="dxa"/>
            <w:tcBorders>
              <w:top w:val="nil"/>
              <w:left w:val="nil"/>
              <w:bottom w:val="single" w:sz="4" w:space="0" w:color="auto"/>
              <w:right w:val="single" w:sz="4" w:space="0" w:color="auto"/>
            </w:tcBorders>
            <w:shd w:val="clear" w:color="auto" w:fill="auto"/>
            <w:vAlign w:val="center"/>
            <w:hideMark/>
          </w:tcPr>
          <w:p w:rsidR="0022082D" w:rsidRPr="0022082D" w:rsidRDefault="0022082D" w:rsidP="0022082D">
            <w:pPr>
              <w:jc w:val="center"/>
              <w:rPr>
                <w:rFonts w:eastAsia="Times New Roman" w:cs="Calibri"/>
                <w:sz w:val="16"/>
                <w:szCs w:val="16"/>
                <w:lang w:eastAsia="fr-FR" w:bidi="ar-SA"/>
              </w:rPr>
            </w:pPr>
            <w:r w:rsidRPr="0022082D">
              <w:rPr>
                <w:rFonts w:eastAsia="Times New Roman" w:cs="Calibri"/>
                <w:sz w:val="16"/>
                <w:szCs w:val="16"/>
                <w:lang w:eastAsia="fr-FR" w:bidi="ar-SA"/>
              </w:rPr>
              <w:t xml:space="preserve">User ayant </w:t>
            </w:r>
            <w:r w:rsidR="00F85781" w:rsidRPr="0022082D">
              <w:rPr>
                <w:rFonts w:eastAsia="Times New Roman" w:cs="Calibri"/>
                <w:sz w:val="16"/>
                <w:szCs w:val="16"/>
                <w:lang w:eastAsia="fr-FR" w:bidi="ar-SA"/>
              </w:rPr>
              <w:t>effectué</w:t>
            </w:r>
            <w:r w:rsidRPr="0022082D">
              <w:rPr>
                <w:rFonts w:eastAsia="Times New Roman" w:cs="Calibri"/>
                <w:sz w:val="16"/>
                <w:szCs w:val="16"/>
                <w:lang w:eastAsia="fr-FR" w:bidi="ar-SA"/>
              </w:rPr>
              <w:t xml:space="preserve"> la dernière mise à jour  de l'enregistrement</w:t>
            </w:r>
          </w:p>
        </w:tc>
      </w:tr>
    </w:tbl>
    <w:p w:rsidR="008C48E0" w:rsidRPr="00150123" w:rsidRDefault="008C48E0" w:rsidP="00D93AF7">
      <w:pPr>
        <w:rPr>
          <w:rFonts w:asciiTheme="minorHAnsi" w:hAnsiTheme="minorHAnsi" w:cstheme="minorHAnsi"/>
          <w:szCs w:val="24"/>
        </w:rPr>
      </w:pPr>
    </w:p>
    <w:p w:rsidR="001A4E1F" w:rsidRPr="004E2387" w:rsidRDefault="001A4E1F" w:rsidP="001A4E1F">
      <w:pPr>
        <w:pStyle w:val="Titre4"/>
        <w:rPr>
          <w:rFonts w:asciiTheme="minorHAnsi" w:hAnsiTheme="minorHAnsi" w:cstheme="minorHAnsi"/>
        </w:rPr>
      </w:pPr>
      <w:r w:rsidRPr="004E2387">
        <w:rPr>
          <w:rFonts w:asciiTheme="minorHAnsi" w:hAnsiTheme="minorHAnsi" w:cstheme="minorHAnsi"/>
        </w:rPr>
        <w:t>Création : renseignement des données de ta_jour_ferie_sit_peps_lmtay984</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 calendrier : </w:t>
      </w:r>
    </w:p>
    <w:p w:rsidR="001A4E1F" w:rsidRPr="00150123" w:rsidRDefault="001A4E1F" w:rsidP="001A4E1F">
      <w:pPr>
        <w:tabs>
          <w:tab w:val="left" w:pos="3956"/>
        </w:tabs>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DU JOUR FERIE (YDJFER)</w:t>
      </w:r>
    </w:p>
    <w:p w:rsidR="001A4E1F" w:rsidRPr="00150123" w:rsidRDefault="001A4E1F" w:rsidP="001A4E1F">
      <w:pPr>
        <w:tabs>
          <w:tab w:val="left" w:pos="3956"/>
        </w:tabs>
        <w:rPr>
          <w:rFonts w:asciiTheme="minorHAnsi" w:hAnsiTheme="minorHAnsi" w:cstheme="minorHAnsi"/>
          <w:szCs w:val="24"/>
          <w:lang w:eastAsia="fr-FR" w:bidi="ar-SA"/>
        </w:rPr>
      </w:pPr>
    </w:p>
    <w:p w:rsidR="001A4E1F" w:rsidRPr="00150123" w:rsidRDefault="001A4E1F" w:rsidP="001A4E1F">
      <w:pPr>
        <w:pStyle w:val="Titre4"/>
        <w:rPr>
          <w:rFonts w:asciiTheme="minorHAnsi" w:hAnsiTheme="minorHAnsi" w:cstheme="minorHAnsi"/>
        </w:rPr>
      </w:pPr>
      <w:r w:rsidRPr="00150123">
        <w:rPr>
          <w:rFonts w:asciiTheme="minorHAnsi" w:hAnsiTheme="minorHAnsi" w:cstheme="minorHAnsi"/>
        </w:rPr>
        <w:t>Création : contrôle des données de ta_jour_ferie_sit_peps_lmtay984</w:t>
      </w: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1A4E1F" w:rsidRPr="00150123" w:rsidRDefault="001A4E1F" w:rsidP="005B01C3">
      <w:pPr>
        <w:numPr>
          <w:ilvl w:val="0"/>
          <w:numId w:val="13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sur DATE DU JOUR FERIE (YDJFER)</w:t>
      </w:r>
    </w:p>
    <w:p w:rsidR="001A4E1F" w:rsidRPr="00150123" w:rsidRDefault="001A4E1F" w:rsidP="001A4E1F">
      <w:pPr>
        <w:autoSpaceDE w:val="0"/>
        <w:autoSpaceDN w:val="0"/>
        <w:adjustRightInd w:val="0"/>
        <w:rPr>
          <w:rFonts w:asciiTheme="minorHAnsi" w:hAnsiTheme="minorHAnsi" w:cstheme="minorHAnsi"/>
          <w:szCs w:val="24"/>
          <w:lang w:eastAsia="fr-FR" w:bidi="ar-SA"/>
        </w:rPr>
      </w:pPr>
    </w:p>
    <w:p w:rsidR="001A4E1F" w:rsidRPr="00150123" w:rsidRDefault="001A4E1F" w:rsidP="001A4E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Règle particulière :</w:t>
      </w:r>
    </w:p>
    <w:p w:rsidR="00F27337" w:rsidRPr="00150123" w:rsidRDefault="001A4E1F" w:rsidP="003C50C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DU JOUR FERIE (YDJFER) sélectionnée ne doit pas exister dans ta_jour_ferie_legal_par_pays_lmtay602 pour le  CODE PAYS ISO 3 (CPAY) = "FRA"</w:t>
      </w:r>
    </w:p>
    <w:p w:rsidR="00F27337" w:rsidRPr="00150123" w:rsidRDefault="00F27337" w:rsidP="002704D6">
      <w:pPr>
        <w:rPr>
          <w:rFonts w:asciiTheme="minorHAnsi" w:hAnsiTheme="minorHAnsi" w:cstheme="minorHAnsi"/>
          <w:szCs w:val="24"/>
          <w:lang w:eastAsia="fr-FR" w:bidi="ar-SA"/>
        </w:rPr>
      </w:pPr>
    </w:p>
    <w:p w:rsidR="00544DCC" w:rsidRPr="004E2387" w:rsidRDefault="00400333" w:rsidP="00544DCC">
      <w:pPr>
        <w:pStyle w:val="Titre4"/>
        <w:rPr>
          <w:rFonts w:asciiTheme="minorHAnsi" w:hAnsiTheme="minorHAnsi" w:cstheme="minorHAnsi"/>
          <w:lang w:eastAsia="fr-FR" w:bidi="ar-SA"/>
        </w:rPr>
      </w:pPr>
      <w:r>
        <w:rPr>
          <w:rFonts w:asciiTheme="minorHAnsi" w:hAnsiTheme="minorHAnsi" w:cstheme="minorHAnsi"/>
          <w:lang w:eastAsia="fr-FR" w:bidi="ar-SA"/>
        </w:rPr>
        <w:t>S</w:t>
      </w:r>
      <w:r w:rsidR="00544DCC">
        <w:rPr>
          <w:rFonts w:asciiTheme="minorHAnsi" w:hAnsiTheme="minorHAnsi" w:cstheme="minorHAnsi"/>
          <w:lang w:eastAsia="fr-FR" w:bidi="ar-SA"/>
        </w:rPr>
        <w:t xml:space="preserve">uppression </w:t>
      </w:r>
      <w:r w:rsidR="00544DCC" w:rsidRPr="004E2387">
        <w:rPr>
          <w:rFonts w:asciiTheme="minorHAnsi" w:hAnsiTheme="minorHAnsi" w:cstheme="minorHAnsi"/>
          <w:lang w:eastAsia="fr-FR" w:bidi="ar-SA"/>
        </w:rPr>
        <w:t xml:space="preserve"> de ta_jour_ferie_sit_peps_lmtay984</w:t>
      </w:r>
    </w:p>
    <w:p w:rsidR="00544DCC" w:rsidRPr="00150123" w:rsidRDefault="00544DCC" w:rsidP="002704D6">
      <w:pPr>
        <w:rPr>
          <w:rFonts w:asciiTheme="minorHAnsi" w:hAnsiTheme="minorHAnsi" w:cstheme="minorHAnsi"/>
          <w:szCs w:val="24"/>
          <w:lang w:eastAsia="fr-FR" w:bidi="ar-SA"/>
        </w:rPr>
      </w:pPr>
    </w:p>
    <w:p w:rsidR="008A6E6E" w:rsidRPr="000E3A0D" w:rsidRDefault="008A6E6E">
      <w:pPr>
        <w:rPr>
          <w:rFonts w:asciiTheme="minorHAnsi" w:hAnsiTheme="minorHAnsi" w:cstheme="minorHAnsi"/>
          <w:b/>
          <w:szCs w:val="24"/>
          <w:lang w:eastAsia="fr-FR" w:bidi="ar-SA"/>
        </w:rPr>
      </w:pPr>
      <w:r w:rsidRPr="000E3A0D">
        <w:rPr>
          <w:rFonts w:asciiTheme="minorHAnsi" w:hAnsiTheme="minorHAnsi" w:cstheme="minorHAnsi"/>
          <w:b/>
          <w:szCs w:val="24"/>
          <w:lang w:eastAsia="fr-FR" w:bidi="ar-SA"/>
        </w:rPr>
        <w:br w:type="page"/>
      </w:r>
    </w:p>
    <w:p w:rsidR="006E789B" w:rsidRPr="004E2387" w:rsidRDefault="005E6DE2" w:rsidP="00D0343C">
      <w:pPr>
        <w:pStyle w:val="Titre2"/>
        <w:rPr>
          <w:rFonts w:asciiTheme="minorHAnsi" w:hAnsiTheme="minorHAnsi" w:cstheme="minorHAnsi"/>
          <w:lang w:eastAsia="fr-FR" w:bidi="ar-SA"/>
        </w:rPr>
      </w:pPr>
      <w:bookmarkStart w:id="851" w:name="_Toc515444414"/>
      <w:r>
        <w:rPr>
          <w:rFonts w:asciiTheme="minorHAnsi" w:hAnsiTheme="minorHAnsi" w:cstheme="minorHAnsi"/>
          <w:lang w:eastAsia="fr-FR" w:bidi="ar-SA"/>
        </w:rPr>
        <w:t xml:space="preserve">Départements – Communes </w:t>
      </w:r>
      <w:r w:rsidR="00CE6264">
        <w:rPr>
          <w:rFonts w:asciiTheme="minorHAnsi" w:hAnsiTheme="minorHAnsi" w:cstheme="minorHAnsi"/>
          <w:lang w:eastAsia="fr-FR" w:bidi="ar-SA"/>
        </w:rPr>
        <w:t>–</w:t>
      </w:r>
      <w:r>
        <w:rPr>
          <w:rFonts w:asciiTheme="minorHAnsi" w:hAnsiTheme="minorHAnsi" w:cstheme="minorHAnsi"/>
          <w:lang w:eastAsia="fr-FR" w:bidi="ar-SA"/>
        </w:rPr>
        <w:t xml:space="preserve"> Régions</w:t>
      </w:r>
      <w:r w:rsidR="00CE6264">
        <w:rPr>
          <w:rFonts w:asciiTheme="minorHAnsi" w:hAnsiTheme="minorHAnsi" w:cstheme="minorHAnsi"/>
          <w:lang w:eastAsia="fr-FR" w:bidi="ar-SA"/>
        </w:rPr>
        <w:t xml:space="preserve"> (B)</w:t>
      </w:r>
      <w:bookmarkEnd w:id="851"/>
    </w:p>
    <w:p w:rsidR="00F27337" w:rsidRPr="00BF16B6" w:rsidRDefault="00301B43" w:rsidP="00F27337">
      <w:pPr>
        <w:pStyle w:val="Titre3"/>
      </w:pPr>
      <w:bookmarkStart w:id="852" w:name="_Toc515444415"/>
      <w:r w:rsidRPr="00BF16B6">
        <w:t>ta_territorialite_ficoba_lmtay508</w:t>
      </w:r>
      <w:r w:rsidR="005A639E" w:rsidRPr="00400333">
        <w:fldChar w:fldCharType="begin"/>
      </w:r>
      <w:r w:rsidR="005A639E">
        <w:instrText xml:space="preserve"> XE "</w:instrText>
      </w:r>
      <w:r w:rsidR="005A639E" w:rsidRPr="00400333">
        <w:instrText>lmtay508</w:instrText>
      </w:r>
      <w:r w:rsidR="005A639E">
        <w:instrText xml:space="preserve">" </w:instrText>
      </w:r>
      <w:r w:rsidR="005A639E" w:rsidRPr="00400333">
        <w:fldChar w:fldCharType="end"/>
      </w:r>
      <w:r w:rsidR="007864D0" w:rsidRPr="00BF16B6">
        <w:t xml:space="preserve"> (</w:t>
      </w:r>
      <w:r w:rsidR="00F85781" w:rsidRPr="00BF16B6">
        <w:t>à</w:t>
      </w:r>
      <w:r w:rsidR="007864D0" w:rsidRPr="00BF16B6">
        <w:t xml:space="preserve"> revoir avec MOE ; la table n’a pas d ihm)</w:t>
      </w:r>
      <w:bookmarkEnd w:id="852"/>
    </w:p>
    <w:p w:rsidR="0008681A" w:rsidRPr="004615FC" w:rsidRDefault="00973067" w:rsidP="002704D6">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C</w:t>
      </w:r>
      <w:r w:rsidR="0008681A" w:rsidRPr="004615FC">
        <w:rPr>
          <w:rFonts w:asciiTheme="minorHAnsi" w:eastAsia="Times New Roman" w:hAnsiTheme="minorHAnsi" w:cstheme="minorHAnsi"/>
          <w:color w:val="000000"/>
          <w:szCs w:val="24"/>
          <w:lang w:eastAsia="fr-FR" w:bidi="ar-SA"/>
        </w:rPr>
        <w:t>odification FICOBA des zones géographiques pour différencier la métropole, les DOM, les TOM et l’étranger.</w:t>
      </w:r>
    </w:p>
    <w:p w:rsidR="00DA7C85" w:rsidRPr="004615FC" w:rsidRDefault="00DA7C85" w:rsidP="002704D6">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Source banque de France (ACPR).</w:t>
      </w:r>
    </w:p>
    <w:p w:rsidR="00987BDB"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92"/>
        <w:gridCol w:w="992"/>
        <w:gridCol w:w="602"/>
        <w:gridCol w:w="816"/>
        <w:gridCol w:w="992"/>
        <w:gridCol w:w="915"/>
        <w:gridCol w:w="2203"/>
      </w:tblGrid>
      <w:tr w:rsidR="00B7001A" w:rsidRPr="00B7001A" w:rsidTr="00B7001A">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type longueur</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saisi / alimenté</w:t>
            </w:r>
          </w:p>
        </w:tc>
        <w:tc>
          <w:tcPr>
            <w:tcW w:w="602" w:type="dxa"/>
            <w:tcBorders>
              <w:top w:val="single" w:sz="4" w:space="0" w:color="auto"/>
              <w:left w:val="nil"/>
              <w:bottom w:val="single" w:sz="4" w:space="0" w:color="auto"/>
              <w:right w:val="single" w:sz="4" w:space="0" w:color="auto"/>
            </w:tcBorders>
            <w:shd w:val="clear" w:color="000000" w:fill="C5D9F1"/>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clé</w:t>
            </w:r>
          </w:p>
        </w:tc>
        <w:tc>
          <w:tcPr>
            <w:tcW w:w="816" w:type="dxa"/>
            <w:tcBorders>
              <w:top w:val="single" w:sz="4" w:space="0" w:color="auto"/>
              <w:left w:val="nil"/>
              <w:bottom w:val="single" w:sz="4" w:space="0" w:color="auto"/>
              <w:right w:val="single" w:sz="4" w:space="0" w:color="auto"/>
            </w:tcBorders>
            <w:shd w:val="clear" w:color="000000" w:fill="C5D9F1"/>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table origine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cardinalité</w:t>
            </w:r>
          </w:p>
        </w:tc>
        <w:tc>
          <w:tcPr>
            <w:tcW w:w="2203" w:type="dxa"/>
            <w:tcBorders>
              <w:top w:val="single" w:sz="4" w:space="0" w:color="auto"/>
              <w:left w:val="nil"/>
              <w:bottom w:val="single" w:sz="4" w:space="0" w:color="auto"/>
              <w:right w:val="single" w:sz="4" w:space="0" w:color="auto"/>
            </w:tcBorders>
            <w:shd w:val="clear" w:color="000000" w:fill="C5D9F1"/>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définition</w:t>
            </w:r>
          </w:p>
        </w:tc>
      </w:tr>
      <w:tr w:rsidR="00B7001A" w:rsidRPr="00B7001A" w:rsidTr="00B7001A">
        <w:trPr>
          <w:trHeight w:val="42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CODE TERRITOR FICOBA</w:t>
            </w:r>
          </w:p>
        </w:tc>
        <w:tc>
          <w:tcPr>
            <w:tcW w:w="876"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CTE</w:t>
            </w:r>
          </w:p>
        </w:tc>
        <w:tc>
          <w:tcPr>
            <w:tcW w:w="13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alphanumérique (1)</w:t>
            </w:r>
          </w:p>
        </w:tc>
        <w:tc>
          <w:tcPr>
            <w:tcW w:w="9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clé</w:t>
            </w:r>
          </w:p>
        </w:tc>
        <w:tc>
          <w:tcPr>
            <w:tcW w:w="816"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nomenclature FICOBA</w:t>
            </w:r>
          </w:p>
        </w:tc>
      </w:tr>
      <w:tr w:rsidR="00B7001A" w:rsidRPr="00B7001A" w:rsidTr="00B7001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YDCLOT</w:t>
            </w:r>
          </w:p>
        </w:tc>
        <w:tc>
          <w:tcPr>
            <w:tcW w:w="13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xml:space="preserve">date de </w:t>
            </w:r>
            <w:r w:rsidR="00F85781" w:rsidRPr="00B7001A">
              <w:rPr>
                <w:rFonts w:eastAsia="Times New Roman" w:cs="Calibri"/>
                <w:sz w:val="18"/>
                <w:szCs w:val="18"/>
                <w:lang w:eastAsia="fr-FR" w:bidi="ar-SA"/>
              </w:rPr>
              <w:t>clôture</w:t>
            </w:r>
            <w:r w:rsidRPr="00B7001A">
              <w:rPr>
                <w:rFonts w:eastAsia="Times New Roman" w:cs="Calibri"/>
                <w:sz w:val="18"/>
                <w:szCs w:val="18"/>
                <w:lang w:eastAsia="fr-FR" w:bidi="ar-SA"/>
              </w:rPr>
              <w:t xml:space="preserve"> de l'enregistrement alimentée par défaut au 01/01/2076. cette date est modifiable</w:t>
            </w:r>
          </w:p>
        </w:tc>
      </w:tr>
      <w:tr w:rsidR="00B7001A" w:rsidRPr="00B7001A" w:rsidTr="00B7001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xml:space="preserve">date de création de l'enregistrement. Alimenté par le </w:t>
            </w:r>
            <w:r w:rsidR="00F85781" w:rsidRPr="00B7001A">
              <w:rPr>
                <w:rFonts w:eastAsia="Times New Roman" w:cs="Calibri"/>
                <w:sz w:val="18"/>
                <w:szCs w:val="18"/>
                <w:lang w:eastAsia="fr-FR" w:bidi="ar-SA"/>
              </w:rPr>
              <w:t>système</w:t>
            </w:r>
            <w:r w:rsidRPr="00B7001A">
              <w:rPr>
                <w:rFonts w:eastAsia="Times New Roman" w:cs="Calibri"/>
                <w:sz w:val="18"/>
                <w:szCs w:val="18"/>
                <w:lang w:eastAsia="fr-FR" w:bidi="ar-SA"/>
              </w:rPr>
              <w:t xml:space="preserve"> A la date du jour de création. Non modifiable</w:t>
            </w:r>
          </w:p>
        </w:tc>
      </w:tr>
      <w:tr w:rsidR="00B7001A" w:rsidRPr="00B7001A" w:rsidTr="00B7001A">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YDDMAJ</w:t>
            </w:r>
          </w:p>
        </w:tc>
        <w:tc>
          <w:tcPr>
            <w:tcW w:w="1392" w:type="dxa"/>
            <w:tcBorders>
              <w:top w:val="nil"/>
              <w:left w:val="nil"/>
              <w:bottom w:val="single" w:sz="4" w:space="0" w:color="auto"/>
              <w:right w:val="single" w:sz="4" w:space="0" w:color="auto"/>
            </w:tcBorders>
            <w:shd w:val="clear" w:color="auto" w:fill="auto"/>
            <w:noWrap/>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noWrap/>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noWrap/>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noWrap/>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date de la dernière mise A jour de l'enregistrement. Date alimentée par le système Non modifiable</w:t>
            </w:r>
          </w:p>
        </w:tc>
      </w:tr>
      <w:tr w:rsidR="00B7001A" w:rsidRPr="00B7001A" w:rsidTr="00B7001A">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LIB COURT TERRITOR. FICOBA</w:t>
            </w:r>
          </w:p>
        </w:tc>
        <w:tc>
          <w:tcPr>
            <w:tcW w:w="876"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L3TE</w:t>
            </w:r>
          </w:p>
        </w:tc>
        <w:tc>
          <w:tcPr>
            <w:tcW w:w="13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alphanumérique (10)</w:t>
            </w:r>
          </w:p>
        </w:tc>
        <w:tc>
          <w:tcPr>
            <w:tcW w:w="9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nomenclature FICOBA</w:t>
            </w:r>
          </w:p>
        </w:tc>
      </w:tr>
      <w:tr w:rsidR="00B7001A" w:rsidRPr="00B7001A" w:rsidTr="00B7001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B7001A" w:rsidRPr="00B7001A" w:rsidRDefault="00B7001A" w:rsidP="00B7001A">
            <w:pPr>
              <w:jc w:val="center"/>
              <w:rPr>
                <w:rFonts w:ascii="Segoe UI" w:eastAsia="Times New Roman" w:hAnsi="Segoe UI" w:cs="Segoe UI"/>
                <w:sz w:val="18"/>
                <w:szCs w:val="18"/>
                <w:lang w:eastAsia="fr-FR" w:bidi="ar-SA"/>
              </w:rPr>
            </w:pPr>
            <w:r w:rsidRPr="00B7001A">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alphanumérique (varchar255)</w:t>
            </w:r>
          </w:p>
        </w:tc>
        <w:tc>
          <w:tcPr>
            <w:tcW w:w="9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calculé , non modifiable</w:t>
            </w:r>
          </w:p>
        </w:tc>
        <w:tc>
          <w:tcPr>
            <w:tcW w:w="60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ascii="Arial" w:eastAsia="Times New Roman" w:hAnsi="Arial"/>
                <w:sz w:val="18"/>
                <w:szCs w:val="18"/>
                <w:lang w:eastAsia="fr-FR" w:bidi="ar-SA"/>
              </w:rPr>
            </w:pPr>
            <w:r w:rsidRPr="00B7001A">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8"/>
                <w:szCs w:val="18"/>
                <w:lang w:eastAsia="fr-FR" w:bidi="ar-SA"/>
              </w:rPr>
            </w:pPr>
            <w:r w:rsidRPr="00B7001A">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B7001A" w:rsidRPr="00B7001A" w:rsidRDefault="00B7001A" w:rsidP="00B7001A">
            <w:pPr>
              <w:jc w:val="center"/>
              <w:rPr>
                <w:rFonts w:eastAsia="Times New Roman" w:cs="Calibri"/>
                <w:sz w:val="16"/>
                <w:szCs w:val="16"/>
                <w:lang w:eastAsia="fr-FR" w:bidi="ar-SA"/>
              </w:rPr>
            </w:pPr>
            <w:r w:rsidRPr="00B7001A">
              <w:rPr>
                <w:rFonts w:eastAsia="Times New Roman" w:cs="Calibri"/>
                <w:sz w:val="16"/>
                <w:szCs w:val="16"/>
                <w:lang w:eastAsia="fr-FR" w:bidi="ar-SA"/>
              </w:rPr>
              <w:t xml:space="preserve">User ayant </w:t>
            </w:r>
            <w:r w:rsidR="00F85781" w:rsidRPr="00B7001A">
              <w:rPr>
                <w:rFonts w:eastAsia="Times New Roman" w:cs="Calibri"/>
                <w:sz w:val="16"/>
                <w:szCs w:val="16"/>
                <w:lang w:eastAsia="fr-FR" w:bidi="ar-SA"/>
              </w:rPr>
              <w:t>effectué</w:t>
            </w:r>
            <w:r w:rsidRPr="00B7001A">
              <w:rPr>
                <w:rFonts w:eastAsia="Times New Roman" w:cs="Calibri"/>
                <w:sz w:val="16"/>
                <w:szCs w:val="16"/>
                <w:lang w:eastAsia="fr-FR" w:bidi="ar-SA"/>
              </w:rPr>
              <w:t xml:space="preserve"> la dernière mise à jour  de l'enregistrement</w:t>
            </w:r>
          </w:p>
        </w:tc>
      </w:tr>
    </w:tbl>
    <w:p w:rsidR="00B7001A" w:rsidRPr="00B7001A" w:rsidRDefault="00B7001A" w:rsidP="00B7001A"/>
    <w:p w:rsidR="00CE6264" w:rsidRPr="00CE6264" w:rsidRDefault="00CE6264" w:rsidP="00CE6264">
      <w:pPr>
        <w:pStyle w:val="Titre4"/>
        <w:rPr>
          <w:rFonts w:asciiTheme="minorHAnsi" w:hAnsiTheme="minorHAnsi" w:cstheme="minorHAnsi"/>
        </w:rPr>
      </w:pPr>
      <w:r w:rsidRPr="00CE6264">
        <w:rPr>
          <w:rFonts w:asciiTheme="minorHAnsi" w:hAnsiTheme="minorHAnsi" w:cstheme="minorHAnsi"/>
        </w:rPr>
        <w:t>Gestion de la table</w:t>
      </w:r>
    </w:p>
    <w:p w:rsidR="00CE6264" w:rsidRPr="004615FC" w:rsidRDefault="00CE6264" w:rsidP="00CE6264">
      <w:pPr>
        <w:rPr>
          <w:rFonts w:asciiTheme="minorHAnsi" w:hAnsiTheme="minorHAnsi" w:cstheme="minorHAnsi"/>
          <w:szCs w:val="24"/>
          <w:lang w:eastAsia="fr-FR" w:bidi="ar-SA"/>
        </w:rPr>
      </w:pPr>
      <w:r w:rsidRPr="004615FC">
        <w:rPr>
          <w:rFonts w:asciiTheme="minorHAnsi" w:hAnsiTheme="minorHAnsi" w:cstheme="minorHAnsi"/>
          <w:szCs w:val="24"/>
          <w:lang w:eastAsia="fr-FR" w:bidi="ar-SA"/>
        </w:rPr>
        <w:t>La table est accessible en consultation. Elle n’est pas modifiable via l’IHM. Les modifications sont à effectuées par la MOE.</w:t>
      </w:r>
    </w:p>
    <w:p w:rsidR="00987BDB" w:rsidRPr="004615FC" w:rsidRDefault="00987BDB" w:rsidP="002704D6">
      <w:pPr>
        <w:rPr>
          <w:rFonts w:asciiTheme="minorHAnsi" w:eastAsia="Times New Roman" w:hAnsiTheme="minorHAnsi" w:cstheme="minorHAnsi"/>
          <w:color w:val="000000"/>
          <w:szCs w:val="24"/>
          <w:lang w:eastAsia="fr-FR" w:bidi="ar-SA"/>
        </w:rPr>
      </w:pPr>
    </w:p>
    <w:p w:rsidR="00920F4E" w:rsidRPr="00301B43" w:rsidRDefault="00301B43" w:rsidP="00301B43">
      <w:pPr>
        <w:pStyle w:val="Titre4"/>
        <w:rPr>
          <w:rFonts w:asciiTheme="minorHAnsi" w:hAnsiTheme="minorHAnsi" w:cstheme="minorHAnsi"/>
        </w:rPr>
      </w:pPr>
      <w:r w:rsidRPr="00301B43">
        <w:rPr>
          <w:rFonts w:asciiTheme="minorHAnsi" w:hAnsiTheme="minorHAnsi" w:cstheme="minorHAnsi"/>
        </w:rPr>
        <w:t>Création : renseignement des données de ta_territorialite_ficoba_lmtay508</w:t>
      </w:r>
    </w:p>
    <w:p w:rsidR="00301B43" w:rsidRPr="004615FC" w:rsidRDefault="00301B43" w:rsidP="00301B43">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301B43" w:rsidRPr="004615FC" w:rsidRDefault="00301B43" w:rsidP="00357DCC">
      <w:pPr>
        <w:numPr>
          <w:ilvl w:val="0"/>
          <w:numId w:val="70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TERRITOR FICOBA (CTE)</w:t>
      </w:r>
    </w:p>
    <w:p w:rsidR="00301B43" w:rsidRPr="004615FC" w:rsidRDefault="00301B43" w:rsidP="00357DCC">
      <w:pPr>
        <w:numPr>
          <w:ilvl w:val="0"/>
          <w:numId w:val="70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 COURT TERRITOR FICOBA (L3TE)</w:t>
      </w:r>
    </w:p>
    <w:p w:rsidR="00301B43" w:rsidRPr="004615FC" w:rsidRDefault="00301B43" w:rsidP="00301B43">
      <w:pPr>
        <w:autoSpaceDE w:val="0"/>
        <w:autoSpaceDN w:val="0"/>
        <w:adjustRightInd w:val="0"/>
        <w:rPr>
          <w:rFonts w:asciiTheme="minorHAnsi" w:hAnsiTheme="minorHAnsi" w:cstheme="minorHAnsi"/>
          <w:szCs w:val="24"/>
          <w:lang w:eastAsia="fr-FR" w:bidi="ar-SA"/>
        </w:rPr>
      </w:pPr>
    </w:p>
    <w:p w:rsidR="00301B43" w:rsidRPr="004615FC" w:rsidRDefault="00301B43" w:rsidP="00301B43">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301B43" w:rsidRPr="004615FC" w:rsidRDefault="00301B43" w:rsidP="00357DCC">
      <w:pPr>
        <w:numPr>
          <w:ilvl w:val="0"/>
          <w:numId w:val="709"/>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920F4E" w:rsidRPr="004615FC" w:rsidRDefault="00920F4E" w:rsidP="002704D6">
      <w:pPr>
        <w:rPr>
          <w:rFonts w:asciiTheme="minorHAnsi" w:eastAsia="Times New Roman" w:hAnsiTheme="minorHAnsi" w:cstheme="minorHAnsi"/>
          <w:color w:val="000000"/>
          <w:szCs w:val="24"/>
          <w:lang w:eastAsia="fr-FR" w:bidi="ar-SA"/>
        </w:rPr>
      </w:pPr>
    </w:p>
    <w:p w:rsidR="00920F4E" w:rsidRPr="00920F4E" w:rsidRDefault="00920F4E" w:rsidP="00920F4E">
      <w:pPr>
        <w:pStyle w:val="Titre4"/>
        <w:rPr>
          <w:rFonts w:asciiTheme="minorHAnsi" w:hAnsiTheme="minorHAnsi" w:cstheme="minorHAnsi"/>
        </w:rPr>
      </w:pPr>
      <w:r w:rsidRPr="00920F4E">
        <w:rPr>
          <w:rFonts w:asciiTheme="minorHAnsi" w:hAnsiTheme="minorHAnsi" w:cstheme="minorHAnsi"/>
        </w:rPr>
        <w:t>Création : contrôle des données de ta_territorialite_ficoba_lmtay508</w:t>
      </w:r>
    </w:p>
    <w:p w:rsidR="00920F4E" w:rsidRPr="004615FC" w:rsidRDefault="00920F4E" w:rsidP="00920F4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920F4E" w:rsidRPr="004615FC" w:rsidRDefault="00920F4E" w:rsidP="00357DCC">
      <w:pPr>
        <w:numPr>
          <w:ilvl w:val="0"/>
          <w:numId w:val="61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TERRITOR FICOBA (CTE)</w:t>
      </w:r>
    </w:p>
    <w:p w:rsidR="00920F4E" w:rsidRPr="004615FC" w:rsidRDefault="00920F4E" w:rsidP="00357DCC">
      <w:pPr>
        <w:numPr>
          <w:ilvl w:val="0"/>
          <w:numId w:val="613"/>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 COURT TERRITOR FICOBA (L3TE)</w:t>
      </w:r>
    </w:p>
    <w:p w:rsidR="00920F4E" w:rsidRPr="004615FC" w:rsidRDefault="00920F4E" w:rsidP="00920F4E">
      <w:pPr>
        <w:autoSpaceDE w:val="0"/>
        <w:autoSpaceDN w:val="0"/>
        <w:adjustRightInd w:val="0"/>
        <w:rPr>
          <w:rFonts w:asciiTheme="minorHAnsi" w:hAnsiTheme="minorHAnsi" w:cstheme="minorHAnsi"/>
          <w:szCs w:val="24"/>
          <w:lang w:eastAsia="fr-FR" w:bidi="ar-SA"/>
        </w:rPr>
      </w:pPr>
    </w:p>
    <w:p w:rsidR="00920F4E" w:rsidRPr="004615FC" w:rsidRDefault="00920F4E" w:rsidP="00920F4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920F4E" w:rsidRPr="004615FC" w:rsidRDefault="00920F4E" w:rsidP="00357DCC">
      <w:pPr>
        <w:numPr>
          <w:ilvl w:val="0"/>
          <w:numId w:val="61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TERRITOR FICOBA (CTE) : 1 caractère</w:t>
      </w:r>
    </w:p>
    <w:p w:rsidR="00920F4E" w:rsidRPr="004615FC" w:rsidRDefault="00920F4E" w:rsidP="00357DCC">
      <w:pPr>
        <w:numPr>
          <w:ilvl w:val="0"/>
          <w:numId w:val="61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 COURT TERRITOR FICOBA (L3TE) : 10 caractères</w:t>
      </w:r>
    </w:p>
    <w:p w:rsidR="00920F4E" w:rsidRPr="004615FC" w:rsidRDefault="00920F4E" w:rsidP="00920F4E">
      <w:pPr>
        <w:autoSpaceDE w:val="0"/>
        <w:autoSpaceDN w:val="0"/>
        <w:adjustRightInd w:val="0"/>
        <w:rPr>
          <w:rFonts w:asciiTheme="minorHAnsi" w:hAnsiTheme="minorHAnsi" w:cstheme="minorHAnsi"/>
          <w:szCs w:val="24"/>
          <w:lang w:eastAsia="fr-FR" w:bidi="ar-SA"/>
        </w:rPr>
      </w:pPr>
    </w:p>
    <w:p w:rsidR="00920F4E" w:rsidRPr="004615FC" w:rsidRDefault="00920F4E" w:rsidP="00920F4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(ne concerne que les champs de saisie. Les dates et les listes déroulantes sont exclues de ces contrôles) :</w:t>
      </w:r>
    </w:p>
    <w:p w:rsidR="00920F4E" w:rsidRPr="004615FC" w:rsidRDefault="00920F4E" w:rsidP="00920F4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autorisés pour les champs de saisie :</w:t>
      </w:r>
    </w:p>
    <w:p w:rsidR="00920F4E" w:rsidRPr="004615FC" w:rsidRDefault="00920F4E" w:rsidP="00357DCC">
      <w:pPr>
        <w:numPr>
          <w:ilvl w:val="0"/>
          <w:numId w:val="61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TERRITOR FICOBA (CTE)</w:t>
      </w:r>
    </w:p>
    <w:p w:rsidR="00920F4E" w:rsidRPr="004615FC" w:rsidRDefault="00920F4E" w:rsidP="00357DCC">
      <w:pPr>
        <w:numPr>
          <w:ilvl w:val="0"/>
          <w:numId w:val="61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 COURT TERRITOR FICOBA (L3TE)</w:t>
      </w:r>
    </w:p>
    <w:p w:rsidR="00920F4E" w:rsidRPr="004615FC" w:rsidRDefault="00920F4E" w:rsidP="00920F4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sont : </w:t>
      </w:r>
    </w:p>
    <w:p w:rsidR="00920F4E" w:rsidRPr="004615FC" w:rsidRDefault="00920F4E" w:rsidP="00920F4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920F4E" w:rsidRPr="004615FC" w:rsidRDefault="00920F4E" w:rsidP="00920F4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920F4E" w:rsidRPr="004615FC" w:rsidRDefault="00920F4E" w:rsidP="00920F4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920F4E" w:rsidRPr="004615FC" w:rsidRDefault="00920F4E" w:rsidP="00920F4E">
      <w:pPr>
        <w:tabs>
          <w:tab w:val="left" w:pos="975"/>
        </w:tabs>
        <w:rPr>
          <w:rFonts w:asciiTheme="minorHAnsi" w:eastAsia="Times New Roman" w:hAnsiTheme="minorHAnsi" w:cstheme="minorHAnsi"/>
          <w:color w:val="000000"/>
          <w:szCs w:val="24"/>
          <w:lang w:eastAsia="fr-FR" w:bidi="ar-SA"/>
        </w:rPr>
      </w:pPr>
      <w:r w:rsidRPr="004615FC">
        <w:rPr>
          <w:rFonts w:asciiTheme="minorHAnsi" w:hAnsiTheme="minorHAnsi" w:cstheme="minorHAnsi"/>
          <w:szCs w:val="24"/>
          <w:lang w:eastAsia="fr-FR" w:bidi="ar-SA"/>
        </w:rPr>
        <w:t>le tiret bas ou underscore _,</w:t>
      </w:r>
    </w:p>
    <w:p w:rsidR="00920F4E" w:rsidRPr="004615FC" w:rsidRDefault="00920F4E" w:rsidP="002704D6">
      <w:pPr>
        <w:rPr>
          <w:rFonts w:asciiTheme="minorHAnsi" w:eastAsia="Times New Roman" w:hAnsiTheme="minorHAnsi" w:cstheme="minorHAnsi"/>
          <w:color w:val="000000"/>
          <w:szCs w:val="24"/>
          <w:lang w:eastAsia="fr-FR" w:bidi="ar-SA"/>
        </w:rPr>
      </w:pPr>
    </w:p>
    <w:p w:rsidR="00BB1590" w:rsidRPr="00BB1590" w:rsidRDefault="00BB1590" w:rsidP="00BB1590">
      <w:pPr>
        <w:pStyle w:val="Titre4"/>
        <w:rPr>
          <w:rFonts w:asciiTheme="minorHAnsi" w:hAnsiTheme="minorHAnsi" w:cstheme="minorHAnsi"/>
        </w:rPr>
      </w:pPr>
      <w:r w:rsidRPr="00BB1590">
        <w:rPr>
          <w:rFonts w:asciiTheme="minorHAnsi" w:hAnsiTheme="minorHAnsi" w:cstheme="minorHAnsi"/>
        </w:rPr>
        <w:t>Modification : contrôle des données de ta_territorialite_ficoba_lmtay508</w:t>
      </w:r>
    </w:p>
    <w:p w:rsidR="00BB1590" w:rsidRPr="004615FC" w:rsidRDefault="00BB1590" w:rsidP="00BB1590">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BB1590" w:rsidRPr="004615FC" w:rsidRDefault="00BB1590" w:rsidP="00357DCC">
      <w:pPr>
        <w:numPr>
          <w:ilvl w:val="0"/>
          <w:numId w:val="67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 COURT TERRITOR FICOBA (L3TE)</w:t>
      </w:r>
    </w:p>
    <w:p w:rsidR="00BB1590" w:rsidRPr="004615FC" w:rsidRDefault="00BB1590" w:rsidP="00BB1590">
      <w:pPr>
        <w:autoSpaceDE w:val="0"/>
        <w:autoSpaceDN w:val="0"/>
        <w:adjustRightInd w:val="0"/>
        <w:rPr>
          <w:rFonts w:asciiTheme="minorHAnsi" w:hAnsiTheme="minorHAnsi" w:cstheme="minorHAnsi"/>
          <w:szCs w:val="24"/>
          <w:lang w:eastAsia="fr-FR" w:bidi="ar-SA"/>
        </w:rPr>
      </w:pPr>
    </w:p>
    <w:p w:rsidR="00BB1590" w:rsidRPr="004615FC" w:rsidRDefault="00BB1590" w:rsidP="00BB1590">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BB1590" w:rsidRPr="004615FC" w:rsidRDefault="00BB1590" w:rsidP="00357DCC">
      <w:pPr>
        <w:numPr>
          <w:ilvl w:val="0"/>
          <w:numId w:val="67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BB1590" w:rsidRPr="004615FC" w:rsidRDefault="00BB1590" w:rsidP="002704D6">
      <w:pPr>
        <w:rPr>
          <w:rFonts w:asciiTheme="minorHAnsi" w:eastAsia="Times New Roman" w:hAnsiTheme="minorHAnsi" w:cstheme="minorHAnsi"/>
          <w:color w:val="000000"/>
          <w:szCs w:val="24"/>
          <w:lang w:eastAsia="fr-FR" w:bidi="ar-SA"/>
        </w:rPr>
      </w:pPr>
    </w:p>
    <w:p w:rsidR="00987BDB" w:rsidRDefault="00000D12" w:rsidP="00000D12">
      <w:pPr>
        <w:pStyle w:val="Titre4"/>
        <w:rPr>
          <w:rFonts w:asciiTheme="minorHAnsi" w:hAnsiTheme="minorHAnsi" w:cstheme="minorHAnsi"/>
        </w:rPr>
      </w:pPr>
      <w:r w:rsidRPr="00000D12">
        <w:rPr>
          <w:rFonts w:asciiTheme="minorHAnsi" w:hAnsiTheme="minorHAnsi" w:cstheme="minorHAnsi"/>
        </w:rPr>
        <w:t>Modification : renseignement des données de ta_territorialite_ficoba_lmtay508</w:t>
      </w:r>
    </w:p>
    <w:p w:rsidR="00000D12" w:rsidRPr="004615FC" w:rsidRDefault="00000D12" w:rsidP="00000D12">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000D12" w:rsidRPr="004615FC" w:rsidRDefault="00000D12" w:rsidP="00357DCC">
      <w:pPr>
        <w:numPr>
          <w:ilvl w:val="0"/>
          <w:numId w:val="52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 COURT TERRITOR FICOBA (L3TE)</w:t>
      </w:r>
    </w:p>
    <w:p w:rsidR="00000D12" w:rsidRPr="004615FC" w:rsidRDefault="00000D12" w:rsidP="00000D12">
      <w:pPr>
        <w:autoSpaceDE w:val="0"/>
        <w:autoSpaceDN w:val="0"/>
        <w:adjustRightInd w:val="0"/>
        <w:rPr>
          <w:rFonts w:asciiTheme="minorHAnsi" w:hAnsiTheme="minorHAnsi" w:cstheme="minorHAnsi"/>
          <w:szCs w:val="24"/>
          <w:lang w:eastAsia="fr-FR" w:bidi="ar-SA"/>
        </w:rPr>
      </w:pPr>
    </w:p>
    <w:p w:rsidR="00000D12" w:rsidRPr="004615FC" w:rsidRDefault="00000D12" w:rsidP="00000D12">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000D12" w:rsidRPr="004615FC" w:rsidRDefault="00000D12" w:rsidP="00357DCC">
      <w:pPr>
        <w:numPr>
          <w:ilvl w:val="0"/>
          <w:numId w:val="529"/>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5A639E" w:rsidRDefault="005A639E">
      <w:pPr>
        <w:rPr>
          <w:rFonts w:asciiTheme="minorHAnsi" w:hAnsiTheme="minorHAnsi" w:cstheme="minorHAnsi"/>
          <w:szCs w:val="24"/>
          <w:lang w:eastAsia="fr-FR" w:bidi="ar-SA"/>
        </w:rPr>
      </w:pPr>
      <w:r>
        <w:rPr>
          <w:rFonts w:asciiTheme="minorHAnsi" w:hAnsiTheme="minorHAnsi" w:cstheme="minorHAnsi"/>
          <w:szCs w:val="24"/>
          <w:lang w:eastAsia="fr-FR" w:bidi="ar-SA"/>
        </w:rPr>
        <w:br w:type="page"/>
      </w:r>
    </w:p>
    <w:p w:rsidR="00F27337" w:rsidRPr="00BF16B6" w:rsidRDefault="000D258E" w:rsidP="000D258E">
      <w:pPr>
        <w:pStyle w:val="Titre3"/>
      </w:pPr>
      <w:bookmarkStart w:id="853" w:name="_Toc515444416"/>
      <w:r w:rsidRPr="00BF16B6">
        <w:t>ta_region_administrative_lmtay547</w:t>
      </w:r>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lmtay547</w:instrText>
      </w:r>
      <w:r w:rsidR="005A639E">
        <w:instrText xml:space="preserve">" </w:instrText>
      </w:r>
      <w:r w:rsidR="005A639E">
        <w:rPr>
          <w:rFonts w:asciiTheme="minorHAnsi" w:hAnsiTheme="minorHAnsi" w:cstheme="minorHAnsi"/>
        </w:rPr>
        <w:fldChar w:fldCharType="end"/>
      </w:r>
      <w:r w:rsidR="00A124A8" w:rsidRPr="00BF16B6">
        <w:t xml:space="preserve"> (chercher structure de la table)</w:t>
      </w:r>
      <w:bookmarkEnd w:id="853"/>
    </w:p>
    <w:p w:rsidR="00F27337" w:rsidRPr="004615FC" w:rsidRDefault="00973067" w:rsidP="002704D6">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D</w:t>
      </w:r>
      <w:r w:rsidR="00296660" w:rsidRPr="004615FC">
        <w:rPr>
          <w:rFonts w:asciiTheme="minorHAnsi" w:eastAsia="Times New Roman" w:hAnsiTheme="minorHAnsi" w:cstheme="minorHAnsi"/>
          <w:color w:val="000000"/>
          <w:szCs w:val="24"/>
          <w:lang w:eastAsia="fr-FR" w:bidi="ar-SA"/>
        </w:rPr>
        <w:t>écoupage administrat</w:t>
      </w:r>
      <w:r w:rsidR="00473EB7" w:rsidRPr="004615FC">
        <w:rPr>
          <w:rFonts w:asciiTheme="minorHAnsi" w:eastAsia="Times New Roman" w:hAnsiTheme="minorHAnsi" w:cstheme="minorHAnsi"/>
          <w:color w:val="000000"/>
          <w:szCs w:val="24"/>
          <w:lang w:eastAsia="fr-FR" w:bidi="ar-SA"/>
        </w:rPr>
        <w:t>if de la France (Métropole et dé</w:t>
      </w:r>
      <w:r w:rsidR="00296660" w:rsidRPr="004615FC">
        <w:rPr>
          <w:rFonts w:asciiTheme="minorHAnsi" w:eastAsia="Times New Roman" w:hAnsiTheme="minorHAnsi" w:cstheme="minorHAnsi"/>
          <w:color w:val="000000"/>
          <w:szCs w:val="24"/>
          <w:lang w:eastAsia="fr-FR" w:bidi="ar-SA"/>
        </w:rPr>
        <w:t>partemen</w:t>
      </w:r>
      <w:r w:rsidRPr="004615FC">
        <w:rPr>
          <w:rFonts w:asciiTheme="minorHAnsi" w:eastAsia="Times New Roman" w:hAnsiTheme="minorHAnsi" w:cstheme="minorHAnsi"/>
          <w:color w:val="000000"/>
          <w:szCs w:val="24"/>
          <w:lang w:eastAsia="fr-FR" w:bidi="ar-SA"/>
        </w:rPr>
        <w:t>ts d'outre-mer) selon l'INSEE. U</w:t>
      </w:r>
      <w:r w:rsidR="00296660" w:rsidRPr="004615FC">
        <w:rPr>
          <w:rFonts w:asciiTheme="minorHAnsi" w:eastAsia="Times New Roman" w:hAnsiTheme="minorHAnsi" w:cstheme="minorHAnsi"/>
          <w:color w:val="000000"/>
          <w:szCs w:val="24"/>
          <w:lang w:eastAsia="fr-FR" w:bidi="ar-SA"/>
        </w:rPr>
        <w:t>ne région inclut un ou plusieurs départements</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Layout w:type="fixed"/>
        <w:tblCellMar>
          <w:left w:w="70" w:type="dxa"/>
          <w:right w:w="70" w:type="dxa"/>
        </w:tblCellMar>
        <w:tblLook w:val="04A0" w:firstRow="1" w:lastRow="0" w:firstColumn="1" w:lastColumn="0" w:noHBand="0" w:noVBand="1"/>
      </w:tblPr>
      <w:tblGrid>
        <w:gridCol w:w="1433"/>
        <w:gridCol w:w="876"/>
        <w:gridCol w:w="1350"/>
        <w:gridCol w:w="1067"/>
        <w:gridCol w:w="571"/>
        <w:gridCol w:w="955"/>
        <w:gridCol w:w="851"/>
        <w:gridCol w:w="915"/>
        <w:gridCol w:w="2203"/>
      </w:tblGrid>
      <w:tr w:rsidR="00553A4E" w:rsidRPr="00553A4E" w:rsidTr="00553A4E">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type longueur</w:t>
            </w:r>
          </w:p>
        </w:tc>
        <w:tc>
          <w:tcPr>
            <w:tcW w:w="1067" w:type="dxa"/>
            <w:tcBorders>
              <w:top w:val="single" w:sz="4" w:space="0" w:color="auto"/>
              <w:left w:val="nil"/>
              <w:bottom w:val="single" w:sz="4" w:space="0" w:color="auto"/>
              <w:right w:val="single" w:sz="4" w:space="0" w:color="auto"/>
            </w:tcBorders>
            <w:shd w:val="clear" w:color="000000" w:fill="C5D9F1"/>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saisi / alimenté</w:t>
            </w:r>
          </w:p>
        </w:tc>
        <w:tc>
          <w:tcPr>
            <w:tcW w:w="571" w:type="dxa"/>
            <w:tcBorders>
              <w:top w:val="single" w:sz="4" w:space="0" w:color="auto"/>
              <w:left w:val="nil"/>
              <w:bottom w:val="single" w:sz="4" w:space="0" w:color="auto"/>
              <w:right w:val="single" w:sz="4" w:space="0" w:color="auto"/>
            </w:tcBorders>
            <w:shd w:val="clear" w:color="000000" w:fill="C5D9F1"/>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clé</w:t>
            </w:r>
          </w:p>
        </w:tc>
        <w:tc>
          <w:tcPr>
            <w:tcW w:w="955" w:type="dxa"/>
            <w:tcBorders>
              <w:top w:val="single" w:sz="4" w:space="0" w:color="auto"/>
              <w:left w:val="nil"/>
              <w:bottom w:val="single" w:sz="4" w:space="0" w:color="auto"/>
              <w:right w:val="single" w:sz="4" w:space="0" w:color="auto"/>
            </w:tcBorders>
            <w:shd w:val="clear" w:color="000000" w:fill="C5D9F1"/>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table origine</w:t>
            </w:r>
          </w:p>
        </w:tc>
        <w:tc>
          <w:tcPr>
            <w:tcW w:w="851" w:type="dxa"/>
            <w:tcBorders>
              <w:top w:val="single" w:sz="4" w:space="0" w:color="auto"/>
              <w:left w:val="nil"/>
              <w:bottom w:val="single" w:sz="4" w:space="0" w:color="auto"/>
              <w:right w:val="single" w:sz="4" w:space="0" w:color="auto"/>
            </w:tcBorders>
            <w:shd w:val="clear" w:color="000000" w:fill="C5D9F1"/>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cardinalité</w:t>
            </w:r>
          </w:p>
        </w:tc>
        <w:tc>
          <w:tcPr>
            <w:tcW w:w="2203" w:type="dxa"/>
            <w:tcBorders>
              <w:top w:val="single" w:sz="4" w:space="0" w:color="auto"/>
              <w:left w:val="nil"/>
              <w:bottom w:val="single" w:sz="4" w:space="0" w:color="auto"/>
              <w:right w:val="single" w:sz="4" w:space="0" w:color="auto"/>
            </w:tcBorders>
            <w:shd w:val="clear" w:color="000000" w:fill="C5D9F1"/>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définition</w:t>
            </w:r>
          </w:p>
        </w:tc>
      </w:tr>
      <w:tr w:rsidR="00553A4E" w:rsidRPr="00553A4E" w:rsidTr="00553A4E">
        <w:trPr>
          <w:trHeight w:val="5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CODE REG. ADMINIST. INSEE</w:t>
            </w:r>
          </w:p>
        </w:tc>
        <w:tc>
          <w:tcPr>
            <w:tcW w:w="876"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YC0RGI</w:t>
            </w:r>
          </w:p>
        </w:tc>
        <w:tc>
          <w:tcPr>
            <w:tcW w:w="1350"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alphanumérique (2)</w:t>
            </w:r>
          </w:p>
        </w:tc>
        <w:tc>
          <w:tcPr>
            <w:tcW w:w="1067"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saisi</w:t>
            </w:r>
          </w:p>
        </w:tc>
        <w:tc>
          <w:tcPr>
            <w:tcW w:w="57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clé</w:t>
            </w:r>
          </w:p>
        </w:tc>
        <w:tc>
          <w:tcPr>
            <w:tcW w:w="95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nomenclature INSEE</w:t>
            </w:r>
          </w:p>
        </w:tc>
      </w:tr>
      <w:tr w:rsidR="00553A4E" w:rsidRPr="00553A4E" w:rsidTr="00553A4E">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date (AAAAJJMM)</w:t>
            </w:r>
          </w:p>
        </w:tc>
        <w:tc>
          <w:tcPr>
            <w:tcW w:w="1067"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calculé</w:t>
            </w:r>
          </w:p>
        </w:tc>
        <w:tc>
          <w:tcPr>
            <w:tcW w:w="57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95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xml:space="preserve">date de </w:t>
            </w:r>
            <w:r w:rsidR="00F85781" w:rsidRPr="00553A4E">
              <w:rPr>
                <w:rFonts w:eastAsia="Times New Roman" w:cs="Calibri"/>
                <w:sz w:val="18"/>
                <w:szCs w:val="18"/>
                <w:lang w:eastAsia="fr-FR" w:bidi="ar-SA"/>
              </w:rPr>
              <w:t>clôture</w:t>
            </w:r>
            <w:r w:rsidRPr="00553A4E">
              <w:rPr>
                <w:rFonts w:eastAsia="Times New Roman" w:cs="Calibri"/>
                <w:sz w:val="18"/>
                <w:szCs w:val="18"/>
                <w:lang w:eastAsia="fr-FR" w:bidi="ar-SA"/>
              </w:rPr>
              <w:t xml:space="preserve"> de l'enregistrement alimentée par défaut au 01/01/2076. cette date est modifiable</w:t>
            </w:r>
          </w:p>
        </w:tc>
      </w:tr>
      <w:tr w:rsidR="00553A4E" w:rsidRPr="00553A4E" w:rsidTr="00553A4E">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date (AAAAJJMM)</w:t>
            </w:r>
          </w:p>
        </w:tc>
        <w:tc>
          <w:tcPr>
            <w:tcW w:w="1067"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calculé</w:t>
            </w:r>
          </w:p>
        </w:tc>
        <w:tc>
          <w:tcPr>
            <w:tcW w:w="57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95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xml:space="preserve">date de création de l'enregistrement. Alimenté par le </w:t>
            </w:r>
            <w:r w:rsidR="00F85781" w:rsidRPr="00553A4E">
              <w:rPr>
                <w:rFonts w:eastAsia="Times New Roman" w:cs="Calibri"/>
                <w:sz w:val="18"/>
                <w:szCs w:val="18"/>
                <w:lang w:eastAsia="fr-FR" w:bidi="ar-SA"/>
              </w:rPr>
              <w:t>système</w:t>
            </w:r>
            <w:r w:rsidRPr="00553A4E">
              <w:rPr>
                <w:rFonts w:eastAsia="Times New Roman" w:cs="Calibri"/>
                <w:sz w:val="18"/>
                <w:szCs w:val="18"/>
                <w:lang w:eastAsia="fr-FR" w:bidi="ar-SA"/>
              </w:rPr>
              <w:t xml:space="preserve"> A la date du jour de création. Non modifiable</w:t>
            </w:r>
          </w:p>
        </w:tc>
      </w:tr>
      <w:tr w:rsidR="00553A4E" w:rsidRPr="00553A4E" w:rsidTr="00553A4E">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date (AAAAJJMM)</w:t>
            </w:r>
          </w:p>
        </w:tc>
        <w:tc>
          <w:tcPr>
            <w:tcW w:w="1067" w:type="dxa"/>
            <w:tcBorders>
              <w:top w:val="nil"/>
              <w:left w:val="nil"/>
              <w:bottom w:val="single" w:sz="4" w:space="0" w:color="auto"/>
              <w:right w:val="single" w:sz="4" w:space="0" w:color="auto"/>
            </w:tcBorders>
            <w:shd w:val="clear" w:color="auto" w:fill="auto"/>
            <w:noWrap/>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calculé</w:t>
            </w:r>
          </w:p>
        </w:tc>
        <w:tc>
          <w:tcPr>
            <w:tcW w:w="571" w:type="dxa"/>
            <w:tcBorders>
              <w:top w:val="nil"/>
              <w:left w:val="nil"/>
              <w:bottom w:val="single" w:sz="4" w:space="0" w:color="auto"/>
              <w:right w:val="single" w:sz="4" w:space="0" w:color="auto"/>
            </w:tcBorders>
            <w:shd w:val="clear" w:color="auto" w:fill="auto"/>
            <w:noWrap/>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955" w:type="dxa"/>
            <w:tcBorders>
              <w:top w:val="nil"/>
              <w:left w:val="nil"/>
              <w:bottom w:val="single" w:sz="4" w:space="0" w:color="auto"/>
              <w:right w:val="single" w:sz="4" w:space="0" w:color="auto"/>
            </w:tcBorders>
            <w:shd w:val="clear" w:color="auto" w:fill="auto"/>
            <w:noWrap/>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noWrap/>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date de la dernière mise A jour de l'enregistrement. Date alimentée par le système Non modifiable</w:t>
            </w:r>
          </w:p>
        </w:tc>
      </w:tr>
      <w:tr w:rsidR="00553A4E" w:rsidRPr="00553A4E" w:rsidTr="00553A4E">
        <w:trPr>
          <w:trHeight w:val="628"/>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LIBELLE REGION ADM INSEE</w:t>
            </w:r>
          </w:p>
        </w:tc>
        <w:tc>
          <w:tcPr>
            <w:tcW w:w="876"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YL0RGI</w:t>
            </w:r>
          </w:p>
        </w:tc>
        <w:tc>
          <w:tcPr>
            <w:tcW w:w="1350"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alphanumérique (32)</w:t>
            </w:r>
          </w:p>
        </w:tc>
        <w:tc>
          <w:tcPr>
            <w:tcW w:w="1067"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saisi</w:t>
            </w:r>
          </w:p>
        </w:tc>
        <w:tc>
          <w:tcPr>
            <w:tcW w:w="57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95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nomenclature INSEE</w:t>
            </w:r>
          </w:p>
        </w:tc>
      </w:tr>
      <w:tr w:rsidR="00553A4E" w:rsidRPr="00553A4E" w:rsidTr="00553A4E">
        <w:trPr>
          <w:trHeight w:val="55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553A4E" w:rsidRPr="00553A4E" w:rsidRDefault="00553A4E" w:rsidP="00553A4E">
            <w:pPr>
              <w:jc w:val="center"/>
              <w:rPr>
                <w:rFonts w:ascii="Segoe UI" w:eastAsia="Times New Roman" w:hAnsi="Segoe UI" w:cs="Segoe UI"/>
                <w:sz w:val="18"/>
                <w:szCs w:val="18"/>
                <w:lang w:eastAsia="fr-FR" w:bidi="ar-SA"/>
              </w:rPr>
            </w:pPr>
            <w:r w:rsidRPr="00553A4E">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alphanumérique (varchar255)</w:t>
            </w:r>
          </w:p>
        </w:tc>
        <w:tc>
          <w:tcPr>
            <w:tcW w:w="1067"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calculé , non modifiable</w:t>
            </w:r>
          </w:p>
        </w:tc>
        <w:tc>
          <w:tcPr>
            <w:tcW w:w="57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95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ascii="Arial" w:eastAsia="Times New Roman" w:hAnsi="Arial"/>
                <w:sz w:val="18"/>
                <w:szCs w:val="18"/>
                <w:lang w:eastAsia="fr-FR" w:bidi="ar-SA"/>
              </w:rPr>
            </w:pPr>
            <w:r w:rsidRPr="00553A4E">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6"/>
                <w:szCs w:val="16"/>
                <w:lang w:eastAsia="fr-FR" w:bidi="ar-SA"/>
              </w:rPr>
            </w:pPr>
            <w:r w:rsidRPr="00553A4E">
              <w:rPr>
                <w:rFonts w:eastAsia="Times New Roman" w:cs="Calibri"/>
                <w:sz w:val="16"/>
                <w:szCs w:val="16"/>
                <w:lang w:eastAsia="fr-FR" w:bidi="ar-SA"/>
              </w:rPr>
              <w:t xml:space="preserve">User ayant </w:t>
            </w:r>
            <w:r w:rsidR="00F85781" w:rsidRPr="00553A4E">
              <w:rPr>
                <w:rFonts w:eastAsia="Times New Roman" w:cs="Calibri"/>
                <w:sz w:val="16"/>
                <w:szCs w:val="16"/>
                <w:lang w:eastAsia="fr-FR" w:bidi="ar-SA"/>
              </w:rPr>
              <w:t>effectué</w:t>
            </w:r>
            <w:r w:rsidRPr="00553A4E">
              <w:rPr>
                <w:rFonts w:eastAsia="Times New Roman" w:cs="Calibri"/>
                <w:sz w:val="16"/>
                <w:szCs w:val="16"/>
                <w:lang w:eastAsia="fr-FR" w:bidi="ar-SA"/>
              </w:rPr>
              <w:t xml:space="preserve"> la dernière mise à jour  de l'enregistrement</w:t>
            </w:r>
          </w:p>
        </w:tc>
      </w:tr>
      <w:tr w:rsidR="00553A4E" w:rsidRPr="00553A4E" w:rsidTr="00553A4E">
        <w:trPr>
          <w:trHeight w:val="59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CODE REGION 2016</w:t>
            </w:r>
          </w:p>
        </w:tc>
        <w:tc>
          <w:tcPr>
            <w:tcW w:w="876"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REGION</w:t>
            </w:r>
          </w:p>
        </w:tc>
        <w:tc>
          <w:tcPr>
            <w:tcW w:w="1350"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alphanumérique (2)</w:t>
            </w:r>
          </w:p>
        </w:tc>
        <w:tc>
          <w:tcPr>
            <w:tcW w:w="1067"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saisi</w:t>
            </w:r>
          </w:p>
        </w:tc>
        <w:tc>
          <w:tcPr>
            <w:tcW w:w="57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95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ta_region_2016</w:t>
            </w:r>
          </w:p>
        </w:tc>
        <w:tc>
          <w:tcPr>
            <w:tcW w:w="851"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ascii="Arial" w:eastAsia="Times New Roman" w:hAnsi="Arial"/>
                <w:sz w:val="18"/>
                <w:szCs w:val="18"/>
                <w:lang w:eastAsia="fr-FR" w:bidi="ar-SA"/>
              </w:rPr>
            </w:pPr>
            <w:r w:rsidRPr="00553A4E">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c>
          <w:tcPr>
            <w:tcW w:w="2203" w:type="dxa"/>
            <w:tcBorders>
              <w:top w:val="nil"/>
              <w:left w:val="nil"/>
              <w:bottom w:val="single" w:sz="4" w:space="0" w:color="auto"/>
              <w:right w:val="single" w:sz="4" w:space="0" w:color="auto"/>
            </w:tcBorders>
            <w:shd w:val="clear" w:color="auto" w:fill="auto"/>
            <w:vAlign w:val="center"/>
            <w:hideMark/>
          </w:tcPr>
          <w:p w:rsidR="00553A4E" w:rsidRPr="00553A4E" w:rsidRDefault="00553A4E" w:rsidP="00553A4E">
            <w:pPr>
              <w:jc w:val="center"/>
              <w:rPr>
                <w:rFonts w:eastAsia="Times New Roman" w:cs="Calibri"/>
                <w:sz w:val="18"/>
                <w:szCs w:val="18"/>
                <w:lang w:eastAsia="fr-FR" w:bidi="ar-SA"/>
              </w:rPr>
            </w:pPr>
            <w:r w:rsidRPr="00553A4E">
              <w:rPr>
                <w:rFonts w:eastAsia="Times New Roman" w:cs="Calibri"/>
                <w:sz w:val="18"/>
                <w:szCs w:val="18"/>
                <w:lang w:eastAsia="fr-FR" w:bidi="ar-SA"/>
              </w:rPr>
              <w:t> </w:t>
            </w:r>
          </w:p>
        </w:tc>
      </w:tr>
    </w:tbl>
    <w:p w:rsidR="00987BDB" w:rsidRPr="004615FC" w:rsidRDefault="00987BDB" w:rsidP="002704D6">
      <w:pPr>
        <w:rPr>
          <w:rFonts w:asciiTheme="minorHAnsi" w:hAnsiTheme="minorHAnsi" w:cstheme="minorHAnsi"/>
          <w:szCs w:val="24"/>
          <w:lang w:eastAsia="fr-FR" w:bidi="ar-SA"/>
        </w:rPr>
      </w:pPr>
    </w:p>
    <w:p w:rsidR="00B97328" w:rsidRDefault="00B97328" w:rsidP="00B97328">
      <w:pPr>
        <w:pStyle w:val="Titre4"/>
        <w:rPr>
          <w:rFonts w:asciiTheme="minorHAnsi" w:hAnsiTheme="minorHAnsi" w:cstheme="minorHAnsi"/>
        </w:rPr>
      </w:pPr>
      <w:r w:rsidRPr="00B97328">
        <w:rPr>
          <w:rFonts w:asciiTheme="minorHAnsi" w:hAnsiTheme="minorHAnsi" w:cstheme="minorHAnsi"/>
        </w:rPr>
        <w:t>Création : renseignement des données de ta_region_administrative_lmtay547</w:t>
      </w:r>
    </w:p>
    <w:p w:rsidR="00B97328" w:rsidRPr="004615FC" w:rsidRDefault="00B97328" w:rsidP="00B9732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B97328" w:rsidRPr="004615FC" w:rsidRDefault="00B97328" w:rsidP="00357DCC">
      <w:pPr>
        <w:numPr>
          <w:ilvl w:val="0"/>
          <w:numId w:val="70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REG. ADMINIST. INSEE (YC0RGI)</w:t>
      </w:r>
    </w:p>
    <w:p w:rsidR="00B97328" w:rsidRPr="004615FC" w:rsidRDefault="00B97328" w:rsidP="00357DCC">
      <w:pPr>
        <w:numPr>
          <w:ilvl w:val="0"/>
          <w:numId w:val="70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REGION ADM INSEE (YL0RGI)</w:t>
      </w:r>
    </w:p>
    <w:p w:rsidR="00B97328" w:rsidRPr="004615FC" w:rsidRDefault="00B97328" w:rsidP="00B97328">
      <w:pPr>
        <w:autoSpaceDE w:val="0"/>
        <w:autoSpaceDN w:val="0"/>
        <w:adjustRightInd w:val="0"/>
        <w:rPr>
          <w:rFonts w:asciiTheme="minorHAnsi" w:hAnsiTheme="minorHAnsi" w:cstheme="minorHAnsi"/>
          <w:szCs w:val="24"/>
          <w:lang w:eastAsia="fr-FR" w:bidi="ar-SA"/>
        </w:rPr>
      </w:pPr>
    </w:p>
    <w:p w:rsidR="00B97328" w:rsidRPr="004615FC" w:rsidRDefault="00B97328" w:rsidP="00B9732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B97328" w:rsidRPr="004615FC" w:rsidRDefault="00B97328" w:rsidP="00357DCC">
      <w:pPr>
        <w:numPr>
          <w:ilvl w:val="0"/>
          <w:numId w:val="70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la DATE DE CLOTURE (YDCLOT) </w:t>
      </w:r>
    </w:p>
    <w:p w:rsidR="00B97328" w:rsidRPr="004615FC" w:rsidRDefault="00B97328" w:rsidP="00B97328">
      <w:pPr>
        <w:autoSpaceDE w:val="0"/>
        <w:autoSpaceDN w:val="0"/>
        <w:adjustRightInd w:val="0"/>
        <w:rPr>
          <w:rFonts w:asciiTheme="minorHAnsi" w:hAnsiTheme="minorHAnsi" w:cstheme="minorHAnsi"/>
          <w:szCs w:val="24"/>
          <w:lang w:eastAsia="fr-FR" w:bidi="ar-SA"/>
        </w:rPr>
      </w:pPr>
    </w:p>
    <w:p w:rsidR="00B97328" w:rsidRPr="004615FC" w:rsidRDefault="00B97328" w:rsidP="00B9732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une liste déroulante : </w:t>
      </w:r>
    </w:p>
    <w:p w:rsidR="00B97328" w:rsidRPr="004615FC" w:rsidRDefault="00B97328" w:rsidP="00357DCC">
      <w:pPr>
        <w:numPr>
          <w:ilvl w:val="0"/>
          <w:numId w:val="70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REGION ADMINISTRATIVE 2016 (REGION). La liste déroulante des CODE REGION ADMINISTRATIVE 2016 (REGION) propose toutes les valeurs de la table ta_region_administrative_2016 qui ne sont pas closes (lignes de ta_region_administrative_2016 dont la DATE DE CLOTURE YDCLOT est supérieure strictement à la date du jour), accompagnées de leur libellé LIBELLE EN MAJUSCULES (NCC)</w:t>
      </w:r>
    </w:p>
    <w:p w:rsidR="00B97328" w:rsidRPr="004615FC" w:rsidRDefault="00B97328" w:rsidP="002704D6">
      <w:pPr>
        <w:rPr>
          <w:rFonts w:asciiTheme="minorHAnsi" w:hAnsiTheme="minorHAnsi" w:cstheme="minorHAnsi"/>
          <w:szCs w:val="24"/>
          <w:lang w:eastAsia="fr-FR" w:bidi="ar-SA"/>
        </w:rPr>
      </w:pPr>
    </w:p>
    <w:p w:rsidR="003D3093" w:rsidRDefault="0075170B" w:rsidP="0075170B">
      <w:pPr>
        <w:pStyle w:val="Titre4"/>
        <w:rPr>
          <w:rFonts w:asciiTheme="minorHAnsi" w:hAnsiTheme="minorHAnsi" w:cstheme="minorHAnsi"/>
        </w:rPr>
      </w:pPr>
      <w:r w:rsidRPr="0075170B">
        <w:rPr>
          <w:rFonts w:asciiTheme="minorHAnsi" w:hAnsiTheme="minorHAnsi" w:cstheme="minorHAnsi"/>
        </w:rPr>
        <w:t>Création : contrôle des données de ta_region_administrative_lmtay547</w:t>
      </w:r>
    </w:p>
    <w:p w:rsidR="0075170B" w:rsidRPr="004615FC" w:rsidRDefault="0075170B" w:rsidP="0075170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75170B" w:rsidRPr="004615FC" w:rsidRDefault="0075170B" w:rsidP="00357DCC">
      <w:pPr>
        <w:numPr>
          <w:ilvl w:val="0"/>
          <w:numId w:val="609"/>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REG. ADMINIST. INSEE (YC0RGI)</w:t>
      </w:r>
    </w:p>
    <w:p w:rsidR="0075170B" w:rsidRPr="004615FC" w:rsidRDefault="0075170B" w:rsidP="00357DCC">
      <w:pPr>
        <w:numPr>
          <w:ilvl w:val="0"/>
          <w:numId w:val="609"/>
        </w:numPr>
        <w:autoSpaceDE w:val="0"/>
        <w:autoSpaceDN w:val="0"/>
        <w:adjustRightInd w:val="0"/>
        <w:rPr>
          <w:rFonts w:asciiTheme="minorHAnsi" w:hAnsiTheme="minorHAnsi" w:cstheme="minorHAnsi"/>
          <w:szCs w:val="24"/>
          <w:lang w:val="en-US" w:eastAsia="fr-FR" w:bidi="ar-SA"/>
        </w:rPr>
      </w:pPr>
      <w:r w:rsidRPr="004615FC">
        <w:rPr>
          <w:rFonts w:asciiTheme="minorHAnsi" w:hAnsiTheme="minorHAnsi" w:cstheme="minorHAnsi"/>
          <w:szCs w:val="24"/>
          <w:lang w:val="en-US" w:eastAsia="fr-FR" w:bidi="ar-SA"/>
        </w:rPr>
        <w:t>LIBELLE REGION ADM INSEE (YL0RGI)</w:t>
      </w:r>
    </w:p>
    <w:p w:rsidR="0075170B" w:rsidRPr="004615FC" w:rsidRDefault="0075170B" w:rsidP="0075170B">
      <w:pPr>
        <w:autoSpaceDE w:val="0"/>
        <w:autoSpaceDN w:val="0"/>
        <w:adjustRightInd w:val="0"/>
        <w:rPr>
          <w:rFonts w:asciiTheme="minorHAnsi" w:hAnsiTheme="minorHAnsi" w:cstheme="minorHAnsi"/>
          <w:szCs w:val="24"/>
          <w:lang w:val="en-US" w:eastAsia="fr-FR" w:bidi="ar-SA"/>
        </w:rPr>
      </w:pPr>
    </w:p>
    <w:p w:rsidR="0075170B" w:rsidRPr="004615FC" w:rsidRDefault="0075170B" w:rsidP="0075170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75170B" w:rsidRPr="004615FC" w:rsidRDefault="0075170B" w:rsidP="00357DCC">
      <w:pPr>
        <w:numPr>
          <w:ilvl w:val="0"/>
          <w:numId w:val="61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REG. ADMINIST. INSEE (YC0RGI) : 2 caractères.</w:t>
      </w:r>
    </w:p>
    <w:p w:rsidR="0075170B" w:rsidRPr="004615FC" w:rsidRDefault="0075170B" w:rsidP="00357DCC">
      <w:pPr>
        <w:numPr>
          <w:ilvl w:val="0"/>
          <w:numId w:val="61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REGION ADM INSEE (YL0RGI) : 32 caractères.</w:t>
      </w:r>
    </w:p>
    <w:p w:rsidR="0075170B" w:rsidRPr="004615FC" w:rsidRDefault="0075170B" w:rsidP="0075170B">
      <w:pPr>
        <w:autoSpaceDE w:val="0"/>
        <w:autoSpaceDN w:val="0"/>
        <w:adjustRightInd w:val="0"/>
        <w:rPr>
          <w:rFonts w:asciiTheme="minorHAnsi" w:hAnsiTheme="minorHAnsi" w:cstheme="minorHAnsi"/>
          <w:szCs w:val="24"/>
          <w:lang w:eastAsia="fr-FR" w:bidi="ar-SA"/>
        </w:rPr>
      </w:pPr>
    </w:p>
    <w:p w:rsidR="0075170B" w:rsidRPr="004615FC" w:rsidRDefault="0075170B" w:rsidP="0075170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d'unicité : </w:t>
      </w:r>
    </w:p>
    <w:p w:rsidR="0075170B" w:rsidRPr="004615FC" w:rsidRDefault="0075170B" w:rsidP="0075170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sur CODE REG. ADMINIST. INSEE (YC0RGI)</w:t>
      </w:r>
    </w:p>
    <w:p w:rsidR="0075170B" w:rsidRPr="004615FC" w:rsidRDefault="0075170B" w:rsidP="0075170B">
      <w:pPr>
        <w:autoSpaceDE w:val="0"/>
        <w:autoSpaceDN w:val="0"/>
        <w:adjustRightInd w:val="0"/>
        <w:rPr>
          <w:rFonts w:asciiTheme="minorHAnsi" w:hAnsiTheme="minorHAnsi" w:cstheme="minorHAnsi"/>
          <w:szCs w:val="24"/>
          <w:lang w:eastAsia="fr-FR" w:bidi="ar-SA"/>
        </w:rPr>
      </w:pPr>
    </w:p>
    <w:p w:rsidR="0075170B" w:rsidRPr="004615FC" w:rsidRDefault="0075170B" w:rsidP="0075170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 ne concerne que les champs de saisie. Les dates et les listes déroulantes sont exclues de ces contrôles):</w:t>
      </w:r>
    </w:p>
    <w:p w:rsidR="0075170B" w:rsidRPr="004615FC" w:rsidRDefault="00F85781" w:rsidP="0075170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Quel que</w:t>
      </w:r>
      <w:r w:rsidR="0075170B" w:rsidRPr="004615FC">
        <w:rPr>
          <w:rFonts w:asciiTheme="minorHAnsi" w:hAnsiTheme="minorHAnsi" w:cstheme="minorHAnsi"/>
          <w:szCs w:val="24"/>
          <w:lang w:eastAsia="fr-FR" w:bidi="ar-SA"/>
        </w:rPr>
        <w:t xml:space="preserve"> soit le </w:t>
      </w:r>
      <w:r w:rsidRPr="004615FC">
        <w:rPr>
          <w:rFonts w:asciiTheme="minorHAnsi" w:hAnsiTheme="minorHAnsi" w:cstheme="minorHAnsi"/>
          <w:szCs w:val="24"/>
          <w:lang w:eastAsia="fr-FR" w:bidi="ar-SA"/>
        </w:rPr>
        <w:t>champ</w:t>
      </w:r>
      <w:r w:rsidR="0075170B" w:rsidRPr="004615FC">
        <w:rPr>
          <w:rFonts w:asciiTheme="minorHAnsi" w:hAnsiTheme="minorHAnsi" w:cstheme="minorHAnsi"/>
          <w:szCs w:val="24"/>
          <w:lang w:eastAsia="fr-FR" w:bidi="ar-SA"/>
        </w:rPr>
        <w:t xml:space="preserve"> de saisie les caractères autorisés sont : </w:t>
      </w:r>
    </w:p>
    <w:p w:rsidR="0075170B" w:rsidRPr="004615FC" w:rsidRDefault="0075170B" w:rsidP="00357DCC">
      <w:pPr>
        <w:numPr>
          <w:ilvl w:val="0"/>
          <w:numId w:val="61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75170B" w:rsidRPr="004615FC" w:rsidRDefault="0075170B" w:rsidP="00357DCC">
      <w:pPr>
        <w:numPr>
          <w:ilvl w:val="0"/>
          <w:numId w:val="61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75170B" w:rsidRPr="004615FC" w:rsidRDefault="0075170B" w:rsidP="00357DCC">
      <w:pPr>
        <w:numPr>
          <w:ilvl w:val="0"/>
          <w:numId w:val="61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75170B" w:rsidRPr="004615FC" w:rsidRDefault="0075170B" w:rsidP="00357DCC">
      <w:pPr>
        <w:numPr>
          <w:ilvl w:val="0"/>
          <w:numId w:val="61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75170B" w:rsidRPr="004615FC" w:rsidRDefault="0075170B" w:rsidP="00357DCC">
      <w:pPr>
        <w:numPr>
          <w:ilvl w:val="0"/>
          <w:numId w:val="61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parenthèses ().</w:t>
      </w:r>
    </w:p>
    <w:p w:rsidR="0075170B" w:rsidRPr="004615FC" w:rsidRDefault="0075170B" w:rsidP="0075170B">
      <w:pPr>
        <w:rPr>
          <w:rFonts w:asciiTheme="minorHAnsi" w:hAnsiTheme="minorHAnsi" w:cstheme="minorHAnsi"/>
          <w:szCs w:val="24"/>
        </w:rPr>
      </w:pPr>
    </w:p>
    <w:p w:rsidR="000D258E" w:rsidRPr="000D258E" w:rsidRDefault="000D258E" w:rsidP="000D258E">
      <w:pPr>
        <w:pStyle w:val="Titre4"/>
        <w:rPr>
          <w:rFonts w:asciiTheme="minorHAnsi" w:hAnsiTheme="minorHAnsi" w:cstheme="minorHAnsi"/>
        </w:rPr>
      </w:pPr>
      <w:r w:rsidRPr="000D258E">
        <w:rPr>
          <w:rFonts w:asciiTheme="minorHAnsi" w:hAnsiTheme="minorHAnsi" w:cstheme="minorHAnsi"/>
        </w:rPr>
        <w:t>Modification : contrôle des données de ta_region_administrative_lmtay547</w:t>
      </w:r>
    </w:p>
    <w:p w:rsidR="000D258E" w:rsidRPr="004615FC" w:rsidRDefault="000D258E" w:rsidP="000D258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0D258E" w:rsidRPr="004615FC" w:rsidRDefault="000D258E" w:rsidP="00357DCC">
      <w:pPr>
        <w:numPr>
          <w:ilvl w:val="0"/>
          <w:numId w:val="669"/>
        </w:numPr>
        <w:autoSpaceDE w:val="0"/>
        <w:autoSpaceDN w:val="0"/>
        <w:adjustRightInd w:val="0"/>
        <w:spacing w:after="1"/>
        <w:rPr>
          <w:rFonts w:asciiTheme="minorHAnsi" w:hAnsiTheme="minorHAnsi" w:cstheme="minorHAnsi"/>
          <w:szCs w:val="24"/>
          <w:lang w:val="en-US" w:eastAsia="fr-FR" w:bidi="ar-SA"/>
        </w:rPr>
      </w:pPr>
      <w:r w:rsidRPr="004615FC">
        <w:rPr>
          <w:rFonts w:asciiTheme="minorHAnsi" w:hAnsiTheme="minorHAnsi" w:cstheme="minorHAnsi"/>
          <w:szCs w:val="24"/>
          <w:lang w:val="en-US" w:eastAsia="fr-FR" w:bidi="ar-SA"/>
        </w:rPr>
        <w:t>LIBELLE REGION ADM INSEE (YL0RGI)</w:t>
      </w:r>
    </w:p>
    <w:p w:rsidR="000D258E" w:rsidRPr="004615FC" w:rsidRDefault="000D258E" w:rsidP="000D258E">
      <w:pPr>
        <w:autoSpaceDE w:val="0"/>
        <w:autoSpaceDN w:val="0"/>
        <w:adjustRightInd w:val="0"/>
        <w:rPr>
          <w:rFonts w:asciiTheme="minorHAnsi" w:hAnsiTheme="minorHAnsi" w:cstheme="minorHAnsi"/>
          <w:szCs w:val="24"/>
          <w:lang w:val="en-US" w:eastAsia="fr-FR" w:bidi="ar-SA"/>
        </w:rPr>
      </w:pPr>
    </w:p>
    <w:p w:rsidR="000D258E" w:rsidRPr="004615FC" w:rsidRDefault="000D258E" w:rsidP="000D258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0D258E" w:rsidRPr="004615FC" w:rsidRDefault="000D258E" w:rsidP="00357DCC">
      <w:pPr>
        <w:numPr>
          <w:ilvl w:val="0"/>
          <w:numId w:val="67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REGION ADM INSEE (YL0RGI) : 32 caractères.</w:t>
      </w:r>
    </w:p>
    <w:p w:rsidR="000D258E" w:rsidRPr="004615FC" w:rsidRDefault="000D258E" w:rsidP="000D258E">
      <w:pPr>
        <w:autoSpaceDE w:val="0"/>
        <w:autoSpaceDN w:val="0"/>
        <w:adjustRightInd w:val="0"/>
        <w:rPr>
          <w:rFonts w:asciiTheme="minorHAnsi" w:hAnsiTheme="minorHAnsi" w:cstheme="minorHAnsi"/>
          <w:szCs w:val="24"/>
          <w:lang w:eastAsia="fr-FR" w:bidi="ar-SA"/>
        </w:rPr>
      </w:pPr>
    </w:p>
    <w:p w:rsidR="000D258E" w:rsidRPr="004615FC" w:rsidRDefault="000D258E" w:rsidP="000D258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 ne concerne que les champs de saisie. Les dates et les listes déroulantes sont exclues de ces contrôles):</w:t>
      </w:r>
    </w:p>
    <w:p w:rsidR="000D258E" w:rsidRPr="004615FC" w:rsidRDefault="00F85781" w:rsidP="000D258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Quel que</w:t>
      </w:r>
      <w:r w:rsidR="000D258E" w:rsidRPr="004615FC">
        <w:rPr>
          <w:rFonts w:asciiTheme="minorHAnsi" w:hAnsiTheme="minorHAnsi" w:cstheme="minorHAnsi"/>
          <w:szCs w:val="24"/>
          <w:lang w:eastAsia="fr-FR" w:bidi="ar-SA"/>
        </w:rPr>
        <w:t xml:space="preserve"> soit le </w:t>
      </w:r>
      <w:r w:rsidRPr="004615FC">
        <w:rPr>
          <w:rFonts w:asciiTheme="minorHAnsi" w:hAnsiTheme="minorHAnsi" w:cstheme="minorHAnsi"/>
          <w:szCs w:val="24"/>
          <w:lang w:eastAsia="fr-FR" w:bidi="ar-SA"/>
        </w:rPr>
        <w:t>champ</w:t>
      </w:r>
      <w:r w:rsidR="000D258E" w:rsidRPr="004615FC">
        <w:rPr>
          <w:rFonts w:asciiTheme="minorHAnsi" w:hAnsiTheme="minorHAnsi" w:cstheme="minorHAnsi"/>
          <w:szCs w:val="24"/>
          <w:lang w:eastAsia="fr-FR" w:bidi="ar-SA"/>
        </w:rPr>
        <w:t xml:space="preserve"> de saisie les caractères autorisés sont : </w:t>
      </w:r>
    </w:p>
    <w:p w:rsidR="000D258E" w:rsidRPr="004615FC" w:rsidRDefault="000D258E" w:rsidP="00357DCC">
      <w:pPr>
        <w:numPr>
          <w:ilvl w:val="0"/>
          <w:numId w:val="67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0D258E" w:rsidRPr="004615FC" w:rsidRDefault="000D258E" w:rsidP="00357DCC">
      <w:pPr>
        <w:numPr>
          <w:ilvl w:val="0"/>
          <w:numId w:val="67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0D258E" w:rsidRPr="004615FC" w:rsidRDefault="000D258E" w:rsidP="00357DCC">
      <w:pPr>
        <w:numPr>
          <w:ilvl w:val="0"/>
          <w:numId w:val="67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0D258E" w:rsidRPr="004615FC" w:rsidRDefault="000D258E" w:rsidP="00357DCC">
      <w:pPr>
        <w:numPr>
          <w:ilvl w:val="0"/>
          <w:numId w:val="67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0D258E" w:rsidRPr="004615FC" w:rsidRDefault="000D258E" w:rsidP="00357DCC">
      <w:pPr>
        <w:numPr>
          <w:ilvl w:val="0"/>
          <w:numId w:val="67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parenthèses ().</w:t>
      </w:r>
    </w:p>
    <w:p w:rsidR="000D258E" w:rsidRPr="004615FC" w:rsidRDefault="000D258E" w:rsidP="0075170B">
      <w:pPr>
        <w:rPr>
          <w:rFonts w:asciiTheme="minorHAnsi" w:hAnsiTheme="minorHAnsi" w:cstheme="minorHAnsi"/>
          <w:szCs w:val="24"/>
        </w:rPr>
      </w:pPr>
    </w:p>
    <w:p w:rsidR="003D3093" w:rsidRDefault="003D3093" w:rsidP="003D3093">
      <w:pPr>
        <w:pStyle w:val="Titre4"/>
        <w:rPr>
          <w:rFonts w:asciiTheme="minorHAnsi" w:hAnsiTheme="minorHAnsi" w:cstheme="minorHAnsi"/>
        </w:rPr>
      </w:pPr>
      <w:r w:rsidRPr="003D3093">
        <w:rPr>
          <w:rFonts w:asciiTheme="minorHAnsi" w:hAnsiTheme="minorHAnsi" w:cstheme="minorHAnsi"/>
        </w:rPr>
        <w:t>Modification : renseignement des données de ta_region_administrative_lmtay547</w:t>
      </w:r>
    </w:p>
    <w:p w:rsidR="003D3093" w:rsidRPr="004615FC" w:rsidRDefault="003D3093" w:rsidP="003D3093">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3D3093" w:rsidRPr="004615FC" w:rsidRDefault="003D3093" w:rsidP="00357DCC">
      <w:pPr>
        <w:numPr>
          <w:ilvl w:val="0"/>
          <w:numId w:val="52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REGION ADM INSEE (YL0RGI)</w:t>
      </w:r>
    </w:p>
    <w:p w:rsidR="003D3093" w:rsidRPr="004615FC" w:rsidRDefault="003D3093" w:rsidP="003D3093">
      <w:pPr>
        <w:autoSpaceDE w:val="0"/>
        <w:autoSpaceDN w:val="0"/>
        <w:adjustRightInd w:val="0"/>
        <w:rPr>
          <w:rFonts w:asciiTheme="minorHAnsi" w:hAnsiTheme="minorHAnsi" w:cstheme="minorHAnsi"/>
          <w:szCs w:val="24"/>
          <w:lang w:eastAsia="fr-FR" w:bidi="ar-SA"/>
        </w:rPr>
      </w:pPr>
    </w:p>
    <w:p w:rsidR="003D3093" w:rsidRPr="004615FC" w:rsidRDefault="003D3093" w:rsidP="003D3093">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3D3093" w:rsidRPr="004615FC" w:rsidRDefault="003D3093" w:rsidP="00357DCC">
      <w:pPr>
        <w:numPr>
          <w:ilvl w:val="0"/>
          <w:numId w:val="52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la DATE DE CLOTURE (YDCLOT) </w:t>
      </w:r>
    </w:p>
    <w:p w:rsidR="003D3093" w:rsidRPr="004615FC" w:rsidRDefault="003D3093" w:rsidP="003D3093">
      <w:pPr>
        <w:autoSpaceDE w:val="0"/>
        <w:autoSpaceDN w:val="0"/>
        <w:adjustRightInd w:val="0"/>
        <w:rPr>
          <w:rFonts w:asciiTheme="minorHAnsi" w:hAnsiTheme="minorHAnsi" w:cstheme="minorHAnsi"/>
          <w:szCs w:val="24"/>
          <w:lang w:eastAsia="fr-FR" w:bidi="ar-SA"/>
        </w:rPr>
      </w:pPr>
    </w:p>
    <w:p w:rsidR="003D3093" w:rsidRPr="004615FC" w:rsidRDefault="003D3093" w:rsidP="003D3093">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une liste déroulante : </w:t>
      </w:r>
    </w:p>
    <w:p w:rsidR="003D3093" w:rsidRPr="004615FC" w:rsidRDefault="003D3093" w:rsidP="00357DCC">
      <w:pPr>
        <w:numPr>
          <w:ilvl w:val="0"/>
          <w:numId w:val="52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REGION ADMINISTRATIVE 2016 (REGION). La liste déroulante des CODE REGION ADMINISTRATIVE 2016 (REGION) propose toutes les valeurs de la table ta_region_administrative_2016 qui ne sont pas closes (lignes de ta_region_administrative_2016 dont la DATE DE CLOTURE YDCLOT est supérieure strictement à la date du jour), accompagnées de leur libellé LIBELLE EN MAJUSCULES (NCC)</w:t>
      </w:r>
    </w:p>
    <w:p w:rsidR="00400333" w:rsidRDefault="00400333">
      <w:pPr>
        <w:rPr>
          <w:rFonts w:asciiTheme="minorHAnsi" w:hAnsiTheme="minorHAnsi" w:cstheme="minorHAnsi"/>
          <w:szCs w:val="24"/>
          <w:lang w:eastAsia="fr-FR" w:bidi="ar-SA"/>
        </w:rPr>
      </w:pPr>
      <w:r>
        <w:rPr>
          <w:rFonts w:asciiTheme="minorHAnsi" w:hAnsiTheme="minorHAnsi" w:cstheme="minorHAnsi"/>
          <w:szCs w:val="24"/>
          <w:lang w:eastAsia="fr-FR" w:bidi="ar-SA"/>
        </w:rPr>
        <w:br w:type="page"/>
      </w:r>
    </w:p>
    <w:p w:rsidR="00F27337" w:rsidRPr="004E2387" w:rsidRDefault="002635D4" w:rsidP="002635D4">
      <w:pPr>
        <w:pStyle w:val="Titre3"/>
      </w:pPr>
      <w:bookmarkStart w:id="854" w:name="_Toc515444417"/>
      <w:r>
        <w:t>t</w:t>
      </w:r>
      <w:r w:rsidRPr="002635D4">
        <w:t>a_departement</w:t>
      </w:r>
      <w:bookmarkEnd w:id="854"/>
    </w:p>
    <w:p w:rsidR="00F27337" w:rsidRPr="004615FC" w:rsidRDefault="003C3F10" w:rsidP="002704D6">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D</w:t>
      </w:r>
      <w:r w:rsidR="00296660" w:rsidRPr="004615FC">
        <w:rPr>
          <w:rFonts w:asciiTheme="minorHAnsi" w:eastAsia="Times New Roman" w:hAnsiTheme="minorHAnsi" w:cstheme="minorHAnsi"/>
          <w:color w:val="000000"/>
          <w:szCs w:val="24"/>
          <w:lang w:eastAsia="fr-FR" w:bidi="ar-SA"/>
        </w:rPr>
        <w:t xml:space="preserve">épartements Métropolitains, départements et territoires d'outre-mer </w:t>
      </w:r>
      <w:r w:rsidRPr="004615FC">
        <w:rPr>
          <w:rFonts w:asciiTheme="minorHAnsi" w:eastAsia="Times New Roman" w:hAnsiTheme="minorHAnsi" w:cstheme="minorHAnsi"/>
          <w:color w:val="000000"/>
          <w:szCs w:val="24"/>
          <w:lang w:eastAsia="fr-FR" w:bidi="ar-SA"/>
        </w:rPr>
        <w:t xml:space="preserve">(nouvelles COM) </w:t>
      </w:r>
      <w:r w:rsidR="00296660" w:rsidRPr="004615FC">
        <w:rPr>
          <w:rFonts w:asciiTheme="minorHAnsi" w:eastAsia="Times New Roman" w:hAnsiTheme="minorHAnsi" w:cstheme="minorHAnsi"/>
          <w:color w:val="000000"/>
          <w:szCs w:val="24"/>
          <w:lang w:eastAsia="fr-FR" w:bidi="ar-SA"/>
        </w:rPr>
        <w:t>identifiés par leur code INSEE</w:t>
      </w:r>
      <w:r w:rsidRPr="004615FC">
        <w:rPr>
          <w:rFonts w:asciiTheme="minorHAnsi" w:eastAsia="Times New Roman" w:hAnsiTheme="minorHAnsi" w:cstheme="minorHAnsi"/>
          <w:color w:val="000000"/>
          <w:szCs w:val="24"/>
          <w:lang w:eastAsia="fr-FR" w:bidi="ar-SA"/>
        </w:rPr>
        <w:t>.</w:t>
      </w:r>
      <w:r w:rsidR="00DA7C85" w:rsidRPr="004615FC">
        <w:rPr>
          <w:rFonts w:asciiTheme="minorHAnsi" w:eastAsia="Times New Roman" w:hAnsiTheme="minorHAnsi" w:cstheme="minorHAnsi"/>
          <w:color w:val="000000"/>
          <w:szCs w:val="24"/>
          <w:lang w:eastAsia="fr-FR" w:bidi="ar-SA"/>
        </w:rPr>
        <w:t xml:space="preserve"> Actualisée en 2016 pour les nouvelles régions (</w:t>
      </w:r>
      <w:r w:rsidR="00F85781" w:rsidRPr="004615FC">
        <w:rPr>
          <w:rFonts w:asciiTheme="minorHAnsi" w:eastAsia="Times New Roman" w:hAnsiTheme="minorHAnsi" w:cstheme="minorHAnsi"/>
          <w:color w:val="000000"/>
          <w:szCs w:val="24"/>
          <w:lang w:eastAsia="fr-FR" w:bidi="ar-SA"/>
        </w:rPr>
        <w:t>Trans codification</w:t>
      </w:r>
      <w:r w:rsidR="00DA7C85" w:rsidRPr="004615FC">
        <w:rPr>
          <w:rFonts w:asciiTheme="minorHAnsi" w:eastAsia="Times New Roman" w:hAnsiTheme="minorHAnsi" w:cstheme="minorHAnsi"/>
          <w:color w:val="000000"/>
          <w:szCs w:val="24"/>
          <w:lang w:eastAsia="fr-FR" w:bidi="ar-SA"/>
        </w:rPr>
        <w:t>) .</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363" w:type="dxa"/>
        <w:tblInd w:w="55" w:type="dxa"/>
        <w:tblLayout w:type="fixed"/>
        <w:tblCellMar>
          <w:left w:w="70" w:type="dxa"/>
          <w:right w:w="70" w:type="dxa"/>
        </w:tblCellMar>
        <w:tblLook w:val="04A0" w:firstRow="1" w:lastRow="0" w:firstColumn="1" w:lastColumn="0" w:noHBand="0" w:noVBand="1"/>
      </w:tblPr>
      <w:tblGrid>
        <w:gridCol w:w="1454"/>
        <w:gridCol w:w="876"/>
        <w:gridCol w:w="1371"/>
        <w:gridCol w:w="850"/>
        <w:gridCol w:w="709"/>
        <w:gridCol w:w="992"/>
        <w:gridCol w:w="993"/>
        <w:gridCol w:w="915"/>
        <w:gridCol w:w="2203"/>
      </w:tblGrid>
      <w:tr w:rsidR="00A4313E" w:rsidRPr="00A4313E" w:rsidTr="00A4313E">
        <w:trPr>
          <w:trHeight w:val="720"/>
        </w:trPr>
        <w:tc>
          <w:tcPr>
            <w:tcW w:w="1454"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Code technique</w:t>
            </w:r>
          </w:p>
        </w:tc>
        <w:tc>
          <w:tcPr>
            <w:tcW w:w="1371" w:type="dxa"/>
            <w:tcBorders>
              <w:top w:val="single" w:sz="4" w:space="0" w:color="auto"/>
              <w:left w:val="nil"/>
              <w:bottom w:val="single" w:sz="4" w:space="0" w:color="auto"/>
              <w:right w:val="single" w:sz="4" w:space="0" w:color="auto"/>
            </w:tcBorders>
            <w:shd w:val="clear" w:color="000000" w:fill="C5D9F1"/>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type longueur</w:t>
            </w:r>
          </w:p>
        </w:tc>
        <w:tc>
          <w:tcPr>
            <w:tcW w:w="850" w:type="dxa"/>
            <w:tcBorders>
              <w:top w:val="single" w:sz="4" w:space="0" w:color="auto"/>
              <w:left w:val="nil"/>
              <w:bottom w:val="single" w:sz="4" w:space="0" w:color="auto"/>
              <w:right w:val="single" w:sz="4" w:space="0" w:color="auto"/>
            </w:tcBorders>
            <w:shd w:val="clear" w:color="000000" w:fill="C5D9F1"/>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saisi / alimenté</w:t>
            </w:r>
          </w:p>
        </w:tc>
        <w:tc>
          <w:tcPr>
            <w:tcW w:w="709" w:type="dxa"/>
            <w:tcBorders>
              <w:top w:val="single" w:sz="4" w:space="0" w:color="auto"/>
              <w:left w:val="nil"/>
              <w:bottom w:val="single" w:sz="4" w:space="0" w:color="auto"/>
              <w:right w:val="single" w:sz="4" w:space="0" w:color="auto"/>
            </w:tcBorders>
            <w:shd w:val="clear" w:color="000000" w:fill="C5D9F1"/>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clé</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cardinalité</w:t>
            </w:r>
          </w:p>
        </w:tc>
        <w:tc>
          <w:tcPr>
            <w:tcW w:w="2203" w:type="dxa"/>
            <w:tcBorders>
              <w:top w:val="single" w:sz="4" w:space="0" w:color="auto"/>
              <w:left w:val="nil"/>
              <w:bottom w:val="single" w:sz="4" w:space="0" w:color="auto"/>
              <w:right w:val="single" w:sz="4" w:space="0" w:color="auto"/>
            </w:tcBorders>
            <w:shd w:val="clear" w:color="000000" w:fill="C5D9F1"/>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définition</w:t>
            </w:r>
          </w:p>
        </w:tc>
      </w:tr>
      <w:tr w:rsidR="00A4313E" w:rsidRPr="00A4313E" w:rsidTr="00A4313E">
        <w:trPr>
          <w:trHeight w:val="520"/>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xml:space="preserve">CODE DEPARTEM </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YC0DEP</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alphanumérique (3)</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saisi</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code département Donnée INSEE</w:t>
            </w:r>
          </w:p>
        </w:tc>
      </w:tr>
      <w:tr w:rsidR="00A4313E" w:rsidRPr="00A4313E" w:rsidTr="00A4313E">
        <w:trPr>
          <w:trHeight w:val="570"/>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xml:space="preserve">LIBELLE DEPARTEM. </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rPr>
                <w:rFonts w:eastAsia="Times New Roman" w:cs="Calibri"/>
                <w:sz w:val="18"/>
                <w:szCs w:val="18"/>
                <w:lang w:eastAsia="fr-FR" w:bidi="ar-SA"/>
              </w:rPr>
            </w:pPr>
            <w:r w:rsidRPr="00A4313E">
              <w:rPr>
                <w:rFonts w:eastAsia="Times New Roman" w:cs="Calibri"/>
                <w:sz w:val="18"/>
                <w:szCs w:val="18"/>
                <w:lang w:eastAsia="fr-FR" w:bidi="ar-SA"/>
              </w:rPr>
              <w:t>YL0DEP</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alphanumérique (30)</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saisi</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libellé du département</w:t>
            </w:r>
          </w:p>
        </w:tc>
      </w:tr>
      <w:tr w:rsidR="00A4313E" w:rsidRPr="00A4313E" w:rsidTr="00A4313E">
        <w:trPr>
          <w:trHeight w:val="720"/>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xml:space="preserve">LIBELLE COURT DU DEPARTEM. </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YL1DEP</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alphanumérique(15)</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saisi</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libellé court du département</w:t>
            </w:r>
          </w:p>
        </w:tc>
      </w:tr>
      <w:tr w:rsidR="00A4313E" w:rsidRPr="00A4313E" w:rsidTr="00A4313E">
        <w:trPr>
          <w:trHeight w:val="466"/>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xml:space="preserve">CODE TERRITOR FICOBA </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CTE</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alphanumérique (1)</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saisi</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nomenclature FICOBA</w:t>
            </w:r>
          </w:p>
        </w:tc>
      </w:tr>
      <w:tr w:rsidR="00A4313E" w:rsidRPr="00A4313E" w:rsidTr="00A4313E">
        <w:trPr>
          <w:trHeight w:val="960"/>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xml:space="preserve">CODE REG. ADMINIST. INSEE </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YC0RGI</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alphanumérique (2)</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saisi</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LMTAY547</w:t>
            </w:r>
          </w:p>
        </w:tc>
        <w:tc>
          <w:tcPr>
            <w:tcW w:w="99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code de la région administrative. Ancienne codification avant le 01012016. données INSEE</w:t>
            </w:r>
          </w:p>
        </w:tc>
      </w:tr>
      <w:tr w:rsidR="00A4313E" w:rsidRPr="00A4313E" w:rsidTr="00A4313E">
        <w:trPr>
          <w:trHeight w:val="960"/>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YDC000</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date (AAAAJJMM)</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calculé</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xml:space="preserve">date de création de l'enregistrement. Alimenté par le </w:t>
            </w:r>
            <w:r w:rsidR="00F85781" w:rsidRPr="00A4313E">
              <w:rPr>
                <w:rFonts w:eastAsia="Times New Roman" w:cs="Calibri"/>
                <w:sz w:val="18"/>
                <w:szCs w:val="18"/>
                <w:lang w:eastAsia="fr-FR" w:bidi="ar-SA"/>
              </w:rPr>
              <w:t>système</w:t>
            </w:r>
            <w:r w:rsidRPr="00A4313E">
              <w:rPr>
                <w:rFonts w:eastAsia="Times New Roman" w:cs="Calibri"/>
                <w:sz w:val="18"/>
                <w:szCs w:val="18"/>
                <w:lang w:eastAsia="fr-FR" w:bidi="ar-SA"/>
              </w:rPr>
              <w:t xml:space="preserve"> A la date du jour de création. Non modifiable</w:t>
            </w:r>
          </w:p>
        </w:tc>
      </w:tr>
      <w:tr w:rsidR="00A4313E" w:rsidRPr="00A4313E" w:rsidTr="00A4313E">
        <w:trPr>
          <w:trHeight w:val="960"/>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xml:space="preserve">DATE DERNIERE MAJ </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YDDMAJ</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date (AAAAJJMM)</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calculé</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date de la dernière mise A jour de l'enregistrement. Date alimentée par le système Non modifiable</w:t>
            </w:r>
          </w:p>
        </w:tc>
      </w:tr>
      <w:tr w:rsidR="00A4313E" w:rsidRPr="00A4313E" w:rsidTr="00A4313E">
        <w:trPr>
          <w:trHeight w:val="960"/>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xml:space="preserve">DATE FIN EFFET </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YDFEFF</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date (AAAAJJMM)</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calculée et modifiable</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date de fin d'effet de l'enregistrement, alimentée par défaut au 01/01/2076. modifiable</w:t>
            </w:r>
          </w:p>
        </w:tc>
      </w:tr>
      <w:tr w:rsidR="00A4313E" w:rsidRPr="00A4313E" w:rsidTr="00A4313E">
        <w:trPr>
          <w:trHeight w:val="960"/>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YDCLOT</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date (AAAAJJMM)</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calculé, modifiable</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xml:space="preserve">date de </w:t>
            </w:r>
            <w:r w:rsidR="00F85781" w:rsidRPr="00A4313E">
              <w:rPr>
                <w:rFonts w:eastAsia="Times New Roman" w:cs="Calibri"/>
                <w:sz w:val="18"/>
                <w:szCs w:val="18"/>
                <w:lang w:eastAsia="fr-FR" w:bidi="ar-SA"/>
              </w:rPr>
              <w:t>clôture</w:t>
            </w:r>
            <w:r w:rsidRPr="00A4313E">
              <w:rPr>
                <w:rFonts w:eastAsia="Times New Roman" w:cs="Calibri"/>
                <w:sz w:val="18"/>
                <w:szCs w:val="18"/>
                <w:lang w:eastAsia="fr-FR" w:bidi="ar-SA"/>
              </w:rPr>
              <w:t xml:space="preserve"> de l'enregistrement alimentée par défaut au 01/01/2076. cette date est modifiable</w:t>
            </w:r>
          </w:p>
        </w:tc>
      </w:tr>
      <w:tr w:rsidR="00A4313E" w:rsidRPr="00A4313E" w:rsidTr="00A4313E">
        <w:trPr>
          <w:trHeight w:val="960"/>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DATE DEBUT EFFET</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YDDEFF</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date (AAAAJJMM)</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calculée et modifiable</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date de début d'effet de l'enregistrement, alimentée par défaut A la date de création, modifiable</w:t>
            </w:r>
          </w:p>
        </w:tc>
      </w:tr>
      <w:tr w:rsidR="00A4313E" w:rsidRPr="00A4313E" w:rsidTr="00A4313E">
        <w:trPr>
          <w:trHeight w:val="1143"/>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CODE REG. ADMINIST. INSEE 2016</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REGION</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alphanumérique (2)</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Liste nouvelle région 2016</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ta_region_2016</w:t>
            </w:r>
          </w:p>
        </w:tc>
        <w:tc>
          <w:tcPr>
            <w:tcW w:w="99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trike/>
                <w:sz w:val="18"/>
                <w:szCs w:val="18"/>
                <w:lang w:eastAsia="fr-FR" w:bidi="ar-SA"/>
              </w:rPr>
              <w:t>facultatif</w:t>
            </w:r>
            <w:r w:rsidRPr="00A4313E">
              <w:rPr>
                <w:rFonts w:eastAsia="Times New Roman" w:cs="Calibri"/>
                <w:sz w:val="18"/>
                <w:szCs w:val="18"/>
                <w:lang w:eastAsia="fr-FR" w:bidi="ar-SA"/>
              </w:rPr>
              <w:t xml:space="preserve"> 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nouvelle codification des régions administratives A partir de 01/01/2016 Donnée INSEE</w:t>
            </w:r>
          </w:p>
        </w:tc>
      </w:tr>
      <w:tr w:rsidR="00A4313E" w:rsidRPr="00A4313E" w:rsidTr="00A4313E">
        <w:trPr>
          <w:trHeight w:val="490"/>
        </w:trPr>
        <w:tc>
          <w:tcPr>
            <w:tcW w:w="1454" w:type="dxa"/>
            <w:tcBorders>
              <w:top w:val="nil"/>
              <w:left w:val="single" w:sz="4" w:space="0" w:color="auto"/>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USER</w:t>
            </w:r>
          </w:p>
        </w:tc>
        <w:tc>
          <w:tcPr>
            <w:tcW w:w="876"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CUSER</w:t>
            </w:r>
          </w:p>
        </w:tc>
        <w:tc>
          <w:tcPr>
            <w:tcW w:w="1371"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alphanumérique (255)</w:t>
            </w:r>
          </w:p>
        </w:tc>
        <w:tc>
          <w:tcPr>
            <w:tcW w:w="850"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calculé , non modifiable</w:t>
            </w:r>
          </w:p>
        </w:tc>
        <w:tc>
          <w:tcPr>
            <w:tcW w:w="709"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c>
          <w:tcPr>
            <w:tcW w:w="2203" w:type="dxa"/>
            <w:tcBorders>
              <w:top w:val="nil"/>
              <w:left w:val="nil"/>
              <w:bottom w:val="single" w:sz="4" w:space="0" w:color="auto"/>
              <w:right w:val="single" w:sz="4" w:space="0" w:color="auto"/>
            </w:tcBorders>
            <w:shd w:val="clear" w:color="auto" w:fill="auto"/>
            <w:vAlign w:val="center"/>
            <w:hideMark/>
          </w:tcPr>
          <w:p w:rsidR="00A4313E" w:rsidRPr="00A4313E" w:rsidRDefault="00A4313E" w:rsidP="00A4313E">
            <w:pPr>
              <w:jc w:val="center"/>
              <w:rPr>
                <w:rFonts w:eastAsia="Times New Roman" w:cs="Calibri"/>
                <w:sz w:val="18"/>
                <w:szCs w:val="18"/>
                <w:lang w:eastAsia="fr-FR" w:bidi="ar-SA"/>
              </w:rPr>
            </w:pPr>
            <w:r w:rsidRPr="00A4313E">
              <w:rPr>
                <w:rFonts w:eastAsia="Times New Roman" w:cs="Calibri"/>
                <w:sz w:val="18"/>
                <w:szCs w:val="18"/>
                <w:lang w:eastAsia="fr-FR" w:bidi="ar-SA"/>
              </w:rPr>
              <w:t> </w:t>
            </w:r>
          </w:p>
        </w:tc>
      </w:tr>
    </w:tbl>
    <w:p w:rsidR="00167A74" w:rsidRPr="004615FC" w:rsidRDefault="00167A74" w:rsidP="002704D6">
      <w:pPr>
        <w:rPr>
          <w:rFonts w:asciiTheme="minorHAnsi" w:hAnsiTheme="minorHAnsi" w:cstheme="minorHAnsi"/>
          <w:szCs w:val="24"/>
          <w:lang w:eastAsia="fr-FR" w:bidi="ar-SA"/>
        </w:rPr>
      </w:pPr>
    </w:p>
    <w:p w:rsidR="00F96D04" w:rsidRPr="00F96D04" w:rsidRDefault="00D865B6" w:rsidP="00F96D04">
      <w:pPr>
        <w:pStyle w:val="Titre4"/>
        <w:rPr>
          <w:rFonts w:asciiTheme="minorHAnsi" w:hAnsiTheme="minorHAnsi" w:cstheme="minorHAnsi"/>
          <w:szCs w:val="24"/>
          <w:lang w:eastAsia="fr-FR" w:bidi="ar-SA"/>
        </w:rPr>
      </w:pPr>
      <w:r w:rsidRPr="00D865B6">
        <w:rPr>
          <w:rFonts w:asciiTheme="minorHAnsi" w:hAnsiTheme="minorHAnsi" w:cstheme="minorHAnsi"/>
        </w:rPr>
        <w:t>Création : renseignement des données de ta_departement</w:t>
      </w:r>
      <w:r w:rsidR="00F96D04">
        <w:rPr>
          <w:rFonts w:asciiTheme="minorHAnsi" w:hAnsiTheme="minorHAnsi" w:cstheme="minorHAnsi"/>
        </w:rPr>
        <w:fldChar w:fldCharType="begin"/>
      </w:r>
      <w:r w:rsidR="00F96D04">
        <w:instrText xml:space="preserve"> XE "</w:instrText>
      </w:r>
      <w:r w:rsidR="00F96D04" w:rsidRPr="009920C6">
        <w:rPr>
          <w:rFonts w:asciiTheme="minorHAnsi" w:hAnsiTheme="minorHAnsi" w:cstheme="minorHAnsi"/>
        </w:rPr>
        <w:instrText>ta_departement</w:instrText>
      </w:r>
      <w:r w:rsidR="00F96D04">
        <w:instrText xml:space="preserve">" </w:instrText>
      </w:r>
      <w:r w:rsidR="00F96D04">
        <w:rPr>
          <w:rFonts w:asciiTheme="minorHAnsi" w:hAnsiTheme="minorHAnsi" w:cstheme="minorHAnsi"/>
        </w:rPr>
        <w:fldChar w:fldCharType="end"/>
      </w:r>
      <w:r w:rsidR="005A639E">
        <w:rPr>
          <w:rFonts w:asciiTheme="minorHAnsi" w:hAnsiTheme="minorHAnsi" w:cstheme="minorHAnsi"/>
        </w:rPr>
        <w:fldChar w:fldCharType="begin"/>
      </w:r>
      <w:r w:rsidR="005A639E">
        <w:instrText xml:space="preserve"> "</w:instrText>
      </w:r>
      <w:r w:rsidR="005A639E" w:rsidRPr="001378E5">
        <w:rPr>
          <w:rFonts w:asciiTheme="minorHAnsi" w:hAnsiTheme="minorHAnsi" w:cstheme="minorHAnsi"/>
        </w:rPr>
        <w:instrText>departement</w:instrText>
      </w:r>
      <w:r w:rsidR="005A639E">
        <w:instrText xml:space="preserve">" </w:instrText>
      </w:r>
      <w:r w:rsidR="005A639E">
        <w:rPr>
          <w:rFonts w:asciiTheme="minorHAnsi" w:hAnsiTheme="minorHAnsi" w:cstheme="minorHAnsi"/>
        </w:rPr>
        <w:fldChar w:fldCharType="separate"/>
      </w:r>
      <w:r w:rsidR="009E5311">
        <w:rPr>
          <w:rFonts w:asciiTheme="minorHAnsi" w:hAnsiTheme="minorHAnsi" w:cstheme="minorHAnsi"/>
          <w:b w:val="0"/>
          <w:bCs w:val="0"/>
        </w:rPr>
        <w:t>Erreur ! Signet non défini.</w:t>
      </w:r>
      <w:r w:rsidR="005A639E">
        <w:rPr>
          <w:rFonts w:asciiTheme="minorHAnsi" w:hAnsiTheme="minorHAnsi" w:cstheme="minorHAnsi"/>
        </w:rPr>
        <w:fldChar w:fldCharType="end"/>
      </w:r>
    </w:p>
    <w:p w:rsidR="00D865B6" w:rsidRPr="004615FC" w:rsidRDefault="00D865B6" w:rsidP="00F96D0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D865B6" w:rsidRPr="004615FC" w:rsidRDefault="00D865B6" w:rsidP="00357DCC">
      <w:pPr>
        <w:numPr>
          <w:ilvl w:val="0"/>
          <w:numId w:val="69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DEPARTEMENT (YC0DEP)</w:t>
      </w:r>
    </w:p>
    <w:p w:rsidR="00D865B6" w:rsidRPr="004615FC" w:rsidRDefault="00D865B6" w:rsidP="00357DCC">
      <w:pPr>
        <w:numPr>
          <w:ilvl w:val="0"/>
          <w:numId w:val="69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DEPARTEM. (YL0DEP)</w:t>
      </w:r>
    </w:p>
    <w:p w:rsidR="00D865B6" w:rsidRPr="004615FC" w:rsidRDefault="00D865B6" w:rsidP="00357DCC">
      <w:pPr>
        <w:numPr>
          <w:ilvl w:val="0"/>
          <w:numId w:val="69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COURT DU DEPARTEM. (YL1DEP)</w:t>
      </w:r>
    </w:p>
    <w:p w:rsidR="00D865B6" w:rsidRPr="004615FC" w:rsidRDefault="00D865B6" w:rsidP="00D865B6">
      <w:pPr>
        <w:autoSpaceDE w:val="0"/>
        <w:autoSpaceDN w:val="0"/>
        <w:adjustRightInd w:val="0"/>
        <w:rPr>
          <w:rFonts w:asciiTheme="minorHAnsi" w:hAnsiTheme="minorHAnsi" w:cstheme="minorHAnsi"/>
          <w:szCs w:val="24"/>
          <w:lang w:eastAsia="fr-FR" w:bidi="ar-SA"/>
        </w:rPr>
      </w:pPr>
    </w:p>
    <w:p w:rsidR="00D865B6" w:rsidRPr="004615FC" w:rsidRDefault="00D865B6" w:rsidP="00D865B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D865B6" w:rsidRPr="004615FC" w:rsidRDefault="00D865B6" w:rsidP="00357DCC">
      <w:pPr>
        <w:numPr>
          <w:ilvl w:val="0"/>
          <w:numId w:val="69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DEBUT EFFET (YDDEFF)</w:t>
      </w:r>
    </w:p>
    <w:p w:rsidR="00D865B6" w:rsidRPr="004615FC" w:rsidRDefault="00D865B6" w:rsidP="00357DCC">
      <w:pPr>
        <w:numPr>
          <w:ilvl w:val="0"/>
          <w:numId w:val="69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FIN EFFET (YDFEFF)</w:t>
      </w:r>
    </w:p>
    <w:p w:rsidR="00D865B6" w:rsidRPr="004615FC" w:rsidRDefault="00D865B6" w:rsidP="00357DCC">
      <w:pPr>
        <w:numPr>
          <w:ilvl w:val="0"/>
          <w:numId w:val="69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D865B6" w:rsidRPr="004615FC" w:rsidRDefault="00D865B6" w:rsidP="00D865B6">
      <w:pPr>
        <w:autoSpaceDE w:val="0"/>
        <w:autoSpaceDN w:val="0"/>
        <w:adjustRightInd w:val="0"/>
        <w:rPr>
          <w:rFonts w:asciiTheme="minorHAnsi" w:hAnsiTheme="minorHAnsi" w:cstheme="minorHAnsi"/>
          <w:szCs w:val="24"/>
          <w:lang w:eastAsia="fr-FR" w:bidi="ar-SA"/>
        </w:rPr>
      </w:pPr>
    </w:p>
    <w:p w:rsidR="00D865B6" w:rsidRPr="004615FC" w:rsidRDefault="00D865B6" w:rsidP="00D865B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une liste déroulante : </w:t>
      </w:r>
    </w:p>
    <w:p w:rsidR="00D865B6" w:rsidRPr="004615FC" w:rsidRDefault="00D865B6" w:rsidP="00357DCC">
      <w:pPr>
        <w:numPr>
          <w:ilvl w:val="0"/>
          <w:numId w:val="69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TERRITOR FICOBA (CTE) . La liste déroulante propose toutes les valeurs de la table ta_territorialite_ficoba_lmtay508 qui ne sont pas closes (lignes dont la DATE DE CLOTURE YDCLOT est supérieure strictement à la date du jour), accompagnées de leur libellé L3TE</w:t>
      </w:r>
    </w:p>
    <w:p w:rsidR="00D865B6" w:rsidRPr="004615FC" w:rsidRDefault="00D865B6" w:rsidP="00357DCC">
      <w:pPr>
        <w:numPr>
          <w:ilvl w:val="0"/>
          <w:numId w:val="693"/>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val="en-US" w:eastAsia="fr-FR" w:bidi="ar-SA"/>
        </w:rPr>
        <w:t xml:space="preserve">CODE REGION ADMINIST. INSEE (YC0RGI). </w:t>
      </w:r>
      <w:r w:rsidRPr="004615FC">
        <w:rPr>
          <w:rFonts w:asciiTheme="minorHAnsi" w:hAnsiTheme="minorHAnsi" w:cstheme="minorHAnsi"/>
          <w:szCs w:val="24"/>
          <w:lang w:eastAsia="fr-FR" w:bidi="ar-SA"/>
        </w:rPr>
        <w:t>La liste déroulante propose toutes les valeurs de la table ta_region_administrative_lmtay547 qui ne sont pas closes (lignes dont la DATE DE CLOTURE YDCLOT est supérieure strictement à la date du jour), accompagnées de leur libellé YL0RGI.</w:t>
      </w:r>
    </w:p>
    <w:p w:rsidR="00D865B6" w:rsidRPr="004615FC" w:rsidRDefault="00D865B6" w:rsidP="00357DCC">
      <w:pPr>
        <w:numPr>
          <w:ilvl w:val="0"/>
          <w:numId w:val="693"/>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CODE REGION (REGION) . La liste déroulante propose toutes les valeurs de la table ta_region_administrative_2016 qui ne sont pas closes (lignes dont la DATE DE CLOTURE YDCLOT est supérieure strictement à la date du jour), accompagnées de leur libellé NCC </w:t>
      </w:r>
    </w:p>
    <w:p w:rsidR="00D865B6" w:rsidRPr="004615FC" w:rsidRDefault="00D865B6" w:rsidP="002704D6">
      <w:pPr>
        <w:rPr>
          <w:rFonts w:asciiTheme="minorHAnsi" w:hAnsiTheme="minorHAnsi" w:cstheme="minorHAnsi"/>
          <w:szCs w:val="24"/>
          <w:lang w:eastAsia="fr-FR" w:bidi="ar-SA"/>
        </w:rPr>
      </w:pPr>
    </w:p>
    <w:p w:rsidR="002007D4" w:rsidRDefault="002007D4" w:rsidP="002007D4">
      <w:pPr>
        <w:pStyle w:val="Titre4"/>
        <w:rPr>
          <w:rFonts w:asciiTheme="minorHAnsi" w:hAnsiTheme="minorHAnsi" w:cstheme="minorHAnsi"/>
        </w:rPr>
      </w:pPr>
      <w:r w:rsidRPr="002007D4">
        <w:rPr>
          <w:rFonts w:asciiTheme="minorHAnsi" w:hAnsiTheme="minorHAnsi" w:cstheme="minorHAnsi"/>
        </w:rPr>
        <w:t>Création : contrôle des données de ta_departement</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2007D4" w:rsidRPr="004615FC" w:rsidRDefault="002007D4" w:rsidP="00357DCC">
      <w:pPr>
        <w:numPr>
          <w:ilvl w:val="0"/>
          <w:numId w:val="58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DEPARTEM (YC0DEP)</w:t>
      </w:r>
    </w:p>
    <w:p w:rsidR="002007D4" w:rsidRPr="004615FC" w:rsidRDefault="002007D4" w:rsidP="00357DCC">
      <w:pPr>
        <w:numPr>
          <w:ilvl w:val="0"/>
          <w:numId w:val="58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DEPARTEM. (YL0DEP)</w:t>
      </w:r>
    </w:p>
    <w:p w:rsidR="002007D4" w:rsidRPr="004615FC" w:rsidRDefault="002007D4" w:rsidP="00357DCC">
      <w:pPr>
        <w:numPr>
          <w:ilvl w:val="0"/>
          <w:numId w:val="58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COURT DU DEPARTEM. (YL1DEP)</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minimale : </w:t>
      </w:r>
    </w:p>
    <w:p w:rsidR="002007D4" w:rsidRPr="004615FC" w:rsidRDefault="002007D4" w:rsidP="00357DCC">
      <w:pPr>
        <w:numPr>
          <w:ilvl w:val="0"/>
          <w:numId w:val="58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DEPARTEM (YC0DEP) : 2 caractères.</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2007D4" w:rsidRPr="004615FC" w:rsidRDefault="002007D4" w:rsidP="00357DCC">
      <w:pPr>
        <w:numPr>
          <w:ilvl w:val="0"/>
          <w:numId w:val="58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DEPARTEM (YC0DEP) : 3 caractères.</w:t>
      </w:r>
    </w:p>
    <w:p w:rsidR="002007D4" w:rsidRPr="004615FC" w:rsidRDefault="002007D4" w:rsidP="00357DCC">
      <w:pPr>
        <w:numPr>
          <w:ilvl w:val="0"/>
          <w:numId w:val="58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DEPARTEM. (YL0DEPT) : 30 caractères.</w:t>
      </w:r>
    </w:p>
    <w:p w:rsidR="002007D4" w:rsidRPr="004615FC" w:rsidRDefault="002007D4" w:rsidP="00357DCC">
      <w:pPr>
        <w:numPr>
          <w:ilvl w:val="0"/>
          <w:numId w:val="58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COURT DU DEPARTEM. (YL1DEP) : 15 caractères</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d'unicité : </w:t>
      </w:r>
    </w:p>
    <w:p w:rsidR="002007D4" w:rsidRPr="004615FC" w:rsidRDefault="002007D4" w:rsidP="00357DCC">
      <w:pPr>
        <w:numPr>
          <w:ilvl w:val="0"/>
          <w:numId w:val="589"/>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sur CODE DEPARTEM (YC0DEP)</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2007D4" w:rsidRPr="004615FC" w:rsidRDefault="002007D4" w:rsidP="00357DCC">
      <w:pPr>
        <w:numPr>
          <w:ilvl w:val="0"/>
          <w:numId w:val="59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 ne concerne que les champs de saisie. Les dates et les listes déroulantes sont exclues de ces contrôles):</w:t>
      </w:r>
    </w:p>
    <w:p w:rsidR="002007D4" w:rsidRPr="004615FC" w:rsidRDefault="00F85781"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Quel que</w:t>
      </w:r>
      <w:r w:rsidR="002007D4" w:rsidRPr="004615FC">
        <w:rPr>
          <w:rFonts w:asciiTheme="minorHAnsi" w:hAnsiTheme="minorHAnsi" w:cstheme="minorHAnsi"/>
          <w:szCs w:val="24"/>
          <w:lang w:eastAsia="fr-FR" w:bidi="ar-SA"/>
        </w:rPr>
        <w:t xml:space="preserve"> soit le </w:t>
      </w:r>
      <w:r w:rsidRPr="004615FC">
        <w:rPr>
          <w:rFonts w:asciiTheme="minorHAnsi" w:hAnsiTheme="minorHAnsi" w:cstheme="minorHAnsi"/>
          <w:szCs w:val="24"/>
          <w:lang w:eastAsia="fr-FR" w:bidi="ar-SA"/>
        </w:rPr>
        <w:t>champ</w:t>
      </w:r>
      <w:r w:rsidR="002007D4" w:rsidRPr="004615FC">
        <w:rPr>
          <w:rFonts w:asciiTheme="minorHAnsi" w:hAnsiTheme="minorHAnsi" w:cstheme="minorHAnsi"/>
          <w:szCs w:val="24"/>
          <w:lang w:eastAsia="fr-FR" w:bidi="ar-SA"/>
        </w:rPr>
        <w:t xml:space="preserve"> de saisie les caractères autorisés sont : </w:t>
      </w:r>
    </w:p>
    <w:p w:rsidR="002007D4" w:rsidRPr="004615FC" w:rsidRDefault="002007D4" w:rsidP="00357DCC">
      <w:pPr>
        <w:numPr>
          <w:ilvl w:val="0"/>
          <w:numId w:val="59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2007D4" w:rsidRPr="004615FC" w:rsidRDefault="002007D4" w:rsidP="00357DCC">
      <w:pPr>
        <w:numPr>
          <w:ilvl w:val="0"/>
          <w:numId w:val="59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2007D4" w:rsidRPr="004615FC" w:rsidRDefault="002007D4" w:rsidP="00357DCC">
      <w:pPr>
        <w:numPr>
          <w:ilvl w:val="0"/>
          <w:numId w:val="59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2007D4" w:rsidRPr="004615FC" w:rsidRDefault="002007D4" w:rsidP="00357DCC">
      <w:pPr>
        <w:numPr>
          <w:ilvl w:val="0"/>
          <w:numId w:val="59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 valeur : </w:t>
      </w:r>
    </w:p>
    <w:p w:rsidR="002007D4" w:rsidRPr="004615FC" w:rsidRDefault="002007D4" w:rsidP="00357DCC">
      <w:pPr>
        <w:numPr>
          <w:ilvl w:val="0"/>
          <w:numId w:val="59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premier des 3 caractères de la zone de saisie CODE DEPARTEM (YC0DEP) ne peut pas être " " (espace)</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2007D4" w:rsidRPr="004615FC" w:rsidRDefault="002007D4" w:rsidP="00357DCC">
      <w:pPr>
        <w:numPr>
          <w:ilvl w:val="0"/>
          <w:numId w:val="59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2007D4" w:rsidRPr="004615FC" w:rsidRDefault="002007D4" w:rsidP="00357DCC">
      <w:pPr>
        <w:numPr>
          <w:ilvl w:val="0"/>
          <w:numId w:val="593"/>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FIN EFFET (YDFEFF) est totalement indépendante de celle de la DATE CLOTURE (YDCLOT)</w:t>
      </w:r>
    </w:p>
    <w:p w:rsidR="002007D4" w:rsidRPr="004615FC" w:rsidRDefault="002007D4" w:rsidP="002704D6">
      <w:pPr>
        <w:rPr>
          <w:rFonts w:asciiTheme="minorHAnsi" w:hAnsiTheme="minorHAnsi" w:cstheme="minorHAnsi"/>
          <w:szCs w:val="24"/>
          <w:lang w:eastAsia="fr-FR" w:bidi="ar-SA"/>
        </w:rPr>
      </w:pPr>
    </w:p>
    <w:p w:rsidR="00907360" w:rsidRDefault="00907360" w:rsidP="00907360">
      <w:pPr>
        <w:pStyle w:val="Titre4"/>
        <w:rPr>
          <w:rFonts w:asciiTheme="minorHAnsi" w:hAnsiTheme="minorHAnsi" w:cstheme="minorHAnsi"/>
        </w:rPr>
      </w:pPr>
      <w:r w:rsidRPr="00907360">
        <w:rPr>
          <w:rFonts w:asciiTheme="minorHAnsi" w:hAnsiTheme="minorHAnsi" w:cstheme="minorHAnsi"/>
        </w:rPr>
        <w:t>Modification : contrôle des données de ta_departement</w:t>
      </w:r>
    </w:p>
    <w:p w:rsidR="00907360" w:rsidRPr="004615FC" w:rsidRDefault="00907360" w:rsidP="00907360">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907360" w:rsidRPr="004615FC" w:rsidRDefault="00907360" w:rsidP="00357DCC">
      <w:pPr>
        <w:numPr>
          <w:ilvl w:val="0"/>
          <w:numId w:val="64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DEPARTEM. (YL0DEP)</w:t>
      </w:r>
    </w:p>
    <w:p w:rsidR="00907360" w:rsidRPr="004615FC" w:rsidRDefault="00907360" w:rsidP="00357DCC">
      <w:pPr>
        <w:numPr>
          <w:ilvl w:val="0"/>
          <w:numId w:val="64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COURT DU DEPARTEM. (YL1DEP)</w:t>
      </w:r>
    </w:p>
    <w:p w:rsidR="00907360" w:rsidRPr="004615FC" w:rsidRDefault="00907360" w:rsidP="00907360">
      <w:pPr>
        <w:autoSpaceDE w:val="0"/>
        <w:autoSpaceDN w:val="0"/>
        <w:adjustRightInd w:val="0"/>
        <w:rPr>
          <w:rFonts w:asciiTheme="minorHAnsi" w:hAnsiTheme="minorHAnsi" w:cstheme="minorHAnsi"/>
          <w:szCs w:val="24"/>
          <w:lang w:eastAsia="fr-FR" w:bidi="ar-SA"/>
        </w:rPr>
      </w:pPr>
    </w:p>
    <w:p w:rsidR="00907360" w:rsidRPr="004615FC" w:rsidRDefault="00907360" w:rsidP="00907360">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907360" w:rsidRPr="004615FC" w:rsidRDefault="00907360" w:rsidP="00357DCC">
      <w:pPr>
        <w:numPr>
          <w:ilvl w:val="0"/>
          <w:numId w:val="64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DEPARTEM. (YL0DEPT) : 30 caractères.</w:t>
      </w:r>
    </w:p>
    <w:p w:rsidR="00907360" w:rsidRPr="004615FC" w:rsidRDefault="00907360" w:rsidP="00357DCC">
      <w:pPr>
        <w:numPr>
          <w:ilvl w:val="0"/>
          <w:numId w:val="64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COURT DU DEPARTEM. (YL1DEP) : 15 caractères</w:t>
      </w:r>
    </w:p>
    <w:p w:rsidR="00907360" w:rsidRPr="004615FC" w:rsidRDefault="00907360" w:rsidP="00907360">
      <w:pPr>
        <w:autoSpaceDE w:val="0"/>
        <w:autoSpaceDN w:val="0"/>
        <w:adjustRightInd w:val="0"/>
        <w:rPr>
          <w:rFonts w:asciiTheme="minorHAnsi" w:hAnsiTheme="minorHAnsi" w:cstheme="minorHAnsi"/>
          <w:szCs w:val="24"/>
          <w:lang w:eastAsia="fr-FR" w:bidi="ar-SA"/>
        </w:rPr>
      </w:pPr>
    </w:p>
    <w:p w:rsidR="00907360" w:rsidRPr="004615FC" w:rsidRDefault="00907360" w:rsidP="00907360">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907360" w:rsidRPr="004615FC" w:rsidRDefault="00907360" w:rsidP="00357DCC">
      <w:pPr>
        <w:numPr>
          <w:ilvl w:val="0"/>
          <w:numId w:val="64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907360" w:rsidRPr="004615FC" w:rsidRDefault="00907360" w:rsidP="00907360">
      <w:pPr>
        <w:autoSpaceDE w:val="0"/>
        <w:autoSpaceDN w:val="0"/>
        <w:adjustRightInd w:val="0"/>
        <w:rPr>
          <w:rFonts w:asciiTheme="minorHAnsi" w:hAnsiTheme="minorHAnsi" w:cstheme="minorHAnsi"/>
          <w:szCs w:val="24"/>
          <w:lang w:eastAsia="fr-FR" w:bidi="ar-SA"/>
        </w:rPr>
      </w:pPr>
    </w:p>
    <w:p w:rsidR="00907360" w:rsidRPr="004615FC" w:rsidRDefault="00907360" w:rsidP="00907360">
      <w:pPr>
        <w:autoSpaceDE w:val="0"/>
        <w:autoSpaceDN w:val="0"/>
        <w:adjustRightInd w:val="0"/>
        <w:rPr>
          <w:rFonts w:asciiTheme="minorHAnsi" w:hAnsiTheme="minorHAnsi" w:cstheme="minorHAnsi"/>
          <w:szCs w:val="24"/>
          <w:lang w:eastAsia="fr-FR" w:bidi="ar-SA"/>
        </w:rPr>
      </w:pPr>
    </w:p>
    <w:p w:rsidR="00907360" w:rsidRPr="004615FC" w:rsidRDefault="00907360" w:rsidP="00907360">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 ne concerne que les champs de saisie. Les dates et les listes déroulantes sont exclues de ces contrôles):</w:t>
      </w:r>
    </w:p>
    <w:p w:rsidR="00907360" w:rsidRPr="004615FC" w:rsidRDefault="00F85781" w:rsidP="00907360">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Quel que</w:t>
      </w:r>
      <w:r w:rsidR="00907360" w:rsidRPr="004615FC">
        <w:rPr>
          <w:rFonts w:asciiTheme="minorHAnsi" w:hAnsiTheme="minorHAnsi" w:cstheme="minorHAnsi"/>
          <w:szCs w:val="24"/>
          <w:lang w:eastAsia="fr-FR" w:bidi="ar-SA"/>
        </w:rPr>
        <w:t xml:space="preserve"> soit le </w:t>
      </w:r>
      <w:r w:rsidRPr="004615FC">
        <w:rPr>
          <w:rFonts w:asciiTheme="minorHAnsi" w:hAnsiTheme="minorHAnsi" w:cstheme="minorHAnsi"/>
          <w:szCs w:val="24"/>
          <w:lang w:eastAsia="fr-FR" w:bidi="ar-SA"/>
        </w:rPr>
        <w:t>champ</w:t>
      </w:r>
      <w:r w:rsidR="00907360" w:rsidRPr="004615FC">
        <w:rPr>
          <w:rFonts w:asciiTheme="minorHAnsi" w:hAnsiTheme="minorHAnsi" w:cstheme="minorHAnsi"/>
          <w:szCs w:val="24"/>
          <w:lang w:eastAsia="fr-FR" w:bidi="ar-SA"/>
        </w:rPr>
        <w:t xml:space="preserve"> de saisie les caractères autorisés sont : </w:t>
      </w:r>
    </w:p>
    <w:p w:rsidR="00907360" w:rsidRPr="004615FC" w:rsidRDefault="00907360" w:rsidP="00357DCC">
      <w:pPr>
        <w:numPr>
          <w:ilvl w:val="0"/>
          <w:numId w:val="64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907360" w:rsidRPr="004615FC" w:rsidRDefault="00907360" w:rsidP="00357DCC">
      <w:pPr>
        <w:numPr>
          <w:ilvl w:val="0"/>
          <w:numId w:val="64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907360" w:rsidRPr="004615FC" w:rsidRDefault="00907360" w:rsidP="00357DCC">
      <w:pPr>
        <w:numPr>
          <w:ilvl w:val="0"/>
          <w:numId w:val="64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907360" w:rsidRPr="004615FC" w:rsidRDefault="00907360" w:rsidP="00357DCC">
      <w:pPr>
        <w:numPr>
          <w:ilvl w:val="0"/>
          <w:numId w:val="64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907360" w:rsidRPr="004615FC" w:rsidRDefault="00907360" w:rsidP="00907360">
      <w:pPr>
        <w:autoSpaceDE w:val="0"/>
        <w:autoSpaceDN w:val="0"/>
        <w:adjustRightInd w:val="0"/>
        <w:rPr>
          <w:rFonts w:asciiTheme="minorHAnsi" w:hAnsiTheme="minorHAnsi" w:cstheme="minorHAnsi"/>
          <w:szCs w:val="24"/>
          <w:lang w:eastAsia="fr-FR" w:bidi="ar-SA"/>
        </w:rPr>
      </w:pPr>
    </w:p>
    <w:p w:rsidR="00907360" w:rsidRPr="004615FC" w:rsidRDefault="00907360" w:rsidP="00907360">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907360" w:rsidRPr="004615FC" w:rsidRDefault="00907360" w:rsidP="00357DCC">
      <w:pPr>
        <w:numPr>
          <w:ilvl w:val="0"/>
          <w:numId w:val="64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907360" w:rsidRPr="004615FC" w:rsidRDefault="00907360" w:rsidP="00357DCC">
      <w:pPr>
        <w:numPr>
          <w:ilvl w:val="0"/>
          <w:numId w:val="64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FIN EFFET (YDFEFF) est totalement indépendante de celle de la DATE CLOTURE (YDCLOT)</w:t>
      </w:r>
    </w:p>
    <w:p w:rsidR="002007D4" w:rsidRPr="004615FC" w:rsidRDefault="002007D4" w:rsidP="002704D6">
      <w:pPr>
        <w:rPr>
          <w:rFonts w:asciiTheme="minorHAnsi" w:hAnsiTheme="minorHAnsi" w:cstheme="minorHAnsi"/>
          <w:szCs w:val="24"/>
          <w:lang w:eastAsia="fr-FR" w:bidi="ar-SA"/>
        </w:rPr>
      </w:pPr>
    </w:p>
    <w:p w:rsidR="002635D4" w:rsidRDefault="002635D4" w:rsidP="002635D4">
      <w:pPr>
        <w:pStyle w:val="Titre4"/>
        <w:rPr>
          <w:rFonts w:asciiTheme="minorHAnsi" w:hAnsiTheme="minorHAnsi" w:cstheme="minorHAnsi"/>
        </w:rPr>
      </w:pPr>
      <w:r w:rsidRPr="002635D4">
        <w:rPr>
          <w:rFonts w:asciiTheme="minorHAnsi" w:hAnsiTheme="minorHAnsi" w:cstheme="minorHAnsi"/>
        </w:rPr>
        <w:t xml:space="preserve">Modification : renseignement des données de ta_departement </w:t>
      </w:r>
    </w:p>
    <w:p w:rsidR="002635D4" w:rsidRPr="004615FC" w:rsidRDefault="002635D4" w:rsidP="002635D4">
      <w:pPr>
        <w:autoSpaceDE w:val="0"/>
        <w:autoSpaceDN w:val="0"/>
        <w:adjustRightInd w:val="0"/>
        <w:rPr>
          <w:rFonts w:asciiTheme="minorHAnsi" w:hAnsiTheme="minorHAnsi" w:cstheme="minorHAnsi"/>
          <w:szCs w:val="24"/>
          <w:lang w:eastAsia="fr-FR" w:bidi="ar-SA"/>
        </w:rPr>
      </w:pPr>
    </w:p>
    <w:p w:rsidR="002635D4" w:rsidRPr="004615FC" w:rsidRDefault="002635D4" w:rsidP="002635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2635D4" w:rsidRPr="004615FC" w:rsidRDefault="002635D4" w:rsidP="00357DCC">
      <w:pPr>
        <w:numPr>
          <w:ilvl w:val="0"/>
          <w:numId w:val="47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DEPARTEM. (YL0DEP)</w:t>
      </w:r>
    </w:p>
    <w:p w:rsidR="002635D4" w:rsidRPr="004615FC" w:rsidRDefault="002635D4" w:rsidP="00357DCC">
      <w:pPr>
        <w:numPr>
          <w:ilvl w:val="0"/>
          <w:numId w:val="47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COURT DU DEPARTEM. (YL1DEP)</w:t>
      </w:r>
    </w:p>
    <w:p w:rsidR="002635D4" w:rsidRPr="004615FC" w:rsidRDefault="002635D4" w:rsidP="002635D4">
      <w:pPr>
        <w:autoSpaceDE w:val="0"/>
        <w:autoSpaceDN w:val="0"/>
        <w:adjustRightInd w:val="0"/>
        <w:rPr>
          <w:rFonts w:asciiTheme="minorHAnsi" w:hAnsiTheme="minorHAnsi" w:cstheme="minorHAnsi"/>
          <w:szCs w:val="24"/>
          <w:lang w:eastAsia="fr-FR" w:bidi="ar-SA"/>
        </w:rPr>
      </w:pPr>
    </w:p>
    <w:p w:rsidR="002635D4" w:rsidRPr="004615FC" w:rsidRDefault="002635D4" w:rsidP="002635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2635D4" w:rsidRPr="004615FC" w:rsidRDefault="002635D4" w:rsidP="00357DCC">
      <w:pPr>
        <w:numPr>
          <w:ilvl w:val="0"/>
          <w:numId w:val="47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DEBUT EFFET (YDDEFF)</w:t>
      </w:r>
    </w:p>
    <w:p w:rsidR="002635D4" w:rsidRPr="004615FC" w:rsidRDefault="002635D4" w:rsidP="00357DCC">
      <w:pPr>
        <w:numPr>
          <w:ilvl w:val="0"/>
          <w:numId w:val="473"/>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FIN EFFET (YDFEFF)</w:t>
      </w:r>
    </w:p>
    <w:p w:rsidR="002635D4" w:rsidRPr="004615FC" w:rsidRDefault="002635D4" w:rsidP="00357DCC">
      <w:pPr>
        <w:numPr>
          <w:ilvl w:val="0"/>
          <w:numId w:val="473"/>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2635D4" w:rsidRPr="004615FC" w:rsidRDefault="002635D4" w:rsidP="002704D6">
      <w:pPr>
        <w:rPr>
          <w:rFonts w:asciiTheme="minorHAnsi" w:hAnsiTheme="minorHAnsi" w:cstheme="minorHAnsi"/>
          <w:szCs w:val="24"/>
          <w:lang w:eastAsia="fr-FR" w:bidi="ar-SA"/>
        </w:rPr>
      </w:pPr>
    </w:p>
    <w:p w:rsidR="008A6E6E" w:rsidRPr="004615FC" w:rsidRDefault="008A6E6E">
      <w:pPr>
        <w:rPr>
          <w:rFonts w:asciiTheme="minorHAnsi" w:hAnsiTheme="minorHAnsi" w:cstheme="minorHAnsi"/>
          <w:szCs w:val="24"/>
          <w:lang w:eastAsia="fr-FR" w:bidi="ar-SA"/>
        </w:rPr>
      </w:pPr>
      <w:r w:rsidRPr="004615FC">
        <w:rPr>
          <w:rFonts w:asciiTheme="minorHAnsi" w:hAnsiTheme="minorHAnsi" w:cstheme="minorHAnsi"/>
          <w:szCs w:val="24"/>
          <w:lang w:eastAsia="fr-FR" w:bidi="ar-SA"/>
        </w:rPr>
        <w:br w:type="page"/>
      </w:r>
    </w:p>
    <w:p w:rsidR="002B4F01" w:rsidRDefault="002B4F01" w:rsidP="002B4F01">
      <w:pPr>
        <w:pStyle w:val="Titre3"/>
      </w:pPr>
      <w:bookmarkStart w:id="855" w:name="_Toc515444418"/>
      <w:r w:rsidRPr="002B4F01">
        <w:t>ta_complement_structure_banq_lmtay890</w:t>
      </w:r>
      <w:bookmarkEnd w:id="855"/>
      <w:r w:rsidR="005A639E">
        <w:fldChar w:fldCharType="begin"/>
      </w:r>
      <w:r w:rsidR="005A639E">
        <w:instrText xml:space="preserve"> XE "</w:instrText>
      </w:r>
      <w:r w:rsidR="005A639E" w:rsidRPr="001378E5">
        <w:instrText>lmtay890</w:instrText>
      </w:r>
      <w:r w:rsidR="005A639E">
        <w:instrText xml:space="preserve">" </w:instrText>
      </w:r>
      <w:r w:rsidR="005A639E">
        <w:fldChar w:fldCharType="end"/>
      </w:r>
    </w:p>
    <w:p w:rsidR="00987BDB" w:rsidRPr="004615FC" w:rsidRDefault="00701DF9">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D</w:t>
      </w:r>
      <w:r w:rsidR="002830D6" w:rsidRPr="004615FC">
        <w:rPr>
          <w:rFonts w:asciiTheme="minorHAnsi" w:eastAsia="Times New Roman" w:hAnsiTheme="minorHAnsi" w:cstheme="minorHAnsi"/>
          <w:color w:val="000000"/>
          <w:szCs w:val="24"/>
          <w:lang w:eastAsia="fr-FR" w:bidi="ar-SA"/>
        </w:rPr>
        <w:t>onnées complémentaires des structures FB (</w:t>
      </w:r>
      <w:r w:rsidRPr="004615FC">
        <w:rPr>
          <w:rFonts w:asciiTheme="minorHAnsi" w:eastAsia="Times New Roman" w:hAnsiTheme="minorHAnsi" w:cstheme="minorHAnsi"/>
          <w:color w:val="000000"/>
          <w:szCs w:val="24"/>
          <w:lang w:eastAsia="fr-FR" w:bidi="ar-SA"/>
        </w:rPr>
        <w:t>siège</w:t>
      </w:r>
      <w:r w:rsidR="002830D6" w:rsidRPr="004615FC">
        <w:rPr>
          <w:rFonts w:asciiTheme="minorHAnsi" w:eastAsia="Times New Roman" w:hAnsiTheme="minorHAnsi" w:cstheme="minorHAnsi"/>
          <w:color w:val="000000"/>
          <w:szCs w:val="24"/>
          <w:lang w:eastAsia="fr-FR" w:bidi="ar-SA"/>
        </w:rPr>
        <w:t xml:space="preserve"> et réseau)</w:t>
      </w:r>
      <w:r w:rsidR="00DA7C85" w:rsidRPr="004615FC">
        <w:rPr>
          <w:rFonts w:asciiTheme="minorHAnsi" w:eastAsia="Times New Roman" w:hAnsiTheme="minorHAnsi" w:cstheme="minorHAnsi"/>
          <w:color w:val="000000"/>
          <w:szCs w:val="24"/>
          <w:lang w:eastAsia="fr-FR" w:bidi="ar-SA"/>
        </w:rPr>
        <w:t> ;</w:t>
      </w:r>
    </w:p>
    <w:p w:rsidR="00DA7C85" w:rsidRPr="004615FC" w:rsidRDefault="00DA7C85">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Source des données : direction du bancaire CDC.</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64" w:type="dxa"/>
        <w:tblInd w:w="55" w:type="dxa"/>
        <w:tblLayout w:type="fixed"/>
        <w:tblCellMar>
          <w:left w:w="70" w:type="dxa"/>
          <w:right w:w="70" w:type="dxa"/>
        </w:tblCellMar>
        <w:tblLook w:val="04A0" w:firstRow="1" w:lastRow="0" w:firstColumn="1" w:lastColumn="0" w:noHBand="0" w:noVBand="1"/>
      </w:tblPr>
      <w:tblGrid>
        <w:gridCol w:w="1433"/>
        <w:gridCol w:w="876"/>
        <w:gridCol w:w="1392"/>
        <w:gridCol w:w="923"/>
        <w:gridCol w:w="679"/>
        <w:gridCol w:w="1019"/>
        <w:gridCol w:w="971"/>
        <w:gridCol w:w="845"/>
        <w:gridCol w:w="2126"/>
      </w:tblGrid>
      <w:tr w:rsidR="004E6123" w:rsidRPr="004E6123" w:rsidTr="004E6123">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saisi / alimenté</w:t>
            </w:r>
          </w:p>
        </w:tc>
        <w:tc>
          <w:tcPr>
            <w:tcW w:w="679" w:type="dxa"/>
            <w:tcBorders>
              <w:top w:val="single" w:sz="4" w:space="0" w:color="auto"/>
              <w:left w:val="nil"/>
              <w:bottom w:val="single" w:sz="4" w:space="0" w:color="auto"/>
              <w:right w:val="single" w:sz="4" w:space="0" w:color="auto"/>
            </w:tcBorders>
            <w:shd w:val="clear" w:color="000000" w:fill="C5D9F1"/>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clé</w:t>
            </w:r>
          </w:p>
        </w:tc>
        <w:tc>
          <w:tcPr>
            <w:tcW w:w="1019" w:type="dxa"/>
            <w:tcBorders>
              <w:top w:val="single" w:sz="4" w:space="0" w:color="auto"/>
              <w:left w:val="nil"/>
              <w:bottom w:val="single" w:sz="4" w:space="0" w:color="auto"/>
              <w:right w:val="single" w:sz="4" w:space="0" w:color="auto"/>
            </w:tcBorders>
            <w:shd w:val="clear" w:color="000000" w:fill="C5D9F1"/>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table origine</w:t>
            </w:r>
          </w:p>
        </w:tc>
        <w:tc>
          <w:tcPr>
            <w:tcW w:w="971" w:type="dxa"/>
            <w:tcBorders>
              <w:top w:val="single" w:sz="4" w:space="0" w:color="auto"/>
              <w:left w:val="nil"/>
              <w:bottom w:val="single" w:sz="4" w:space="0" w:color="auto"/>
              <w:right w:val="single" w:sz="4" w:space="0" w:color="auto"/>
            </w:tcBorders>
            <w:shd w:val="clear" w:color="000000" w:fill="C5D9F1"/>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 / facultatif</w:t>
            </w:r>
          </w:p>
        </w:tc>
        <w:tc>
          <w:tcPr>
            <w:tcW w:w="845" w:type="dxa"/>
            <w:tcBorders>
              <w:top w:val="single" w:sz="4" w:space="0" w:color="auto"/>
              <w:left w:val="nil"/>
              <w:bottom w:val="single" w:sz="4" w:space="0" w:color="auto"/>
              <w:right w:val="single" w:sz="4" w:space="0" w:color="auto"/>
            </w:tcBorders>
            <w:shd w:val="clear" w:color="000000" w:fill="C5D9F1"/>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cardinalité</w:t>
            </w:r>
          </w:p>
        </w:tc>
        <w:tc>
          <w:tcPr>
            <w:tcW w:w="2126" w:type="dxa"/>
            <w:tcBorders>
              <w:top w:val="single" w:sz="4" w:space="0" w:color="auto"/>
              <w:left w:val="nil"/>
              <w:bottom w:val="single" w:sz="4" w:space="0" w:color="auto"/>
              <w:right w:val="single" w:sz="4" w:space="0" w:color="auto"/>
            </w:tcBorders>
            <w:shd w:val="clear" w:color="000000" w:fill="C5D9F1"/>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définition</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CODE STRUCTURE CDC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CUNG</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alphanumérique (6)</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clé</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référence du poste de la table = CODE STRUCTURE CDC</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CODE BUREAU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CBURO</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Pr>
                <w:rFonts w:eastAsia="Times New Roman" w:cs="Calibri"/>
                <w:sz w:val="18"/>
                <w:szCs w:val="18"/>
                <w:lang w:eastAsia="fr-FR" w:bidi="ar-SA"/>
              </w:rPr>
              <w:t>A</w:t>
            </w:r>
            <w:r w:rsidRPr="004E6123">
              <w:rPr>
                <w:rFonts w:eastAsia="Times New Roman" w:cs="Calibri"/>
                <w:sz w:val="18"/>
                <w:szCs w:val="18"/>
                <w:lang w:eastAsia="fr-FR" w:bidi="ar-SA"/>
              </w:rPr>
              <w:t>lphanumérique (3)</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LMTAY890</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facultatif</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index  unique  CBURO + CDSERV</w:t>
            </w:r>
          </w:p>
        </w:tc>
      </w:tr>
      <w:tr w:rsidR="004E6123" w:rsidRPr="004E6123" w:rsidTr="004E6123">
        <w:trPr>
          <w:trHeight w:val="144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CODE SERVICE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CDSERV</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alphanumérique (2)</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LMTAY890</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en création et en modification, si le CODE BUREAU et le CODE SERVICE sont saisis leur couple ne doit pas </w:t>
            </w:r>
            <w:r w:rsidR="00F85781" w:rsidRPr="004E6123">
              <w:rPr>
                <w:rFonts w:eastAsia="Times New Roman" w:cs="Calibri"/>
                <w:sz w:val="18"/>
                <w:szCs w:val="18"/>
                <w:lang w:eastAsia="fr-FR" w:bidi="ar-SA"/>
              </w:rPr>
              <w:t>déjà</w:t>
            </w:r>
            <w:r w:rsidRPr="004E6123">
              <w:rPr>
                <w:rFonts w:eastAsia="Times New Roman" w:cs="Calibri"/>
                <w:sz w:val="18"/>
                <w:szCs w:val="18"/>
                <w:lang w:eastAsia="fr-FR" w:bidi="ar-SA"/>
              </w:rPr>
              <w:t xml:space="preserve"> exister dans LMTAY890 pour un autre CODE STRUCTURE CDC </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CODE POLE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CPOLE</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Pr>
                <w:rFonts w:eastAsia="Times New Roman" w:cs="Calibri"/>
                <w:sz w:val="18"/>
                <w:szCs w:val="18"/>
                <w:lang w:eastAsia="fr-FR" w:bidi="ar-SA"/>
              </w:rPr>
              <w:t>a</w:t>
            </w:r>
            <w:r w:rsidRPr="004E6123">
              <w:rPr>
                <w:rFonts w:eastAsia="Times New Roman" w:cs="Calibri"/>
                <w:sz w:val="18"/>
                <w:szCs w:val="18"/>
                <w:lang w:eastAsia="fr-FR" w:bidi="ar-SA"/>
              </w:rPr>
              <w:t>lphanumérique (4)</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facultatif</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niveau de structure propre au bancaire (contrainte du logiciel BANK-OFFICE Géode)</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NOM CORRESP. FB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LNCOFB</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Pr>
                <w:rFonts w:eastAsia="Times New Roman" w:cs="Calibri"/>
                <w:sz w:val="18"/>
                <w:szCs w:val="18"/>
                <w:lang w:eastAsia="fr-FR" w:bidi="ar-SA"/>
              </w:rPr>
              <w:t>a</w:t>
            </w:r>
            <w:r w:rsidRPr="004E6123">
              <w:rPr>
                <w:rFonts w:eastAsia="Times New Roman" w:cs="Calibri"/>
                <w:sz w:val="18"/>
                <w:szCs w:val="18"/>
                <w:lang w:eastAsia="fr-FR" w:bidi="ar-SA"/>
              </w:rPr>
              <w:t>lphanumérique (35)</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facultatif</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nom du responsable de cette structure</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NUMERO TELEPHONE CORRESP.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NOTELF</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Pr>
                <w:rFonts w:eastAsia="Times New Roman" w:cs="Calibri"/>
                <w:sz w:val="18"/>
                <w:szCs w:val="18"/>
                <w:lang w:eastAsia="fr-FR" w:bidi="ar-SA"/>
              </w:rPr>
              <w:t>a</w:t>
            </w:r>
            <w:r w:rsidRPr="004E6123">
              <w:rPr>
                <w:rFonts w:eastAsia="Times New Roman" w:cs="Calibri"/>
                <w:sz w:val="18"/>
                <w:szCs w:val="18"/>
                <w:lang w:eastAsia="fr-FR" w:bidi="ar-SA"/>
              </w:rPr>
              <w:t>lphanumérique (15)</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facultatif</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téléphone</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CODE LIEU COMPENSATION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CLCMC</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alphanumérique (5)</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LMTAY891</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lien de compensation pour les </w:t>
            </w:r>
            <w:r w:rsidR="00F85781" w:rsidRPr="004E6123">
              <w:rPr>
                <w:rFonts w:eastAsia="Times New Roman" w:cs="Calibri"/>
                <w:sz w:val="18"/>
                <w:szCs w:val="18"/>
                <w:lang w:eastAsia="fr-FR" w:bidi="ar-SA"/>
              </w:rPr>
              <w:t>chèques</w:t>
            </w:r>
            <w:r w:rsidRPr="004E6123">
              <w:rPr>
                <w:rFonts w:eastAsia="Times New Roman" w:cs="Calibri"/>
                <w:sz w:val="18"/>
                <w:szCs w:val="18"/>
                <w:lang w:eastAsia="fr-FR" w:bidi="ar-SA"/>
              </w:rPr>
              <w:t xml:space="preserve"> (SYCOMORE)</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CODE TERRITOR FICOBA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CTE</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Pr>
                <w:rFonts w:eastAsia="Times New Roman" w:cs="Calibri"/>
                <w:sz w:val="18"/>
                <w:szCs w:val="18"/>
                <w:lang w:eastAsia="fr-FR" w:bidi="ar-SA"/>
              </w:rPr>
              <w:t>A</w:t>
            </w:r>
            <w:r w:rsidRPr="004E6123">
              <w:rPr>
                <w:rFonts w:eastAsia="Times New Roman" w:cs="Calibri"/>
                <w:sz w:val="18"/>
                <w:szCs w:val="18"/>
                <w:lang w:eastAsia="fr-FR" w:bidi="ar-SA"/>
              </w:rPr>
              <w:t>lphanumérique (1)</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LMTAY508</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nomenclature FICOBA</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TOP MONOPOLE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TMONO</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Pr>
                <w:rFonts w:eastAsia="Times New Roman" w:cs="Calibri"/>
                <w:sz w:val="18"/>
                <w:szCs w:val="18"/>
                <w:lang w:eastAsia="fr-FR" w:bidi="ar-SA"/>
              </w:rPr>
              <w:t>A</w:t>
            </w:r>
            <w:r w:rsidRPr="004E6123">
              <w:rPr>
                <w:rFonts w:eastAsia="Times New Roman" w:cs="Calibri"/>
                <w:sz w:val="18"/>
                <w:szCs w:val="18"/>
                <w:lang w:eastAsia="fr-FR" w:bidi="ar-SA"/>
              </w:rPr>
              <w:t>lphanumérique (1)</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facultatif</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top pour les </w:t>
            </w:r>
            <w:r w:rsidR="000A6C3D" w:rsidRPr="004E6123">
              <w:rPr>
                <w:rFonts w:eastAsia="Times New Roman" w:cs="Calibri"/>
                <w:sz w:val="18"/>
                <w:szCs w:val="18"/>
                <w:lang w:eastAsia="fr-FR" w:bidi="ar-SA"/>
              </w:rPr>
              <w:t>zones</w:t>
            </w:r>
            <w:r w:rsidRPr="004E6123">
              <w:rPr>
                <w:rFonts w:eastAsia="Times New Roman" w:cs="Calibri"/>
                <w:sz w:val="18"/>
                <w:szCs w:val="18"/>
                <w:lang w:eastAsia="fr-FR" w:bidi="ar-SA"/>
              </w:rPr>
              <w:t xml:space="preserve"> A </w:t>
            </w:r>
            <w:r w:rsidR="000A6C3D" w:rsidRPr="004E6123">
              <w:rPr>
                <w:rFonts w:eastAsia="Times New Roman" w:cs="Calibri"/>
                <w:sz w:val="18"/>
                <w:szCs w:val="18"/>
                <w:lang w:eastAsia="fr-FR" w:bidi="ar-SA"/>
              </w:rPr>
              <w:t>monopole</w:t>
            </w:r>
            <w:r w:rsidRPr="004E6123">
              <w:rPr>
                <w:rFonts w:eastAsia="Times New Roman" w:cs="Calibri"/>
                <w:sz w:val="18"/>
                <w:szCs w:val="18"/>
                <w:lang w:eastAsia="fr-FR" w:bidi="ar-SA"/>
              </w:rPr>
              <w:t xml:space="preserve"> de la CDC envers le Crédit Agricole (périmé 2000)</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TOP SIEGE RESEAU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TSIGRE</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Pr>
                <w:rFonts w:eastAsia="Times New Roman" w:cs="Calibri"/>
                <w:sz w:val="18"/>
                <w:szCs w:val="18"/>
                <w:lang w:eastAsia="fr-FR" w:bidi="ar-SA"/>
              </w:rPr>
              <w:t>a</w:t>
            </w:r>
            <w:r w:rsidRPr="004E6123">
              <w:rPr>
                <w:rFonts w:eastAsia="Times New Roman" w:cs="Calibri"/>
                <w:sz w:val="18"/>
                <w:szCs w:val="18"/>
                <w:lang w:eastAsia="fr-FR" w:bidi="ar-SA"/>
              </w:rPr>
              <w:t>lphanumérique (1)</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bornage par les valeurs (incluses) R et S</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CODE DEPT INFORMAT.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CDEPTI</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Pr>
                <w:rFonts w:eastAsia="Times New Roman" w:cs="Calibri"/>
                <w:sz w:val="18"/>
                <w:szCs w:val="18"/>
                <w:lang w:eastAsia="fr-FR" w:bidi="ar-SA"/>
              </w:rPr>
              <w:t>a</w:t>
            </w:r>
            <w:r w:rsidRPr="004E6123">
              <w:rPr>
                <w:rFonts w:eastAsia="Times New Roman" w:cs="Calibri"/>
                <w:sz w:val="18"/>
                <w:szCs w:val="18"/>
                <w:lang w:eastAsia="fr-FR" w:bidi="ar-SA"/>
              </w:rPr>
              <w:t>lphanumérique (3)</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facultatif</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département informatique de la DGFIp pour cette structure (périmé?)</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LIGNE COMMENTAIRE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L0CM1</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Pr>
                <w:rFonts w:eastAsia="Times New Roman" w:cs="Calibri"/>
                <w:sz w:val="18"/>
                <w:szCs w:val="18"/>
                <w:lang w:eastAsia="fr-FR" w:bidi="ar-SA"/>
              </w:rPr>
              <w:t>a</w:t>
            </w:r>
            <w:r w:rsidRPr="004E6123">
              <w:rPr>
                <w:rFonts w:eastAsia="Times New Roman" w:cs="Calibri"/>
                <w:sz w:val="18"/>
                <w:szCs w:val="18"/>
                <w:lang w:eastAsia="fr-FR" w:bidi="ar-SA"/>
              </w:rPr>
              <w:t>lphanumérique (32)</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facultatif</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commentaire</w:t>
            </w:r>
          </w:p>
        </w:tc>
      </w:tr>
      <w:tr w:rsidR="004E6123" w:rsidRPr="004E6123" w:rsidTr="004E6123">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DATE CREATION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calculé</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date de création de l'enregistrement. Alimenté par le </w:t>
            </w:r>
            <w:r w:rsidR="000A6C3D" w:rsidRPr="004E6123">
              <w:rPr>
                <w:rFonts w:eastAsia="Times New Roman" w:cs="Calibri"/>
                <w:sz w:val="18"/>
                <w:szCs w:val="18"/>
                <w:lang w:eastAsia="fr-FR" w:bidi="ar-SA"/>
              </w:rPr>
              <w:t>système</w:t>
            </w:r>
            <w:r w:rsidRPr="004E6123">
              <w:rPr>
                <w:rFonts w:eastAsia="Times New Roman" w:cs="Calibri"/>
                <w:sz w:val="18"/>
                <w:szCs w:val="18"/>
                <w:lang w:eastAsia="fr-FR" w:bidi="ar-SA"/>
              </w:rPr>
              <w:t xml:space="preserve"> A la date du jour de création. Non modifiable</w:t>
            </w:r>
          </w:p>
        </w:tc>
      </w:tr>
      <w:tr w:rsidR="004E6123" w:rsidRPr="004E6123" w:rsidTr="004E6123">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DATE DERNIERE MAJ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YDDMAJ</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calculé</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date de la dernière mise A jour de l'enregistrement. Date alimentée par le système Non modifiable</w:t>
            </w:r>
          </w:p>
        </w:tc>
      </w:tr>
      <w:tr w:rsidR="004E6123" w:rsidRPr="004E6123" w:rsidTr="004E6123">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DATE DEBUT EFFET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YDDEFF</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calculé</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date de début d'effet de l'enregistrement, alimentée par défaut A la date de création, modifiable</w:t>
            </w:r>
          </w:p>
        </w:tc>
      </w:tr>
      <w:tr w:rsidR="004E6123" w:rsidRPr="004E6123" w:rsidTr="004E6123">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DATE FIN EFFET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YDFEFF</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calculé</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date de fin d'effet de l'enregistrement, alimentée par défaut au 01/01/2076. modifiable</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CATEGORIE PROF TENEUR CPTE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CATPTG</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alphanumérique (1)</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valeurs entre 5 et 1</w:t>
            </w:r>
          </w:p>
        </w:tc>
      </w:tr>
      <w:tr w:rsidR="004E6123" w:rsidRPr="004E6123" w:rsidTr="004E6123">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COURRIEL ADRESSE </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ADRMEL</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alphanumérique (32)</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saisi</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facultatif</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adresse de courriel pour envoi numérisés des différents documents bancaires</w:t>
            </w:r>
          </w:p>
        </w:tc>
      </w:tr>
      <w:tr w:rsidR="004E6123" w:rsidRPr="004E6123" w:rsidTr="004E6123">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4E6123" w:rsidRPr="004E6123" w:rsidRDefault="004E6123" w:rsidP="004E6123">
            <w:pPr>
              <w:jc w:val="center"/>
              <w:rPr>
                <w:rFonts w:ascii="Segoe UI" w:eastAsia="Times New Roman" w:hAnsi="Segoe UI" w:cs="Segoe UI"/>
                <w:sz w:val="18"/>
                <w:szCs w:val="18"/>
                <w:lang w:eastAsia="fr-FR" w:bidi="ar-SA"/>
              </w:rPr>
            </w:pPr>
            <w:r w:rsidRPr="004E6123">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calculé , non modifiable</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ascii="Arial" w:eastAsia="Times New Roman" w:hAnsi="Arial"/>
                <w:sz w:val="18"/>
                <w:szCs w:val="18"/>
                <w:lang w:eastAsia="fr-FR" w:bidi="ar-SA"/>
              </w:rPr>
            </w:pPr>
            <w:r w:rsidRPr="004E6123">
              <w:rPr>
                <w:rFonts w:ascii="Arial" w:eastAsia="Times New Roman" w:hAnsi="Arial"/>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6"/>
                <w:szCs w:val="16"/>
                <w:lang w:eastAsia="fr-FR" w:bidi="ar-SA"/>
              </w:rPr>
            </w:pPr>
            <w:r w:rsidRPr="004E6123">
              <w:rPr>
                <w:rFonts w:eastAsia="Times New Roman" w:cs="Calibri"/>
                <w:sz w:val="16"/>
                <w:szCs w:val="16"/>
                <w:lang w:eastAsia="fr-FR" w:bidi="ar-SA"/>
              </w:rPr>
              <w:t xml:space="preserve">User ayant </w:t>
            </w:r>
            <w:r w:rsidR="000A6C3D" w:rsidRPr="004E6123">
              <w:rPr>
                <w:rFonts w:eastAsia="Times New Roman" w:cs="Calibri"/>
                <w:sz w:val="16"/>
                <w:szCs w:val="16"/>
                <w:lang w:eastAsia="fr-FR" w:bidi="ar-SA"/>
              </w:rPr>
              <w:t>effectué</w:t>
            </w:r>
            <w:r w:rsidRPr="004E6123">
              <w:rPr>
                <w:rFonts w:eastAsia="Times New Roman" w:cs="Calibri"/>
                <w:sz w:val="16"/>
                <w:szCs w:val="16"/>
                <w:lang w:eastAsia="fr-FR" w:bidi="ar-SA"/>
              </w:rPr>
              <w:t xml:space="preserve"> la dernière mise à jour  de l'enregistrement</w:t>
            </w:r>
          </w:p>
        </w:tc>
      </w:tr>
      <w:tr w:rsidR="004E6123" w:rsidRPr="004E6123" w:rsidTr="004E6123">
        <w:trPr>
          <w:trHeight w:val="48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YDCLOT</w:t>
            </w:r>
          </w:p>
        </w:tc>
        <w:tc>
          <w:tcPr>
            <w:tcW w:w="1392"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calculé, modifiable</w:t>
            </w:r>
          </w:p>
        </w:tc>
        <w:tc>
          <w:tcPr>
            <w:tcW w:w="67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1019"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obligatoire</w:t>
            </w:r>
          </w:p>
        </w:tc>
        <w:tc>
          <w:tcPr>
            <w:tcW w:w="845"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c>
          <w:tcPr>
            <w:tcW w:w="2126" w:type="dxa"/>
            <w:tcBorders>
              <w:top w:val="nil"/>
              <w:left w:val="nil"/>
              <w:bottom w:val="single" w:sz="4" w:space="0" w:color="auto"/>
              <w:right w:val="single" w:sz="4" w:space="0" w:color="auto"/>
            </w:tcBorders>
            <w:shd w:val="clear" w:color="auto" w:fill="auto"/>
            <w:vAlign w:val="center"/>
            <w:hideMark/>
          </w:tcPr>
          <w:p w:rsidR="004E6123" w:rsidRPr="004E6123" w:rsidRDefault="004E6123" w:rsidP="004E6123">
            <w:pPr>
              <w:jc w:val="center"/>
              <w:rPr>
                <w:rFonts w:eastAsia="Times New Roman" w:cs="Calibri"/>
                <w:sz w:val="18"/>
                <w:szCs w:val="18"/>
                <w:lang w:eastAsia="fr-FR" w:bidi="ar-SA"/>
              </w:rPr>
            </w:pPr>
            <w:r w:rsidRPr="004E6123">
              <w:rPr>
                <w:rFonts w:eastAsia="Times New Roman" w:cs="Calibri"/>
                <w:sz w:val="18"/>
                <w:szCs w:val="18"/>
                <w:lang w:eastAsia="fr-FR" w:bidi="ar-SA"/>
              </w:rPr>
              <w:t> </w:t>
            </w:r>
          </w:p>
        </w:tc>
      </w:tr>
    </w:tbl>
    <w:p w:rsidR="00987BDB" w:rsidRPr="004615FC" w:rsidRDefault="00987BDB">
      <w:pPr>
        <w:rPr>
          <w:rFonts w:asciiTheme="minorHAnsi" w:hAnsiTheme="minorHAnsi" w:cstheme="minorHAnsi"/>
          <w:szCs w:val="24"/>
          <w:lang w:eastAsia="fr-FR" w:bidi="ar-SA"/>
        </w:rPr>
      </w:pPr>
    </w:p>
    <w:p w:rsidR="0048256E" w:rsidRDefault="002B4F01" w:rsidP="002B4F01">
      <w:pPr>
        <w:pStyle w:val="Titre4"/>
        <w:rPr>
          <w:rFonts w:asciiTheme="minorHAnsi" w:hAnsiTheme="minorHAnsi" w:cstheme="minorHAnsi"/>
        </w:rPr>
      </w:pPr>
      <w:r w:rsidRPr="002B4F01">
        <w:rPr>
          <w:rFonts w:asciiTheme="minorHAnsi" w:hAnsiTheme="minorHAnsi" w:cstheme="minorHAnsi"/>
        </w:rPr>
        <w:t>Création : renseignement des données de ta_complement_structure_banq_lmtay890</w:t>
      </w:r>
    </w:p>
    <w:p w:rsidR="00991574" w:rsidRPr="004615FC" w:rsidRDefault="00991574" w:rsidP="0099157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en saisie libre : </w:t>
      </w:r>
    </w:p>
    <w:p w:rsidR="00991574" w:rsidRPr="004615FC" w:rsidRDefault="00991574" w:rsidP="00357DCC">
      <w:pPr>
        <w:numPr>
          <w:ilvl w:val="0"/>
          <w:numId w:val="68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STRUCTURE CDC (CUNG)</w:t>
      </w:r>
    </w:p>
    <w:p w:rsidR="00991574" w:rsidRPr="004615FC" w:rsidRDefault="00991574" w:rsidP="00357DCC">
      <w:pPr>
        <w:numPr>
          <w:ilvl w:val="0"/>
          <w:numId w:val="68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BUREAU (CBURO)</w:t>
      </w:r>
    </w:p>
    <w:p w:rsidR="00991574" w:rsidRPr="004615FC" w:rsidRDefault="00991574" w:rsidP="00357DCC">
      <w:pPr>
        <w:numPr>
          <w:ilvl w:val="0"/>
          <w:numId w:val="68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SERVICE (CDSERV)</w:t>
      </w:r>
    </w:p>
    <w:p w:rsidR="00991574" w:rsidRPr="004615FC" w:rsidRDefault="00991574" w:rsidP="00357DCC">
      <w:pPr>
        <w:numPr>
          <w:ilvl w:val="0"/>
          <w:numId w:val="68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POLE (CPOLE)</w:t>
      </w:r>
    </w:p>
    <w:p w:rsidR="00991574" w:rsidRPr="004615FC" w:rsidRDefault="00991574" w:rsidP="00357DCC">
      <w:pPr>
        <w:numPr>
          <w:ilvl w:val="0"/>
          <w:numId w:val="68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NOM CORRESP. FB (LNCOFB)</w:t>
      </w:r>
    </w:p>
    <w:p w:rsidR="00991574" w:rsidRPr="004615FC" w:rsidRDefault="00991574" w:rsidP="00357DCC">
      <w:pPr>
        <w:numPr>
          <w:ilvl w:val="0"/>
          <w:numId w:val="688"/>
        </w:numPr>
        <w:autoSpaceDE w:val="0"/>
        <w:autoSpaceDN w:val="0"/>
        <w:adjustRightInd w:val="0"/>
        <w:rPr>
          <w:rFonts w:asciiTheme="minorHAnsi" w:hAnsiTheme="minorHAnsi" w:cstheme="minorHAnsi"/>
          <w:szCs w:val="24"/>
          <w:lang w:val="en-US" w:eastAsia="fr-FR" w:bidi="ar-SA"/>
        </w:rPr>
      </w:pPr>
      <w:r w:rsidRPr="004615FC">
        <w:rPr>
          <w:rFonts w:asciiTheme="minorHAnsi" w:hAnsiTheme="minorHAnsi" w:cstheme="minorHAnsi"/>
          <w:szCs w:val="24"/>
          <w:lang w:val="en-US" w:eastAsia="fr-FR" w:bidi="ar-SA"/>
        </w:rPr>
        <w:t>le NO TEL CORRESP. FB (NOTELF)</w:t>
      </w:r>
    </w:p>
    <w:p w:rsidR="00991574" w:rsidRPr="004615FC" w:rsidRDefault="00991574" w:rsidP="00357DCC">
      <w:pPr>
        <w:numPr>
          <w:ilvl w:val="0"/>
          <w:numId w:val="68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TOP MONOPOLE (TMONO)</w:t>
      </w:r>
    </w:p>
    <w:p w:rsidR="00991574" w:rsidRPr="004615FC" w:rsidRDefault="00991574" w:rsidP="00357DCC">
      <w:pPr>
        <w:numPr>
          <w:ilvl w:val="0"/>
          <w:numId w:val="68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DEPT INFORMAT. (CDEPTI)</w:t>
      </w:r>
    </w:p>
    <w:p w:rsidR="00991574" w:rsidRPr="004615FC" w:rsidRDefault="00991574" w:rsidP="00357DCC">
      <w:pPr>
        <w:numPr>
          <w:ilvl w:val="0"/>
          <w:numId w:val="68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LIGNE COMMENTAIRE (L0CM1)</w:t>
      </w:r>
    </w:p>
    <w:p w:rsidR="00991574" w:rsidRPr="004615FC" w:rsidRDefault="00991574" w:rsidP="00357DCC">
      <w:pPr>
        <w:numPr>
          <w:ilvl w:val="0"/>
          <w:numId w:val="68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COURRIEL ADRESSE (ADRMEL)</w:t>
      </w:r>
    </w:p>
    <w:p w:rsidR="00991574" w:rsidRPr="004615FC" w:rsidRDefault="00991574" w:rsidP="00991574">
      <w:pPr>
        <w:autoSpaceDE w:val="0"/>
        <w:autoSpaceDN w:val="0"/>
        <w:adjustRightInd w:val="0"/>
        <w:rPr>
          <w:rFonts w:asciiTheme="minorHAnsi" w:hAnsiTheme="minorHAnsi" w:cstheme="minorHAnsi"/>
          <w:szCs w:val="24"/>
          <w:lang w:eastAsia="fr-FR" w:bidi="ar-SA"/>
        </w:rPr>
      </w:pPr>
    </w:p>
    <w:p w:rsidR="00991574" w:rsidRPr="004615FC" w:rsidRDefault="00991574" w:rsidP="0099157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991574" w:rsidRPr="004615FC" w:rsidRDefault="00991574" w:rsidP="00357DCC">
      <w:pPr>
        <w:numPr>
          <w:ilvl w:val="0"/>
          <w:numId w:val="689"/>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DT DEBUT EFFET DEVISE (YDDEDV)</w:t>
      </w:r>
    </w:p>
    <w:p w:rsidR="00991574" w:rsidRPr="004615FC" w:rsidRDefault="00991574" w:rsidP="00357DCC">
      <w:pPr>
        <w:numPr>
          <w:ilvl w:val="0"/>
          <w:numId w:val="68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DT FIN EFFET DEVISE (YDFEDV)</w:t>
      </w:r>
    </w:p>
    <w:p w:rsidR="00991574" w:rsidRPr="004615FC" w:rsidRDefault="00991574" w:rsidP="00357DCC">
      <w:pPr>
        <w:numPr>
          <w:ilvl w:val="0"/>
          <w:numId w:val="68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991574" w:rsidRPr="004615FC" w:rsidRDefault="00991574" w:rsidP="00991574">
      <w:pPr>
        <w:autoSpaceDE w:val="0"/>
        <w:autoSpaceDN w:val="0"/>
        <w:adjustRightInd w:val="0"/>
        <w:rPr>
          <w:rFonts w:asciiTheme="minorHAnsi" w:hAnsiTheme="minorHAnsi" w:cstheme="minorHAnsi"/>
          <w:szCs w:val="24"/>
          <w:lang w:eastAsia="fr-FR" w:bidi="ar-SA"/>
        </w:rPr>
      </w:pPr>
    </w:p>
    <w:p w:rsidR="00991574" w:rsidRPr="004615FC" w:rsidRDefault="00991574" w:rsidP="0099157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une liste déroulante : </w:t>
      </w:r>
    </w:p>
    <w:p w:rsidR="00991574" w:rsidRPr="004615FC" w:rsidRDefault="00991574" w:rsidP="00357DCC">
      <w:pPr>
        <w:numPr>
          <w:ilvl w:val="0"/>
          <w:numId w:val="69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LIEU COMPENSATION (CLCMC). La liste déroulante propose toutes les valeurs de la table ta_lieu de compensation_lmtay891 qui ne sont pas closes (lignes dont la DATE DE CLOTURE YDCLOT est supérieure strictement à la date du jour), accompagnées de leur libellé LLCMC</w:t>
      </w:r>
    </w:p>
    <w:p w:rsidR="00991574" w:rsidRPr="004615FC" w:rsidRDefault="00991574" w:rsidP="00357DCC">
      <w:pPr>
        <w:numPr>
          <w:ilvl w:val="0"/>
          <w:numId w:val="69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TERRITOR FICOBA (CTE). La liste déroulante propose toutes les valeurs de la table ta_territorialite_ficoba_lmtay508 qui ne sont pas closes (lignes dont la DATE DE CLOTURE YDCLOT est supérieure strictement à la date du jour), accompagnées de leur libellé L3TE</w:t>
      </w:r>
    </w:p>
    <w:p w:rsidR="00991574" w:rsidRPr="004615FC" w:rsidRDefault="00991574" w:rsidP="00357DCC">
      <w:pPr>
        <w:numPr>
          <w:ilvl w:val="0"/>
          <w:numId w:val="69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TOP SIEGE RESEAU (TSIGRE). La liste déroulante propose toutes les valeurs de la table ta_top_siege_reseau qui ne sont pas closes (lignes dont la DATE DE CLOTURE YDCLOT est supérieure strictement à la date du jour), accompagnées de leur libellé LSIGRE</w:t>
      </w:r>
    </w:p>
    <w:p w:rsidR="002B4F01" w:rsidRPr="004615FC" w:rsidRDefault="002B4F01">
      <w:pPr>
        <w:rPr>
          <w:rFonts w:asciiTheme="minorHAnsi" w:hAnsiTheme="minorHAnsi" w:cstheme="minorHAnsi"/>
          <w:szCs w:val="24"/>
          <w:lang w:eastAsia="fr-FR" w:bidi="ar-SA"/>
        </w:rPr>
      </w:pPr>
    </w:p>
    <w:p w:rsidR="002007D4" w:rsidRDefault="002007D4" w:rsidP="002007D4">
      <w:pPr>
        <w:pStyle w:val="Titre4"/>
        <w:rPr>
          <w:rFonts w:asciiTheme="minorHAnsi" w:hAnsiTheme="minorHAnsi" w:cstheme="minorHAnsi"/>
        </w:rPr>
      </w:pPr>
      <w:r w:rsidRPr="002007D4">
        <w:rPr>
          <w:rFonts w:asciiTheme="minorHAnsi" w:hAnsiTheme="minorHAnsi" w:cstheme="minorHAnsi"/>
        </w:rPr>
        <w:t>Création : contrôle des données de ta_complement_structure_banq_lmtay890</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2007D4" w:rsidRPr="004615FC" w:rsidRDefault="002007D4" w:rsidP="00357DCC">
      <w:pPr>
        <w:numPr>
          <w:ilvl w:val="0"/>
          <w:numId w:val="57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STRUCTURE CDC (CUNG)</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Données facultatives :</w:t>
      </w:r>
    </w:p>
    <w:p w:rsidR="002007D4" w:rsidRPr="004615FC" w:rsidRDefault="002007D4" w:rsidP="00357DCC">
      <w:pPr>
        <w:numPr>
          <w:ilvl w:val="0"/>
          <w:numId w:val="57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BUREAU (CBURO)</w:t>
      </w:r>
    </w:p>
    <w:p w:rsidR="002007D4" w:rsidRPr="004615FC" w:rsidRDefault="002007D4" w:rsidP="00357DCC">
      <w:pPr>
        <w:numPr>
          <w:ilvl w:val="0"/>
          <w:numId w:val="57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SERVICE (CDSERV)</w:t>
      </w:r>
    </w:p>
    <w:p w:rsidR="002007D4" w:rsidRPr="004615FC" w:rsidRDefault="002007D4" w:rsidP="00357DCC">
      <w:pPr>
        <w:numPr>
          <w:ilvl w:val="0"/>
          <w:numId w:val="57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POLE (CPOLE)</w:t>
      </w:r>
    </w:p>
    <w:p w:rsidR="002007D4" w:rsidRPr="004615FC" w:rsidRDefault="002007D4" w:rsidP="00357DCC">
      <w:pPr>
        <w:numPr>
          <w:ilvl w:val="0"/>
          <w:numId w:val="57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NOM CORRESP. FB (LNCOFB)</w:t>
      </w:r>
    </w:p>
    <w:p w:rsidR="002007D4" w:rsidRPr="004615FC" w:rsidRDefault="002007D4" w:rsidP="00357DCC">
      <w:pPr>
        <w:numPr>
          <w:ilvl w:val="0"/>
          <w:numId w:val="575"/>
        </w:numPr>
        <w:autoSpaceDE w:val="0"/>
        <w:autoSpaceDN w:val="0"/>
        <w:adjustRightInd w:val="0"/>
        <w:rPr>
          <w:rFonts w:asciiTheme="minorHAnsi" w:hAnsiTheme="minorHAnsi" w:cstheme="minorHAnsi"/>
          <w:szCs w:val="24"/>
          <w:lang w:val="en-US" w:eastAsia="fr-FR" w:bidi="ar-SA"/>
        </w:rPr>
      </w:pPr>
      <w:r w:rsidRPr="004615FC">
        <w:rPr>
          <w:rFonts w:asciiTheme="minorHAnsi" w:hAnsiTheme="minorHAnsi" w:cstheme="minorHAnsi"/>
          <w:szCs w:val="24"/>
          <w:lang w:val="en-US" w:eastAsia="fr-FR" w:bidi="ar-SA"/>
        </w:rPr>
        <w:t>NO TEL CORRESP. FB (NOTELF)</w:t>
      </w:r>
    </w:p>
    <w:p w:rsidR="002007D4" w:rsidRPr="004615FC" w:rsidRDefault="002007D4" w:rsidP="00357DCC">
      <w:pPr>
        <w:numPr>
          <w:ilvl w:val="0"/>
          <w:numId w:val="57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TOP MONOPOLE (TMONO)</w:t>
      </w:r>
    </w:p>
    <w:p w:rsidR="002007D4" w:rsidRPr="004615FC" w:rsidRDefault="002007D4" w:rsidP="00357DCC">
      <w:pPr>
        <w:numPr>
          <w:ilvl w:val="0"/>
          <w:numId w:val="57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DEPT INFORMAT. (CDEPTI)</w:t>
      </w:r>
    </w:p>
    <w:p w:rsidR="002007D4" w:rsidRPr="004615FC" w:rsidRDefault="002007D4" w:rsidP="00357DCC">
      <w:pPr>
        <w:numPr>
          <w:ilvl w:val="0"/>
          <w:numId w:val="57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LIGNE COMMENTAIRE (L0CM1)</w:t>
      </w:r>
    </w:p>
    <w:p w:rsidR="002007D4" w:rsidRPr="004615FC" w:rsidRDefault="002007D4" w:rsidP="00357DCC">
      <w:pPr>
        <w:numPr>
          <w:ilvl w:val="0"/>
          <w:numId w:val="57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COURRIEL ADRESSE (ADRMEL)</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2007D4" w:rsidRPr="004615FC" w:rsidRDefault="002007D4" w:rsidP="00357DCC">
      <w:pPr>
        <w:numPr>
          <w:ilvl w:val="0"/>
          <w:numId w:val="57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STRUCTURE CDC (CUNG) : 6 caractères</w:t>
      </w:r>
    </w:p>
    <w:p w:rsidR="002007D4" w:rsidRPr="004615FC" w:rsidRDefault="002007D4" w:rsidP="00357DCC">
      <w:pPr>
        <w:numPr>
          <w:ilvl w:val="0"/>
          <w:numId w:val="57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BUREAU (CBURO) : 3 caractères</w:t>
      </w:r>
    </w:p>
    <w:p w:rsidR="002007D4" w:rsidRPr="004615FC" w:rsidRDefault="002007D4" w:rsidP="00357DCC">
      <w:pPr>
        <w:numPr>
          <w:ilvl w:val="0"/>
          <w:numId w:val="57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SERVICE (CDSERV) : 2 caractères</w:t>
      </w:r>
    </w:p>
    <w:p w:rsidR="002007D4" w:rsidRPr="004615FC" w:rsidRDefault="002007D4" w:rsidP="00357DCC">
      <w:pPr>
        <w:numPr>
          <w:ilvl w:val="0"/>
          <w:numId w:val="57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POLE (CPOLE) : 4 caractères</w:t>
      </w:r>
    </w:p>
    <w:p w:rsidR="002007D4" w:rsidRPr="004615FC" w:rsidRDefault="002007D4" w:rsidP="00357DCC">
      <w:pPr>
        <w:numPr>
          <w:ilvl w:val="0"/>
          <w:numId w:val="57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NOM CORRESP. FB (LNCOFB) : 35 caractères</w:t>
      </w:r>
    </w:p>
    <w:p w:rsidR="002007D4" w:rsidRPr="004615FC" w:rsidRDefault="002007D4" w:rsidP="00357DCC">
      <w:pPr>
        <w:numPr>
          <w:ilvl w:val="0"/>
          <w:numId w:val="576"/>
        </w:numPr>
        <w:autoSpaceDE w:val="0"/>
        <w:autoSpaceDN w:val="0"/>
        <w:adjustRightInd w:val="0"/>
        <w:rPr>
          <w:rFonts w:asciiTheme="minorHAnsi" w:hAnsiTheme="minorHAnsi" w:cstheme="minorHAnsi"/>
          <w:szCs w:val="24"/>
          <w:lang w:val="en-US" w:eastAsia="fr-FR" w:bidi="ar-SA"/>
        </w:rPr>
      </w:pPr>
      <w:r w:rsidRPr="004615FC">
        <w:rPr>
          <w:rFonts w:asciiTheme="minorHAnsi" w:hAnsiTheme="minorHAnsi" w:cstheme="minorHAnsi"/>
          <w:szCs w:val="24"/>
          <w:lang w:val="en-US" w:eastAsia="fr-FR" w:bidi="ar-SA"/>
        </w:rPr>
        <w:t xml:space="preserve">NO TEL CORRESP. FB (NOTELF) : 15 </w:t>
      </w:r>
      <w:r w:rsidR="000A6C3D" w:rsidRPr="004615FC">
        <w:rPr>
          <w:rFonts w:asciiTheme="minorHAnsi" w:hAnsiTheme="minorHAnsi" w:cstheme="minorHAnsi"/>
          <w:szCs w:val="24"/>
          <w:lang w:val="en-US" w:eastAsia="fr-FR" w:bidi="ar-SA"/>
        </w:rPr>
        <w:t>caractère</w:t>
      </w:r>
    </w:p>
    <w:p w:rsidR="002007D4" w:rsidRPr="004615FC" w:rsidRDefault="002007D4" w:rsidP="00357DCC">
      <w:pPr>
        <w:numPr>
          <w:ilvl w:val="0"/>
          <w:numId w:val="57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TOP MONOPOLE (TMONO) : 1 caractère</w:t>
      </w:r>
    </w:p>
    <w:p w:rsidR="002007D4" w:rsidRPr="004615FC" w:rsidRDefault="002007D4" w:rsidP="00357DCC">
      <w:pPr>
        <w:numPr>
          <w:ilvl w:val="0"/>
          <w:numId w:val="57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DEPT INFORMAT. (CDEPTI) : 3 caractères</w:t>
      </w:r>
    </w:p>
    <w:p w:rsidR="002007D4" w:rsidRPr="004615FC" w:rsidRDefault="002007D4" w:rsidP="00357DCC">
      <w:pPr>
        <w:numPr>
          <w:ilvl w:val="0"/>
          <w:numId w:val="57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LIGNE COMMENTAIRE (L0CM1) : 32 caractères</w:t>
      </w:r>
    </w:p>
    <w:p w:rsidR="002007D4" w:rsidRPr="004615FC" w:rsidRDefault="002007D4" w:rsidP="00357DCC">
      <w:pPr>
        <w:numPr>
          <w:ilvl w:val="0"/>
          <w:numId w:val="57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COURRIEL ADRESSE (ADRMEL) : 32 caractères</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d'unicité : </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sur CODE STRUCTURE CDC (CUNG)</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 </w:t>
      </w:r>
    </w:p>
    <w:p w:rsidR="002007D4" w:rsidRPr="004615FC" w:rsidRDefault="002007D4" w:rsidP="00357DCC">
      <w:pPr>
        <w:numPr>
          <w:ilvl w:val="0"/>
          <w:numId w:val="57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(ne concerne que les champs de saisie. Les dates et les listes déroulantes sont exclues de ces contrôles) :</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autorisés pour le champ de saisie :</w:t>
      </w:r>
    </w:p>
    <w:p w:rsidR="002007D4" w:rsidRPr="004615FC" w:rsidRDefault="002007D4" w:rsidP="00357DCC">
      <w:pPr>
        <w:numPr>
          <w:ilvl w:val="0"/>
          <w:numId w:val="57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STRUCTURE CDC (CUNG)</w:t>
      </w:r>
    </w:p>
    <w:p w:rsidR="002007D4" w:rsidRPr="004615FC" w:rsidRDefault="002007D4" w:rsidP="00357DCC">
      <w:pPr>
        <w:numPr>
          <w:ilvl w:val="0"/>
          <w:numId w:val="57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BUREAU (CBURO)</w:t>
      </w:r>
    </w:p>
    <w:p w:rsidR="002007D4" w:rsidRPr="004615FC" w:rsidRDefault="002007D4" w:rsidP="00357DCC">
      <w:pPr>
        <w:numPr>
          <w:ilvl w:val="0"/>
          <w:numId w:val="57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POLE (CPOLE)</w:t>
      </w:r>
    </w:p>
    <w:p w:rsidR="002007D4" w:rsidRPr="004615FC" w:rsidRDefault="002007D4" w:rsidP="00357DCC">
      <w:pPr>
        <w:numPr>
          <w:ilvl w:val="0"/>
          <w:numId w:val="57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NOM CORRESP. FB (LNCOFB)</w:t>
      </w:r>
    </w:p>
    <w:p w:rsidR="002007D4" w:rsidRPr="004615FC" w:rsidRDefault="002007D4" w:rsidP="00357DCC">
      <w:pPr>
        <w:numPr>
          <w:ilvl w:val="0"/>
          <w:numId w:val="578"/>
        </w:numPr>
        <w:autoSpaceDE w:val="0"/>
        <w:autoSpaceDN w:val="0"/>
        <w:adjustRightInd w:val="0"/>
        <w:rPr>
          <w:rFonts w:asciiTheme="minorHAnsi" w:hAnsiTheme="minorHAnsi" w:cstheme="minorHAnsi"/>
          <w:szCs w:val="24"/>
          <w:lang w:val="en-US" w:eastAsia="fr-FR" w:bidi="ar-SA"/>
        </w:rPr>
      </w:pPr>
      <w:r w:rsidRPr="004615FC">
        <w:rPr>
          <w:rFonts w:asciiTheme="minorHAnsi" w:hAnsiTheme="minorHAnsi" w:cstheme="minorHAnsi"/>
          <w:szCs w:val="24"/>
          <w:lang w:val="en-US" w:eastAsia="fr-FR" w:bidi="ar-SA"/>
        </w:rPr>
        <w:t>NO TEL CORRESP. FB (NOTELF)</w:t>
      </w:r>
    </w:p>
    <w:p w:rsidR="002007D4" w:rsidRPr="004615FC" w:rsidRDefault="002007D4" w:rsidP="00357DCC">
      <w:pPr>
        <w:numPr>
          <w:ilvl w:val="0"/>
          <w:numId w:val="57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TOP MONOPOLE (TMONO)</w:t>
      </w:r>
    </w:p>
    <w:p w:rsidR="002007D4" w:rsidRPr="004615FC" w:rsidRDefault="002007D4" w:rsidP="00357DCC">
      <w:pPr>
        <w:numPr>
          <w:ilvl w:val="0"/>
          <w:numId w:val="57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DEPT INFORMAT. (CDEPTI)</w:t>
      </w:r>
    </w:p>
    <w:p w:rsidR="002007D4" w:rsidRPr="004615FC" w:rsidRDefault="002007D4" w:rsidP="00357DCC">
      <w:pPr>
        <w:numPr>
          <w:ilvl w:val="0"/>
          <w:numId w:val="57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LIGNE COMMENTAIRE (L0CM1)</w:t>
      </w:r>
    </w:p>
    <w:p w:rsidR="002007D4" w:rsidRPr="004615FC" w:rsidRDefault="002007D4" w:rsidP="00357DCC">
      <w:pPr>
        <w:numPr>
          <w:ilvl w:val="0"/>
          <w:numId w:val="578"/>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COURRIEL ADRESSE (ADRMEL)</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sont : </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autorisés pour le champ de saisie CODE SERVICE (CDSERV) sont les chiffres 0-9.</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Règles particulières : </w:t>
      </w:r>
    </w:p>
    <w:p w:rsidR="002007D4" w:rsidRPr="004615FC" w:rsidRDefault="002007D4" w:rsidP="00357DCC">
      <w:pPr>
        <w:numPr>
          <w:ilvl w:val="0"/>
          <w:numId w:val="579"/>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s'il est renseigné différemment de " "/"00", le couple CODE BUREAU (CBURO)/CODE SERVICE (CDSERV) ne doit pas déjà exister dans  ta_complement_structure_banq_lmtay890</w:t>
      </w:r>
    </w:p>
    <w:p w:rsidR="002007D4" w:rsidRPr="004615FC" w:rsidRDefault="002007D4" w:rsidP="00357DCC">
      <w:pPr>
        <w:numPr>
          <w:ilvl w:val="0"/>
          <w:numId w:val="57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s'il est renseigné, le CODE POLE (CPOLE) ne doit pas déjà exister dans  ta_complement_structure_banq_lmtay890</w:t>
      </w:r>
    </w:p>
    <w:p w:rsidR="002007D4" w:rsidRPr="004615FC" w:rsidRDefault="002007D4" w:rsidP="00357DCC">
      <w:pPr>
        <w:numPr>
          <w:ilvl w:val="0"/>
          <w:numId w:val="57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STRUCTURE CDC (CUNG) ne peut être renseigné sur moins de 6 caractères</w:t>
      </w:r>
    </w:p>
    <w:p w:rsidR="002007D4" w:rsidRPr="004615FC" w:rsidRDefault="002007D4" w:rsidP="00357DCC">
      <w:pPr>
        <w:numPr>
          <w:ilvl w:val="0"/>
          <w:numId w:val="57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SERVICE (CDSERV) ne peut être renseigné sur moins de 2 caractères</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2007D4" w:rsidRPr="004615FC" w:rsidRDefault="002007D4" w:rsidP="00357DCC">
      <w:pPr>
        <w:numPr>
          <w:ilvl w:val="0"/>
          <w:numId w:val="58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2007D4" w:rsidRPr="004615FC" w:rsidRDefault="002007D4" w:rsidP="00357DCC">
      <w:pPr>
        <w:numPr>
          <w:ilvl w:val="0"/>
          <w:numId w:val="58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FIN EFFET (YDFEFF) est totalement indépendante de celle de la DATE CLOTURE (YDCLOT)</w:t>
      </w:r>
    </w:p>
    <w:p w:rsidR="002007D4" w:rsidRPr="004615FC" w:rsidRDefault="002007D4" w:rsidP="00357DCC">
      <w:pPr>
        <w:numPr>
          <w:ilvl w:val="0"/>
          <w:numId w:val="58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CATEGORIE PROF TENEUR CPTE (CATPTG) est initialisée par défaut à 0 (zéro)</w:t>
      </w:r>
    </w:p>
    <w:p w:rsidR="002007D4" w:rsidRPr="004615FC" w:rsidRDefault="002007D4">
      <w:pPr>
        <w:rPr>
          <w:rFonts w:asciiTheme="minorHAnsi" w:hAnsiTheme="minorHAnsi" w:cstheme="minorHAnsi"/>
          <w:szCs w:val="24"/>
          <w:lang w:eastAsia="fr-FR" w:bidi="ar-SA"/>
        </w:rPr>
      </w:pPr>
    </w:p>
    <w:p w:rsidR="002007D4" w:rsidRDefault="006F5981" w:rsidP="006F5981">
      <w:pPr>
        <w:pStyle w:val="Titre4"/>
        <w:rPr>
          <w:rFonts w:asciiTheme="minorHAnsi" w:hAnsiTheme="minorHAnsi" w:cstheme="minorHAnsi"/>
        </w:rPr>
      </w:pPr>
      <w:r w:rsidRPr="006F5981">
        <w:rPr>
          <w:rFonts w:asciiTheme="minorHAnsi" w:hAnsiTheme="minorHAnsi" w:cstheme="minorHAnsi"/>
        </w:rPr>
        <w:t>Modification : contrôle des données de ta_complement_structure_banq_lmtay890</w:t>
      </w: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Données facultatives :</w:t>
      </w:r>
    </w:p>
    <w:p w:rsidR="006F5981" w:rsidRPr="004615FC" w:rsidRDefault="006F5981" w:rsidP="00357DCC">
      <w:pPr>
        <w:numPr>
          <w:ilvl w:val="0"/>
          <w:numId w:val="63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BUREAU (CBURO)</w:t>
      </w:r>
    </w:p>
    <w:p w:rsidR="006F5981" w:rsidRPr="004615FC" w:rsidRDefault="006F5981" w:rsidP="00357DCC">
      <w:pPr>
        <w:numPr>
          <w:ilvl w:val="0"/>
          <w:numId w:val="63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SERVICE (CDSERV)</w:t>
      </w:r>
    </w:p>
    <w:p w:rsidR="006F5981" w:rsidRPr="004615FC" w:rsidRDefault="006F5981" w:rsidP="00357DCC">
      <w:pPr>
        <w:numPr>
          <w:ilvl w:val="0"/>
          <w:numId w:val="63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POLE (CPOLE)</w:t>
      </w:r>
    </w:p>
    <w:p w:rsidR="006F5981" w:rsidRPr="004615FC" w:rsidRDefault="006F5981" w:rsidP="00357DCC">
      <w:pPr>
        <w:numPr>
          <w:ilvl w:val="0"/>
          <w:numId w:val="63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NOM CORRESP. FB (LNCOFB)</w:t>
      </w:r>
    </w:p>
    <w:p w:rsidR="006F5981" w:rsidRPr="004615FC" w:rsidRDefault="006F5981" w:rsidP="00357DCC">
      <w:pPr>
        <w:numPr>
          <w:ilvl w:val="0"/>
          <w:numId w:val="636"/>
        </w:numPr>
        <w:autoSpaceDE w:val="0"/>
        <w:autoSpaceDN w:val="0"/>
        <w:adjustRightInd w:val="0"/>
        <w:rPr>
          <w:rFonts w:asciiTheme="minorHAnsi" w:hAnsiTheme="minorHAnsi" w:cstheme="minorHAnsi"/>
          <w:szCs w:val="24"/>
          <w:lang w:val="en-US" w:eastAsia="fr-FR" w:bidi="ar-SA"/>
        </w:rPr>
      </w:pPr>
      <w:r w:rsidRPr="004615FC">
        <w:rPr>
          <w:rFonts w:asciiTheme="minorHAnsi" w:hAnsiTheme="minorHAnsi" w:cstheme="minorHAnsi"/>
          <w:szCs w:val="24"/>
          <w:lang w:val="en-US" w:eastAsia="fr-FR" w:bidi="ar-SA"/>
        </w:rPr>
        <w:t>NO TEL CORRESP. FB (NOTELF)</w:t>
      </w:r>
    </w:p>
    <w:p w:rsidR="006F5981" w:rsidRPr="004615FC" w:rsidRDefault="006F5981" w:rsidP="00357DCC">
      <w:pPr>
        <w:numPr>
          <w:ilvl w:val="0"/>
          <w:numId w:val="63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TOP MONOPOLE (TMONO)</w:t>
      </w:r>
    </w:p>
    <w:p w:rsidR="006F5981" w:rsidRPr="004615FC" w:rsidRDefault="006F5981" w:rsidP="00357DCC">
      <w:pPr>
        <w:numPr>
          <w:ilvl w:val="0"/>
          <w:numId w:val="63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DEPT INFORMAT. (CDEPTI)</w:t>
      </w:r>
    </w:p>
    <w:p w:rsidR="006F5981" w:rsidRPr="004615FC" w:rsidRDefault="006F5981" w:rsidP="00357DCC">
      <w:pPr>
        <w:numPr>
          <w:ilvl w:val="0"/>
          <w:numId w:val="63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LIGNE COMMENTAIRE (L0CM1)</w:t>
      </w:r>
    </w:p>
    <w:p w:rsidR="006F5981" w:rsidRPr="004615FC" w:rsidRDefault="006F5981" w:rsidP="00357DCC">
      <w:pPr>
        <w:numPr>
          <w:ilvl w:val="0"/>
          <w:numId w:val="63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COURRIEL ADRESSE (ADRMEL)</w:t>
      </w:r>
    </w:p>
    <w:p w:rsidR="006F5981" w:rsidRPr="004615FC" w:rsidRDefault="006F5981" w:rsidP="006F5981">
      <w:pPr>
        <w:autoSpaceDE w:val="0"/>
        <w:autoSpaceDN w:val="0"/>
        <w:adjustRightInd w:val="0"/>
        <w:rPr>
          <w:rFonts w:asciiTheme="minorHAnsi" w:hAnsiTheme="minorHAnsi" w:cstheme="minorHAnsi"/>
          <w:szCs w:val="24"/>
          <w:lang w:eastAsia="fr-FR" w:bidi="ar-SA"/>
        </w:rPr>
      </w:pP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6F5981" w:rsidRPr="004615FC" w:rsidRDefault="006F5981" w:rsidP="00357DCC">
      <w:pPr>
        <w:numPr>
          <w:ilvl w:val="0"/>
          <w:numId w:val="63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BUREAU (CBURO) : 3 caractères</w:t>
      </w:r>
    </w:p>
    <w:p w:rsidR="006F5981" w:rsidRPr="004615FC" w:rsidRDefault="006F5981" w:rsidP="00357DCC">
      <w:pPr>
        <w:numPr>
          <w:ilvl w:val="0"/>
          <w:numId w:val="63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SERVICE (CDSERV) : 2 caractères</w:t>
      </w:r>
    </w:p>
    <w:p w:rsidR="006F5981" w:rsidRPr="004615FC" w:rsidRDefault="006F5981" w:rsidP="00357DCC">
      <w:pPr>
        <w:numPr>
          <w:ilvl w:val="0"/>
          <w:numId w:val="63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POLE (CPOLE) : 4 caractères</w:t>
      </w:r>
    </w:p>
    <w:p w:rsidR="006F5981" w:rsidRPr="004615FC" w:rsidRDefault="006F5981" w:rsidP="00357DCC">
      <w:pPr>
        <w:numPr>
          <w:ilvl w:val="0"/>
          <w:numId w:val="63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NOM CORRESP. FB (LNCOFB) : 35 caractères</w:t>
      </w:r>
    </w:p>
    <w:p w:rsidR="006F5981" w:rsidRPr="004615FC" w:rsidRDefault="006F5981" w:rsidP="00357DCC">
      <w:pPr>
        <w:numPr>
          <w:ilvl w:val="0"/>
          <w:numId w:val="637"/>
        </w:numPr>
        <w:autoSpaceDE w:val="0"/>
        <w:autoSpaceDN w:val="0"/>
        <w:adjustRightInd w:val="0"/>
        <w:rPr>
          <w:rFonts w:asciiTheme="minorHAnsi" w:hAnsiTheme="minorHAnsi" w:cstheme="minorHAnsi"/>
          <w:szCs w:val="24"/>
          <w:lang w:val="en-US" w:eastAsia="fr-FR" w:bidi="ar-SA"/>
        </w:rPr>
      </w:pPr>
      <w:r w:rsidRPr="004615FC">
        <w:rPr>
          <w:rFonts w:asciiTheme="minorHAnsi" w:hAnsiTheme="minorHAnsi" w:cstheme="minorHAnsi"/>
          <w:szCs w:val="24"/>
          <w:lang w:val="en-US" w:eastAsia="fr-FR" w:bidi="ar-SA"/>
        </w:rPr>
        <w:t>NO TEL CORRESP. FB (NOTELF) : 15 caractères</w:t>
      </w:r>
    </w:p>
    <w:p w:rsidR="006F5981" w:rsidRPr="004615FC" w:rsidRDefault="006F5981" w:rsidP="00357DCC">
      <w:pPr>
        <w:numPr>
          <w:ilvl w:val="0"/>
          <w:numId w:val="63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TOP MONOPOLE (TMONO) : 1 caractère</w:t>
      </w:r>
    </w:p>
    <w:p w:rsidR="006F5981" w:rsidRPr="004615FC" w:rsidRDefault="006F5981" w:rsidP="00357DCC">
      <w:pPr>
        <w:numPr>
          <w:ilvl w:val="0"/>
          <w:numId w:val="63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DEPT INFORMAT. (CDEPTI) : 3 caractères</w:t>
      </w:r>
    </w:p>
    <w:p w:rsidR="006F5981" w:rsidRPr="004615FC" w:rsidRDefault="006F5981" w:rsidP="00357DCC">
      <w:pPr>
        <w:numPr>
          <w:ilvl w:val="0"/>
          <w:numId w:val="63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LIGNE COMMENTAIRE (L0CM1) : 32 caractères</w:t>
      </w:r>
    </w:p>
    <w:p w:rsidR="006F5981" w:rsidRPr="004615FC" w:rsidRDefault="006F5981" w:rsidP="00357DCC">
      <w:pPr>
        <w:numPr>
          <w:ilvl w:val="0"/>
          <w:numId w:val="63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COURRIEL ADRESSE (ADRMEL) : 32 caractères</w:t>
      </w:r>
    </w:p>
    <w:p w:rsidR="006F5981" w:rsidRPr="004615FC" w:rsidRDefault="006F5981" w:rsidP="006F5981">
      <w:pPr>
        <w:autoSpaceDE w:val="0"/>
        <w:autoSpaceDN w:val="0"/>
        <w:adjustRightInd w:val="0"/>
        <w:rPr>
          <w:rFonts w:asciiTheme="minorHAnsi" w:hAnsiTheme="minorHAnsi" w:cstheme="minorHAnsi"/>
          <w:szCs w:val="24"/>
          <w:lang w:eastAsia="fr-FR" w:bidi="ar-SA"/>
        </w:rPr>
      </w:pP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 </w:t>
      </w:r>
    </w:p>
    <w:p w:rsidR="006F5981" w:rsidRPr="004615FC" w:rsidRDefault="006F5981" w:rsidP="00357DCC">
      <w:pPr>
        <w:numPr>
          <w:ilvl w:val="0"/>
          <w:numId w:val="63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6F5981" w:rsidRPr="004615FC" w:rsidRDefault="006F5981" w:rsidP="006F5981">
      <w:pPr>
        <w:autoSpaceDE w:val="0"/>
        <w:autoSpaceDN w:val="0"/>
        <w:adjustRightInd w:val="0"/>
        <w:rPr>
          <w:rFonts w:asciiTheme="minorHAnsi" w:hAnsiTheme="minorHAnsi" w:cstheme="minorHAnsi"/>
          <w:szCs w:val="24"/>
          <w:lang w:eastAsia="fr-FR" w:bidi="ar-SA"/>
        </w:rPr>
      </w:pP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(ne concerne que les champs de saisie. Les dates et les listes déroulantes sont exclues de ces contrôles) :</w:t>
      </w: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autorisés pour le champ de saisie :</w:t>
      </w:r>
    </w:p>
    <w:p w:rsidR="006F5981" w:rsidRPr="004615FC" w:rsidRDefault="006F5981" w:rsidP="00357DCC">
      <w:pPr>
        <w:numPr>
          <w:ilvl w:val="0"/>
          <w:numId w:val="639"/>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BUREAU (CBURO)</w:t>
      </w:r>
    </w:p>
    <w:p w:rsidR="006F5981" w:rsidRPr="004615FC" w:rsidRDefault="006F5981" w:rsidP="00357DCC">
      <w:pPr>
        <w:numPr>
          <w:ilvl w:val="0"/>
          <w:numId w:val="63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POLE (CPOLE)</w:t>
      </w:r>
    </w:p>
    <w:p w:rsidR="006F5981" w:rsidRPr="004615FC" w:rsidRDefault="006F5981" w:rsidP="00357DCC">
      <w:pPr>
        <w:numPr>
          <w:ilvl w:val="0"/>
          <w:numId w:val="63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NOM CORRESP. FB (LNCOFB)</w:t>
      </w:r>
    </w:p>
    <w:p w:rsidR="006F5981" w:rsidRPr="004615FC" w:rsidRDefault="006F5981" w:rsidP="00357DCC">
      <w:pPr>
        <w:numPr>
          <w:ilvl w:val="0"/>
          <w:numId w:val="639"/>
        </w:numPr>
        <w:autoSpaceDE w:val="0"/>
        <w:autoSpaceDN w:val="0"/>
        <w:adjustRightInd w:val="0"/>
        <w:rPr>
          <w:rFonts w:asciiTheme="minorHAnsi" w:hAnsiTheme="minorHAnsi" w:cstheme="minorHAnsi"/>
          <w:szCs w:val="24"/>
          <w:lang w:val="en-US" w:eastAsia="fr-FR" w:bidi="ar-SA"/>
        </w:rPr>
      </w:pPr>
      <w:r w:rsidRPr="004615FC">
        <w:rPr>
          <w:rFonts w:asciiTheme="minorHAnsi" w:hAnsiTheme="minorHAnsi" w:cstheme="minorHAnsi"/>
          <w:szCs w:val="24"/>
          <w:lang w:val="en-US" w:eastAsia="fr-FR" w:bidi="ar-SA"/>
        </w:rPr>
        <w:t>NO TEL CORRESP. FB (NOTELF)</w:t>
      </w:r>
    </w:p>
    <w:p w:rsidR="006F5981" w:rsidRPr="004615FC" w:rsidRDefault="006F5981" w:rsidP="00357DCC">
      <w:pPr>
        <w:numPr>
          <w:ilvl w:val="0"/>
          <w:numId w:val="63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TOP MONOPOLE (TMONO)</w:t>
      </w:r>
    </w:p>
    <w:p w:rsidR="006F5981" w:rsidRPr="004615FC" w:rsidRDefault="006F5981" w:rsidP="00357DCC">
      <w:pPr>
        <w:numPr>
          <w:ilvl w:val="0"/>
          <w:numId w:val="63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DEPT INFORMAT. (CDEPTI)</w:t>
      </w:r>
    </w:p>
    <w:p w:rsidR="006F5981" w:rsidRPr="004615FC" w:rsidRDefault="006F5981" w:rsidP="00357DCC">
      <w:pPr>
        <w:numPr>
          <w:ilvl w:val="0"/>
          <w:numId w:val="63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LIGNE COMMENTAIRE (L0CM1)</w:t>
      </w:r>
    </w:p>
    <w:p w:rsidR="006F5981" w:rsidRPr="004615FC" w:rsidRDefault="006F5981" w:rsidP="00357DCC">
      <w:pPr>
        <w:numPr>
          <w:ilvl w:val="0"/>
          <w:numId w:val="63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COURRIEL ADRESSE (ADRMEL)</w:t>
      </w: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sont : </w:t>
      </w: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6F5981" w:rsidRPr="004615FC" w:rsidRDefault="006F5981" w:rsidP="006F5981">
      <w:pPr>
        <w:autoSpaceDE w:val="0"/>
        <w:autoSpaceDN w:val="0"/>
        <w:adjustRightInd w:val="0"/>
        <w:rPr>
          <w:rFonts w:asciiTheme="minorHAnsi" w:hAnsiTheme="minorHAnsi" w:cstheme="minorHAnsi"/>
          <w:szCs w:val="24"/>
          <w:lang w:eastAsia="fr-FR" w:bidi="ar-SA"/>
        </w:rPr>
      </w:pP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autorisés pour le champ de saisie CODE SERVICE (CDSERV) sont les chiffres 0-9.</w:t>
      </w:r>
    </w:p>
    <w:p w:rsidR="006F5981" w:rsidRPr="004615FC" w:rsidRDefault="006F5981" w:rsidP="006F5981">
      <w:pPr>
        <w:autoSpaceDE w:val="0"/>
        <w:autoSpaceDN w:val="0"/>
        <w:adjustRightInd w:val="0"/>
        <w:rPr>
          <w:rFonts w:asciiTheme="minorHAnsi" w:hAnsiTheme="minorHAnsi" w:cstheme="minorHAnsi"/>
          <w:szCs w:val="24"/>
          <w:lang w:eastAsia="fr-FR" w:bidi="ar-SA"/>
        </w:rPr>
      </w:pP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Règles particulières : </w:t>
      </w:r>
    </w:p>
    <w:p w:rsidR="006F5981" w:rsidRPr="004615FC" w:rsidRDefault="006F5981" w:rsidP="00357DCC">
      <w:pPr>
        <w:numPr>
          <w:ilvl w:val="0"/>
          <w:numId w:val="64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s'il est renseigné différemment de " "/"00", le couple CODE BUREAU (CBURO)/CODE SERVICE (CDSERV) ne doit pas déjà exister dans  ta_complement_structure_banq_lmtay890</w:t>
      </w:r>
    </w:p>
    <w:p w:rsidR="006F5981" w:rsidRPr="004615FC" w:rsidRDefault="006F5981" w:rsidP="00357DCC">
      <w:pPr>
        <w:numPr>
          <w:ilvl w:val="0"/>
          <w:numId w:val="64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s'il est renseigné, le CODE POLE (CPOLE) ne doit pas déjà exister dans  ta_complement_structure_banq_lmtay890</w:t>
      </w:r>
    </w:p>
    <w:p w:rsidR="006F5981" w:rsidRPr="004615FC" w:rsidRDefault="006F5981" w:rsidP="00357DCC">
      <w:pPr>
        <w:numPr>
          <w:ilvl w:val="0"/>
          <w:numId w:val="64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SERVICE (CDSERV) ne peut être renseigné sur moins de 2 caractères</w:t>
      </w:r>
    </w:p>
    <w:p w:rsidR="006F5981" w:rsidRPr="004615FC" w:rsidRDefault="006F5981" w:rsidP="006F5981">
      <w:pPr>
        <w:autoSpaceDE w:val="0"/>
        <w:autoSpaceDN w:val="0"/>
        <w:adjustRightInd w:val="0"/>
        <w:rPr>
          <w:rFonts w:asciiTheme="minorHAnsi" w:hAnsiTheme="minorHAnsi" w:cstheme="minorHAnsi"/>
          <w:szCs w:val="24"/>
          <w:lang w:eastAsia="fr-FR" w:bidi="ar-SA"/>
        </w:rPr>
      </w:pPr>
    </w:p>
    <w:p w:rsidR="006F5981" w:rsidRPr="004615FC" w:rsidRDefault="006F5981" w:rsidP="006F598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6F5981" w:rsidRPr="004615FC" w:rsidRDefault="006F5981" w:rsidP="00357DCC">
      <w:pPr>
        <w:numPr>
          <w:ilvl w:val="0"/>
          <w:numId w:val="64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6F5981" w:rsidRPr="004615FC" w:rsidRDefault="006F5981" w:rsidP="00357DCC">
      <w:pPr>
        <w:numPr>
          <w:ilvl w:val="0"/>
          <w:numId w:val="64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FIN EFFET (YDFEFF) est totalement indépendante de celle de la DATE CLOTURE (YDCLOT)</w:t>
      </w:r>
    </w:p>
    <w:p w:rsidR="006F5981" w:rsidRPr="004615FC" w:rsidRDefault="006F5981" w:rsidP="00357DCC">
      <w:pPr>
        <w:numPr>
          <w:ilvl w:val="0"/>
          <w:numId w:val="64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CATEGORIE PROF TENEUR CPTE (CATPTG) est initialisée par défaut à 0 (zéro)</w:t>
      </w:r>
    </w:p>
    <w:p w:rsidR="006F5981" w:rsidRPr="004615FC" w:rsidRDefault="006F5981" w:rsidP="006F5981">
      <w:pPr>
        <w:rPr>
          <w:rFonts w:asciiTheme="minorHAnsi" w:hAnsiTheme="minorHAnsi" w:cstheme="minorHAnsi"/>
          <w:szCs w:val="24"/>
        </w:rPr>
      </w:pPr>
    </w:p>
    <w:p w:rsidR="0048256E" w:rsidRDefault="0048256E" w:rsidP="0048256E">
      <w:pPr>
        <w:pStyle w:val="Titre4"/>
        <w:rPr>
          <w:rFonts w:asciiTheme="minorHAnsi" w:hAnsiTheme="minorHAnsi" w:cstheme="minorHAnsi"/>
        </w:rPr>
      </w:pPr>
      <w:r w:rsidRPr="0048256E">
        <w:rPr>
          <w:rFonts w:asciiTheme="minorHAnsi" w:hAnsiTheme="minorHAnsi" w:cstheme="minorHAnsi"/>
        </w:rPr>
        <w:t>Modification : renseignement des données de ta_complement_structure_banq_lmtay890</w:t>
      </w:r>
    </w:p>
    <w:p w:rsidR="0048256E" w:rsidRPr="004615FC" w:rsidRDefault="0048256E" w:rsidP="0048256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48256E" w:rsidRPr="004615FC" w:rsidRDefault="0048256E" w:rsidP="00357DCC">
      <w:pPr>
        <w:numPr>
          <w:ilvl w:val="0"/>
          <w:numId w:val="46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BUREAU (CBURO)</w:t>
      </w:r>
    </w:p>
    <w:p w:rsidR="0048256E" w:rsidRPr="004615FC" w:rsidRDefault="0048256E" w:rsidP="00357DCC">
      <w:pPr>
        <w:numPr>
          <w:ilvl w:val="0"/>
          <w:numId w:val="46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SERVICE (CDSERV)</w:t>
      </w:r>
    </w:p>
    <w:p w:rsidR="0048256E" w:rsidRPr="004615FC" w:rsidRDefault="0048256E" w:rsidP="00357DCC">
      <w:pPr>
        <w:numPr>
          <w:ilvl w:val="0"/>
          <w:numId w:val="46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POLE (CPOLE)</w:t>
      </w:r>
    </w:p>
    <w:p w:rsidR="0048256E" w:rsidRPr="004615FC" w:rsidRDefault="0048256E" w:rsidP="00357DCC">
      <w:pPr>
        <w:numPr>
          <w:ilvl w:val="0"/>
          <w:numId w:val="46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NOM CORRESP. FB (LNCOFB)</w:t>
      </w:r>
    </w:p>
    <w:p w:rsidR="0048256E" w:rsidRPr="004615FC" w:rsidRDefault="0048256E" w:rsidP="00357DCC">
      <w:pPr>
        <w:numPr>
          <w:ilvl w:val="0"/>
          <w:numId w:val="464"/>
        </w:numPr>
        <w:autoSpaceDE w:val="0"/>
        <w:autoSpaceDN w:val="0"/>
        <w:adjustRightInd w:val="0"/>
        <w:rPr>
          <w:rFonts w:asciiTheme="minorHAnsi" w:hAnsiTheme="minorHAnsi" w:cstheme="minorHAnsi"/>
          <w:szCs w:val="24"/>
          <w:lang w:val="en-US" w:eastAsia="fr-FR" w:bidi="ar-SA"/>
        </w:rPr>
      </w:pPr>
      <w:r w:rsidRPr="004615FC">
        <w:rPr>
          <w:rFonts w:asciiTheme="minorHAnsi" w:hAnsiTheme="minorHAnsi" w:cstheme="minorHAnsi"/>
          <w:szCs w:val="24"/>
          <w:lang w:val="en-US" w:eastAsia="fr-FR" w:bidi="ar-SA"/>
        </w:rPr>
        <w:t>le NO TEL CORRESP. FB (NOTELF)</w:t>
      </w:r>
    </w:p>
    <w:p w:rsidR="0048256E" w:rsidRPr="004615FC" w:rsidRDefault="0048256E" w:rsidP="00357DCC">
      <w:pPr>
        <w:numPr>
          <w:ilvl w:val="0"/>
          <w:numId w:val="46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TOP MONOPOLE (TMONO)</w:t>
      </w:r>
    </w:p>
    <w:p w:rsidR="0048256E" w:rsidRPr="004615FC" w:rsidRDefault="0048256E" w:rsidP="00357DCC">
      <w:pPr>
        <w:numPr>
          <w:ilvl w:val="0"/>
          <w:numId w:val="46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DEPT INFORMAT. (CDEPTI)</w:t>
      </w:r>
    </w:p>
    <w:p w:rsidR="0048256E" w:rsidRPr="004615FC" w:rsidRDefault="0048256E" w:rsidP="00357DCC">
      <w:pPr>
        <w:numPr>
          <w:ilvl w:val="0"/>
          <w:numId w:val="46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LIGNE COMMENTAIRE (L0CM1)</w:t>
      </w:r>
    </w:p>
    <w:p w:rsidR="0048256E" w:rsidRPr="004615FC" w:rsidRDefault="0048256E" w:rsidP="00357DCC">
      <w:pPr>
        <w:numPr>
          <w:ilvl w:val="0"/>
          <w:numId w:val="46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COURRIEL ADRESSE (ADRMEL)</w:t>
      </w:r>
    </w:p>
    <w:p w:rsidR="0048256E" w:rsidRPr="004615FC" w:rsidRDefault="0048256E" w:rsidP="0048256E">
      <w:pPr>
        <w:autoSpaceDE w:val="0"/>
        <w:autoSpaceDN w:val="0"/>
        <w:adjustRightInd w:val="0"/>
        <w:rPr>
          <w:rFonts w:asciiTheme="minorHAnsi" w:hAnsiTheme="minorHAnsi" w:cstheme="minorHAnsi"/>
          <w:szCs w:val="24"/>
          <w:lang w:eastAsia="fr-FR" w:bidi="ar-SA"/>
        </w:rPr>
      </w:pPr>
    </w:p>
    <w:p w:rsidR="0048256E" w:rsidRPr="004615FC" w:rsidRDefault="0048256E" w:rsidP="0048256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48256E" w:rsidRPr="004615FC" w:rsidRDefault="0048256E" w:rsidP="00357DCC">
      <w:pPr>
        <w:numPr>
          <w:ilvl w:val="0"/>
          <w:numId w:val="46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48256E" w:rsidRPr="004615FC" w:rsidRDefault="0048256E" w:rsidP="00357DCC">
      <w:pPr>
        <w:numPr>
          <w:ilvl w:val="0"/>
          <w:numId w:val="46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DEBUT EFFET (YDDEFF)</w:t>
      </w:r>
    </w:p>
    <w:p w:rsidR="0048256E" w:rsidRPr="004615FC" w:rsidRDefault="0048256E" w:rsidP="00357DCC">
      <w:pPr>
        <w:numPr>
          <w:ilvl w:val="0"/>
          <w:numId w:val="46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w:t>
      </w:r>
    </w:p>
    <w:p w:rsidR="0048256E" w:rsidRPr="004615FC" w:rsidRDefault="0048256E" w:rsidP="0048256E">
      <w:pPr>
        <w:autoSpaceDE w:val="0"/>
        <w:autoSpaceDN w:val="0"/>
        <w:adjustRightInd w:val="0"/>
        <w:rPr>
          <w:rFonts w:asciiTheme="minorHAnsi" w:hAnsiTheme="minorHAnsi" w:cstheme="minorHAnsi"/>
          <w:szCs w:val="24"/>
          <w:lang w:eastAsia="fr-FR" w:bidi="ar-SA"/>
        </w:rPr>
      </w:pPr>
    </w:p>
    <w:p w:rsidR="0048256E" w:rsidRPr="004615FC" w:rsidRDefault="0048256E" w:rsidP="0048256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une liste déroulante : </w:t>
      </w:r>
    </w:p>
    <w:p w:rsidR="0048256E" w:rsidRPr="004615FC" w:rsidRDefault="0048256E" w:rsidP="00357DCC">
      <w:pPr>
        <w:numPr>
          <w:ilvl w:val="0"/>
          <w:numId w:val="46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LIEU COMPENSATION (CLCMC).</w:t>
      </w:r>
    </w:p>
    <w:p w:rsidR="0048256E" w:rsidRPr="004615FC" w:rsidRDefault="0048256E" w:rsidP="0048256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La liste déroulante propose toutes les valeurs de la table ta_lieu de compensation_lmtay891 qui ne sont pas closes (lignes dont la DATE DE CLOTURE YDCLOT est </w:t>
      </w:r>
    </w:p>
    <w:p w:rsidR="0048256E" w:rsidRPr="004615FC" w:rsidRDefault="0048256E" w:rsidP="0048256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supérieure strictement à la date du jour), ainsi que la valeur déjà sélectionnée (si elle est close), accompagnées de leur libellé LLCMC</w:t>
      </w:r>
    </w:p>
    <w:p w:rsidR="0048256E" w:rsidRPr="004615FC" w:rsidRDefault="0048256E" w:rsidP="00357DCC">
      <w:pPr>
        <w:numPr>
          <w:ilvl w:val="0"/>
          <w:numId w:val="46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TERRITOR FICOBA (CTE).</w:t>
      </w:r>
    </w:p>
    <w:p w:rsidR="0048256E" w:rsidRPr="004615FC" w:rsidRDefault="0048256E" w:rsidP="0048256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La liste déroulante propose toutes les valeurs de la table ta_territorialite_ficoba_lmtay508 qui ne sont pas closes (lignes dont la DATE DE CLOTURE YDCLOT </w:t>
      </w:r>
    </w:p>
    <w:p w:rsidR="0048256E" w:rsidRPr="004615FC" w:rsidRDefault="0048256E" w:rsidP="0048256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est supérieure strictement à la date du jour), ainsi que la valeur déjà sélectionnée (si elle est close), accompagnées de leur libellé L3TE</w:t>
      </w:r>
    </w:p>
    <w:p w:rsidR="0048256E" w:rsidRPr="004615FC" w:rsidRDefault="0048256E" w:rsidP="00357DCC">
      <w:pPr>
        <w:numPr>
          <w:ilvl w:val="0"/>
          <w:numId w:val="46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TOP SIEGE RESEAU (TSIGRE).</w:t>
      </w:r>
    </w:p>
    <w:p w:rsidR="0048256E" w:rsidRPr="004615FC" w:rsidRDefault="0048256E" w:rsidP="0048256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La liste déroulante propose toutes les valeurs de la table ta_top_siege_reseau qui ne sont pas closes (lignes dont la DATE DE CLOTURE YDCLOT est supérieure </w:t>
      </w:r>
    </w:p>
    <w:p w:rsidR="0048256E" w:rsidRPr="004615FC" w:rsidRDefault="0048256E" w:rsidP="0048256E">
      <w:pPr>
        <w:rPr>
          <w:rFonts w:asciiTheme="minorHAnsi" w:hAnsiTheme="minorHAnsi" w:cstheme="minorHAnsi"/>
          <w:szCs w:val="24"/>
        </w:rPr>
      </w:pPr>
      <w:r w:rsidRPr="004615FC">
        <w:rPr>
          <w:rFonts w:asciiTheme="minorHAnsi" w:hAnsiTheme="minorHAnsi" w:cstheme="minorHAnsi"/>
          <w:szCs w:val="24"/>
          <w:lang w:eastAsia="fr-FR" w:bidi="ar-SA"/>
        </w:rPr>
        <w:t>strictement à la date du jour), ainsi que la valeur déjà sélectionnée (si elle est close), accompagnées de leur libellé LSIGRE</w:t>
      </w:r>
    </w:p>
    <w:p w:rsidR="008A6E6E" w:rsidRPr="004615FC" w:rsidRDefault="008A6E6E">
      <w:pPr>
        <w:rPr>
          <w:rFonts w:asciiTheme="minorHAnsi" w:hAnsiTheme="minorHAnsi" w:cstheme="minorHAnsi"/>
          <w:szCs w:val="24"/>
          <w:lang w:eastAsia="fr-FR" w:bidi="ar-SA"/>
        </w:rPr>
      </w:pPr>
      <w:r w:rsidRPr="004615FC">
        <w:rPr>
          <w:rFonts w:asciiTheme="minorHAnsi" w:hAnsiTheme="minorHAnsi" w:cstheme="minorHAnsi"/>
          <w:szCs w:val="24"/>
          <w:lang w:eastAsia="fr-FR" w:bidi="ar-SA"/>
        </w:rPr>
        <w:br w:type="page"/>
      </w:r>
    </w:p>
    <w:p w:rsidR="00F27337" w:rsidRPr="00BF16B6" w:rsidRDefault="005F3BA1" w:rsidP="00F27337">
      <w:pPr>
        <w:pStyle w:val="Titre3"/>
      </w:pPr>
      <w:bookmarkStart w:id="856" w:name="_Toc515444419"/>
      <w:r w:rsidRPr="00BF16B6">
        <w:t>ta_lieu_de_compensation_lmtay891</w:t>
      </w:r>
      <w:bookmarkEnd w:id="856"/>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lmtay891</w:instrText>
      </w:r>
      <w:r w:rsidR="005A639E">
        <w:instrText xml:space="preserve">" </w:instrText>
      </w:r>
      <w:r w:rsidR="005A639E">
        <w:rPr>
          <w:rFonts w:asciiTheme="minorHAnsi" w:hAnsiTheme="minorHAnsi" w:cstheme="minorHAnsi"/>
        </w:rPr>
        <w:fldChar w:fldCharType="end"/>
      </w:r>
    </w:p>
    <w:p w:rsidR="00F27337" w:rsidRPr="004615FC" w:rsidRDefault="00880A3B" w:rsidP="002704D6">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L</w:t>
      </w:r>
      <w:r w:rsidR="002830D6" w:rsidRPr="004615FC">
        <w:rPr>
          <w:rFonts w:asciiTheme="minorHAnsi" w:eastAsia="Times New Roman" w:hAnsiTheme="minorHAnsi" w:cstheme="minorHAnsi"/>
          <w:color w:val="000000"/>
          <w:szCs w:val="24"/>
          <w:lang w:eastAsia="fr-FR" w:bidi="ar-SA"/>
        </w:rPr>
        <w:t>iste des lieux de compensation (limitée aux besoins du réseau</w:t>
      </w:r>
      <w:r w:rsidR="00DA7C85" w:rsidRPr="004615FC">
        <w:rPr>
          <w:rFonts w:asciiTheme="minorHAnsi" w:eastAsia="Times New Roman" w:hAnsiTheme="minorHAnsi" w:cstheme="minorHAnsi"/>
          <w:color w:val="000000"/>
          <w:szCs w:val="24"/>
          <w:lang w:eastAsia="fr-FR" w:bidi="ar-SA"/>
        </w:rPr>
        <w:t xml:space="preserve"> CDC</w:t>
      </w:r>
      <w:r w:rsidR="002830D6" w:rsidRPr="004615FC">
        <w:rPr>
          <w:rFonts w:asciiTheme="minorHAnsi" w:eastAsia="Times New Roman" w:hAnsiTheme="minorHAnsi" w:cstheme="minorHAnsi"/>
          <w:color w:val="000000"/>
          <w:szCs w:val="24"/>
          <w:lang w:eastAsia="fr-FR" w:bidi="ar-SA"/>
        </w:rPr>
        <w:t>)</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92"/>
        <w:gridCol w:w="1035"/>
        <w:gridCol w:w="528"/>
        <w:gridCol w:w="901"/>
        <w:gridCol w:w="1077"/>
        <w:gridCol w:w="915"/>
        <w:gridCol w:w="2064"/>
      </w:tblGrid>
      <w:tr w:rsidR="002A151A" w:rsidRPr="002A151A" w:rsidTr="002A151A">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type longueur</w:t>
            </w:r>
          </w:p>
        </w:tc>
        <w:tc>
          <w:tcPr>
            <w:tcW w:w="1035" w:type="dxa"/>
            <w:tcBorders>
              <w:top w:val="single" w:sz="4" w:space="0" w:color="auto"/>
              <w:left w:val="nil"/>
              <w:bottom w:val="single" w:sz="4" w:space="0" w:color="auto"/>
              <w:right w:val="single" w:sz="4" w:space="0" w:color="auto"/>
            </w:tcBorders>
            <w:shd w:val="clear" w:color="000000" w:fill="C5D9F1"/>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saisi / alimenté</w:t>
            </w:r>
          </w:p>
        </w:tc>
        <w:tc>
          <w:tcPr>
            <w:tcW w:w="528" w:type="dxa"/>
            <w:tcBorders>
              <w:top w:val="single" w:sz="4" w:space="0" w:color="auto"/>
              <w:left w:val="nil"/>
              <w:bottom w:val="single" w:sz="4" w:space="0" w:color="auto"/>
              <w:right w:val="single" w:sz="4" w:space="0" w:color="auto"/>
            </w:tcBorders>
            <w:shd w:val="clear" w:color="000000" w:fill="C5D9F1"/>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clé</w:t>
            </w:r>
          </w:p>
        </w:tc>
        <w:tc>
          <w:tcPr>
            <w:tcW w:w="901" w:type="dxa"/>
            <w:tcBorders>
              <w:top w:val="single" w:sz="4" w:space="0" w:color="auto"/>
              <w:left w:val="nil"/>
              <w:bottom w:val="single" w:sz="4" w:space="0" w:color="auto"/>
              <w:right w:val="single" w:sz="4" w:space="0" w:color="auto"/>
            </w:tcBorders>
            <w:shd w:val="clear" w:color="000000" w:fill="C5D9F1"/>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table origine</w:t>
            </w:r>
          </w:p>
        </w:tc>
        <w:tc>
          <w:tcPr>
            <w:tcW w:w="1077" w:type="dxa"/>
            <w:tcBorders>
              <w:top w:val="single" w:sz="4" w:space="0" w:color="auto"/>
              <w:left w:val="nil"/>
              <w:bottom w:val="single" w:sz="4" w:space="0" w:color="auto"/>
              <w:right w:val="single" w:sz="4" w:space="0" w:color="auto"/>
            </w:tcBorders>
            <w:shd w:val="clear" w:color="000000" w:fill="C5D9F1"/>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cardinalité</w:t>
            </w:r>
          </w:p>
        </w:tc>
        <w:tc>
          <w:tcPr>
            <w:tcW w:w="2064" w:type="dxa"/>
            <w:tcBorders>
              <w:top w:val="single" w:sz="4" w:space="0" w:color="auto"/>
              <w:left w:val="nil"/>
              <w:bottom w:val="single" w:sz="4" w:space="0" w:color="auto"/>
              <w:right w:val="single" w:sz="4" w:space="0" w:color="auto"/>
            </w:tcBorders>
            <w:shd w:val="clear" w:color="000000" w:fill="C5D9F1"/>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définition</w:t>
            </w:r>
          </w:p>
        </w:tc>
      </w:tr>
      <w:tr w:rsidR="002A151A" w:rsidRPr="002A151A" w:rsidTr="002A151A">
        <w:trPr>
          <w:trHeight w:val="48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CODE COMPENSATION</w:t>
            </w:r>
          </w:p>
        </w:tc>
        <w:tc>
          <w:tcPr>
            <w:tcW w:w="876"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C0CMC</w:t>
            </w:r>
          </w:p>
        </w:tc>
        <w:tc>
          <w:tcPr>
            <w:tcW w:w="1392"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alphanumérique (3)</w:t>
            </w:r>
          </w:p>
        </w:tc>
        <w:tc>
          <w:tcPr>
            <w:tcW w:w="1035"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saisi</w:t>
            </w:r>
          </w:p>
        </w:tc>
        <w:tc>
          <w:tcPr>
            <w:tcW w:w="528"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901"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1077"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1</w:t>
            </w:r>
          </w:p>
        </w:tc>
        <w:tc>
          <w:tcPr>
            <w:tcW w:w="2064"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NOMENCLATURE DES types DE COMPENSATION DES CHËQUES</w:t>
            </w:r>
          </w:p>
        </w:tc>
      </w:tr>
      <w:tr w:rsidR="002A151A" w:rsidRPr="002A151A" w:rsidTr="002A151A">
        <w:trPr>
          <w:trHeight w:val="48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CODE LIEU COMPENSATION</w:t>
            </w:r>
          </w:p>
        </w:tc>
        <w:tc>
          <w:tcPr>
            <w:tcW w:w="876"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CLCMC</w:t>
            </w:r>
          </w:p>
        </w:tc>
        <w:tc>
          <w:tcPr>
            <w:tcW w:w="1392"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alphanumérique (5)</w:t>
            </w:r>
          </w:p>
        </w:tc>
        <w:tc>
          <w:tcPr>
            <w:tcW w:w="1035"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saisi</w:t>
            </w:r>
          </w:p>
        </w:tc>
        <w:tc>
          <w:tcPr>
            <w:tcW w:w="528"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clé</w:t>
            </w:r>
          </w:p>
        </w:tc>
        <w:tc>
          <w:tcPr>
            <w:tcW w:w="901"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1077"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1</w:t>
            </w:r>
          </w:p>
        </w:tc>
        <w:tc>
          <w:tcPr>
            <w:tcW w:w="2064"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NOMENCLATURE DES LIEUX DE COMPENSATION DES CHEQUES</w:t>
            </w:r>
          </w:p>
        </w:tc>
      </w:tr>
      <w:tr w:rsidR="002A151A" w:rsidRPr="002A151A" w:rsidTr="002A151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YDCLOT</w:t>
            </w:r>
          </w:p>
        </w:tc>
        <w:tc>
          <w:tcPr>
            <w:tcW w:w="1392"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date (AAAAJJMM)</w:t>
            </w:r>
          </w:p>
        </w:tc>
        <w:tc>
          <w:tcPr>
            <w:tcW w:w="1035"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calculé</w:t>
            </w:r>
          </w:p>
        </w:tc>
        <w:tc>
          <w:tcPr>
            <w:tcW w:w="528"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901"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1077"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1</w:t>
            </w:r>
          </w:p>
        </w:tc>
        <w:tc>
          <w:tcPr>
            <w:tcW w:w="2064"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xml:space="preserve">date de </w:t>
            </w:r>
            <w:r w:rsidR="000A6C3D" w:rsidRPr="002A151A">
              <w:rPr>
                <w:rFonts w:eastAsia="Times New Roman" w:cs="Calibri"/>
                <w:sz w:val="18"/>
                <w:szCs w:val="18"/>
                <w:lang w:eastAsia="fr-FR" w:bidi="ar-SA"/>
              </w:rPr>
              <w:t>clôture</w:t>
            </w:r>
            <w:r w:rsidRPr="002A151A">
              <w:rPr>
                <w:rFonts w:eastAsia="Times New Roman" w:cs="Calibri"/>
                <w:sz w:val="18"/>
                <w:szCs w:val="18"/>
                <w:lang w:eastAsia="fr-FR" w:bidi="ar-SA"/>
              </w:rPr>
              <w:t xml:space="preserve"> de l'enregistrement alimentée par défaut au 01/01/2076. cette date est modifiable</w:t>
            </w:r>
          </w:p>
        </w:tc>
      </w:tr>
      <w:tr w:rsidR="002A151A" w:rsidRPr="002A151A" w:rsidTr="002A151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date (AAAAJJMM)</w:t>
            </w:r>
          </w:p>
        </w:tc>
        <w:tc>
          <w:tcPr>
            <w:tcW w:w="1035"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calculé</w:t>
            </w:r>
          </w:p>
        </w:tc>
        <w:tc>
          <w:tcPr>
            <w:tcW w:w="528"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901"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1077"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1</w:t>
            </w:r>
          </w:p>
        </w:tc>
        <w:tc>
          <w:tcPr>
            <w:tcW w:w="2064"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xml:space="preserve">date de création de l'enregistrement. Alimenté par le </w:t>
            </w:r>
            <w:r w:rsidR="000A6C3D" w:rsidRPr="002A151A">
              <w:rPr>
                <w:rFonts w:eastAsia="Times New Roman" w:cs="Calibri"/>
                <w:sz w:val="18"/>
                <w:szCs w:val="18"/>
                <w:lang w:eastAsia="fr-FR" w:bidi="ar-SA"/>
              </w:rPr>
              <w:t>système</w:t>
            </w:r>
            <w:r w:rsidRPr="002A151A">
              <w:rPr>
                <w:rFonts w:eastAsia="Times New Roman" w:cs="Calibri"/>
                <w:sz w:val="18"/>
                <w:szCs w:val="18"/>
                <w:lang w:eastAsia="fr-FR" w:bidi="ar-SA"/>
              </w:rPr>
              <w:t xml:space="preserve"> A la date du jour de création. Non modifiable</w:t>
            </w:r>
          </w:p>
        </w:tc>
      </w:tr>
      <w:tr w:rsidR="002A151A" w:rsidRPr="002A151A" w:rsidTr="002A151A">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YDDMAJ</w:t>
            </w:r>
          </w:p>
        </w:tc>
        <w:tc>
          <w:tcPr>
            <w:tcW w:w="1392"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date (AAAAJJMM)</w:t>
            </w:r>
          </w:p>
        </w:tc>
        <w:tc>
          <w:tcPr>
            <w:tcW w:w="1035"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calculé</w:t>
            </w:r>
          </w:p>
        </w:tc>
        <w:tc>
          <w:tcPr>
            <w:tcW w:w="528"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901"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1077"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1</w:t>
            </w:r>
          </w:p>
        </w:tc>
        <w:tc>
          <w:tcPr>
            <w:tcW w:w="2064"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date de la dernière mise A jour de l'enregistrement. Date alimentée par le système Non modifiable</w:t>
            </w:r>
          </w:p>
        </w:tc>
      </w:tr>
      <w:tr w:rsidR="002A151A" w:rsidRPr="002A151A" w:rsidTr="002A151A">
        <w:trPr>
          <w:trHeight w:val="48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LIB. LIEU COMPENSATION</w:t>
            </w:r>
          </w:p>
        </w:tc>
        <w:tc>
          <w:tcPr>
            <w:tcW w:w="876"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LLCMC</w:t>
            </w:r>
          </w:p>
        </w:tc>
        <w:tc>
          <w:tcPr>
            <w:tcW w:w="1392"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alphanumérique (20)</w:t>
            </w:r>
          </w:p>
        </w:tc>
        <w:tc>
          <w:tcPr>
            <w:tcW w:w="1035"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saisi</w:t>
            </w:r>
          </w:p>
        </w:tc>
        <w:tc>
          <w:tcPr>
            <w:tcW w:w="528"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901"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1077"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1</w:t>
            </w:r>
          </w:p>
        </w:tc>
        <w:tc>
          <w:tcPr>
            <w:tcW w:w="2064"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libellé</w:t>
            </w:r>
          </w:p>
        </w:tc>
      </w:tr>
      <w:tr w:rsidR="002A151A" w:rsidRPr="002A151A" w:rsidTr="002A151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2A151A" w:rsidRPr="002A151A" w:rsidRDefault="002A151A" w:rsidP="002A151A">
            <w:pPr>
              <w:jc w:val="center"/>
              <w:rPr>
                <w:rFonts w:ascii="Segoe UI" w:eastAsia="Times New Roman" w:hAnsi="Segoe UI" w:cs="Segoe UI"/>
                <w:sz w:val="18"/>
                <w:szCs w:val="18"/>
                <w:lang w:eastAsia="fr-FR" w:bidi="ar-SA"/>
              </w:rPr>
            </w:pPr>
            <w:r w:rsidRPr="002A151A">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alphanumérique (varchar255)</w:t>
            </w:r>
          </w:p>
        </w:tc>
        <w:tc>
          <w:tcPr>
            <w:tcW w:w="1035"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calculé , non modifiable</w:t>
            </w:r>
          </w:p>
        </w:tc>
        <w:tc>
          <w:tcPr>
            <w:tcW w:w="528"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901"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 </w:t>
            </w:r>
          </w:p>
        </w:tc>
        <w:tc>
          <w:tcPr>
            <w:tcW w:w="1077"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ascii="Arial" w:eastAsia="Times New Roman" w:hAnsi="Arial"/>
                <w:sz w:val="18"/>
                <w:szCs w:val="18"/>
                <w:lang w:eastAsia="fr-FR" w:bidi="ar-SA"/>
              </w:rPr>
            </w:pPr>
            <w:r w:rsidRPr="002A151A">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8"/>
                <w:szCs w:val="18"/>
                <w:lang w:eastAsia="fr-FR" w:bidi="ar-SA"/>
              </w:rPr>
            </w:pPr>
            <w:r w:rsidRPr="002A151A">
              <w:rPr>
                <w:rFonts w:eastAsia="Times New Roman" w:cs="Calibri"/>
                <w:sz w:val="18"/>
                <w:szCs w:val="18"/>
                <w:lang w:eastAsia="fr-FR" w:bidi="ar-SA"/>
              </w:rPr>
              <w:t>1</w:t>
            </w:r>
          </w:p>
        </w:tc>
        <w:tc>
          <w:tcPr>
            <w:tcW w:w="2064" w:type="dxa"/>
            <w:tcBorders>
              <w:top w:val="nil"/>
              <w:left w:val="nil"/>
              <w:bottom w:val="single" w:sz="4" w:space="0" w:color="auto"/>
              <w:right w:val="single" w:sz="4" w:space="0" w:color="auto"/>
            </w:tcBorders>
            <w:shd w:val="clear" w:color="auto" w:fill="auto"/>
            <w:vAlign w:val="center"/>
            <w:hideMark/>
          </w:tcPr>
          <w:p w:rsidR="002A151A" w:rsidRPr="002A151A" w:rsidRDefault="002A151A" w:rsidP="002A151A">
            <w:pPr>
              <w:jc w:val="center"/>
              <w:rPr>
                <w:rFonts w:eastAsia="Times New Roman" w:cs="Calibri"/>
                <w:sz w:val="16"/>
                <w:szCs w:val="16"/>
                <w:lang w:eastAsia="fr-FR" w:bidi="ar-SA"/>
              </w:rPr>
            </w:pPr>
            <w:r w:rsidRPr="002A151A">
              <w:rPr>
                <w:rFonts w:eastAsia="Times New Roman" w:cs="Calibri"/>
                <w:sz w:val="16"/>
                <w:szCs w:val="16"/>
                <w:lang w:eastAsia="fr-FR" w:bidi="ar-SA"/>
              </w:rPr>
              <w:t xml:space="preserve">User ayant </w:t>
            </w:r>
            <w:r w:rsidR="000A6C3D" w:rsidRPr="002A151A">
              <w:rPr>
                <w:rFonts w:eastAsia="Times New Roman" w:cs="Calibri"/>
                <w:sz w:val="16"/>
                <w:szCs w:val="16"/>
                <w:lang w:eastAsia="fr-FR" w:bidi="ar-SA"/>
              </w:rPr>
              <w:t>effectué</w:t>
            </w:r>
            <w:r w:rsidRPr="002A151A">
              <w:rPr>
                <w:rFonts w:eastAsia="Times New Roman" w:cs="Calibri"/>
                <w:sz w:val="16"/>
                <w:szCs w:val="16"/>
                <w:lang w:eastAsia="fr-FR" w:bidi="ar-SA"/>
              </w:rPr>
              <w:t xml:space="preserve"> la dernière mise à jour  de l'enregistrement</w:t>
            </w:r>
          </w:p>
        </w:tc>
      </w:tr>
    </w:tbl>
    <w:p w:rsidR="005F3BA1" w:rsidRPr="004615FC" w:rsidRDefault="005F3BA1" w:rsidP="002704D6">
      <w:pPr>
        <w:rPr>
          <w:rFonts w:asciiTheme="minorHAnsi" w:hAnsiTheme="minorHAnsi" w:cstheme="minorHAnsi"/>
          <w:szCs w:val="24"/>
          <w:lang w:eastAsia="fr-FR" w:bidi="ar-SA"/>
        </w:rPr>
      </w:pPr>
    </w:p>
    <w:p w:rsidR="005F3BA1" w:rsidRDefault="005F3BA1" w:rsidP="005F3BA1">
      <w:pPr>
        <w:pStyle w:val="Titre4"/>
        <w:rPr>
          <w:rFonts w:asciiTheme="minorHAnsi" w:hAnsiTheme="minorHAnsi" w:cstheme="minorHAnsi"/>
        </w:rPr>
      </w:pPr>
      <w:r w:rsidRPr="005F3BA1">
        <w:rPr>
          <w:rFonts w:asciiTheme="minorHAnsi" w:hAnsiTheme="minorHAnsi" w:cstheme="minorHAnsi"/>
        </w:rPr>
        <w:t>Création : renseignement des données de ta_lieu_de_compensation_lmtay891</w:t>
      </w:r>
    </w:p>
    <w:p w:rsidR="005F3BA1" w:rsidRPr="004615FC" w:rsidRDefault="005F3BA1" w:rsidP="005F3BA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5F3BA1" w:rsidRPr="004615FC" w:rsidRDefault="005F3BA1" w:rsidP="00357DCC">
      <w:pPr>
        <w:numPr>
          <w:ilvl w:val="0"/>
          <w:numId w:val="69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LIEU COMPENSATION (CLCMC)</w:t>
      </w:r>
    </w:p>
    <w:p w:rsidR="005F3BA1" w:rsidRPr="004615FC" w:rsidRDefault="005F3BA1" w:rsidP="00357DCC">
      <w:pPr>
        <w:numPr>
          <w:ilvl w:val="0"/>
          <w:numId w:val="69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 LIEU COMPENSATION (LLCMC)</w:t>
      </w:r>
    </w:p>
    <w:p w:rsidR="005F3BA1" w:rsidRPr="004615FC" w:rsidRDefault="005F3BA1" w:rsidP="00357DCC">
      <w:pPr>
        <w:numPr>
          <w:ilvl w:val="0"/>
          <w:numId w:val="69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COMPENSATION (C0CMC)</w:t>
      </w:r>
    </w:p>
    <w:p w:rsidR="005F3BA1" w:rsidRPr="004615FC" w:rsidRDefault="005F3BA1" w:rsidP="005F3BA1">
      <w:pPr>
        <w:autoSpaceDE w:val="0"/>
        <w:autoSpaceDN w:val="0"/>
        <w:adjustRightInd w:val="0"/>
        <w:rPr>
          <w:rFonts w:asciiTheme="minorHAnsi" w:hAnsiTheme="minorHAnsi" w:cstheme="minorHAnsi"/>
          <w:szCs w:val="24"/>
          <w:lang w:eastAsia="fr-FR" w:bidi="ar-SA"/>
        </w:rPr>
      </w:pPr>
    </w:p>
    <w:p w:rsidR="005F3BA1" w:rsidRPr="004615FC" w:rsidRDefault="005F3BA1" w:rsidP="005F3BA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5F3BA1" w:rsidRPr="004615FC" w:rsidRDefault="005F3BA1" w:rsidP="00357DCC">
      <w:pPr>
        <w:numPr>
          <w:ilvl w:val="0"/>
          <w:numId w:val="69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5F3BA1" w:rsidRPr="004615FC" w:rsidRDefault="005F3BA1" w:rsidP="002704D6">
      <w:pPr>
        <w:rPr>
          <w:rFonts w:asciiTheme="minorHAnsi" w:hAnsiTheme="minorHAnsi" w:cstheme="minorHAnsi"/>
          <w:szCs w:val="24"/>
          <w:lang w:eastAsia="fr-FR" w:bidi="ar-SA"/>
        </w:rPr>
      </w:pPr>
    </w:p>
    <w:p w:rsidR="00476F29" w:rsidRDefault="00476F29" w:rsidP="00476F29">
      <w:pPr>
        <w:pStyle w:val="Titre4"/>
        <w:rPr>
          <w:rFonts w:asciiTheme="minorHAnsi" w:hAnsiTheme="minorHAnsi" w:cstheme="minorHAnsi"/>
        </w:rPr>
      </w:pPr>
      <w:r w:rsidRPr="00476F29">
        <w:rPr>
          <w:rFonts w:asciiTheme="minorHAnsi" w:hAnsiTheme="minorHAnsi" w:cstheme="minorHAnsi"/>
        </w:rPr>
        <w:t>Création : contrôle des données de ta_lieu_de_compensation_lmtay891</w:t>
      </w:r>
    </w:p>
    <w:p w:rsidR="00476F29" w:rsidRPr="004615FC" w:rsidRDefault="00476F29" w:rsidP="00476F29">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476F29" w:rsidRPr="004615FC" w:rsidRDefault="00476F29" w:rsidP="00357DCC">
      <w:pPr>
        <w:numPr>
          <w:ilvl w:val="0"/>
          <w:numId w:val="59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LIEU COMPENSATION (CLCMC)</w:t>
      </w:r>
    </w:p>
    <w:p w:rsidR="00476F29" w:rsidRPr="004615FC" w:rsidRDefault="00476F29" w:rsidP="00357DCC">
      <w:pPr>
        <w:numPr>
          <w:ilvl w:val="0"/>
          <w:numId w:val="59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 LIEU COMPENSATION (LLCMC)</w:t>
      </w:r>
    </w:p>
    <w:p w:rsidR="00476F29" w:rsidRPr="004615FC" w:rsidRDefault="00476F29" w:rsidP="00357DCC">
      <w:pPr>
        <w:numPr>
          <w:ilvl w:val="0"/>
          <w:numId w:val="59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COMPENSATION (C0CMC)</w:t>
      </w:r>
    </w:p>
    <w:p w:rsidR="00476F29" w:rsidRPr="004615FC" w:rsidRDefault="00476F29" w:rsidP="00476F29">
      <w:pPr>
        <w:autoSpaceDE w:val="0"/>
        <w:autoSpaceDN w:val="0"/>
        <w:adjustRightInd w:val="0"/>
        <w:rPr>
          <w:rFonts w:asciiTheme="minorHAnsi" w:hAnsiTheme="minorHAnsi" w:cstheme="minorHAnsi"/>
          <w:szCs w:val="24"/>
          <w:lang w:eastAsia="fr-FR" w:bidi="ar-SA"/>
        </w:rPr>
      </w:pPr>
    </w:p>
    <w:p w:rsidR="00170E3B" w:rsidRPr="004615FC" w:rsidRDefault="00170E3B" w:rsidP="00170E3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Contrôles de longueur maximale : </w:t>
      </w:r>
    </w:p>
    <w:p w:rsidR="00170E3B" w:rsidRPr="004615FC" w:rsidRDefault="00170E3B" w:rsidP="00357DCC">
      <w:pPr>
        <w:numPr>
          <w:ilvl w:val="0"/>
          <w:numId w:val="778"/>
        </w:numPr>
        <w:autoSpaceDE w:val="0"/>
        <w:autoSpaceDN w:val="0"/>
        <w:adjustRightInd w:val="0"/>
        <w:spacing w:after="1"/>
        <w:ind w:left="432" w:hanging="432"/>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LIEU COMPENSATION (CLCMC) : 5 caractères</w:t>
      </w:r>
    </w:p>
    <w:p w:rsidR="00170E3B" w:rsidRPr="004615FC" w:rsidRDefault="00170E3B" w:rsidP="00357DCC">
      <w:pPr>
        <w:numPr>
          <w:ilvl w:val="0"/>
          <w:numId w:val="778"/>
        </w:numPr>
        <w:autoSpaceDE w:val="0"/>
        <w:autoSpaceDN w:val="0"/>
        <w:adjustRightInd w:val="0"/>
        <w:ind w:left="432" w:hanging="432"/>
        <w:rPr>
          <w:rFonts w:asciiTheme="minorHAnsi" w:hAnsiTheme="minorHAnsi" w:cstheme="minorHAnsi"/>
          <w:szCs w:val="24"/>
          <w:lang w:eastAsia="fr-FR" w:bidi="ar-SA"/>
        </w:rPr>
      </w:pPr>
      <w:r w:rsidRPr="004615FC">
        <w:rPr>
          <w:rFonts w:asciiTheme="minorHAnsi" w:hAnsiTheme="minorHAnsi" w:cstheme="minorHAnsi"/>
          <w:szCs w:val="24"/>
          <w:lang w:eastAsia="fr-FR" w:bidi="ar-SA"/>
        </w:rPr>
        <w:t>LIB. LIEU COMPENSATION (LLCMC) : 20 caractères</w:t>
      </w:r>
    </w:p>
    <w:p w:rsidR="00170E3B" w:rsidRPr="004615FC" w:rsidRDefault="00170E3B" w:rsidP="00357DCC">
      <w:pPr>
        <w:numPr>
          <w:ilvl w:val="0"/>
          <w:numId w:val="778"/>
        </w:numPr>
        <w:autoSpaceDE w:val="0"/>
        <w:autoSpaceDN w:val="0"/>
        <w:adjustRightInd w:val="0"/>
        <w:ind w:left="432" w:hanging="432"/>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COMPENSATION (C0CMC) : 3 caractères</w:t>
      </w:r>
    </w:p>
    <w:p w:rsidR="00170E3B" w:rsidRPr="004615FC" w:rsidRDefault="00170E3B" w:rsidP="00170E3B">
      <w:pPr>
        <w:autoSpaceDE w:val="0"/>
        <w:autoSpaceDN w:val="0"/>
        <w:adjustRightInd w:val="0"/>
        <w:rPr>
          <w:rFonts w:asciiTheme="minorHAnsi" w:hAnsiTheme="minorHAnsi" w:cstheme="minorHAnsi"/>
          <w:szCs w:val="24"/>
          <w:lang w:eastAsia="fr-FR" w:bidi="ar-SA"/>
        </w:rPr>
      </w:pPr>
    </w:p>
    <w:p w:rsidR="00170E3B" w:rsidRPr="004615FC" w:rsidRDefault="00170E3B" w:rsidP="00170E3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(ne concerne que les champs de saisie. Les dates et les listes déroulantes sont exclues de ces contrôles) :</w:t>
      </w:r>
    </w:p>
    <w:p w:rsidR="00170E3B" w:rsidRPr="004615FC" w:rsidRDefault="00170E3B" w:rsidP="00170E3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autorisés pour le champ de saisie :</w:t>
      </w:r>
    </w:p>
    <w:p w:rsidR="00170E3B" w:rsidRPr="004615FC" w:rsidRDefault="00170E3B" w:rsidP="00357DCC">
      <w:pPr>
        <w:numPr>
          <w:ilvl w:val="0"/>
          <w:numId w:val="779"/>
        </w:numPr>
        <w:autoSpaceDE w:val="0"/>
        <w:autoSpaceDN w:val="0"/>
        <w:adjustRightInd w:val="0"/>
        <w:spacing w:after="1"/>
        <w:ind w:left="432" w:hanging="432"/>
        <w:rPr>
          <w:rFonts w:asciiTheme="minorHAnsi" w:hAnsiTheme="minorHAnsi" w:cstheme="minorHAnsi"/>
          <w:szCs w:val="24"/>
          <w:lang w:eastAsia="fr-FR" w:bidi="ar-SA"/>
        </w:rPr>
      </w:pPr>
      <w:r w:rsidRPr="004615FC">
        <w:rPr>
          <w:rFonts w:asciiTheme="minorHAnsi" w:hAnsiTheme="minorHAnsi" w:cstheme="minorHAnsi"/>
          <w:szCs w:val="24"/>
          <w:lang w:eastAsia="fr-FR" w:bidi="ar-SA"/>
        </w:rPr>
        <w:t>LIB. LIEU COMPENSATION (LLCMC)</w:t>
      </w:r>
    </w:p>
    <w:p w:rsidR="00170E3B" w:rsidRPr="004615FC" w:rsidRDefault="00170E3B" w:rsidP="00170E3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sont : </w:t>
      </w:r>
    </w:p>
    <w:p w:rsidR="00170E3B" w:rsidRPr="004615FC" w:rsidRDefault="00170E3B" w:rsidP="00170E3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170E3B" w:rsidRPr="004615FC" w:rsidRDefault="00170E3B" w:rsidP="00170E3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170E3B" w:rsidRPr="004615FC" w:rsidRDefault="00170E3B" w:rsidP="00170E3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170E3B" w:rsidRPr="004615FC" w:rsidRDefault="00170E3B" w:rsidP="00170E3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170E3B" w:rsidRPr="004615FC" w:rsidRDefault="00170E3B" w:rsidP="00170E3B">
      <w:pPr>
        <w:autoSpaceDE w:val="0"/>
        <w:autoSpaceDN w:val="0"/>
        <w:adjustRightInd w:val="0"/>
        <w:rPr>
          <w:rFonts w:asciiTheme="minorHAnsi" w:hAnsiTheme="minorHAnsi" w:cstheme="minorHAnsi"/>
          <w:szCs w:val="24"/>
          <w:lang w:eastAsia="fr-FR" w:bidi="ar-SA"/>
        </w:rPr>
      </w:pPr>
    </w:p>
    <w:p w:rsidR="00170E3B" w:rsidRPr="004615FC" w:rsidRDefault="00170E3B" w:rsidP="00170E3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autorisés pour les champs de saisie :</w:t>
      </w:r>
    </w:p>
    <w:p w:rsidR="00170E3B" w:rsidRPr="004615FC" w:rsidRDefault="00170E3B" w:rsidP="00357DCC">
      <w:pPr>
        <w:numPr>
          <w:ilvl w:val="0"/>
          <w:numId w:val="780"/>
        </w:numPr>
        <w:autoSpaceDE w:val="0"/>
        <w:autoSpaceDN w:val="0"/>
        <w:adjustRightInd w:val="0"/>
        <w:spacing w:after="1"/>
        <w:ind w:left="432" w:hanging="432"/>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LIEU COMPENSATION (CLCMC)</w:t>
      </w:r>
    </w:p>
    <w:p w:rsidR="00170E3B" w:rsidRPr="004615FC" w:rsidRDefault="00170E3B" w:rsidP="00357DCC">
      <w:pPr>
        <w:numPr>
          <w:ilvl w:val="0"/>
          <w:numId w:val="780"/>
        </w:numPr>
        <w:autoSpaceDE w:val="0"/>
        <w:autoSpaceDN w:val="0"/>
        <w:adjustRightInd w:val="0"/>
        <w:ind w:left="432" w:hanging="432"/>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COMPENSATION (C0CMC)</w:t>
      </w:r>
    </w:p>
    <w:p w:rsidR="00476F29" w:rsidRPr="004615FC" w:rsidRDefault="00170E3B" w:rsidP="00170E3B">
      <w:pPr>
        <w:rPr>
          <w:rFonts w:asciiTheme="minorHAnsi" w:hAnsiTheme="minorHAnsi" w:cstheme="minorHAnsi"/>
          <w:szCs w:val="24"/>
          <w:lang w:eastAsia="fr-FR" w:bidi="ar-SA"/>
        </w:rPr>
      </w:pPr>
      <w:r w:rsidRPr="004615FC">
        <w:rPr>
          <w:rFonts w:asciiTheme="minorHAnsi" w:hAnsiTheme="minorHAnsi" w:cstheme="minorHAnsi"/>
          <w:szCs w:val="24"/>
          <w:lang w:eastAsia="fr-FR" w:bidi="ar-SA"/>
        </w:rPr>
        <w:t>sont les chiffres 0-9</w:t>
      </w:r>
    </w:p>
    <w:p w:rsidR="00476F29" w:rsidRDefault="00DC7DB9" w:rsidP="00DC7DB9">
      <w:pPr>
        <w:pStyle w:val="Titre4"/>
        <w:rPr>
          <w:rFonts w:asciiTheme="minorHAnsi" w:hAnsiTheme="minorHAnsi" w:cstheme="minorHAnsi"/>
        </w:rPr>
      </w:pPr>
      <w:r w:rsidRPr="00DC7DB9">
        <w:rPr>
          <w:rFonts w:asciiTheme="minorHAnsi" w:hAnsiTheme="minorHAnsi" w:cstheme="minorHAnsi"/>
        </w:rPr>
        <w:t>Modification : contrôle des données de ta_lieu_de_compensation_lmtay891</w:t>
      </w:r>
    </w:p>
    <w:p w:rsidR="00DC7DB9" w:rsidRPr="004615FC" w:rsidRDefault="00DC7DB9" w:rsidP="00DC7DB9">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DC7DB9" w:rsidRPr="004615FC" w:rsidRDefault="00DC7DB9" w:rsidP="00357DCC">
      <w:pPr>
        <w:numPr>
          <w:ilvl w:val="0"/>
          <w:numId w:val="65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 LIEU COMPENSATION (LLCMC)</w:t>
      </w:r>
    </w:p>
    <w:p w:rsidR="00DC7DB9" w:rsidRPr="004615FC" w:rsidRDefault="00DC7DB9" w:rsidP="00357DCC">
      <w:pPr>
        <w:numPr>
          <w:ilvl w:val="0"/>
          <w:numId w:val="65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COMPENSATION (C0CMC)</w:t>
      </w:r>
    </w:p>
    <w:p w:rsidR="00DC7DB9" w:rsidRPr="004615FC" w:rsidRDefault="00DC7DB9" w:rsidP="00DC7DB9">
      <w:pPr>
        <w:autoSpaceDE w:val="0"/>
        <w:autoSpaceDN w:val="0"/>
        <w:adjustRightInd w:val="0"/>
        <w:rPr>
          <w:rFonts w:asciiTheme="minorHAnsi" w:hAnsiTheme="minorHAnsi" w:cstheme="minorHAnsi"/>
          <w:szCs w:val="24"/>
          <w:lang w:eastAsia="fr-FR" w:bidi="ar-SA"/>
        </w:rPr>
      </w:pPr>
    </w:p>
    <w:p w:rsidR="00DC7DB9" w:rsidRPr="004615FC" w:rsidRDefault="00DC7DB9" w:rsidP="00DC7DB9">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DC7DB9" w:rsidRPr="004615FC" w:rsidRDefault="00DC7DB9" w:rsidP="00357DCC">
      <w:pPr>
        <w:numPr>
          <w:ilvl w:val="0"/>
          <w:numId w:val="65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DC7DB9" w:rsidRPr="004615FC" w:rsidRDefault="00DC7DB9" w:rsidP="00DC7DB9">
      <w:pPr>
        <w:rPr>
          <w:rFonts w:asciiTheme="minorHAnsi" w:hAnsiTheme="minorHAnsi" w:cstheme="minorHAnsi"/>
          <w:szCs w:val="24"/>
        </w:rPr>
      </w:pPr>
    </w:p>
    <w:p w:rsidR="00CA7ACC" w:rsidRDefault="00CA7ACC" w:rsidP="00CA7ACC">
      <w:pPr>
        <w:pStyle w:val="Titre4"/>
        <w:rPr>
          <w:rFonts w:asciiTheme="minorHAnsi" w:hAnsiTheme="minorHAnsi" w:cstheme="minorHAnsi"/>
        </w:rPr>
      </w:pPr>
      <w:r w:rsidRPr="00CA7ACC">
        <w:rPr>
          <w:rFonts w:asciiTheme="minorHAnsi" w:hAnsiTheme="minorHAnsi" w:cstheme="minorHAnsi"/>
        </w:rPr>
        <w:t>Modification : renseignement des données de ta_lieu_de_compensation_lmtay891</w:t>
      </w:r>
    </w:p>
    <w:p w:rsidR="00CA7ACC" w:rsidRPr="004615FC" w:rsidRDefault="00CA7ACC" w:rsidP="00CA7ACC">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CA7ACC" w:rsidRPr="004615FC" w:rsidRDefault="00CA7ACC" w:rsidP="00357DCC">
      <w:pPr>
        <w:numPr>
          <w:ilvl w:val="0"/>
          <w:numId w:val="49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 LIEU COMPENSATION (LLCMC)</w:t>
      </w:r>
    </w:p>
    <w:p w:rsidR="00CA7ACC" w:rsidRPr="004615FC" w:rsidRDefault="00CA7ACC" w:rsidP="00357DCC">
      <w:pPr>
        <w:numPr>
          <w:ilvl w:val="0"/>
          <w:numId w:val="493"/>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COMPENSATION (C0CMC)</w:t>
      </w:r>
    </w:p>
    <w:p w:rsidR="00CA7ACC" w:rsidRPr="004615FC" w:rsidRDefault="00CA7ACC" w:rsidP="00CA7ACC">
      <w:pPr>
        <w:autoSpaceDE w:val="0"/>
        <w:autoSpaceDN w:val="0"/>
        <w:adjustRightInd w:val="0"/>
        <w:rPr>
          <w:rFonts w:asciiTheme="minorHAnsi" w:hAnsiTheme="minorHAnsi" w:cstheme="minorHAnsi"/>
          <w:szCs w:val="24"/>
          <w:lang w:eastAsia="fr-FR" w:bidi="ar-SA"/>
        </w:rPr>
      </w:pPr>
    </w:p>
    <w:p w:rsidR="00CA7ACC" w:rsidRPr="004615FC" w:rsidRDefault="00CA7ACC" w:rsidP="00CA7ACC">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CA7ACC" w:rsidRPr="004615FC" w:rsidRDefault="00CA7ACC" w:rsidP="00357DCC">
      <w:pPr>
        <w:numPr>
          <w:ilvl w:val="0"/>
          <w:numId w:val="49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CA7ACC" w:rsidRPr="004615FC" w:rsidRDefault="00CA7ACC" w:rsidP="00CA7ACC">
      <w:pPr>
        <w:rPr>
          <w:rFonts w:asciiTheme="minorHAnsi" w:hAnsiTheme="minorHAnsi" w:cstheme="minorHAnsi"/>
          <w:szCs w:val="24"/>
        </w:rPr>
      </w:pPr>
    </w:p>
    <w:p w:rsidR="008A6E6E" w:rsidRPr="004615FC" w:rsidRDefault="008A6E6E">
      <w:pPr>
        <w:rPr>
          <w:rFonts w:asciiTheme="minorHAnsi" w:hAnsiTheme="minorHAnsi" w:cstheme="minorHAnsi"/>
          <w:szCs w:val="24"/>
          <w:lang w:eastAsia="fr-FR" w:bidi="ar-SA"/>
        </w:rPr>
      </w:pPr>
      <w:r w:rsidRPr="004615FC">
        <w:rPr>
          <w:rFonts w:asciiTheme="minorHAnsi" w:hAnsiTheme="minorHAnsi" w:cstheme="minorHAnsi"/>
          <w:szCs w:val="24"/>
          <w:lang w:eastAsia="fr-FR" w:bidi="ar-SA"/>
        </w:rPr>
        <w:br w:type="page"/>
      </w:r>
    </w:p>
    <w:p w:rsidR="00F27337" w:rsidRPr="004E2387" w:rsidRDefault="000F54EE" w:rsidP="00BF16B6">
      <w:pPr>
        <w:pStyle w:val="Titre3"/>
      </w:pPr>
      <w:bookmarkStart w:id="857" w:name="_Toc515444420"/>
      <w:r>
        <w:t>ta_code_postal</w:t>
      </w:r>
      <w:r>
        <w:fldChar w:fldCharType="begin"/>
      </w:r>
      <w:r>
        <w:instrText xml:space="preserve"> XE "</w:instrText>
      </w:r>
      <w:r w:rsidRPr="007E2871">
        <w:instrText>ta_code_postal</w:instrText>
      </w:r>
      <w:r>
        <w:instrText xml:space="preserve">" </w:instrText>
      </w:r>
      <w:r>
        <w:fldChar w:fldCharType="end"/>
      </w:r>
      <w:r>
        <w:t xml:space="preserve"> </w:t>
      </w:r>
      <w:r w:rsidR="00A124A8">
        <w:t>(</w:t>
      </w:r>
      <w:r w:rsidR="000A6C3D">
        <w:t>à</w:t>
      </w:r>
      <w:r w:rsidR="00A124A8">
        <w:t xml:space="preserve"> revoir et </w:t>
      </w:r>
      <w:r w:rsidR="000A6C3D">
        <w:t>compléter</w:t>
      </w:r>
      <w:r w:rsidR="00A124A8">
        <w:t>)</w:t>
      </w:r>
      <w:bookmarkEnd w:id="857"/>
    </w:p>
    <w:p w:rsidR="00F27337" w:rsidRPr="004615FC" w:rsidRDefault="00880A3B" w:rsidP="002704D6">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C</w:t>
      </w:r>
      <w:r w:rsidR="007F66AC" w:rsidRPr="004615FC">
        <w:rPr>
          <w:rFonts w:asciiTheme="minorHAnsi" w:eastAsia="Times New Roman" w:hAnsiTheme="minorHAnsi" w:cstheme="minorHAnsi"/>
          <w:color w:val="000000"/>
          <w:szCs w:val="24"/>
          <w:lang w:eastAsia="fr-FR" w:bidi="ar-SA"/>
        </w:rPr>
        <w:t xml:space="preserve">odes postaux </w:t>
      </w:r>
      <w:r w:rsidR="00DA7C85" w:rsidRPr="004615FC">
        <w:rPr>
          <w:rFonts w:asciiTheme="minorHAnsi" w:eastAsia="Times New Roman" w:hAnsiTheme="minorHAnsi" w:cstheme="minorHAnsi"/>
          <w:color w:val="000000"/>
          <w:szCs w:val="24"/>
          <w:lang w:eastAsia="fr-FR" w:bidi="ar-SA"/>
        </w:rPr>
        <w:t>géographique et CEDEX utilisés par La Poste. (pour la France métropolitaine, l</w:t>
      </w:r>
      <w:r w:rsidR="007F66AC" w:rsidRPr="004615FC">
        <w:rPr>
          <w:rFonts w:asciiTheme="minorHAnsi" w:eastAsia="Times New Roman" w:hAnsiTheme="minorHAnsi" w:cstheme="minorHAnsi"/>
          <w:color w:val="000000"/>
          <w:szCs w:val="24"/>
          <w:lang w:eastAsia="fr-FR" w:bidi="ar-SA"/>
        </w:rPr>
        <w:t>es départements</w:t>
      </w:r>
      <w:r w:rsidR="00DA7C85" w:rsidRPr="004615FC">
        <w:rPr>
          <w:rFonts w:asciiTheme="minorHAnsi" w:eastAsia="Times New Roman" w:hAnsiTheme="minorHAnsi" w:cstheme="minorHAnsi"/>
          <w:color w:val="000000"/>
          <w:szCs w:val="24"/>
          <w:lang w:eastAsia="fr-FR" w:bidi="ar-SA"/>
        </w:rPr>
        <w:t xml:space="preserve"> et collectivités</w:t>
      </w:r>
      <w:r w:rsidR="007F66AC" w:rsidRPr="004615FC">
        <w:rPr>
          <w:rFonts w:asciiTheme="minorHAnsi" w:eastAsia="Times New Roman" w:hAnsiTheme="minorHAnsi" w:cstheme="minorHAnsi"/>
          <w:color w:val="000000"/>
          <w:szCs w:val="24"/>
          <w:lang w:eastAsia="fr-FR" w:bidi="ar-SA"/>
        </w:rPr>
        <w:t xml:space="preserve"> d'outre-mer</w:t>
      </w:r>
      <w:r w:rsidR="00DA7C85" w:rsidRPr="004615FC">
        <w:rPr>
          <w:rFonts w:asciiTheme="minorHAnsi" w:eastAsia="Times New Roman" w:hAnsiTheme="minorHAnsi" w:cstheme="minorHAnsi"/>
          <w:color w:val="000000"/>
          <w:szCs w:val="24"/>
          <w:lang w:eastAsia="fr-FR" w:bidi="ar-SA"/>
        </w:rPr>
        <w:t>, ainsi que</w:t>
      </w:r>
      <w:r w:rsidR="007F66AC" w:rsidRPr="004615FC">
        <w:rPr>
          <w:rFonts w:asciiTheme="minorHAnsi" w:eastAsia="Times New Roman" w:hAnsiTheme="minorHAnsi" w:cstheme="minorHAnsi"/>
          <w:color w:val="000000"/>
          <w:szCs w:val="24"/>
          <w:lang w:eastAsia="fr-FR" w:bidi="ar-SA"/>
        </w:rPr>
        <w:t xml:space="preserve"> Monaco</w:t>
      </w:r>
      <w:r w:rsidR="00DA7C85" w:rsidRPr="004615FC">
        <w:rPr>
          <w:rFonts w:asciiTheme="minorHAnsi" w:eastAsia="Times New Roman" w:hAnsiTheme="minorHAnsi" w:cstheme="minorHAnsi"/>
          <w:color w:val="000000"/>
          <w:szCs w:val="24"/>
          <w:lang w:eastAsia="fr-FR" w:bidi="ar-SA"/>
        </w:rPr>
        <w:t>)</w:t>
      </w:r>
      <w:r w:rsidR="007F66AC" w:rsidRPr="004615FC">
        <w:rPr>
          <w:rFonts w:asciiTheme="minorHAnsi" w:eastAsia="Times New Roman" w:hAnsiTheme="minorHAnsi" w:cstheme="minorHAnsi"/>
          <w:color w:val="000000"/>
          <w:szCs w:val="24"/>
          <w:lang w:eastAsia="fr-FR" w:bidi="ar-SA"/>
        </w:rPr>
        <w:t xml:space="preserve">. </w:t>
      </w:r>
      <w:r w:rsidRPr="004615FC">
        <w:rPr>
          <w:rFonts w:asciiTheme="minorHAnsi" w:eastAsia="Times New Roman" w:hAnsiTheme="minorHAnsi" w:cstheme="minorHAnsi"/>
          <w:color w:val="000000"/>
          <w:szCs w:val="24"/>
          <w:lang w:eastAsia="fr-FR" w:bidi="ar-SA"/>
        </w:rPr>
        <w:t xml:space="preserve">Cette table </w:t>
      </w:r>
      <w:r w:rsidR="00DA7C85" w:rsidRPr="004615FC">
        <w:rPr>
          <w:rFonts w:asciiTheme="minorHAnsi" w:eastAsia="Times New Roman" w:hAnsiTheme="minorHAnsi" w:cstheme="minorHAnsi"/>
          <w:color w:val="000000"/>
          <w:szCs w:val="24"/>
          <w:lang w:eastAsia="fr-FR" w:bidi="ar-SA"/>
        </w:rPr>
        <w:t xml:space="preserve">ne contient pas les codes postaux d’autres pays. </w:t>
      </w:r>
      <w:r w:rsidRPr="004615FC">
        <w:rPr>
          <w:rFonts w:asciiTheme="minorHAnsi" w:eastAsia="Times New Roman" w:hAnsiTheme="minorHAnsi" w:cstheme="minorHAnsi"/>
          <w:color w:val="000000"/>
          <w:szCs w:val="24"/>
          <w:lang w:eastAsia="fr-FR" w:bidi="ar-SA"/>
        </w:rPr>
        <w:t xml:space="preserve"> </w:t>
      </w:r>
    </w:p>
    <w:p w:rsidR="00880A3B" w:rsidRPr="004615FC" w:rsidRDefault="00880A3B" w:rsidP="002704D6">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Les données sont fournies mensuellement par la Poste</w:t>
      </w:r>
    </w:p>
    <w:p w:rsidR="00987BDB"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Layout w:type="fixed"/>
        <w:tblCellMar>
          <w:left w:w="70" w:type="dxa"/>
          <w:right w:w="70" w:type="dxa"/>
        </w:tblCellMar>
        <w:tblLook w:val="04A0" w:firstRow="1" w:lastRow="0" w:firstColumn="1" w:lastColumn="0" w:noHBand="0" w:noVBand="1"/>
      </w:tblPr>
      <w:tblGrid>
        <w:gridCol w:w="1433"/>
        <w:gridCol w:w="992"/>
        <w:gridCol w:w="1289"/>
        <w:gridCol w:w="837"/>
        <w:gridCol w:w="709"/>
        <w:gridCol w:w="966"/>
        <w:gridCol w:w="877"/>
        <w:gridCol w:w="915"/>
        <w:gridCol w:w="2203"/>
      </w:tblGrid>
      <w:tr w:rsidR="003E5BD3" w:rsidRPr="003E5BD3" w:rsidTr="003E5BD3">
        <w:trPr>
          <w:trHeight w:val="720"/>
          <w:tblHeader/>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Libellé donnée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Code technique</w:t>
            </w:r>
          </w:p>
        </w:tc>
        <w:tc>
          <w:tcPr>
            <w:tcW w:w="1289" w:type="dxa"/>
            <w:tcBorders>
              <w:top w:val="single" w:sz="4" w:space="0" w:color="auto"/>
              <w:left w:val="nil"/>
              <w:bottom w:val="single" w:sz="4" w:space="0" w:color="auto"/>
              <w:right w:val="single" w:sz="4" w:space="0" w:color="auto"/>
            </w:tcBorders>
            <w:shd w:val="clear" w:color="000000" w:fill="C5D9F1"/>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type longueur</w:t>
            </w:r>
          </w:p>
        </w:tc>
        <w:tc>
          <w:tcPr>
            <w:tcW w:w="837" w:type="dxa"/>
            <w:tcBorders>
              <w:top w:val="single" w:sz="4" w:space="0" w:color="auto"/>
              <w:left w:val="nil"/>
              <w:bottom w:val="single" w:sz="4" w:space="0" w:color="auto"/>
              <w:right w:val="single" w:sz="4" w:space="0" w:color="auto"/>
            </w:tcBorders>
            <w:shd w:val="clear" w:color="000000" w:fill="C5D9F1"/>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saisi / alimenté</w:t>
            </w:r>
          </w:p>
        </w:tc>
        <w:tc>
          <w:tcPr>
            <w:tcW w:w="709" w:type="dxa"/>
            <w:tcBorders>
              <w:top w:val="single" w:sz="4" w:space="0" w:color="auto"/>
              <w:left w:val="nil"/>
              <w:bottom w:val="single" w:sz="4" w:space="0" w:color="auto"/>
              <w:right w:val="single" w:sz="4" w:space="0" w:color="auto"/>
            </w:tcBorders>
            <w:shd w:val="clear" w:color="000000" w:fill="C5D9F1"/>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clé</w:t>
            </w:r>
          </w:p>
        </w:tc>
        <w:tc>
          <w:tcPr>
            <w:tcW w:w="966" w:type="dxa"/>
            <w:tcBorders>
              <w:top w:val="single" w:sz="4" w:space="0" w:color="auto"/>
              <w:left w:val="nil"/>
              <w:bottom w:val="single" w:sz="4" w:space="0" w:color="auto"/>
              <w:right w:val="single" w:sz="4" w:space="0" w:color="auto"/>
            </w:tcBorders>
            <w:shd w:val="clear" w:color="000000" w:fill="C5D9F1"/>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table origine</w:t>
            </w:r>
          </w:p>
        </w:tc>
        <w:tc>
          <w:tcPr>
            <w:tcW w:w="877" w:type="dxa"/>
            <w:tcBorders>
              <w:top w:val="single" w:sz="4" w:space="0" w:color="auto"/>
              <w:left w:val="nil"/>
              <w:bottom w:val="single" w:sz="4" w:space="0" w:color="auto"/>
              <w:right w:val="single" w:sz="4" w:space="0" w:color="auto"/>
            </w:tcBorders>
            <w:shd w:val="clear" w:color="000000" w:fill="C5D9F1"/>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cardinalité</w:t>
            </w:r>
          </w:p>
        </w:tc>
        <w:tc>
          <w:tcPr>
            <w:tcW w:w="2203" w:type="dxa"/>
            <w:tcBorders>
              <w:top w:val="single" w:sz="4" w:space="0" w:color="auto"/>
              <w:left w:val="nil"/>
              <w:bottom w:val="single" w:sz="4" w:space="0" w:color="auto"/>
              <w:right w:val="single" w:sz="4" w:space="0" w:color="auto"/>
            </w:tcBorders>
            <w:shd w:val="clear" w:color="000000" w:fill="C5D9F1"/>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définition</w:t>
            </w:r>
          </w:p>
        </w:tc>
      </w:tr>
      <w:tr w:rsidR="003E5BD3" w:rsidRPr="003E5BD3" w:rsidTr="003E5BD3">
        <w:trPr>
          <w:trHeight w:val="288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xml:space="preserve"> IDENTIFIANT UNIQUE INVARIANT NON SIGNIFICATIF</w:t>
            </w:r>
          </w:p>
        </w:tc>
        <w:tc>
          <w:tcPr>
            <w:tcW w:w="992" w:type="dxa"/>
            <w:tcBorders>
              <w:top w:val="nil"/>
              <w:left w:val="nil"/>
              <w:bottom w:val="single" w:sz="4" w:space="0" w:color="auto"/>
              <w:right w:val="single" w:sz="4" w:space="0" w:color="auto"/>
            </w:tcBorders>
            <w:shd w:val="clear" w:color="auto" w:fill="auto"/>
            <w:noWrap/>
            <w:vAlign w:val="center"/>
            <w:hideMark/>
          </w:tcPr>
          <w:p w:rsidR="003E5BD3" w:rsidRPr="003E5BD3" w:rsidRDefault="003E5BD3" w:rsidP="003E5BD3">
            <w:pPr>
              <w:jc w:val="center"/>
              <w:rPr>
                <w:rFonts w:ascii="Segoe UI" w:eastAsia="Times New Roman" w:hAnsi="Segoe UI" w:cs="Segoe UI"/>
                <w:sz w:val="18"/>
                <w:szCs w:val="18"/>
                <w:lang w:eastAsia="fr-FR" w:bidi="ar-SA"/>
              </w:rPr>
            </w:pPr>
            <w:r w:rsidRPr="003E5BD3">
              <w:rPr>
                <w:rFonts w:ascii="Segoe UI" w:eastAsia="Times New Roman" w:hAnsi="Segoe UI" w:cs="Segoe UI"/>
                <w:sz w:val="18"/>
                <w:szCs w:val="18"/>
                <w:lang w:eastAsia="fr-FR" w:bidi="ar-SA"/>
              </w:rPr>
              <w:t>IDTL6</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numérique (6)</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clé</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identifiant L-L6 - Identifiant unique et non signifiant en cas de fusion de commune l'identifiant est celui qui absorbe la commune, en cas d'éclatement, l'identifiant sera attribué A la commune qui garde le code INSEE. L'autre commune récupérer son ancien identifiant ou s'en verra attribuer un nouveau s'il elle n'en avait pas.</w:t>
            </w:r>
          </w:p>
        </w:tc>
      </w:tr>
      <w:tr w:rsidR="003E5BD3" w:rsidRPr="003E5BD3" w:rsidTr="003E5BD3">
        <w:trPr>
          <w:trHeight w:val="644"/>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COG 5C</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COG5C </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alphanumérique (5)</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   Code officiel géographique (INSEE) , vide si cedex ou  armée</w:t>
            </w:r>
          </w:p>
        </w:tc>
      </w:tr>
      <w:tr w:rsidR="003E5BD3" w:rsidRPr="003E5BD3" w:rsidTr="003E5BD3">
        <w:trPr>
          <w:trHeight w:val="837"/>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xml:space="preserve"> LIBELLE DE LA COMMUNE</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LIBCOM </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alphanumérique (38)</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 libellé de la commune</w:t>
            </w:r>
          </w:p>
        </w:tc>
      </w:tr>
      <w:tr w:rsidR="003E5BD3" w:rsidRPr="003E5BD3" w:rsidTr="003E5BD3">
        <w:trPr>
          <w:trHeight w:val="120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xml:space="preserve"> INDICATEUR DE PLURIDISTRIBUTION</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PLUDIS</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alphanumérique (1)</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pour code postaux ménages, 1 si plusieurs codes postaux que cette commune ait des adresses avec ou sans ligne5</w:t>
            </w:r>
          </w:p>
        </w:tc>
      </w:tr>
      <w:tr w:rsidR="003E5BD3" w:rsidRPr="003E5BD3" w:rsidTr="003E5BD3">
        <w:trPr>
          <w:trHeight w:val="120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xml:space="preserve"> TYPE DE CODE POSTAL</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TYPECP </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alphanumérique (1)</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6"/>
                <w:szCs w:val="16"/>
                <w:lang w:eastAsia="fr-FR" w:bidi="ar-SA"/>
              </w:rPr>
            </w:pPr>
            <w:r w:rsidRPr="003E5BD3">
              <w:rPr>
                <w:rFonts w:eastAsia="Times New Roman" w:cs="Calibri"/>
                <w:sz w:val="16"/>
                <w:szCs w:val="16"/>
                <w:lang w:eastAsia="fr-FR" w:bidi="ar-SA"/>
              </w:rPr>
              <w:t xml:space="preserve">M= code postal ménage </w:t>
            </w:r>
            <w:r w:rsidRPr="003E5BD3">
              <w:rPr>
                <w:rFonts w:eastAsia="Times New Roman" w:cs="Calibri"/>
                <w:sz w:val="16"/>
                <w:szCs w:val="16"/>
                <w:lang w:eastAsia="fr-FR" w:bidi="ar-SA"/>
              </w:rPr>
              <w:br/>
              <w:t>C= code postal CEDEX Si code postal, attention il existe aussi la Valeur</w:t>
            </w:r>
            <w:r w:rsidRPr="003E5BD3">
              <w:rPr>
                <w:rFonts w:eastAsia="Times New Roman" w:cs="Calibri"/>
                <w:sz w:val="16"/>
                <w:szCs w:val="16"/>
                <w:lang w:eastAsia="fr-FR" w:bidi="ar-SA"/>
              </w:rPr>
              <w:br/>
              <w:t xml:space="preserve"> R = réservé normalement A ne pas utiliser</w:t>
            </w:r>
          </w:p>
        </w:tc>
      </w:tr>
      <w:tr w:rsidR="003E5BD3" w:rsidRPr="003E5BD3" w:rsidTr="003E5BD3">
        <w:trPr>
          <w:trHeight w:val="456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xml:space="preserve"> LIBELLE DE LA LIGNE 5</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LIBL5 </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alphanumérique (38)</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Libellé du lieu-dit pour les codes postaux ménages, lieu-dit du libellé sinon pas de libellé. cas particulier collectivité outre-mer (communes commençant par 987 ou 988) le libellé de la commune est précisé en ligne 5 de l'adresse pour les codes postaux cedex, libellé de la commune des clients en complément éventuel de la mention de distribution lorsque le libellé st différent du libellé de la commune en excluant la mention cedex ou assimilé sinon pas de libellé. il peut y avoir plusieurs communes différentes en ligne 5 pour un même code cedex</w:t>
            </w:r>
          </w:p>
        </w:tc>
      </w:tr>
      <w:tr w:rsidR="003E5BD3" w:rsidRPr="003E5BD3" w:rsidTr="003E5BD3">
        <w:trPr>
          <w:trHeight w:val="989"/>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xml:space="preserve"> CODE POSTAL</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CODPOS </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alphanumérique (5)</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 code postal</w:t>
            </w:r>
          </w:p>
        </w:tc>
      </w:tr>
      <w:tr w:rsidR="003E5BD3" w:rsidRPr="003E5BD3" w:rsidTr="003E5BD3">
        <w:trPr>
          <w:trHeight w:val="834"/>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LIBELLE ACHEMINEMENT</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LIBACH </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alphanumérique (32)</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 libellé de la commune du code postal</w:t>
            </w:r>
          </w:p>
        </w:tc>
      </w:tr>
      <w:tr w:rsidR="003E5BD3" w:rsidRPr="003E5BD3" w:rsidTr="003E5BD3">
        <w:trPr>
          <w:trHeight w:val="845"/>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INSEE ANCIENNE COMMUNE</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ANCCOM </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alphanumérique (5)</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code INSEE (COG)  de l'ancienne COMMUNE</w:t>
            </w:r>
          </w:p>
        </w:tc>
      </w:tr>
      <w:tr w:rsidR="003E5BD3" w:rsidRPr="003E5BD3" w:rsidTr="003E5BD3">
        <w:trPr>
          <w:trHeight w:val="120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CODE MAJ</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CODMAJ </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alphanumérique (1)</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données toujours vide en 2016</w:t>
            </w:r>
          </w:p>
        </w:tc>
      </w:tr>
      <w:tr w:rsidR="003E5BD3" w:rsidRPr="003E5BD3" w:rsidTr="003E5BD3">
        <w:trPr>
          <w:trHeight w:val="552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CEA</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CEA</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alphanumérique (10)</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facultatif</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identifiant invariant secondaire si renseigné, LA POSTE enrichit son fichier Hexaposte® d'une clé alphanumérique "CEA" (Code Etendu de l’Adresse) pour codifier les adresses composées d’une Ligne 6 ou d’une Ligne 5/Ligne 6.</w:t>
            </w:r>
            <w:r w:rsidRPr="003E5BD3">
              <w:rPr>
                <w:rFonts w:ascii="Arial" w:eastAsia="Times New Roman" w:hAnsi="Arial"/>
                <w:sz w:val="18"/>
                <w:szCs w:val="18"/>
                <w:lang w:eastAsia="fr-FR" w:bidi="ar-SA"/>
              </w:rPr>
              <w:br/>
              <w:t>Ce CEA spécifique à la L5/L6 est positionné uniquement sur les codes postaux ménage et est constitué du code INSEE de la commune suivi d'un compteur de 5 caractères, soit un CEA de 10 caractères au total.</w:t>
            </w:r>
            <w:r w:rsidRPr="003E5BD3">
              <w:rPr>
                <w:rFonts w:ascii="Arial" w:eastAsia="Times New Roman" w:hAnsi="Arial"/>
                <w:sz w:val="18"/>
                <w:szCs w:val="18"/>
                <w:lang w:eastAsia="fr-FR" w:bidi="ar-SA"/>
              </w:rPr>
              <w:br/>
              <w:t>Cette nouvelle information n'affecte aucunement le format du fichier Hexaposte® puisqu'une zone vide (filler) a été exploitée.</w:t>
            </w:r>
            <w:r w:rsidRPr="003E5BD3">
              <w:rPr>
                <w:rFonts w:ascii="Arial" w:eastAsia="Times New Roman" w:hAnsi="Arial"/>
                <w:sz w:val="18"/>
                <w:szCs w:val="18"/>
                <w:lang w:eastAsia="fr-FR" w:bidi="ar-SA"/>
              </w:rPr>
              <w:br/>
              <w:t>La prise en charge de cette clé est optionnelle.</w:t>
            </w:r>
          </w:p>
        </w:tc>
      </w:tr>
      <w:tr w:rsidR="003E5BD3" w:rsidRPr="003E5BD3" w:rsidTr="003E5BD3">
        <w:trPr>
          <w:trHeight w:val="120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DE CREATION</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YDC000</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(AAAAJJMM)</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calculé , 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xml:space="preserve">date de création de l'enregistrement. Alimenté par le </w:t>
            </w:r>
            <w:r w:rsidR="000A6C3D" w:rsidRPr="003E5BD3">
              <w:rPr>
                <w:rFonts w:eastAsia="Times New Roman" w:cs="Calibri"/>
                <w:sz w:val="18"/>
                <w:szCs w:val="18"/>
                <w:lang w:eastAsia="fr-FR" w:bidi="ar-SA"/>
              </w:rPr>
              <w:t>système</w:t>
            </w:r>
            <w:r w:rsidRPr="003E5BD3">
              <w:rPr>
                <w:rFonts w:eastAsia="Times New Roman" w:cs="Calibri"/>
                <w:sz w:val="18"/>
                <w:szCs w:val="18"/>
                <w:lang w:eastAsia="fr-FR" w:bidi="ar-SA"/>
              </w:rPr>
              <w:t xml:space="preserve"> A la date du jour de création. Non modifiable</w:t>
            </w:r>
          </w:p>
        </w:tc>
      </w:tr>
      <w:tr w:rsidR="003E5BD3" w:rsidRPr="003E5BD3" w:rsidTr="003E5BD3">
        <w:trPr>
          <w:trHeight w:val="120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xml:space="preserve">DATE DERNIERE MAJ </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YDDMAJ</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(AAAAJJMM)</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calculé , 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de la dernière mise A jour de l'enregistrement. Date alimentée par le système Non modifiable</w:t>
            </w:r>
          </w:p>
        </w:tc>
      </w:tr>
      <w:tr w:rsidR="003E5BD3" w:rsidRPr="003E5BD3" w:rsidTr="003E5BD3">
        <w:trPr>
          <w:trHeight w:val="120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DE DEBUT EFFET</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YDDEFF</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(AAAAJJMM)</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calculé , 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de début d'effet de l'enregistrement, alimentée par défaut A la date de création non modifiable manuellement.</w:t>
            </w:r>
          </w:p>
        </w:tc>
      </w:tr>
      <w:tr w:rsidR="003E5BD3" w:rsidRPr="003E5BD3" w:rsidTr="003E5BD3">
        <w:trPr>
          <w:trHeight w:val="120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FIN EFFET</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YDFEFF</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(AAAAJJMM)</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Pré renseigné  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de fin d'effet de l'enregistrement, alimentée par défaut au 01/01/2076. modifiable par traitement</w:t>
            </w:r>
          </w:p>
        </w:tc>
      </w:tr>
      <w:tr w:rsidR="003E5BD3" w:rsidRPr="003E5BD3" w:rsidTr="003E5BD3">
        <w:trPr>
          <w:trHeight w:val="120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DE CLOTURE</w:t>
            </w:r>
          </w:p>
        </w:tc>
        <w:tc>
          <w:tcPr>
            <w:tcW w:w="992"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YDCLOT</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date (AAAAJJMM)</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calculé , 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xml:space="preserve">date de </w:t>
            </w:r>
            <w:r w:rsidR="000A6C3D" w:rsidRPr="003E5BD3">
              <w:rPr>
                <w:rFonts w:eastAsia="Times New Roman" w:cs="Calibri"/>
                <w:sz w:val="18"/>
                <w:szCs w:val="18"/>
                <w:lang w:eastAsia="fr-FR" w:bidi="ar-SA"/>
              </w:rPr>
              <w:t>clôture</w:t>
            </w:r>
            <w:r w:rsidRPr="003E5BD3">
              <w:rPr>
                <w:rFonts w:eastAsia="Times New Roman" w:cs="Calibri"/>
                <w:sz w:val="18"/>
                <w:szCs w:val="18"/>
                <w:lang w:eastAsia="fr-FR" w:bidi="ar-SA"/>
              </w:rPr>
              <w:t xml:space="preserve"> de l'enregistrement alimentée par défaut au 01/01/2076. cette date est modifiable</w:t>
            </w:r>
          </w:p>
        </w:tc>
      </w:tr>
      <w:tr w:rsidR="003E5BD3" w:rsidRPr="003E5BD3" w:rsidTr="003E5BD3">
        <w:trPr>
          <w:trHeight w:val="120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xml:space="preserve"> CODE USER DE DERNIERE MISE A JOUR</w:t>
            </w:r>
          </w:p>
        </w:tc>
        <w:tc>
          <w:tcPr>
            <w:tcW w:w="992" w:type="dxa"/>
            <w:tcBorders>
              <w:top w:val="nil"/>
              <w:left w:val="nil"/>
              <w:bottom w:val="single" w:sz="4" w:space="0" w:color="auto"/>
              <w:right w:val="single" w:sz="4" w:space="0" w:color="auto"/>
            </w:tcBorders>
            <w:shd w:val="clear" w:color="auto" w:fill="auto"/>
            <w:noWrap/>
            <w:vAlign w:val="center"/>
            <w:hideMark/>
          </w:tcPr>
          <w:p w:rsidR="003E5BD3" w:rsidRPr="003E5BD3" w:rsidRDefault="003E5BD3" w:rsidP="003E5BD3">
            <w:pPr>
              <w:jc w:val="center"/>
              <w:rPr>
                <w:rFonts w:ascii="Segoe UI" w:eastAsia="Times New Roman" w:hAnsi="Segoe UI" w:cs="Segoe UI"/>
                <w:sz w:val="18"/>
                <w:szCs w:val="18"/>
                <w:lang w:eastAsia="fr-FR" w:bidi="ar-SA"/>
              </w:rPr>
            </w:pPr>
            <w:r w:rsidRPr="003E5BD3">
              <w:rPr>
                <w:rFonts w:ascii="Segoe UI" w:eastAsia="Times New Roman" w:hAnsi="Segoe UI" w:cs="Segoe UI"/>
                <w:sz w:val="18"/>
                <w:szCs w:val="18"/>
                <w:lang w:eastAsia="fr-FR" w:bidi="ar-SA"/>
              </w:rPr>
              <w:t>CUSER </w:t>
            </w:r>
          </w:p>
        </w:tc>
        <w:tc>
          <w:tcPr>
            <w:tcW w:w="128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alphanumérique (varchar255)</w:t>
            </w:r>
          </w:p>
        </w:tc>
        <w:tc>
          <w:tcPr>
            <w:tcW w:w="83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calculé , non modifiable</w:t>
            </w:r>
          </w:p>
        </w:tc>
        <w:tc>
          <w:tcPr>
            <w:tcW w:w="709"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966"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 </w:t>
            </w:r>
          </w:p>
        </w:tc>
        <w:tc>
          <w:tcPr>
            <w:tcW w:w="877"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ascii="Arial" w:eastAsia="Times New Roman" w:hAnsi="Arial"/>
                <w:sz w:val="18"/>
                <w:szCs w:val="18"/>
                <w:lang w:eastAsia="fr-FR" w:bidi="ar-SA"/>
              </w:rPr>
            </w:pPr>
            <w:r w:rsidRPr="003E5BD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8"/>
                <w:szCs w:val="18"/>
                <w:lang w:eastAsia="fr-FR" w:bidi="ar-SA"/>
              </w:rPr>
            </w:pPr>
            <w:r w:rsidRPr="003E5BD3">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3E5BD3" w:rsidRPr="003E5BD3" w:rsidRDefault="003E5BD3" w:rsidP="003E5BD3">
            <w:pPr>
              <w:jc w:val="center"/>
              <w:rPr>
                <w:rFonts w:eastAsia="Times New Roman" w:cs="Calibri"/>
                <w:sz w:val="16"/>
                <w:szCs w:val="16"/>
                <w:lang w:eastAsia="fr-FR" w:bidi="ar-SA"/>
              </w:rPr>
            </w:pPr>
            <w:r w:rsidRPr="003E5BD3">
              <w:rPr>
                <w:rFonts w:eastAsia="Times New Roman" w:cs="Calibri"/>
                <w:sz w:val="16"/>
                <w:szCs w:val="16"/>
                <w:lang w:eastAsia="fr-FR" w:bidi="ar-SA"/>
              </w:rPr>
              <w:t xml:space="preserve">User ayant </w:t>
            </w:r>
            <w:r w:rsidR="000A6C3D" w:rsidRPr="003E5BD3">
              <w:rPr>
                <w:rFonts w:eastAsia="Times New Roman" w:cs="Calibri"/>
                <w:sz w:val="16"/>
                <w:szCs w:val="16"/>
                <w:lang w:eastAsia="fr-FR" w:bidi="ar-SA"/>
              </w:rPr>
              <w:t>effectué</w:t>
            </w:r>
            <w:r w:rsidRPr="003E5BD3">
              <w:rPr>
                <w:rFonts w:eastAsia="Times New Roman" w:cs="Calibri"/>
                <w:sz w:val="16"/>
                <w:szCs w:val="16"/>
                <w:lang w:eastAsia="fr-FR" w:bidi="ar-SA"/>
              </w:rPr>
              <w:t xml:space="preserve"> la dernière mise à jour  de l'enregistrement</w:t>
            </w:r>
          </w:p>
        </w:tc>
      </w:tr>
    </w:tbl>
    <w:p w:rsidR="00F27337" w:rsidRPr="004615FC" w:rsidRDefault="00BE4D71" w:rsidP="004615FC">
      <w:pPr>
        <w:pStyle w:val="Titre3"/>
      </w:pPr>
      <w:bookmarkStart w:id="858" w:name="_Toc515444421"/>
      <w:r w:rsidRPr="004615FC">
        <w:t>ta_commune_insee</w:t>
      </w:r>
      <w:bookmarkEnd w:id="858"/>
      <w:r w:rsidR="00F96D04">
        <w:fldChar w:fldCharType="begin"/>
      </w:r>
      <w:r w:rsidR="00F96D04">
        <w:instrText xml:space="preserve"> XE "</w:instrText>
      </w:r>
      <w:r w:rsidR="00F96D04" w:rsidRPr="009920C6">
        <w:instrText>ta_commune_insee</w:instrText>
      </w:r>
      <w:r w:rsidR="00F96D04">
        <w:instrText xml:space="preserve">" </w:instrText>
      </w:r>
      <w:r w:rsidR="00F96D04">
        <w:fldChar w:fldCharType="end"/>
      </w:r>
    </w:p>
    <w:p w:rsidR="002C6B13" w:rsidRPr="004615FC" w:rsidRDefault="00880A3B" w:rsidP="002704D6">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T</w:t>
      </w:r>
      <w:r w:rsidR="00DE0268" w:rsidRPr="004615FC">
        <w:rPr>
          <w:rFonts w:asciiTheme="minorHAnsi" w:eastAsia="Times New Roman" w:hAnsiTheme="minorHAnsi" w:cstheme="minorHAnsi"/>
          <w:color w:val="000000"/>
          <w:szCs w:val="24"/>
          <w:lang w:eastAsia="fr-FR" w:bidi="ar-SA"/>
        </w:rPr>
        <w:t>able d</w:t>
      </w:r>
      <w:r w:rsidR="002C6B13" w:rsidRPr="004615FC">
        <w:rPr>
          <w:rFonts w:asciiTheme="minorHAnsi" w:eastAsia="Times New Roman" w:hAnsiTheme="minorHAnsi" w:cstheme="minorHAnsi"/>
          <w:color w:val="000000"/>
          <w:szCs w:val="24"/>
          <w:lang w:eastAsia="fr-FR" w:bidi="ar-SA"/>
        </w:rPr>
        <w:t>es codes communes de la France M</w:t>
      </w:r>
      <w:r w:rsidR="00DE0268" w:rsidRPr="004615FC">
        <w:rPr>
          <w:rFonts w:asciiTheme="minorHAnsi" w:eastAsia="Times New Roman" w:hAnsiTheme="minorHAnsi" w:cstheme="minorHAnsi"/>
          <w:color w:val="000000"/>
          <w:szCs w:val="24"/>
          <w:lang w:eastAsia="fr-FR" w:bidi="ar-SA"/>
        </w:rPr>
        <w:t>étr</w:t>
      </w:r>
      <w:r w:rsidR="002C6B13" w:rsidRPr="004615FC">
        <w:rPr>
          <w:rFonts w:asciiTheme="minorHAnsi" w:eastAsia="Times New Roman" w:hAnsiTheme="minorHAnsi" w:cstheme="minorHAnsi"/>
          <w:color w:val="000000"/>
          <w:szCs w:val="24"/>
          <w:lang w:eastAsia="fr-FR" w:bidi="ar-SA"/>
        </w:rPr>
        <w:t>opolitaine, des départements d'O</w:t>
      </w:r>
      <w:r w:rsidR="00DE0268" w:rsidRPr="004615FC">
        <w:rPr>
          <w:rFonts w:asciiTheme="minorHAnsi" w:eastAsia="Times New Roman" w:hAnsiTheme="minorHAnsi" w:cstheme="minorHAnsi"/>
          <w:color w:val="000000"/>
          <w:szCs w:val="24"/>
          <w:lang w:eastAsia="fr-FR" w:bidi="ar-SA"/>
        </w:rPr>
        <w:t>utre-</w:t>
      </w:r>
      <w:r w:rsidR="002C6B13" w:rsidRPr="004615FC">
        <w:rPr>
          <w:rFonts w:asciiTheme="minorHAnsi" w:eastAsia="Times New Roman" w:hAnsiTheme="minorHAnsi" w:cstheme="minorHAnsi"/>
          <w:color w:val="000000"/>
          <w:szCs w:val="24"/>
          <w:lang w:eastAsia="fr-FR" w:bidi="ar-SA"/>
        </w:rPr>
        <w:t>M</w:t>
      </w:r>
      <w:r w:rsidR="00DE0268" w:rsidRPr="004615FC">
        <w:rPr>
          <w:rFonts w:asciiTheme="minorHAnsi" w:eastAsia="Times New Roman" w:hAnsiTheme="minorHAnsi" w:cstheme="minorHAnsi"/>
          <w:color w:val="000000"/>
          <w:szCs w:val="24"/>
          <w:lang w:eastAsia="fr-FR" w:bidi="ar-SA"/>
        </w:rPr>
        <w:t>er et des arrondissement d</w:t>
      </w:r>
      <w:r w:rsidR="002C6B13" w:rsidRPr="004615FC">
        <w:rPr>
          <w:rFonts w:asciiTheme="minorHAnsi" w:eastAsia="Times New Roman" w:hAnsiTheme="minorHAnsi" w:cstheme="minorHAnsi"/>
          <w:color w:val="000000"/>
          <w:szCs w:val="24"/>
          <w:lang w:eastAsia="fr-FR" w:bidi="ar-SA"/>
        </w:rPr>
        <w:t>e Paris selon les normes INSEE.</w:t>
      </w:r>
    </w:p>
    <w:p w:rsidR="00550E38" w:rsidRPr="004615FC" w:rsidRDefault="00550E38" w:rsidP="002704D6">
      <w:pPr>
        <w:rPr>
          <w:rFonts w:asciiTheme="minorHAnsi" w:eastAsia="Times New Roman" w:hAnsiTheme="minorHAnsi" w:cstheme="minorHAnsi"/>
          <w:color w:val="000000"/>
          <w:szCs w:val="24"/>
          <w:lang w:eastAsia="fr-FR" w:bidi="ar-SA"/>
        </w:rPr>
      </w:pPr>
    </w:p>
    <w:p w:rsidR="00550E38" w:rsidRPr="004615FC" w:rsidRDefault="00550E38" w:rsidP="002704D6">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 xml:space="preserve">Les données sont issues du fichiers des communes </w:t>
      </w:r>
      <w:r w:rsidR="00E2502B" w:rsidRPr="004615FC">
        <w:rPr>
          <w:rFonts w:asciiTheme="minorHAnsi" w:eastAsia="Times New Roman" w:hAnsiTheme="minorHAnsi" w:cstheme="minorHAnsi"/>
          <w:color w:val="000000"/>
          <w:szCs w:val="24"/>
          <w:lang w:eastAsia="fr-FR" w:bidi="ar-SA"/>
        </w:rPr>
        <w:t xml:space="preserve">de l’INSEE </w:t>
      </w:r>
      <w:r w:rsidRPr="004615FC">
        <w:rPr>
          <w:rFonts w:asciiTheme="minorHAnsi" w:eastAsia="Times New Roman" w:hAnsiTheme="minorHAnsi" w:cstheme="minorHAnsi"/>
          <w:color w:val="000000"/>
          <w:szCs w:val="24"/>
          <w:lang w:eastAsia="fr-FR" w:bidi="ar-SA"/>
        </w:rPr>
        <w:t xml:space="preserve">pour la métropole et les Dom. </w:t>
      </w:r>
      <w:r w:rsidR="00E2502B" w:rsidRPr="004615FC">
        <w:rPr>
          <w:rFonts w:asciiTheme="minorHAnsi" w:eastAsia="Times New Roman" w:hAnsiTheme="minorHAnsi" w:cstheme="minorHAnsi"/>
          <w:color w:val="000000"/>
          <w:szCs w:val="24"/>
          <w:lang w:eastAsia="fr-FR" w:bidi="ar-SA"/>
        </w:rPr>
        <w:t xml:space="preserve"> Pour les TOM, les </w:t>
      </w:r>
      <w:r w:rsidR="000A6C3D" w:rsidRPr="004615FC">
        <w:rPr>
          <w:rFonts w:asciiTheme="minorHAnsi" w:eastAsia="Times New Roman" w:hAnsiTheme="minorHAnsi" w:cstheme="minorHAnsi"/>
          <w:color w:val="000000"/>
          <w:szCs w:val="24"/>
          <w:lang w:eastAsia="fr-FR" w:bidi="ar-SA"/>
        </w:rPr>
        <w:t>données</w:t>
      </w:r>
      <w:r w:rsidR="00E2502B" w:rsidRPr="004615FC">
        <w:rPr>
          <w:rFonts w:asciiTheme="minorHAnsi" w:eastAsia="Times New Roman" w:hAnsiTheme="minorHAnsi" w:cstheme="minorHAnsi"/>
          <w:color w:val="000000"/>
          <w:szCs w:val="24"/>
          <w:lang w:eastAsia="fr-FR" w:bidi="ar-SA"/>
        </w:rPr>
        <w:t xml:space="preserve"> sont reconstituées à partir des données </w:t>
      </w:r>
      <w:r w:rsidR="000A6C3D" w:rsidRPr="004615FC">
        <w:rPr>
          <w:rFonts w:asciiTheme="minorHAnsi" w:eastAsia="Times New Roman" w:hAnsiTheme="minorHAnsi" w:cstheme="minorHAnsi"/>
          <w:color w:val="000000"/>
          <w:szCs w:val="24"/>
          <w:lang w:eastAsia="fr-FR" w:bidi="ar-SA"/>
        </w:rPr>
        <w:t>disponible</w:t>
      </w:r>
      <w:r w:rsidR="00E2502B" w:rsidRPr="004615FC">
        <w:rPr>
          <w:rFonts w:asciiTheme="minorHAnsi" w:eastAsia="Times New Roman" w:hAnsiTheme="minorHAnsi" w:cstheme="minorHAnsi"/>
          <w:color w:val="000000"/>
          <w:szCs w:val="24"/>
          <w:lang w:eastAsia="fr-FR" w:bidi="ar-SA"/>
        </w:rPr>
        <w:t xml:space="preserve"> dans la fiche des </w:t>
      </w:r>
      <w:r w:rsidR="000A6C3D" w:rsidRPr="004615FC">
        <w:rPr>
          <w:rFonts w:asciiTheme="minorHAnsi" w:eastAsia="Times New Roman" w:hAnsiTheme="minorHAnsi" w:cstheme="minorHAnsi"/>
          <w:color w:val="000000"/>
          <w:szCs w:val="24"/>
          <w:lang w:eastAsia="fr-FR" w:bidi="ar-SA"/>
        </w:rPr>
        <w:t>communes</w:t>
      </w:r>
      <w:r w:rsidR="00E2502B" w:rsidRPr="004615FC">
        <w:rPr>
          <w:rFonts w:asciiTheme="minorHAnsi" w:eastAsia="Times New Roman" w:hAnsiTheme="minorHAnsi" w:cstheme="minorHAnsi"/>
          <w:color w:val="000000"/>
          <w:szCs w:val="24"/>
          <w:lang w:eastAsia="fr-FR" w:bidi="ar-SA"/>
        </w:rPr>
        <w:t>.</w:t>
      </w:r>
    </w:p>
    <w:p w:rsidR="00E2502B" w:rsidRPr="004615FC" w:rsidRDefault="00E2502B" w:rsidP="002704D6">
      <w:pPr>
        <w:rPr>
          <w:rFonts w:asciiTheme="minorHAnsi" w:eastAsia="Times New Roman" w:hAnsiTheme="minorHAnsi" w:cstheme="minorHAnsi"/>
          <w:color w:val="000000"/>
          <w:szCs w:val="24"/>
          <w:lang w:eastAsia="fr-FR" w:bidi="ar-SA"/>
        </w:rPr>
      </w:pPr>
    </w:p>
    <w:p w:rsidR="00E2502B" w:rsidRPr="004615FC" w:rsidRDefault="00E2502B" w:rsidP="002704D6">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 xml:space="preserve">Attention, </w:t>
      </w:r>
      <w:r w:rsidR="00F139DA">
        <w:rPr>
          <w:rFonts w:asciiTheme="minorHAnsi" w:eastAsia="Times New Roman" w:hAnsiTheme="minorHAnsi" w:cstheme="minorHAnsi"/>
          <w:color w:val="000000"/>
          <w:szCs w:val="24"/>
          <w:lang w:eastAsia="fr-FR" w:bidi="ar-SA"/>
        </w:rPr>
        <w:t xml:space="preserve">dans les référentiels, </w:t>
      </w:r>
      <w:r w:rsidRPr="004615FC">
        <w:rPr>
          <w:rFonts w:asciiTheme="minorHAnsi" w:eastAsia="Times New Roman" w:hAnsiTheme="minorHAnsi" w:cstheme="minorHAnsi"/>
          <w:color w:val="000000"/>
          <w:szCs w:val="24"/>
          <w:lang w:eastAsia="fr-FR" w:bidi="ar-SA"/>
        </w:rPr>
        <w:t>Monaco n’est pas une commune</w:t>
      </w:r>
      <w:r w:rsidR="00F139DA">
        <w:rPr>
          <w:rFonts w:asciiTheme="minorHAnsi" w:eastAsia="Times New Roman" w:hAnsiTheme="minorHAnsi" w:cstheme="minorHAnsi"/>
          <w:color w:val="000000"/>
          <w:szCs w:val="24"/>
          <w:lang w:eastAsia="fr-FR" w:bidi="ar-SA"/>
        </w:rPr>
        <w:t>,</w:t>
      </w:r>
      <w:r w:rsidRPr="004615FC">
        <w:rPr>
          <w:rFonts w:asciiTheme="minorHAnsi" w:eastAsia="Times New Roman" w:hAnsiTheme="minorHAnsi" w:cstheme="minorHAnsi"/>
          <w:color w:val="000000"/>
          <w:szCs w:val="24"/>
          <w:lang w:eastAsia="fr-FR" w:bidi="ar-SA"/>
        </w:rPr>
        <w:t xml:space="preserve"> c’est un pays.</w:t>
      </w:r>
    </w:p>
    <w:p w:rsidR="00E2502B" w:rsidRPr="004615FC" w:rsidRDefault="00E2502B" w:rsidP="002704D6">
      <w:pPr>
        <w:rPr>
          <w:rFonts w:asciiTheme="minorHAnsi" w:eastAsia="Times New Roman" w:hAnsiTheme="minorHAnsi" w:cstheme="minorHAnsi"/>
          <w:color w:val="000000"/>
          <w:szCs w:val="24"/>
          <w:lang w:eastAsia="fr-FR" w:bidi="ar-SA"/>
        </w:rPr>
      </w:pP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p w:rsidR="003A769E" w:rsidRPr="004615FC" w:rsidRDefault="003A769E">
      <w:pPr>
        <w:rPr>
          <w:rFonts w:asciiTheme="minorHAnsi" w:hAnsiTheme="minorHAnsi" w:cstheme="minorHAnsi"/>
          <w:color w:val="FF0000"/>
          <w:szCs w:val="24"/>
          <w:lang w:eastAsia="fr-FR" w:bidi="ar-SA"/>
        </w:rPr>
      </w:pPr>
      <w:r w:rsidRPr="004615FC">
        <w:rPr>
          <w:rFonts w:asciiTheme="minorHAnsi" w:hAnsiTheme="minorHAnsi" w:cstheme="minorHAnsi"/>
          <w:color w:val="FF0000"/>
          <w:szCs w:val="24"/>
          <w:lang w:eastAsia="fr-FR" w:bidi="ar-SA"/>
        </w:rPr>
        <w:t>A vérifier nouvelles table à insérer</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670"/>
        <w:gridCol w:w="2630"/>
      </w:tblGrid>
      <w:tr w:rsidR="003A769E" w:rsidRPr="004E2387" w:rsidTr="00880A3B">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670" w:type="dxa"/>
            <w:tcBorders>
              <w:top w:val="single" w:sz="4" w:space="0" w:color="auto"/>
              <w:left w:val="nil"/>
              <w:bottom w:val="single" w:sz="4" w:space="0" w:color="auto"/>
              <w:right w:val="single" w:sz="4" w:space="0" w:color="auto"/>
            </w:tcBorders>
            <w:shd w:val="clear" w:color="000000" w:fill="C5D9F1"/>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630" w:type="dxa"/>
            <w:tcBorders>
              <w:top w:val="single" w:sz="4" w:space="0" w:color="auto"/>
              <w:left w:val="nil"/>
              <w:bottom w:val="single" w:sz="4" w:space="0" w:color="auto"/>
              <w:right w:val="single" w:sz="4" w:space="0" w:color="auto"/>
            </w:tcBorders>
            <w:shd w:val="clear" w:color="000000" w:fill="C5D9F1"/>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3A769E" w:rsidRPr="004E2387" w:rsidTr="00880A3B">
        <w:trPr>
          <w:trHeight w:val="27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ARRONDISSEMENT</w:t>
            </w:r>
          </w:p>
        </w:tc>
        <w:tc>
          <w:tcPr>
            <w:tcW w:w="96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C0ARDT</w:t>
            </w:r>
          </w:p>
        </w:tc>
        <w:tc>
          <w:tcPr>
            <w:tcW w:w="12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67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63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INSEE de l'arrondissement où se trouve la commune</w:t>
            </w:r>
          </w:p>
        </w:tc>
      </w:tr>
      <w:tr w:rsidR="003A769E" w:rsidRPr="004E2387" w:rsidTr="00880A3B">
        <w:trPr>
          <w:trHeight w:val="16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COMMUNE INSEE</w:t>
            </w:r>
          </w:p>
        </w:tc>
        <w:tc>
          <w:tcPr>
            <w:tcW w:w="96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C0CMI</w:t>
            </w:r>
          </w:p>
        </w:tc>
        <w:tc>
          <w:tcPr>
            <w:tcW w:w="12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(5)</w:t>
            </w: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3A769E" w:rsidRPr="004E2387" w:rsidRDefault="008527ED"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67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63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COG de l'INSEE</w:t>
            </w:r>
          </w:p>
        </w:tc>
      </w:tr>
      <w:tr w:rsidR="003A769E" w:rsidRPr="004E2387" w:rsidTr="008527ED">
        <w:trPr>
          <w:trHeight w:val="257"/>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DEPARTEMENT</w:t>
            </w:r>
          </w:p>
        </w:tc>
        <w:tc>
          <w:tcPr>
            <w:tcW w:w="96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CLIDEP</w:t>
            </w:r>
          </w:p>
        </w:tc>
        <w:tc>
          <w:tcPr>
            <w:tcW w:w="12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3A769E" w:rsidRPr="004E2387" w:rsidRDefault="008527ED"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LMATY581</w:t>
            </w:r>
          </w:p>
        </w:tc>
        <w:tc>
          <w:tcPr>
            <w:tcW w:w="67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63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nomenclature INSEE</w:t>
            </w:r>
          </w:p>
        </w:tc>
      </w:tr>
      <w:tr w:rsidR="003A769E" w:rsidRPr="004E2387" w:rsidTr="008527ED">
        <w:trPr>
          <w:trHeight w:val="55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67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63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3A769E" w:rsidRPr="004E2387" w:rsidTr="008527ED">
        <w:trPr>
          <w:trHeight w:val="52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67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63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3A769E" w:rsidRPr="004E2387" w:rsidTr="008527ED">
        <w:trPr>
          <w:trHeight w:val="221"/>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COMMUNE INSEE new</w:t>
            </w:r>
          </w:p>
        </w:tc>
        <w:tc>
          <w:tcPr>
            <w:tcW w:w="96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YLOMMI</w:t>
            </w:r>
          </w:p>
        </w:tc>
        <w:tc>
          <w:tcPr>
            <w:tcW w:w="12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67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w:t>
            </w:r>
          </w:p>
        </w:tc>
        <w:tc>
          <w:tcPr>
            <w:tcW w:w="263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accentué</w:t>
            </w:r>
          </w:p>
        </w:tc>
      </w:tr>
      <w:tr w:rsidR="003A769E" w:rsidRPr="004E2387" w:rsidTr="008527ED">
        <w:trPr>
          <w:trHeight w:val="241"/>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COMMUNE INSEE</w:t>
            </w:r>
          </w:p>
        </w:tc>
        <w:tc>
          <w:tcPr>
            <w:tcW w:w="96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YL0CMI</w:t>
            </w:r>
          </w:p>
        </w:tc>
        <w:tc>
          <w:tcPr>
            <w:tcW w:w="12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(26)</w:t>
            </w: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67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63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en majuscule non accentuée</w:t>
            </w:r>
          </w:p>
        </w:tc>
      </w:tr>
      <w:tr w:rsidR="003A769E" w:rsidRPr="004E2387" w:rsidTr="008527ED">
        <w:trPr>
          <w:trHeight w:val="41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p>
        </w:tc>
        <w:tc>
          <w:tcPr>
            <w:tcW w:w="67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880A3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630" w:type="dxa"/>
            <w:tcBorders>
              <w:top w:val="nil"/>
              <w:left w:val="nil"/>
              <w:bottom w:val="single" w:sz="4" w:space="0" w:color="auto"/>
              <w:right w:val="single" w:sz="4" w:space="0" w:color="auto"/>
            </w:tcBorders>
            <w:shd w:val="clear" w:color="auto" w:fill="auto"/>
            <w:vAlign w:val="bottom"/>
            <w:hideMark/>
          </w:tcPr>
          <w:p w:rsidR="003A769E" w:rsidRPr="004E2387" w:rsidRDefault="003A769E" w:rsidP="003A76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8F2813"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BE4D71" w:rsidRPr="004615FC" w:rsidRDefault="00BE4D71">
      <w:pPr>
        <w:rPr>
          <w:rFonts w:asciiTheme="minorHAnsi" w:hAnsiTheme="minorHAnsi" w:cstheme="minorHAnsi"/>
          <w:szCs w:val="24"/>
          <w:lang w:eastAsia="fr-FR" w:bidi="ar-SA"/>
        </w:rPr>
      </w:pPr>
    </w:p>
    <w:p w:rsidR="00AF1B75" w:rsidRDefault="00AF1B75" w:rsidP="00AF1B75">
      <w:pPr>
        <w:pStyle w:val="Titre4"/>
        <w:rPr>
          <w:rFonts w:asciiTheme="minorHAnsi" w:hAnsiTheme="minorHAnsi" w:cstheme="minorHAnsi"/>
        </w:rPr>
      </w:pPr>
      <w:r w:rsidRPr="00AF1B75">
        <w:rPr>
          <w:rFonts w:asciiTheme="minorHAnsi" w:hAnsiTheme="minorHAnsi" w:cstheme="minorHAnsi"/>
        </w:rPr>
        <w:t>Création : renseignement des données de ta_commune_insee</w:t>
      </w:r>
    </w:p>
    <w:p w:rsidR="00AF1B75" w:rsidRPr="004615FC" w:rsidRDefault="00AF1B75" w:rsidP="00AF1B75">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AF1B75" w:rsidRPr="004615FC" w:rsidRDefault="00AF1B75" w:rsidP="00357DCC">
      <w:pPr>
        <w:numPr>
          <w:ilvl w:val="0"/>
          <w:numId w:val="68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COMMUNE (COM)</w:t>
      </w:r>
    </w:p>
    <w:p w:rsidR="00AF1B75" w:rsidRPr="004615FC" w:rsidRDefault="00AF1B75" w:rsidP="00357DCC">
      <w:pPr>
        <w:numPr>
          <w:ilvl w:val="0"/>
          <w:numId w:val="68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EN MAJUSCULES  (NCC)</w:t>
      </w:r>
    </w:p>
    <w:p w:rsidR="00AF1B75" w:rsidRPr="004615FC" w:rsidRDefault="00AF1B75" w:rsidP="00357DCC">
      <w:pPr>
        <w:numPr>
          <w:ilvl w:val="0"/>
          <w:numId w:val="68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EN MINUSCULES (NCCENR)</w:t>
      </w:r>
    </w:p>
    <w:p w:rsidR="00AF1B75" w:rsidRPr="004615FC" w:rsidRDefault="00AF1B75" w:rsidP="00357DCC">
      <w:pPr>
        <w:numPr>
          <w:ilvl w:val="0"/>
          <w:numId w:val="68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ARRONDISSEMENT (AR)</w:t>
      </w:r>
    </w:p>
    <w:p w:rsidR="00AF1B75" w:rsidRPr="004615FC" w:rsidRDefault="00AF1B75" w:rsidP="00357DCC">
      <w:pPr>
        <w:numPr>
          <w:ilvl w:val="0"/>
          <w:numId w:val="684"/>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CANTON (CT)</w:t>
      </w:r>
    </w:p>
    <w:p w:rsidR="00AF1B75" w:rsidRPr="004615FC" w:rsidRDefault="00AF1B75" w:rsidP="00AF1B75">
      <w:pPr>
        <w:autoSpaceDE w:val="0"/>
        <w:autoSpaceDN w:val="0"/>
        <w:adjustRightInd w:val="0"/>
        <w:rPr>
          <w:rFonts w:asciiTheme="minorHAnsi" w:hAnsiTheme="minorHAnsi" w:cstheme="minorHAnsi"/>
          <w:szCs w:val="24"/>
          <w:lang w:eastAsia="fr-FR" w:bidi="ar-SA"/>
        </w:rPr>
      </w:pPr>
    </w:p>
    <w:p w:rsidR="00AF1B75" w:rsidRPr="004615FC" w:rsidRDefault="00AF1B75" w:rsidP="00AF1B75">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AF1B75" w:rsidRPr="004615FC" w:rsidRDefault="00AF1B75" w:rsidP="00357DCC">
      <w:pPr>
        <w:numPr>
          <w:ilvl w:val="0"/>
          <w:numId w:val="68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DEBUT EFFET (YDDEFF)</w:t>
      </w:r>
    </w:p>
    <w:p w:rsidR="00AF1B75" w:rsidRPr="004615FC" w:rsidRDefault="00AF1B75" w:rsidP="00357DCC">
      <w:pPr>
        <w:numPr>
          <w:ilvl w:val="0"/>
          <w:numId w:val="68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FIN EFFET (YDFEFF)</w:t>
      </w:r>
    </w:p>
    <w:p w:rsidR="00AF1B75" w:rsidRPr="004615FC" w:rsidRDefault="00AF1B75" w:rsidP="00357DCC">
      <w:pPr>
        <w:numPr>
          <w:ilvl w:val="0"/>
          <w:numId w:val="68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AF1B75" w:rsidRPr="004615FC" w:rsidRDefault="00AF1B75" w:rsidP="00AF1B75">
      <w:pPr>
        <w:autoSpaceDE w:val="0"/>
        <w:autoSpaceDN w:val="0"/>
        <w:adjustRightInd w:val="0"/>
        <w:rPr>
          <w:rFonts w:asciiTheme="minorHAnsi" w:hAnsiTheme="minorHAnsi" w:cstheme="minorHAnsi"/>
          <w:szCs w:val="24"/>
          <w:lang w:eastAsia="fr-FR" w:bidi="ar-SA"/>
        </w:rPr>
      </w:pPr>
    </w:p>
    <w:p w:rsidR="00AF1B75" w:rsidRPr="004615FC" w:rsidRDefault="00AF1B75" w:rsidP="00AF1B75">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une liste déroulante : </w:t>
      </w:r>
    </w:p>
    <w:p w:rsidR="00AF1B75" w:rsidRPr="004615FC" w:rsidRDefault="00AF1B75" w:rsidP="00357DCC">
      <w:pPr>
        <w:numPr>
          <w:ilvl w:val="0"/>
          <w:numId w:val="68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DEPARTEMENT (YC0DEP) . La liste déroulante propose toutes les valeurs de la table ta_departement qui ne sont pas closes (lignes dont la DATE DE CLOTURE YDCLOT est supérieure strictement à la date du jour), accompagnées de leur libellé YL0DEP</w:t>
      </w:r>
    </w:p>
    <w:p w:rsidR="00AF1B75" w:rsidRPr="004615FC" w:rsidRDefault="00AF1B75" w:rsidP="00357DCC">
      <w:pPr>
        <w:numPr>
          <w:ilvl w:val="0"/>
          <w:numId w:val="68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REGION ADMINISTRATIVE INSEE (YC0RGI). La liste déroulante propose toutes les valeurs de la table ta_region_administrative_lmtay547 qui ne sont pas closes (lignes dont la DATE DE CLOTURE YDCLOT est supérieure strictement à la date du jour), accompagnées de leur libellé YL0RGI</w:t>
      </w:r>
    </w:p>
    <w:p w:rsidR="00AF1B75" w:rsidRPr="004615FC" w:rsidRDefault="00AF1B75" w:rsidP="00357DCC">
      <w:pPr>
        <w:numPr>
          <w:ilvl w:val="0"/>
          <w:numId w:val="68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val="en-US" w:eastAsia="fr-FR" w:bidi="ar-SA"/>
        </w:rPr>
        <w:t>CODE REGION ADMIN. INSEE 2016 (REGION</w:t>
      </w:r>
      <w:r w:rsidR="000A6C3D" w:rsidRPr="004615FC">
        <w:rPr>
          <w:rFonts w:asciiTheme="minorHAnsi" w:hAnsiTheme="minorHAnsi" w:cstheme="minorHAnsi"/>
          <w:szCs w:val="24"/>
          <w:lang w:val="en-US" w:eastAsia="fr-FR" w:bidi="ar-SA"/>
        </w:rPr>
        <w:t xml:space="preserve">). </w:t>
      </w:r>
      <w:r w:rsidRPr="004615FC">
        <w:rPr>
          <w:rFonts w:asciiTheme="minorHAnsi" w:hAnsiTheme="minorHAnsi" w:cstheme="minorHAnsi"/>
          <w:szCs w:val="24"/>
          <w:lang w:eastAsia="fr-FR" w:bidi="ar-SA"/>
        </w:rPr>
        <w:t>La liste déroulante propose toutes les valeurs de la table ta_region_administrative_2016 qui ne sont pas closes (lignes dont la DATE DE CLOTURE YDCLOT est supérieure strictement à la date du jour), accompagnées de leur libellé NCC</w:t>
      </w:r>
    </w:p>
    <w:p w:rsidR="00AF1B75" w:rsidRPr="004615FC" w:rsidRDefault="00AF1B75" w:rsidP="00357DCC">
      <w:pPr>
        <w:numPr>
          <w:ilvl w:val="0"/>
          <w:numId w:val="68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TOP DECOUPAGE COMMUNE EN CANTONS (CDC) . La liste déroulante propose toutes les valeurs de la table ta_top_decoupage_commune_cantons qui ne sont pas closes (lignes dont la DATE DE CLOTURE YDCLOT est supérieure strictement à la date du jour), accompagnées de leur libellé LCDC</w:t>
      </w:r>
    </w:p>
    <w:p w:rsidR="00AF1B75" w:rsidRPr="004615FC" w:rsidRDefault="00AF1B75" w:rsidP="00357DCC">
      <w:pPr>
        <w:numPr>
          <w:ilvl w:val="0"/>
          <w:numId w:val="68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CHEF LIEU (TCHEFL) . La liste déroulante propose toutes les valeurs de la table ta_top_chef_lieu qui ne sont pas closes (lignes dont la DATE DE CLOTURE YDCLOT est supérieure strictement à la date du jour), accompagnées de leur libellé LCHEFL</w:t>
      </w:r>
    </w:p>
    <w:p w:rsidR="00AF1B75" w:rsidRPr="004615FC" w:rsidRDefault="00AF1B75" w:rsidP="00357DCC">
      <w:pPr>
        <w:numPr>
          <w:ilvl w:val="0"/>
          <w:numId w:val="68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TYPE DE NOM EN CLAIR (TNCC) . La liste déroulante  propose toutes les valeurs de la table ta_type_de_nom_en_clair qui ne sont pas closes (lignes dont la DATE DE CLOTURE YDCLOT est supérieure strictement à la date du jour), accompagnées de leur libellé LITNCC</w:t>
      </w:r>
    </w:p>
    <w:p w:rsidR="00AF1B75" w:rsidRPr="004615FC" w:rsidRDefault="00AF1B75" w:rsidP="00357DCC">
      <w:pPr>
        <w:numPr>
          <w:ilvl w:val="0"/>
          <w:numId w:val="68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RESERVE  (IDCOM) . La liste déroulante  propose toutes les valeurs de la table ta_identifiant_commune qui ne sont pas closes (lignes dont la DATE DE CLOTURE YDCLOT est supérieure strictement à la date du jour), accompagnées de leur libellé LIDCOM</w:t>
      </w:r>
    </w:p>
    <w:p w:rsidR="00AF1B75" w:rsidRPr="004615FC" w:rsidRDefault="00AF1B75" w:rsidP="00357DCC">
      <w:pPr>
        <w:numPr>
          <w:ilvl w:val="0"/>
          <w:numId w:val="68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ARTICLE (MAJUSCULES) (ARTMAJ) . La liste déroulante  propose toutes les valeurs de la table ta_article_majuscule qui ne sont pas closes (lignes dont la DATE DE CLOTURE YDCLOT est supérieure strictement à la date du jour)</w:t>
      </w:r>
    </w:p>
    <w:p w:rsidR="00AF1B75" w:rsidRPr="004615FC" w:rsidRDefault="00AF1B75" w:rsidP="00357DCC">
      <w:pPr>
        <w:numPr>
          <w:ilvl w:val="0"/>
          <w:numId w:val="68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ARTICLE (TYPOGRAPHIE RICHE) (ARTMIN) . La liste déroulante  propose toutes les valeurs de la table ta_article_typographie_riche qui ne sont pas closes (lignes dont la DATE DE CLOTURE YDCLOT est supérieure strictement à la date du jour)</w:t>
      </w:r>
    </w:p>
    <w:p w:rsidR="00AF1B75" w:rsidRPr="004615FC" w:rsidRDefault="00AF1B75">
      <w:pPr>
        <w:rPr>
          <w:rFonts w:asciiTheme="minorHAnsi" w:hAnsiTheme="minorHAnsi" w:cstheme="minorHAnsi"/>
          <w:szCs w:val="24"/>
          <w:lang w:eastAsia="fr-FR" w:bidi="ar-SA"/>
        </w:rPr>
      </w:pPr>
    </w:p>
    <w:p w:rsidR="00BE4D71" w:rsidRDefault="002007D4" w:rsidP="002007D4">
      <w:pPr>
        <w:pStyle w:val="Titre4"/>
        <w:rPr>
          <w:rFonts w:asciiTheme="minorHAnsi" w:hAnsiTheme="minorHAnsi" w:cstheme="minorHAnsi"/>
        </w:rPr>
      </w:pPr>
      <w:r w:rsidRPr="002007D4">
        <w:rPr>
          <w:rFonts w:asciiTheme="minorHAnsi" w:hAnsiTheme="minorHAnsi" w:cstheme="minorHAnsi"/>
        </w:rPr>
        <w:t>Création : contrôle des données de ta_commune_insee</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2007D4" w:rsidRPr="004615FC" w:rsidRDefault="002007D4" w:rsidP="00357DCC">
      <w:pPr>
        <w:numPr>
          <w:ilvl w:val="0"/>
          <w:numId w:val="56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COMMUNE (COM)</w:t>
      </w:r>
    </w:p>
    <w:p w:rsidR="002007D4" w:rsidRPr="004615FC" w:rsidRDefault="002007D4" w:rsidP="00357DCC">
      <w:pPr>
        <w:numPr>
          <w:ilvl w:val="0"/>
          <w:numId w:val="56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MAJUSCULES  (NCC)</w:t>
      </w:r>
    </w:p>
    <w:p w:rsidR="002007D4" w:rsidRPr="004615FC" w:rsidRDefault="002007D4" w:rsidP="00357DCC">
      <w:pPr>
        <w:numPr>
          <w:ilvl w:val="0"/>
          <w:numId w:val="56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MINUSCULES (NCCENR)</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minimale : </w:t>
      </w:r>
    </w:p>
    <w:p w:rsidR="002007D4" w:rsidRPr="004615FC" w:rsidRDefault="002007D4" w:rsidP="00357DCC">
      <w:pPr>
        <w:numPr>
          <w:ilvl w:val="0"/>
          <w:numId w:val="56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COG (COG) : 5 caractères</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2007D4" w:rsidRPr="004615FC" w:rsidRDefault="002007D4" w:rsidP="00357DCC">
      <w:pPr>
        <w:numPr>
          <w:ilvl w:val="0"/>
          <w:numId w:val="56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COMMUNE (COM) : 3 caractères.</w:t>
      </w:r>
    </w:p>
    <w:p w:rsidR="002007D4" w:rsidRPr="004615FC" w:rsidRDefault="002007D4" w:rsidP="00357DCC">
      <w:pPr>
        <w:numPr>
          <w:ilvl w:val="0"/>
          <w:numId w:val="56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MAJUSCULES  (NCC) : 70 caractères.</w:t>
      </w:r>
    </w:p>
    <w:p w:rsidR="002007D4" w:rsidRPr="004615FC" w:rsidRDefault="002007D4" w:rsidP="00357DCC">
      <w:pPr>
        <w:numPr>
          <w:ilvl w:val="0"/>
          <w:numId w:val="56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MINUSCULES (NCCENR) : 70 caractères.</w:t>
      </w:r>
    </w:p>
    <w:p w:rsidR="002007D4" w:rsidRPr="004615FC" w:rsidRDefault="002007D4" w:rsidP="00357DCC">
      <w:pPr>
        <w:numPr>
          <w:ilvl w:val="0"/>
          <w:numId w:val="56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ARRONDISSEMENT (AR) : 1 caractère.</w:t>
      </w:r>
    </w:p>
    <w:p w:rsidR="002007D4" w:rsidRPr="004615FC" w:rsidRDefault="002007D4" w:rsidP="00357DCC">
      <w:pPr>
        <w:numPr>
          <w:ilvl w:val="0"/>
          <w:numId w:val="56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CANTON (CT) : 2 caractères.</w:t>
      </w:r>
    </w:p>
    <w:p w:rsidR="002007D4" w:rsidRPr="004615FC" w:rsidRDefault="002007D4" w:rsidP="00357DCC">
      <w:pPr>
        <w:numPr>
          <w:ilvl w:val="0"/>
          <w:numId w:val="56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COG (COG) : 5 caractères</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d'unicité : </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sur le couple CODE DEPARTEMENT (DEP) / CODE COMMUNE (COM)</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357DCC">
      <w:pPr>
        <w:numPr>
          <w:ilvl w:val="0"/>
          <w:numId w:val="56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 ne concerne que les champs de saisie CODE COMMUNE (COM), LIBELLE EN MAJUSCULES (NCC), CODE ARRONDISSEMENT (AR) et CODE CANTON (CT). Les dates, les listes déroulantes et LIBELLE EN MINUSCULES (NCCENR) sont exclus de ces contrôles ):</w:t>
      </w: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Pour CODE COMMUNE (COM), LIBELLE EN MAJUSCULES (NCC), CODE ARRONDISSEMENT (AR) et CODE CANTON (CT), les caractères autorisés sont : </w:t>
      </w:r>
    </w:p>
    <w:p w:rsidR="002007D4" w:rsidRPr="004615FC" w:rsidRDefault="002007D4" w:rsidP="00357DCC">
      <w:pPr>
        <w:numPr>
          <w:ilvl w:val="0"/>
          <w:numId w:val="569"/>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2007D4" w:rsidRPr="004615FC" w:rsidRDefault="002007D4" w:rsidP="00357DCC">
      <w:pPr>
        <w:numPr>
          <w:ilvl w:val="0"/>
          <w:numId w:val="56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2007D4" w:rsidRPr="004615FC" w:rsidRDefault="002007D4" w:rsidP="00357DCC">
      <w:pPr>
        <w:numPr>
          <w:ilvl w:val="0"/>
          <w:numId w:val="56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2007D4" w:rsidRPr="004615FC" w:rsidRDefault="002007D4" w:rsidP="00357DCC">
      <w:pPr>
        <w:numPr>
          <w:ilvl w:val="0"/>
          <w:numId w:val="56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2007D4" w:rsidRPr="004615FC" w:rsidRDefault="002007D4" w:rsidP="00357DCC">
      <w:pPr>
        <w:numPr>
          <w:ilvl w:val="0"/>
          <w:numId w:val="57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2007D4" w:rsidRPr="004615FC" w:rsidRDefault="002007D4" w:rsidP="002007D4">
      <w:pPr>
        <w:autoSpaceDE w:val="0"/>
        <w:autoSpaceDN w:val="0"/>
        <w:adjustRightInd w:val="0"/>
        <w:rPr>
          <w:rFonts w:asciiTheme="minorHAnsi" w:hAnsiTheme="minorHAnsi" w:cstheme="minorHAnsi"/>
          <w:szCs w:val="24"/>
          <w:lang w:eastAsia="fr-FR" w:bidi="ar-SA"/>
        </w:rPr>
      </w:pPr>
    </w:p>
    <w:p w:rsidR="002007D4" w:rsidRPr="004615FC" w:rsidRDefault="002007D4" w:rsidP="002007D4">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2007D4" w:rsidRPr="004615FC" w:rsidRDefault="002007D4" w:rsidP="00357DCC">
      <w:pPr>
        <w:numPr>
          <w:ilvl w:val="0"/>
          <w:numId w:val="57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2007D4" w:rsidRPr="004615FC" w:rsidRDefault="002007D4" w:rsidP="00357DCC">
      <w:pPr>
        <w:numPr>
          <w:ilvl w:val="0"/>
          <w:numId w:val="57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FIN EFFET (YDFEFF) est totalement indépendante de celle de la DATE CLOTURE (YDCLOT)</w:t>
      </w:r>
    </w:p>
    <w:p w:rsidR="002007D4" w:rsidRPr="004615FC" w:rsidRDefault="002007D4" w:rsidP="00357DCC">
      <w:pPr>
        <w:numPr>
          <w:ilvl w:val="0"/>
          <w:numId w:val="57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ARRONDISSEMENT (AR) est facultatif</w:t>
      </w:r>
    </w:p>
    <w:p w:rsidR="002007D4" w:rsidRPr="004615FC" w:rsidRDefault="002007D4" w:rsidP="00357DCC">
      <w:pPr>
        <w:numPr>
          <w:ilvl w:val="0"/>
          <w:numId w:val="57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CANTON (CT) est facultatif</w:t>
      </w:r>
    </w:p>
    <w:p w:rsidR="00BE4D71" w:rsidRPr="004615FC" w:rsidRDefault="00BE4D71">
      <w:pPr>
        <w:rPr>
          <w:rFonts w:asciiTheme="minorHAnsi" w:hAnsiTheme="minorHAnsi" w:cstheme="minorHAnsi"/>
          <w:szCs w:val="24"/>
          <w:lang w:eastAsia="fr-FR" w:bidi="ar-SA"/>
        </w:rPr>
      </w:pPr>
    </w:p>
    <w:p w:rsidR="00BE4D71" w:rsidRDefault="00E7791B" w:rsidP="00E7791B">
      <w:pPr>
        <w:pStyle w:val="Titre4"/>
        <w:rPr>
          <w:rFonts w:asciiTheme="minorHAnsi" w:hAnsiTheme="minorHAnsi" w:cstheme="minorHAnsi"/>
        </w:rPr>
      </w:pPr>
      <w:r w:rsidRPr="00E7791B">
        <w:rPr>
          <w:rFonts w:asciiTheme="minorHAnsi" w:hAnsiTheme="minorHAnsi" w:cstheme="minorHAnsi"/>
        </w:rPr>
        <w:t>Modification : contrôle des données de ta_commune_insee</w:t>
      </w:r>
    </w:p>
    <w:p w:rsidR="00E7791B" w:rsidRPr="004615FC" w:rsidRDefault="00E7791B" w:rsidP="00357DCC">
      <w:pPr>
        <w:numPr>
          <w:ilvl w:val="0"/>
          <w:numId w:val="62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MAJUSCULES  (NCC)</w:t>
      </w:r>
    </w:p>
    <w:p w:rsidR="00E7791B" w:rsidRPr="004615FC" w:rsidRDefault="00E7791B" w:rsidP="00357DCC">
      <w:pPr>
        <w:numPr>
          <w:ilvl w:val="0"/>
          <w:numId w:val="62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MINUSCULES (NCCENR)</w:t>
      </w:r>
    </w:p>
    <w:p w:rsidR="00E7791B" w:rsidRPr="004615FC" w:rsidRDefault="00E7791B" w:rsidP="00E7791B">
      <w:pPr>
        <w:autoSpaceDE w:val="0"/>
        <w:autoSpaceDN w:val="0"/>
        <w:adjustRightInd w:val="0"/>
        <w:rPr>
          <w:rFonts w:asciiTheme="minorHAnsi" w:hAnsiTheme="minorHAnsi" w:cstheme="minorHAnsi"/>
          <w:szCs w:val="24"/>
          <w:lang w:eastAsia="fr-FR" w:bidi="ar-SA"/>
        </w:rPr>
      </w:pPr>
    </w:p>
    <w:p w:rsidR="00E7791B" w:rsidRPr="004615FC" w:rsidRDefault="00E7791B" w:rsidP="00357DCC">
      <w:pPr>
        <w:numPr>
          <w:ilvl w:val="0"/>
          <w:numId w:val="62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E7791B" w:rsidRPr="004615FC" w:rsidRDefault="00E7791B" w:rsidP="00357DCC">
      <w:pPr>
        <w:numPr>
          <w:ilvl w:val="0"/>
          <w:numId w:val="629"/>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MAJUSCULES  (NCC) : 70 caractères.</w:t>
      </w:r>
    </w:p>
    <w:p w:rsidR="00E7791B" w:rsidRPr="004615FC" w:rsidRDefault="00E7791B" w:rsidP="00357DCC">
      <w:pPr>
        <w:numPr>
          <w:ilvl w:val="0"/>
          <w:numId w:val="62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MINUSCULES (NCCENR) : 70 caractères.</w:t>
      </w:r>
    </w:p>
    <w:p w:rsidR="00E7791B" w:rsidRPr="004615FC" w:rsidRDefault="00E7791B" w:rsidP="00357DCC">
      <w:pPr>
        <w:numPr>
          <w:ilvl w:val="0"/>
          <w:numId w:val="62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ARRONDISSEMENT (AR) : 1 caractère.</w:t>
      </w:r>
    </w:p>
    <w:p w:rsidR="00E7791B" w:rsidRPr="004615FC" w:rsidRDefault="00E7791B" w:rsidP="00357DCC">
      <w:pPr>
        <w:numPr>
          <w:ilvl w:val="0"/>
          <w:numId w:val="62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CANTON (CT) : 2 caractères.</w:t>
      </w:r>
    </w:p>
    <w:p w:rsidR="00E7791B" w:rsidRPr="004615FC" w:rsidRDefault="00E7791B" w:rsidP="00E7791B">
      <w:pPr>
        <w:autoSpaceDE w:val="0"/>
        <w:autoSpaceDN w:val="0"/>
        <w:adjustRightInd w:val="0"/>
        <w:rPr>
          <w:rFonts w:asciiTheme="minorHAnsi" w:hAnsiTheme="minorHAnsi" w:cstheme="minorHAnsi"/>
          <w:szCs w:val="24"/>
          <w:lang w:eastAsia="fr-FR" w:bidi="ar-SA"/>
        </w:rPr>
      </w:pPr>
    </w:p>
    <w:p w:rsidR="00E7791B" w:rsidRPr="004615FC" w:rsidRDefault="00E7791B" w:rsidP="00E7791B">
      <w:pPr>
        <w:autoSpaceDE w:val="0"/>
        <w:autoSpaceDN w:val="0"/>
        <w:adjustRightInd w:val="0"/>
        <w:rPr>
          <w:rFonts w:asciiTheme="minorHAnsi" w:hAnsiTheme="minorHAnsi" w:cstheme="minorHAnsi"/>
          <w:szCs w:val="24"/>
          <w:lang w:eastAsia="fr-FR" w:bidi="ar-SA"/>
        </w:rPr>
      </w:pPr>
    </w:p>
    <w:p w:rsidR="00E7791B" w:rsidRPr="004615FC" w:rsidRDefault="00E7791B" w:rsidP="00357DCC">
      <w:pPr>
        <w:numPr>
          <w:ilvl w:val="0"/>
          <w:numId w:val="63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 ne concerne que les champs de saisie LIBELLE EN MAJUSCULES (NCC), CODE ARRONDISSEMENT (AR) et CODE CANTON (CT). Les dates, les listes déroulantes et LIBELLE EN MINUSCULES (NCCENR) sont exclus de ces contrôles ):</w:t>
      </w:r>
    </w:p>
    <w:p w:rsidR="00E7791B" w:rsidRPr="004615FC" w:rsidRDefault="00E7791B" w:rsidP="00E7791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Pour LIBELLE EN MAJUSCULES (NCC), CODE ARRONDISSEMENT (AR) et CODE CANTON (CT), les caractères autorisés sont : </w:t>
      </w:r>
    </w:p>
    <w:p w:rsidR="00E7791B" w:rsidRPr="004615FC" w:rsidRDefault="00E7791B" w:rsidP="00357DCC">
      <w:pPr>
        <w:numPr>
          <w:ilvl w:val="0"/>
          <w:numId w:val="63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E7791B" w:rsidRPr="004615FC" w:rsidRDefault="00E7791B" w:rsidP="00357DCC">
      <w:pPr>
        <w:numPr>
          <w:ilvl w:val="0"/>
          <w:numId w:val="63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E7791B" w:rsidRPr="004615FC" w:rsidRDefault="00E7791B" w:rsidP="00357DCC">
      <w:pPr>
        <w:numPr>
          <w:ilvl w:val="0"/>
          <w:numId w:val="63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E7791B" w:rsidRPr="004615FC" w:rsidRDefault="00E7791B" w:rsidP="00357DCC">
      <w:pPr>
        <w:numPr>
          <w:ilvl w:val="0"/>
          <w:numId w:val="63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E7791B" w:rsidRPr="004615FC" w:rsidRDefault="00E7791B" w:rsidP="00E7791B">
      <w:pPr>
        <w:autoSpaceDE w:val="0"/>
        <w:autoSpaceDN w:val="0"/>
        <w:adjustRightInd w:val="0"/>
        <w:rPr>
          <w:rFonts w:asciiTheme="minorHAnsi" w:hAnsiTheme="minorHAnsi" w:cstheme="minorHAnsi"/>
          <w:szCs w:val="24"/>
          <w:lang w:eastAsia="fr-FR" w:bidi="ar-SA"/>
        </w:rPr>
      </w:pPr>
    </w:p>
    <w:p w:rsidR="00E7791B" w:rsidRPr="004615FC" w:rsidRDefault="00E7791B" w:rsidP="00E7791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E7791B" w:rsidRPr="004615FC" w:rsidRDefault="00E7791B" w:rsidP="00357DCC">
      <w:pPr>
        <w:numPr>
          <w:ilvl w:val="0"/>
          <w:numId w:val="63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E7791B" w:rsidRPr="004615FC" w:rsidRDefault="00E7791B" w:rsidP="00E7791B">
      <w:pPr>
        <w:autoSpaceDE w:val="0"/>
        <w:autoSpaceDN w:val="0"/>
        <w:adjustRightInd w:val="0"/>
        <w:rPr>
          <w:rFonts w:asciiTheme="minorHAnsi" w:hAnsiTheme="minorHAnsi" w:cstheme="minorHAnsi"/>
          <w:szCs w:val="24"/>
          <w:lang w:eastAsia="fr-FR" w:bidi="ar-SA"/>
        </w:rPr>
      </w:pPr>
    </w:p>
    <w:p w:rsidR="00E7791B" w:rsidRPr="004615FC" w:rsidRDefault="00E7791B" w:rsidP="00E7791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E7791B" w:rsidRPr="004615FC" w:rsidRDefault="00E7791B" w:rsidP="00357DCC">
      <w:pPr>
        <w:numPr>
          <w:ilvl w:val="0"/>
          <w:numId w:val="63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E7791B" w:rsidRPr="004615FC" w:rsidRDefault="00E7791B" w:rsidP="00357DCC">
      <w:pPr>
        <w:numPr>
          <w:ilvl w:val="0"/>
          <w:numId w:val="633"/>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FIN EFFET (YDFEFF) est totalement indépendante de celle de la DATE CLOTURE (YDCLOT)</w:t>
      </w:r>
    </w:p>
    <w:p w:rsidR="00E7791B" w:rsidRPr="004615FC" w:rsidRDefault="00E7791B" w:rsidP="00357DCC">
      <w:pPr>
        <w:numPr>
          <w:ilvl w:val="0"/>
          <w:numId w:val="63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ARRONDISSEMENT (AR) est facultatif</w:t>
      </w:r>
    </w:p>
    <w:p w:rsidR="00E7791B" w:rsidRPr="004615FC" w:rsidRDefault="00E7791B" w:rsidP="00357DCC">
      <w:pPr>
        <w:numPr>
          <w:ilvl w:val="0"/>
          <w:numId w:val="63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CANTON (CT) est facultatif</w:t>
      </w:r>
    </w:p>
    <w:p w:rsidR="00E7791B" w:rsidRPr="004615FC" w:rsidRDefault="00E7791B" w:rsidP="00E7791B">
      <w:pPr>
        <w:rPr>
          <w:rFonts w:asciiTheme="minorHAnsi" w:hAnsiTheme="minorHAnsi" w:cstheme="minorHAnsi"/>
          <w:szCs w:val="24"/>
        </w:rPr>
      </w:pPr>
    </w:p>
    <w:p w:rsidR="00BE4D71" w:rsidRDefault="00BE4D71" w:rsidP="00BE4D71">
      <w:pPr>
        <w:pStyle w:val="Titre4"/>
        <w:rPr>
          <w:rFonts w:asciiTheme="minorHAnsi" w:hAnsiTheme="minorHAnsi" w:cstheme="minorHAnsi"/>
        </w:rPr>
      </w:pPr>
      <w:r w:rsidRPr="00BE4D71">
        <w:rPr>
          <w:rFonts w:asciiTheme="minorHAnsi" w:hAnsiTheme="minorHAnsi" w:cstheme="minorHAnsi"/>
        </w:rPr>
        <w:t>Modification : renseignement des données de ta_commune_insee</w:t>
      </w:r>
    </w:p>
    <w:p w:rsidR="00BE4D71" w:rsidRPr="004615FC" w:rsidRDefault="00BE4D71" w:rsidP="00BE4D7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BE4D71" w:rsidRPr="004615FC" w:rsidRDefault="00BE4D71" w:rsidP="00357DCC">
      <w:pPr>
        <w:numPr>
          <w:ilvl w:val="0"/>
          <w:numId w:val="46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EN MAJUSCULES  (NCC)</w:t>
      </w:r>
    </w:p>
    <w:p w:rsidR="00BE4D71" w:rsidRPr="004615FC" w:rsidRDefault="00BE4D71" w:rsidP="00357DCC">
      <w:pPr>
        <w:numPr>
          <w:ilvl w:val="0"/>
          <w:numId w:val="46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EN MINUSCULES (NCCENR)</w:t>
      </w:r>
    </w:p>
    <w:p w:rsidR="00BE4D71" w:rsidRPr="004615FC" w:rsidRDefault="00BE4D71" w:rsidP="00357DCC">
      <w:pPr>
        <w:numPr>
          <w:ilvl w:val="0"/>
          <w:numId w:val="46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ARRONDISSEMENT (AR)</w:t>
      </w:r>
    </w:p>
    <w:p w:rsidR="00BE4D71" w:rsidRPr="004615FC" w:rsidRDefault="00BE4D71" w:rsidP="00357DCC">
      <w:pPr>
        <w:numPr>
          <w:ilvl w:val="0"/>
          <w:numId w:val="46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CANTON (CT)</w:t>
      </w:r>
    </w:p>
    <w:p w:rsidR="00BE4D71" w:rsidRPr="004615FC" w:rsidRDefault="00BE4D71" w:rsidP="00BE4D71">
      <w:pPr>
        <w:autoSpaceDE w:val="0"/>
        <w:autoSpaceDN w:val="0"/>
        <w:adjustRightInd w:val="0"/>
        <w:rPr>
          <w:rFonts w:asciiTheme="minorHAnsi" w:hAnsiTheme="minorHAnsi" w:cstheme="minorHAnsi"/>
          <w:szCs w:val="24"/>
          <w:lang w:eastAsia="fr-FR" w:bidi="ar-SA"/>
        </w:rPr>
      </w:pPr>
    </w:p>
    <w:p w:rsidR="00BE4D71" w:rsidRPr="004615FC" w:rsidRDefault="00BE4D71" w:rsidP="00BE4D7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BE4D71" w:rsidRPr="004615FC" w:rsidRDefault="00BE4D71" w:rsidP="00357DCC">
      <w:pPr>
        <w:numPr>
          <w:ilvl w:val="0"/>
          <w:numId w:val="46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DEBUT EFFET (YDDEFF)</w:t>
      </w:r>
    </w:p>
    <w:p w:rsidR="00BE4D71" w:rsidRPr="004615FC" w:rsidRDefault="00BE4D71" w:rsidP="00357DCC">
      <w:pPr>
        <w:numPr>
          <w:ilvl w:val="0"/>
          <w:numId w:val="46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FIN EFFET (YDFEFF)</w:t>
      </w:r>
    </w:p>
    <w:p w:rsidR="00BE4D71" w:rsidRPr="004615FC" w:rsidRDefault="00BE4D71" w:rsidP="00357DCC">
      <w:pPr>
        <w:numPr>
          <w:ilvl w:val="0"/>
          <w:numId w:val="46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BE4D71" w:rsidRPr="004615FC" w:rsidRDefault="00BE4D71" w:rsidP="00BE4D71">
      <w:pPr>
        <w:autoSpaceDE w:val="0"/>
        <w:autoSpaceDN w:val="0"/>
        <w:adjustRightInd w:val="0"/>
        <w:rPr>
          <w:rFonts w:asciiTheme="minorHAnsi" w:hAnsiTheme="minorHAnsi" w:cstheme="minorHAnsi"/>
          <w:szCs w:val="24"/>
          <w:lang w:eastAsia="fr-FR" w:bidi="ar-SA"/>
        </w:rPr>
      </w:pPr>
    </w:p>
    <w:p w:rsidR="00BE4D71" w:rsidRPr="004615FC" w:rsidRDefault="00BE4D71" w:rsidP="00BE4D71">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une liste déroulante : </w:t>
      </w:r>
    </w:p>
    <w:p w:rsidR="00BE4D71" w:rsidRPr="004615FC" w:rsidRDefault="00BE4D71" w:rsidP="00357DCC">
      <w:pPr>
        <w:numPr>
          <w:ilvl w:val="0"/>
          <w:numId w:val="46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DEPARTEMENT (YC0DEP) . La liste déroulante propose toutes les valeurs de la table ta_departement qui ne sont pas closes (lignes dont la DATE DE CLOTURE YDCLOT est supérieure strictement à la date du jour), accompagnées de leur libellé YL0DEP</w:t>
      </w:r>
    </w:p>
    <w:p w:rsidR="00BE4D71" w:rsidRPr="004615FC" w:rsidRDefault="00BE4D71" w:rsidP="00357DCC">
      <w:pPr>
        <w:numPr>
          <w:ilvl w:val="0"/>
          <w:numId w:val="46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REGION ADMINISTRATIVE INSEE (YC0RGI). La liste déroulante propose toutes les valeurs de la table ta_region_administrative_lmtay547 qui ne sont pas closes (lignes dont la DATE DE CLOTURE YDCLOT est supérieure strictement à la date du jour), accompagnées de leur libellé YL0RGI</w:t>
      </w:r>
    </w:p>
    <w:p w:rsidR="00BE4D71" w:rsidRPr="004615FC" w:rsidRDefault="00BE4D71" w:rsidP="00357DCC">
      <w:pPr>
        <w:numPr>
          <w:ilvl w:val="0"/>
          <w:numId w:val="46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val="en-US" w:eastAsia="fr-FR" w:bidi="ar-SA"/>
        </w:rPr>
        <w:t>CODE REGION ADMIN. INSEE 2016 (REGION</w:t>
      </w:r>
      <w:r w:rsidR="000A6C3D" w:rsidRPr="004615FC">
        <w:rPr>
          <w:rFonts w:asciiTheme="minorHAnsi" w:hAnsiTheme="minorHAnsi" w:cstheme="minorHAnsi"/>
          <w:szCs w:val="24"/>
          <w:lang w:val="en-US" w:eastAsia="fr-FR" w:bidi="ar-SA"/>
        </w:rPr>
        <w:t xml:space="preserve">). </w:t>
      </w:r>
      <w:r w:rsidRPr="004615FC">
        <w:rPr>
          <w:rFonts w:asciiTheme="minorHAnsi" w:hAnsiTheme="minorHAnsi" w:cstheme="minorHAnsi"/>
          <w:szCs w:val="24"/>
          <w:lang w:eastAsia="fr-FR" w:bidi="ar-SA"/>
        </w:rPr>
        <w:t>La liste déroulante propose toutes les valeurs de la table ta_region_2016 qui ne sont pas closes (lignes dont la DATE DE CLOTURE YDCLOT est supérieure strictement à la date du jour), accompagnées de leur libellé NCC</w:t>
      </w:r>
    </w:p>
    <w:p w:rsidR="00BE4D71" w:rsidRPr="004615FC" w:rsidRDefault="00BE4D71" w:rsidP="00357DCC">
      <w:pPr>
        <w:numPr>
          <w:ilvl w:val="0"/>
          <w:numId w:val="46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TOP DECOUPAGE COMMUNE EN CANTONS (CDC) . La liste déroulante propose toutes les valeurs de la table ta_top_decoupage_commune_cantons qui ne sont pas closes (lignes dont la DATE DE CLOTURE YDCLOT est supérieure strictement à la date du jour), accompagnées de leur libellé LCDC</w:t>
      </w:r>
    </w:p>
    <w:p w:rsidR="00BE4D71" w:rsidRPr="004615FC" w:rsidRDefault="00BE4D71" w:rsidP="00357DCC">
      <w:pPr>
        <w:numPr>
          <w:ilvl w:val="0"/>
          <w:numId w:val="46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CHEF LIEU (TCHEFL) . La liste déroulante propose toutes les valeurs de la table ta_top_chef_lieu qui ne sont pas closes (lignes dont la DATE DE CLOTURE YDCLOT est supérieure strictement à la date du jour), accompagnées de leur libellé LCHEFL</w:t>
      </w:r>
    </w:p>
    <w:p w:rsidR="00BE4D71" w:rsidRPr="004615FC" w:rsidRDefault="00BE4D71" w:rsidP="00357DCC">
      <w:pPr>
        <w:numPr>
          <w:ilvl w:val="0"/>
          <w:numId w:val="46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TYPE DE NOM EN CLAIR (TNCC) . La liste déroulante  propose toutes les valeurs de la table ta_type_de_nom_en_clair qui ne sont pas closes (lignes dont la DATE DE CLOTURE YDCLOT est supérieure strictement à la date du jour), accompagnées de leur libellé LITNCC</w:t>
      </w:r>
    </w:p>
    <w:p w:rsidR="00BE4D71" w:rsidRPr="004615FC" w:rsidRDefault="00BE4D71" w:rsidP="00357DCC">
      <w:pPr>
        <w:numPr>
          <w:ilvl w:val="0"/>
          <w:numId w:val="46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RESERVE  (IDCOM) . La liste déroulante  propose toutes les valeurs de la table ta_identifiant_commune qui ne sont pas closes (lignes dont la DATE DE CLOTURE YDCLOT est supérieure strictement à la date du jour), accompagnées de leur libellé LIDCOM</w:t>
      </w:r>
    </w:p>
    <w:p w:rsidR="00BE4D71" w:rsidRPr="004615FC" w:rsidRDefault="00BE4D71" w:rsidP="00357DCC">
      <w:pPr>
        <w:numPr>
          <w:ilvl w:val="0"/>
          <w:numId w:val="46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ARTICLE (MAJUSCULES) (ARTMAJ) . La liste déroulante  propose toutes les valeurs de la table ta_article_majuscule qui ne sont pas closes (lignes dont la DATE DE CLOTURE YDCLOT est supérieure strictement à la date du jour)</w:t>
      </w:r>
    </w:p>
    <w:p w:rsidR="00BE4D71" w:rsidRPr="004615FC" w:rsidRDefault="00BE4D71" w:rsidP="00357DCC">
      <w:pPr>
        <w:numPr>
          <w:ilvl w:val="0"/>
          <w:numId w:val="463"/>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ARTICLE (TYPOGRAPHIE RICHE) (ARTMIN) . La liste déroulante  propose toutes les valeurs de la table ta_article_typographie_riche qui ne sont pas closes (lignes dont la DATE DE CLOTURE YDCLOT est supérieure strictement à la date du jour)</w:t>
      </w:r>
    </w:p>
    <w:p w:rsidR="00BE4D71" w:rsidRPr="004615FC" w:rsidRDefault="00BE4D71">
      <w:pPr>
        <w:rPr>
          <w:rFonts w:asciiTheme="minorHAnsi" w:hAnsiTheme="minorHAnsi" w:cstheme="minorHAnsi"/>
          <w:szCs w:val="24"/>
          <w:lang w:eastAsia="fr-FR" w:bidi="ar-SA"/>
        </w:rPr>
      </w:pPr>
    </w:p>
    <w:p w:rsidR="008A6E6E" w:rsidRPr="004615FC" w:rsidRDefault="008A6E6E">
      <w:pPr>
        <w:rPr>
          <w:rFonts w:asciiTheme="minorHAnsi" w:hAnsiTheme="minorHAnsi" w:cstheme="minorHAnsi"/>
          <w:szCs w:val="24"/>
          <w:lang w:eastAsia="fr-FR" w:bidi="ar-SA"/>
        </w:rPr>
      </w:pPr>
      <w:r w:rsidRPr="004615FC">
        <w:rPr>
          <w:rFonts w:asciiTheme="minorHAnsi" w:hAnsiTheme="minorHAnsi" w:cstheme="minorHAnsi"/>
          <w:szCs w:val="24"/>
          <w:lang w:eastAsia="fr-FR" w:bidi="ar-SA"/>
        </w:rPr>
        <w:br w:type="page"/>
      </w:r>
    </w:p>
    <w:p w:rsidR="00F27337" w:rsidRDefault="003D3093" w:rsidP="00F27337">
      <w:pPr>
        <w:pStyle w:val="Titre3"/>
        <w:rPr>
          <w:rFonts w:asciiTheme="minorHAnsi" w:hAnsiTheme="minorHAnsi" w:cstheme="minorHAnsi"/>
          <w:lang w:eastAsia="fr-FR" w:bidi="ar-SA"/>
        </w:rPr>
      </w:pPr>
      <w:bookmarkStart w:id="859" w:name="_Toc515444422"/>
      <w:r w:rsidRPr="00BF16B6">
        <w:t>ta_region_2016</w:t>
      </w:r>
      <w:bookmarkEnd w:id="859"/>
      <w:r w:rsidR="00F96D04">
        <w:fldChar w:fldCharType="begin"/>
      </w:r>
      <w:r w:rsidR="00F96D04">
        <w:instrText xml:space="preserve"> XE "</w:instrText>
      </w:r>
      <w:r w:rsidR="00F96D04" w:rsidRPr="003910EA">
        <w:instrText>ta_region_2016</w:instrText>
      </w:r>
      <w:r w:rsidR="00F96D04">
        <w:instrText xml:space="preserve">" </w:instrText>
      </w:r>
      <w:r w:rsidR="00F96D04">
        <w:fldChar w:fldCharType="end"/>
      </w:r>
    </w:p>
    <w:p w:rsidR="00A145E1" w:rsidRPr="00A145E1" w:rsidRDefault="00B52C75" w:rsidP="00A145E1">
      <w:pPr>
        <w:rPr>
          <w:lang w:eastAsia="fr-FR" w:bidi="ar-SA"/>
        </w:rPr>
      </w:pPr>
      <w:r>
        <w:rPr>
          <w:lang w:eastAsia="fr-FR" w:bidi="ar-SA"/>
        </w:rPr>
        <w:t>D</w:t>
      </w:r>
      <w:r w:rsidR="00A145E1">
        <w:rPr>
          <w:lang w:eastAsia="fr-FR" w:bidi="ar-SA"/>
        </w:rPr>
        <w:t>éfini les codification des régions administratives françaises (</w:t>
      </w:r>
      <w:r w:rsidR="000A6C3D">
        <w:rPr>
          <w:lang w:eastAsia="fr-FR" w:bidi="ar-SA"/>
        </w:rPr>
        <w:t>métropole</w:t>
      </w:r>
      <w:r w:rsidR="00A145E1">
        <w:rPr>
          <w:lang w:eastAsia="fr-FR" w:bidi="ar-SA"/>
        </w:rPr>
        <w:t xml:space="preserve"> et DOMTOM) au 01/01/2016</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185" w:type="dxa"/>
        <w:tblInd w:w="55" w:type="dxa"/>
        <w:tblLayout w:type="fixed"/>
        <w:tblCellMar>
          <w:left w:w="70" w:type="dxa"/>
          <w:right w:w="70" w:type="dxa"/>
        </w:tblCellMar>
        <w:tblLook w:val="04A0" w:firstRow="1" w:lastRow="0" w:firstColumn="1" w:lastColumn="0" w:noHBand="0" w:noVBand="1"/>
      </w:tblPr>
      <w:tblGrid>
        <w:gridCol w:w="1433"/>
        <w:gridCol w:w="876"/>
        <w:gridCol w:w="1349"/>
        <w:gridCol w:w="1094"/>
        <w:gridCol w:w="508"/>
        <w:gridCol w:w="992"/>
        <w:gridCol w:w="993"/>
        <w:gridCol w:w="850"/>
        <w:gridCol w:w="2090"/>
      </w:tblGrid>
      <w:tr w:rsidR="00267929" w:rsidRPr="00267929" w:rsidTr="00267929">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Code technique</w:t>
            </w:r>
          </w:p>
        </w:tc>
        <w:tc>
          <w:tcPr>
            <w:tcW w:w="1349" w:type="dxa"/>
            <w:tcBorders>
              <w:top w:val="single" w:sz="4" w:space="0" w:color="auto"/>
              <w:left w:val="nil"/>
              <w:bottom w:val="single" w:sz="4" w:space="0" w:color="auto"/>
              <w:right w:val="single" w:sz="4" w:space="0" w:color="auto"/>
            </w:tcBorders>
            <w:shd w:val="clear" w:color="000000" w:fill="C5D9F1"/>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type longueur</w:t>
            </w:r>
          </w:p>
        </w:tc>
        <w:tc>
          <w:tcPr>
            <w:tcW w:w="1094" w:type="dxa"/>
            <w:tcBorders>
              <w:top w:val="single" w:sz="4" w:space="0" w:color="auto"/>
              <w:left w:val="nil"/>
              <w:bottom w:val="single" w:sz="4" w:space="0" w:color="auto"/>
              <w:right w:val="single" w:sz="4" w:space="0" w:color="auto"/>
            </w:tcBorders>
            <w:shd w:val="clear" w:color="000000" w:fill="C5D9F1"/>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saisi / alimenté</w:t>
            </w:r>
          </w:p>
        </w:tc>
        <w:tc>
          <w:tcPr>
            <w:tcW w:w="508" w:type="dxa"/>
            <w:tcBorders>
              <w:top w:val="single" w:sz="4" w:space="0" w:color="auto"/>
              <w:left w:val="nil"/>
              <w:bottom w:val="single" w:sz="4" w:space="0" w:color="auto"/>
              <w:right w:val="single" w:sz="4" w:space="0" w:color="auto"/>
            </w:tcBorders>
            <w:shd w:val="clear" w:color="000000" w:fill="C5D9F1"/>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clé</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obligatoire / facultatif</w:t>
            </w:r>
          </w:p>
        </w:tc>
        <w:tc>
          <w:tcPr>
            <w:tcW w:w="850" w:type="dxa"/>
            <w:tcBorders>
              <w:top w:val="single" w:sz="4" w:space="0" w:color="auto"/>
              <w:left w:val="nil"/>
              <w:bottom w:val="single" w:sz="4" w:space="0" w:color="auto"/>
              <w:right w:val="single" w:sz="4" w:space="0" w:color="auto"/>
            </w:tcBorders>
            <w:shd w:val="clear" w:color="000000" w:fill="C5D9F1"/>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cardinalité</w:t>
            </w:r>
          </w:p>
        </w:tc>
        <w:tc>
          <w:tcPr>
            <w:tcW w:w="2090" w:type="dxa"/>
            <w:tcBorders>
              <w:top w:val="single" w:sz="4" w:space="0" w:color="auto"/>
              <w:left w:val="nil"/>
              <w:bottom w:val="single" w:sz="4" w:space="0" w:color="auto"/>
              <w:right w:val="single" w:sz="4" w:space="0" w:color="auto"/>
            </w:tcBorders>
            <w:shd w:val="clear" w:color="000000" w:fill="C5D9F1"/>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définition</w:t>
            </w:r>
          </w:p>
        </w:tc>
      </w:tr>
      <w:tr w:rsidR="00267929" w:rsidRPr="00267929" w:rsidTr="00267929">
        <w:trPr>
          <w:trHeight w:val="53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CODE REGION</w:t>
            </w:r>
          </w:p>
        </w:tc>
        <w:tc>
          <w:tcPr>
            <w:tcW w:w="876"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REGION</w:t>
            </w:r>
          </w:p>
        </w:tc>
        <w:tc>
          <w:tcPr>
            <w:tcW w:w="1349"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Alpha Numérique (2)</w:t>
            </w:r>
          </w:p>
        </w:tc>
        <w:tc>
          <w:tcPr>
            <w:tcW w:w="1094"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saisi</w:t>
            </w:r>
          </w:p>
        </w:tc>
        <w:tc>
          <w:tcPr>
            <w:tcW w:w="508"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clé</w:t>
            </w:r>
          </w:p>
        </w:tc>
        <w:tc>
          <w:tcPr>
            <w:tcW w:w="992"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1</w:t>
            </w:r>
          </w:p>
        </w:tc>
        <w:tc>
          <w:tcPr>
            <w:tcW w:w="209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identifiant numérique de la région</w:t>
            </w:r>
          </w:p>
        </w:tc>
      </w:tr>
      <w:tr w:rsidR="00267929" w:rsidRPr="00267929" w:rsidTr="00267929">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LIBELLE DE LA REGION EN MAJUSCULES ET SANS TIRET</w:t>
            </w:r>
          </w:p>
        </w:tc>
        <w:tc>
          <w:tcPr>
            <w:tcW w:w="876"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NCC</w:t>
            </w:r>
          </w:p>
        </w:tc>
        <w:tc>
          <w:tcPr>
            <w:tcW w:w="1349"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Alpha Numérique (70)</w:t>
            </w:r>
          </w:p>
        </w:tc>
        <w:tc>
          <w:tcPr>
            <w:tcW w:w="1094"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saisi</w:t>
            </w:r>
          </w:p>
        </w:tc>
        <w:tc>
          <w:tcPr>
            <w:tcW w:w="508"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1</w:t>
            </w:r>
          </w:p>
        </w:tc>
        <w:tc>
          <w:tcPr>
            <w:tcW w:w="209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libellé de la région</w:t>
            </w:r>
          </w:p>
        </w:tc>
      </w:tr>
      <w:tr w:rsidR="00267929" w:rsidRPr="00267929" w:rsidTr="00267929">
        <w:trPr>
          <w:trHeight w:val="58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LIBELLE REGION NORME INSEE</w:t>
            </w:r>
          </w:p>
        </w:tc>
        <w:tc>
          <w:tcPr>
            <w:tcW w:w="876"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NCCENR</w:t>
            </w:r>
          </w:p>
        </w:tc>
        <w:tc>
          <w:tcPr>
            <w:tcW w:w="1349"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Alpha Numérique (70)</w:t>
            </w:r>
          </w:p>
        </w:tc>
        <w:tc>
          <w:tcPr>
            <w:tcW w:w="1094"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saisi</w:t>
            </w:r>
          </w:p>
        </w:tc>
        <w:tc>
          <w:tcPr>
            <w:tcW w:w="508"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1</w:t>
            </w:r>
          </w:p>
        </w:tc>
        <w:tc>
          <w:tcPr>
            <w:tcW w:w="209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libellé de la région</w:t>
            </w:r>
          </w:p>
        </w:tc>
      </w:tr>
      <w:tr w:rsidR="00267929" w:rsidRPr="00267929" w:rsidTr="00267929">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CHEF -LIEU</w:t>
            </w:r>
          </w:p>
        </w:tc>
        <w:tc>
          <w:tcPr>
            <w:tcW w:w="876"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CHEFLI</w:t>
            </w:r>
          </w:p>
        </w:tc>
        <w:tc>
          <w:tcPr>
            <w:tcW w:w="1349"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Alpha Numérique (5)</w:t>
            </w:r>
          </w:p>
        </w:tc>
        <w:tc>
          <w:tcPr>
            <w:tcW w:w="1094"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saisi</w:t>
            </w:r>
          </w:p>
        </w:tc>
        <w:tc>
          <w:tcPr>
            <w:tcW w:w="508"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xml:space="preserve">facultatif </w:t>
            </w:r>
          </w:p>
        </w:tc>
        <w:tc>
          <w:tcPr>
            <w:tcW w:w="85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1</w:t>
            </w:r>
          </w:p>
        </w:tc>
        <w:tc>
          <w:tcPr>
            <w:tcW w:w="209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xml:space="preserve"> la </w:t>
            </w:r>
            <w:r w:rsidR="000A6C3D" w:rsidRPr="00267929">
              <w:rPr>
                <w:rFonts w:eastAsia="Times New Roman" w:cs="Calibri"/>
                <w:sz w:val="18"/>
                <w:szCs w:val="18"/>
                <w:lang w:eastAsia="fr-FR" w:bidi="ar-SA"/>
              </w:rPr>
              <w:t>chef-lieu</w:t>
            </w:r>
            <w:r w:rsidRPr="00267929">
              <w:rPr>
                <w:rFonts w:eastAsia="Times New Roman" w:cs="Calibri"/>
                <w:sz w:val="18"/>
                <w:szCs w:val="18"/>
                <w:lang w:eastAsia="fr-FR" w:bidi="ar-SA"/>
              </w:rPr>
              <w:t xml:space="preserve"> est </w:t>
            </w:r>
            <w:r w:rsidR="000A6C3D" w:rsidRPr="00267929">
              <w:rPr>
                <w:rFonts w:eastAsia="Times New Roman" w:cs="Calibri"/>
                <w:sz w:val="18"/>
                <w:szCs w:val="18"/>
                <w:lang w:eastAsia="fr-FR" w:bidi="ar-SA"/>
              </w:rPr>
              <w:t>identifiée</w:t>
            </w:r>
            <w:r w:rsidRPr="00267929">
              <w:rPr>
                <w:rFonts w:eastAsia="Times New Roman" w:cs="Calibri"/>
                <w:sz w:val="18"/>
                <w:szCs w:val="18"/>
                <w:lang w:eastAsia="fr-FR" w:bidi="ar-SA"/>
              </w:rPr>
              <w:t xml:space="preserve"> par le COG de la commune</w:t>
            </w:r>
          </w:p>
        </w:tc>
      </w:tr>
      <w:tr w:rsidR="00267929" w:rsidRPr="00267929" w:rsidTr="00267929">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DE DEBUT EFFET</w:t>
            </w:r>
          </w:p>
        </w:tc>
        <w:tc>
          <w:tcPr>
            <w:tcW w:w="876"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YDDEFF</w:t>
            </w:r>
          </w:p>
        </w:tc>
        <w:tc>
          <w:tcPr>
            <w:tcW w:w="1349"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(AAAAJJMM)</w:t>
            </w:r>
          </w:p>
        </w:tc>
        <w:tc>
          <w:tcPr>
            <w:tcW w:w="1094"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Pré renseigné modifiable</w:t>
            </w:r>
          </w:p>
        </w:tc>
        <w:tc>
          <w:tcPr>
            <w:tcW w:w="508"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1</w:t>
            </w:r>
          </w:p>
        </w:tc>
        <w:tc>
          <w:tcPr>
            <w:tcW w:w="209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de début d'effet de l'enregistrement, alimentée par défaut A la date de création, modifiable</w:t>
            </w:r>
          </w:p>
        </w:tc>
      </w:tr>
      <w:tr w:rsidR="00267929" w:rsidRPr="00267929" w:rsidTr="00267929">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DE FIN D’EFFET</w:t>
            </w:r>
          </w:p>
        </w:tc>
        <w:tc>
          <w:tcPr>
            <w:tcW w:w="876"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YDFEFF</w:t>
            </w:r>
          </w:p>
        </w:tc>
        <w:tc>
          <w:tcPr>
            <w:tcW w:w="1349"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(AAAAJJMM)</w:t>
            </w:r>
          </w:p>
        </w:tc>
        <w:tc>
          <w:tcPr>
            <w:tcW w:w="1094"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Pré renseigné modifiable</w:t>
            </w:r>
          </w:p>
        </w:tc>
        <w:tc>
          <w:tcPr>
            <w:tcW w:w="508"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1</w:t>
            </w:r>
          </w:p>
        </w:tc>
        <w:tc>
          <w:tcPr>
            <w:tcW w:w="209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de fin d'effet de l'enregistrement, alimentée par défaut au 01/01/2076. modifiable</w:t>
            </w:r>
          </w:p>
        </w:tc>
      </w:tr>
      <w:tr w:rsidR="00267929" w:rsidRPr="00267929" w:rsidTr="00267929">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DE CREATION</w:t>
            </w:r>
          </w:p>
        </w:tc>
        <w:tc>
          <w:tcPr>
            <w:tcW w:w="876"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YDC000</w:t>
            </w:r>
          </w:p>
        </w:tc>
        <w:tc>
          <w:tcPr>
            <w:tcW w:w="1349"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(AAAAJJMM)</w:t>
            </w:r>
          </w:p>
        </w:tc>
        <w:tc>
          <w:tcPr>
            <w:tcW w:w="1094"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calculé</w:t>
            </w:r>
          </w:p>
        </w:tc>
        <w:tc>
          <w:tcPr>
            <w:tcW w:w="508"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1</w:t>
            </w:r>
          </w:p>
        </w:tc>
        <w:tc>
          <w:tcPr>
            <w:tcW w:w="209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xml:space="preserve">date de création de l'enregistrement. Alimenté par le </w:t>
            </w:r>
            <w:r w:rsidR="000A6C3D" w:rsidRPr="00267929">
              <w:rPr>
                <w:rFonts w:eastAsia="Times New Roman" w:cs="Calibri"/>
                <w:sz w:val="18"/>
                <w:szCs w:val="18"/>
                <w:lang w:eastAsia="fr-FR" w:bidi="ar-SA"/>
              </w:rPr>
              <w:t>système</w:t>
            </w:r>
            <w:r w:rsidRPr="00267929">
              <w:rPr>
                <w:rFonts w:eastAsia="Times New Roman" w:cs="Calibri"/>
                <w:sz w:val="18"/>
                <w:szCs w:val="18"/>
                <w:lang w:eastAsia="fr-FR" w:bidi="ar-SA"/>
              </w:rPr>
              <w:t xml:space="preserve"> A la date du jour de création. Non modifiable</w:t>
            </w:r>
          </w:p>
        </w:tc>
      </w:tr>
      <w:tr w:rsidR="00267929" w:rsidRPr="00267929" w:rsidTr="00267929">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DE DERNIERE MISE A JOUR</w:t>
            </w:r>
          </w:p>
        </w:tc>
        <w:tc>
          <w:tcPr>
            <w:tcW w:w="876"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YDDMAJ</w:t>
            </w:r>
          </w:p>
        </w:tc>
        <w:tc>
          <w:tcPr>
            <w:tcW w:w="1349"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(AAAAJJMM)</w:t>
            </w:r>
          </w:p>
        </w:tc>
        <w:tc>
          <w:tcPr>
            <w:tcW w:w="1094"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calculé</w:t>
            </w:r>
          </w:p>
        </w:tc>
        <w:tc>
          <w:tcPr>
            <w:tcW w:w="508"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1</w:t>
            </w:r>
          </w:p>
        </w:tc>
        <w:tc>
          <w:tcPr>
            <w:tcW w:w="209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de la dernière mise A jour de l'enregistrement. Date alimentée par le système Non modifiable</w:t>
            </w:r>
          </w:p>
        </w:tc>
      </w:tr>
      <w:tr w:rsidR="00267929" w:rsidRPr="00267929" w:rsidTr="00267929">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DE CLOTURE</w:t>
            </w:r>
          </w:p>
        </w:tc>
        <w:tc>
          <w:tcPr>
            <w:tcW w:w="876"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YDCLOT</w:t>
            </w:r>
          </w:p>
        </w:tc>
        <w:tc>
          <w:tcPr>
            <w:tcW w:w="1349"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date (AAAAJJMM)</w:t>
            </w:r>
          </w:p>
        </w:tc>
        <w:tc>
          <w:tcPr>
            <w:tcW w:w="1094"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Pré renseigné modifiable</w:t>
            </w:r>
          </w:p>
        </w:tc>
        <w:tc>
          <w:tcPr>
            <w:tcW w:w="508"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1</w:t>
            </w:r>
          </w:p>
        </w:tc>
        <w:tc>
          <w:tcPr>
            <w:tcW w:w="209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xml:space="preserve">date de </w:t>
            </w:r>
            <w:r w:rsidR="000A6C3D" w:rsidRPr="00267929">
              <w:rPr>
                <w:rFonts w:eastAsia="Times New Roman" w:cs="Calibri"/>
                <w:sz w:val="18"/>
                <w:szCs w:val="18"/>
                <w:lang w:eastAsia="fr-FR" w:bidi="ar-SA"/>
              </w:rPr>
              <w:t>clôture</w:t>
            </w:r>
            <w:r w:rsidRPr="00267929">
              <w:rPr>
                <w:rFonts w:eastAsia="Times New Roman" w:cs="Calibri"/>
                <w:sz w:val="18"/>
                <w:szCs w:val="18"/>
                <w:lang w:eastAsia="fr-FR" w:bidi="ar-SA"/>
              </w:rPr>
              <w:t xml:space="preserve"> de l'enregistrement alimentée par défaut au 01/01/2076. cette date est modifiable</w:t>
            </w:r>
          </w:p>
        </w:tc>
      </w:tr>
      <w:tr w:rsidR="00267929" w:rsidRPr="00267929" w:rsidTr="00267929">
        <w:trPr>
          <w:trHeight w:val="801"/>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267929" w:rsidRPr="00267929" w:rsidRDefault="00267929" w:rsidP="00267929">
            <w:pPr>
              <w:jc w:val="center"/>
              <w:rPr>
                <w:rFonts w:ascii="Segoe UI" w:eastAsia="Times New Roman" w:hAnsi="Segoe UI" w:cs="Segoe UI"/>
                <w:sz w:val="18"/>
                <w:szCs w:val="18"/>
                <w:lang w:eastAsia="fr-FR" w:bidi="ar-SA"/>
              </w:rPr>
            </w:pPr>
            <w:r w:rsidRPr="00267929">
              <w:rPr>
                <w:rFonts w:ascii="Segoe UI" w:eastAsia="Times New Roman" w:hAnsi="Segoe UI" w:cs="Segoe UI"/>
                <w:sz w:val="18"/>
                <w:szCs w:val="18"/>
                <w:lang w:eastAsia="fr-FR" w:bidi="ar-SA"/>
              </w:rPr>
              <w:t>CUSER </w:t>
            </w:r>
          </w:p>
        </w:tc>
        <w:tc>
          <w:tcPr>
            <w:tcW w:w="1349"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alphanumérique (varchar255)</w:t>
            </w:r>
          </w:p>
        </w:tc>
        <w:tc>
          <w:tcPr>
            <w:tcW w:w="1094"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calculé , non modifiable</w:t>
            </w:r>
          </w:p>
        </w:tc>
        <w:tc>
          <w:tcPr>
            <w:tcW w:w="508"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ascii="Arial" w:eastAsia="Times New Roman" w:hAnsi="Arial"/>
                <w:sz w:val="18"/>
                <w:szCs w:val="18"/>
                <w:lang w:eastAsia="fr-FR" w:bidi="ar-SA"/>
              </w:rPr>
            </w:pPr>
            <w:r w:rsidRPr="00267929">
              <w:rPr>
                <w:rFonts w:ascii="Arial" w:eastAsia="Times New Roman" w:hAnsi="Arial"/>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8"/>
                <w:szCs w:val="18"/>
                <w:lang w:eastAsia="fr-FR" w:bidi="ar-SA"/>
              </w:rPr>
            </w:pPr>
            <w:r w:rsidRPr="00267929">
              <w:rPr>
                <w:rFonts w:eastAsia="Times New Roman" w:cs="Calibri"/>
                <w:sz w:val="18"/>
                <w:szCs w:val="18"/>
                <w:lang w:eastAsia="fr-FR" w:bidi="ar-SA"/>
              </w:rPr>
              <w:t>1</w:t>
            </w:r>
          </w:p>
        </w:tc>
        <w:tc>
          <w:tcPr>
            <w:tcW w:w="2090" w:type="dxa"/>
            <w:tcBorders>
              <w:top w:val="nil"/>
              <w:left w:val="nil"/>
              <w:bottom w:val="single" w:sz="4" w:space="0" w:color="auto"/>
              <w:right w:val="single" w:sz="4" w:space="0" w:color="auto"/>
            </w:tcBorders>
            <w:shd w:val="clear" w:color="auto" w:fill="auto"/>
            <w:vAlign w:val="center"/>
            <w:hideMark/>
          </w:tcPr>
          <w:p w:rsidR="00267929" w:rsidRPr="00267929" w:rsidRDefault="00267929" w:rsidP="00267929">
            <w:pPr>
              <w:jc w:val="center"/>
              <w:rPr>
                <w:rFonts w:eastAsia="Times New Roman" w:cs="Calibri"/>
                <w:sz w:val="16"/>
                <w:szCs w:val="16"/>
                <w:lang w:eastAsia="fr-FR" w:bidi="ar-SA"/>
              </w:rPr>
            </w:pPr>
            <w:r w:rsidRPr="00267929">
              <w:rPr>
                <w:rFonts w:eastAsia="Times New Roman" w:cs="Calibri"/>
                <w:sz w:val="16"/>
                <w:szCs w:val="16"/>
                <w:lang w:eastAsia="fr-FR" w:bidi="ar-SA"/>
              </w:rPr>
              <w:t xml:space="preserve">User ayant </w:t>
            </w:r>
            <w:r w:rsidR="000A6C3D" w:rsidRPr="00267929">
              <w:rPr>
                <w:rFonts w:eastAsia="Times New Roman" w:cs="Calibri"/>
                <w:sz w:val="16"/>
                <w:szCs w:val="16"/>
                <w:lang w:eastAsia="fr-FR" w:bidi="ar-SA"/>
              </w:rPr>
              <w:t>effectué</w:t>
            </w:r>
            <w:r w:rsidRPr="00267929">
              <w:rPr>
                <w:rFonts w:eastAsia="Times New Roman" w:cs="Calibri"/>
                <w:sz w:val="16"/>
                <w:szCs w:val="16"/>
                <w:lang w:eastAsia="fr-FR" w:bidi="ar-SA"/>
              </w:rPr>
              <w:t xml:space="preserve"> la dernière mise à jour  de l'enregistrement</w:t>
            </w:r>
          </w:p>
        </w:tc>
      </w:tr>
    </w:tbl>
    <w:p w:rsidR="00DD1A7B" w:rsidRPr="004615FC" w:rsidRDefault="00DD1A7B" w:rsidP="002704D6">
      <w:pPr>
        <w:rPr>
          <w:rFonts w:asciiTheme="minorHAnsi" w:hAnsiTheme="minorHAnsi" w:cstheme="minorHAnsi"/>
          <w:szCs w:val="24"/>
          <w:lang w:eastAsia="fr-FR" w:bidi="ar-SA"/>
        </w:rPr>
      </w:pPr>
    </w:p>
    <w:p w:rsidR="00DD1A7B" w:rsidRDefault="00DD1A7B" w:rsidP="00DD1A7B">
      <w:pPr>
        <w:pStyle w:val="Titre4"/>
        <w:rPr>
          <w:rFonts w:asciiTheme="minorHAnsi" w:hAnsiTheme="minorHAnsi" w:cstheme="minorHAnsi"/>
        </w:rPr>
      </w:pPr>
      <w:r w:rsidRPr="00DD1A7B">
        <w:rPr>
          <w:rFonts w:asciiTheme="minorHAnsi" w:hAnsiTheme="minorHAnsi" w:cstheme="minorHAnsi"/>
        </w:rPr>
        <w:t>Création : renseignement des données de ta_region_2016</w:t>
      </w:r>
    </w:p>
    <w:p w:rsidR="00DD1A7B" w:rsidRPr="004615FC" w:rsidRDefault="00DD1A7B" w:rsidP="00DD1A7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DD1A7B" w:rsidRPr="004615FC" w:rsidRDefault="00DD1A7B" w:rsidP="00357DCC">
      <w:pPr>
        <w:numPr>
          <w:ilvl w:val="0"/>
          <w:numId w:val="70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REGION (REGION)</w:t>
      </w:r>
    </w:p>
    <w:p w:rsidR="00DD1A7B" w:rsidRPr="004615FC" w:rsidRDefault="00DD1A7B" w:rsidP="00357DCC">
      <w:pPr>
        <w:numPr>
          <w:ilvl w:val="0"/>
          <w:numId w:val="70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EN MAJUSCULES (NCC)</w:t>
      </w:r>
    </w:p>
    <w:p w:rsidR="00DD1A7B" w:rsidRPr="004615FC" w:rsidRDefault="00DD1A7B" w:rsidP="00357DCC">
      <w:pPr>
        <w:numPr>
          <w:ilvl w:val="0"/>
          <w:numId w:val="70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EN MINUSCULES (NCCENR)</w:t>
      </w:r>
    </w:p>
    <w:p w:rsidR="00DD1A7B" w:rsidRPr="004615FC" w:rsidRDefault="00DD1A7B" w:rsidP="00357DCC">
      <w:pPr>
        <w:numPr>
          <w:ilvl w:val="0"/>
          <w:numId w:val="70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CHEFLIEU (CHEFLI)</w:t>
      </w:r>
    </w:p>
    <w:p w:rsidR="00DD1A7B" w:rsidRPr="004615FC" w:rsidRDefault="00DD1A7B" w:rsidP="00DD1A7B">
      <w:pPr>
        <w:autoSpaceDE w:val="0"/>
        <w:autoSpaceDN w:val="0"/>
        <w:adjustRightInd w:val="0"/>
        <w:rPr>
          <w:rFonts w:asciiTheme="minorHAnsi" w:hAnsiTheme="minorHAnsi" w:cstheme="minorHAnsi"/>
          <w:szCs w:val="24"/>
          <w:lang w:eastAsia="fr-FR" w:bidi="ar-SA"/>
        </w:rPr>
      </w:pPr>
    </w:p>
    <w:p w:rsidR="00DD1A7B" w:rsidRPr="004615FC" w:rsidRDefault="00DD1A7B" w:rsidP="00DD1A7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DD1A7B" w:rsidRPr="004615FC" w:rsidRDefault="00DD1A7B" w:rsidP="00357DCC">
      <w:pPr>
        <w:numPr>
          <w:ilvl w:val="0"/>
          <w:numId w:val="70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DEBUT D'EFFET (YDDEFF)</w:t>
      </w:r>
    </w:p>
    <w:p w:rsidR="00DD1A7B" w:rsidRPr="004615FC" w:rsidRDefault="00DD1A7B" w:rsidP="00357DCC">
      <w:pPr>
        <w:numPr>
          <w:ilvl w:val="0"/>
          <w:numId w:val="70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FIN D'EFFET (YDFEFF)</w:t>
      </w:r>
    </w:p>
    <w:p w:rsidR="00DD1A7B" w:rsidRPr="004615FC" w:rsidRDefault="00DD1A7B" w:rsidP="00357DCC">
      <w:pPr>
        <w:numPr>
          <w:ilvl w:val="0"/>
          <w:numId w:val="70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DD1A7B" w:rsidRPr="004615FC" w:rsidRDefault="00DD1A7B" w:rsidP="002704D6">
      <w:pPr>
        <w:rPr>
          <w:rFonts w:asciiTheme="minorHAnsi" w:hAnsiTheme="minorHAnsi" w:cstheme="minorHAnsi"/>
          <w:szCs w:val="24"/>
          <w:lang w:eastAsia="fr-FR" w:bidi="ar-SA"/>
        </w:rPr>
      </w:pPr>
    </w:p>
    <w:p w:rsidR="00DD1A7B" w:rsidRPr="004615FC" w:rsidRDefault="00DD1A7B" w:rsidP="002704D6">
      <w:pPr>
        <w:rPr>
          <w:rFonts w:asciiTheme="minorHAnsi" w:hAnsiTheme="minorHAnsi" w:cstheme="minorHAnsi"/>
          <w:szCs w:val="24"/>
          <w:lang w:eastAsia="fr-FR" w:bidi="ar-SA"/>
        </w:rPr>
      </w:pPr>
    </w:p>
    <w:p w:rsidR="003D3093" w:rsidRDefault="00476F29" w:rsidP="00476F29">
      <w:pPr>
        <w:pStyle w:val="Titre4"/>
        <w:rPr>
          <w:rFonts w:asciiTheme="minorHAnsi" w:hAnsiTheme="minorHAnsi" w:cstheme="minorHAnsi"/>
        </w:rPr>
      </w:pPr>
      <w:r w:rsidRPr="00476F29">
        <w:rPr>
          <w:rFonts w:asciiTheme="minorHAnsi" w:hAnsiTheme="minorHAnsi" w:cstheme="minorHAnsi"/>
        </w:rPr>
        <w:t>Création : contrôle des données de ta_region_2016</w:t>
      </w:r>
    </w:p>
    <w:p w:rsidR="00476F29" w:rsidRPr="004615FC" w:rsidRDefault="00476F29" w:rsidP="00476F29">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476F29" w:rsidRPr="004615FC" w:rsidRDefault="00476F29" w:rsidP="00357DCC">
      <w:pPr>
        <w:numPr>
          <w:ilvl w:val="0"/>
          <w:numId w:val="60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REGION (REGION)</w:t>
      </w:r>
    </w:p>
    <w:p w:rsidR="00476F29" w:rsidRPr="004615FC" w:rsidRDefault="00476F29" w:rsidP="00357DCC">
      <w:pPr>
        <w:numPr>
          <w:ilvl w:val="0"/>
          <w:numId w:val="60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MAJUSCULES (NCC)</w:t>
      </w:r>
    </w:p>
    <w:p w:rsidR="00476F29" w:rsidRPr="004615FC" w:rsidRDefault="00476F29" w:rsidP="00357DCC">
      <w:pPr>
        <w:numPr>
          <w:ilvl w:val="0"/>
          <w:numId w:val="60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MINUSCULES (NCCENR)</w:t>
      </w:r>
    </w:p>
    <w:p w:rsidR="00476F29" w:rsidRPr="004615FC" w:rsidRDefault="00476F29" w:rsidP="00476F29">
      <w:pPr>
        <w:autoSpaceDE w:val="0"/>
        <w:autoSpaceDN w:val="0"/>
        <w:adjustRightInd w:val="0"/>
        <w:rPr>
          <w:rFonts w:asciiTheme="minorHAnsi" w:hAnsiTheme="minorHAnsi" w:cstheme="minorHAnsi"/>
          <w:szCs w:val="24"/>
          <w:lang w:eastAsia="fr-FR" w:bidi="ar-SA"/>
        </w:rPr>
      </w:pPr>
    </w:p>
    <w:p w:rsidR="00476F29" w:rsidRPr="004615FC" w:rsidRDefault="00476F29" w:rsidP="00476F29">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476F29" w:rsidRPr="004615FC" w:rsidRDefault="00476F29" w:rsidP="00357DCC">
      <w:pPr>
        <w:numPr>
          <w:ilvl w:val="0"/>
          <w:numId w:val="60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REGION (REGION)  : 2 caractères.</w:t>
      </w:r>
    </w:p>
    <w:p w:rsidR="00476F29" w:rsidRPr="004615FC" w:rsidRDefault="00476F29" w:rsidP="00357DCC">
      <w:pPr>
        <w:numPr>
          <w:ilvl w:val="0"/>
          <w:numId w:val="60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MAJUSCULES (NCC) : 70 caractères.</w:t>
      </w:r>
    </w:p>
    <w:p w:rsidR="00476F29" w:rsidRPr="004615FC" w:rsidRDefault="00476F29" w:rsidP="00357DCC">
      <w:pPr>
        <w:numPr>
          <w:ilvl w:val="0"/>
          <w:numId w:val="603"/>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MINUSCULES (NCCENR) : 70 caractères.</w:t>
      </w:r>
    </w:p>
    <w:p w:rsidR="00476F29" w:rsidRPr="004615FC" w:rsidRDefault="00476F29" w:rsidP="00357DCC">
      <w:pPr>
        <w:numPr>
          <w:ilvl w:val="0"/>
          <w:numId w:val="60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CHEF LIEU (CHEFLI) : 5 caractères</w:t>
      </w:r>
    </w:p>
    <w:p w:rsidR="00476F29" w:rsidRPr="004615FC" w:rsidRDefault="00476F29" w:rsidP="00476F29">
      <w:pPr>
        <w:autoSpaceDE w:val="0"/>
        <w:autoSpaceDN w:val="0"/>
        <w:adjustRightInd w:val="0"/>
        <w:rPr>
          <w:rFonts w:asciiTheme="minorHAnsi" w:hAnsiTheme="minorHAnsi" w:cstheme="minorHAnsi"/>
          <w:szCs w:val="24"/>
          <w:lang w:eastAsia="fr-FR" w:bidi="ar-SA"/>
        </w:rPr>
      </w:pPr>
    </w:p>
    <w:p w:rsidR="00476F29" w:rsidRPr="004615FC" w:rsidRDefault="00476F29" w:rsidP="00476F29">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d'unicité : </w:t>
      </w:r>
    </w:p>
    <w:p w:rsidR="00476F29" w:rsidRPr="004615FC" w:rsidRDefault="00476F29" w:rsidP="00476F29">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sur CODE REGION (REGION)</w:t>
      </w:r>
    </w:p>
    <w:p w:rsidR="00476F29" w:rsidRPr="004615FC" w:rsidRDefault="00476F29" w:rsidP="00476F29">
      <w:pPr>
        <w:autoSpaceDE w:val="0"/>
        <w:autoSpaceDN w:val="0"/>
        <w:adjustRightInd w:val="0"/>
        <w:rPr>
          <w:rFonts w:asciiTheme="minorHAnsi" w:hAnsiTheme="minorHAnsi" w:cstheme="minorHAnsi"/>
          <w:szCs w:val="24"/>
          <w:lang w:eastAsia="fr-FR" w:bidi="ar-SA"/>
        </w:rPr>
      </w:pPr>
    </w:p>
    <w:p w:rsidR="00476F29" w:rsidRPr="004615FC" w:rsidRDefault="00476F29" w:rsidP="00476F29">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 ne concerne que les champs de saisie CODE REGION (REGION), LIBELLE EN MAJUSCULES (NCC) et CHEF LIEU (CHEFLI) . Les dates, les listes déroulantes et LIBELLE EN MINUSCULES (NCCENR) sont exclus de ces contrôles ):</w:t>
      </w:r>
    </w:p>
    <w:p w:rsidR="00476F29" w:rsidRPr="004615FC" w:rsidRDefault="00476F29" w:rsidP="00476F29">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Pour CODE REGION (REGION), LIBELLE EN MAJUSCULES (NCC) et CHEF LIEU (CHEFLI), les caractères autorisés sont : </w:t>
      </w:r>
    </w:p>
    <w:p w:rsidR="00476F29" w:rsidRPr="004615FC" w:rsidRDefault="00476F29" w:rsidP="00357DCC">
      <w:pPr>
        <w:numPr>
          <w:ilvl w:val="0"/>
          <w:numId w:val="60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476F29" w:rsidRPr="004615FC" w:rsidRDefault="00476F29" w:rsidP="00357DCC">
      <w:pPr>
        <w:numPr>
          <w:ilvl w:val="0"/>
          <w:numId w:val="60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476F29" w:rsidRPr="004615FC" w:rsidRDefault="00476F29" w:rsidP="00357DCC">
      <w:pPr>
        <w:numPr>
          <w:ilvl w:val="0"/>
          <w:numId w:val="60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476F29" w:rsidRPr="004615FC" w:rsidRDefault="00476F29" w:rsidP="00357DCC">
      <w:pPr>
        <w:numPr>
          <w:ilvl w:val="0"/>
          <w:numId w:val="60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476F29" w:rsidRPr="004615FC" w:rsidRDefault="00476F29" w:rsidP="00476F29">
      <w:pPr>
        <w:autoSpaceDE w:val="0"/>
        <w:autoSpaceDN w:val="0"/>
        <w:adjustRightInd w:val="0"/>
        <w:rPr>
          <w:rFonts w:asciiTheme="minorHAnsi" w:hAnsiTheme="minorHAnsi" w:cstheme="minorHAnsi"/>
          <w:szCs w:val="24"/>
          <w:lang w:eastAsia="fr-FR" w:bidi="ar-SA"/>
        </w:rPr>
      </w:pPr>
    </w:p>
    <w:p w:rsidR="00476F29" w:rsidRPr="004615FC" w:rsidRDefault="00476F29" w:rsidP="00476F29">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476F29" w:rsidRPr="004615FC" w:rsidRDefault="00476F29" w:rsidP="00357DCC">
      <w:pPr>
        <w:numPr>
          <w:ilvl w:val="0"/>
          <w:numId w:val="60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476F29" w:rsidRPr="004615FC" w:rsidRDefault="00476F29" w:rsidP="00476F29">
      <w:pPr>
        <w:autoSpaceDE w:val="0"/>
        <w:autoSpaceDN w:val="0"/>
        <w:adjustRightInd w:val="0"/>
        <w:rPr>
          <w:rFonts w:asciiTheme="minorHAnsi" w:hAnsiTheme="minorHAnsi" w:cstheme="minorHAnsi"/>
          <w:szCs w:val="24"/>
          <w:lang w:eastAsia="fr-FR" w:bidi="ar-SA"/>
        </w:rPr>
      </w:pPr>
    </w:p>
    <w:p w:rsidR="00476F29" w:rsidRPr="004615FC" w:rsidRDefault="00476F29" w:rsidP="00476F29">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476F29" w:rsidRPr="004615FC" w:rsidRDefault="00476F29" w:rsidP="00357DCC">
      <w:pPr>
        <w:numPr>
          <w:ilvl w:val="0"/>
          <w:numId w:val="60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476F29" w:rsidRPr="004615FC" w:rsidRDefault="00476F29" w:rsidP="00357DCC">
      <w:pPr>
        <w:numPr>
          <w:ilvl w:val="0"/>
          <w:numId w:val="60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FIN EFFET (YDFEFF) est totalement indépendante de celle de la DATE CLOTURE (YDCLOT)</w:t>
      </w:r>
    </w:p>
    <w:p w:rsidR="00476F29" w:rsidRPr="004615FC" w:rsidRDefault="00476F29" w:rsidP="00357DCC">
      <w:pPr>
        <w:numPr>
          <w:ilvl w:val="0"/>
          <w:numId w:val="60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CHEF LIEU (CHEFLI)  est facultatif</w:t>
      </w:r>
    </w:p>
    <w:p w:rsidR="00476F29" w:rsidRPr="004615FC" w:rsidRDefault="00476F29" w:rsidP="00476F29">
      <w:pPr>
        <w:rPr>
          <w:rFonts w:asciiTheme="minorHAnsi" w:hAnsiTheme="minorHAnsi" w:cstheme="minorHAnsi"/>
          <w:szCs w:val="24"/>
        </w:rPr>
      </w:pPr>
    </w:p>
    <w:p w:rsidR="000D258E" w:rsidRPr="000D258E" w:rsidRDefault="000D258E" w:rsidP="000D258E">
      <w:pPr>
        <w:pStyle w:val="Titre4"/>
        <w:rPr>
          <w:rFonts w:asciiTheme="minorHAnsi" w:hAnsiTheme="minorHAnsi" w:cstheme="minorHAnsi"/>
        </w:rPr>
      </w:pPr>
      <w:r w:rsidRPr="000D258E">
        <w:rPr>
          <w:rFonts w:asciiTheme="minorHAnsi" w:hAnsiTheme="minorHAnsi" w:cstheme="minorHAnsi"/>
        </w:rPr>
        <w:t>Modification : contrôle des données de ta_region_2016</w:t>
      </w:r>
    </w:p>
    <w:p w:rsidR="000D258E" w:rsidRPr="004615FC" w:rsidRDefault="000D258E" w:rsidP="000D258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0D258E" w:rsidRPr="004615FC" w:rsidRDefault="000D258E" w:rsidP="00357DCC">
      <w:pPr>
        <w:numPr>
          <w:ilvl w:val="0"/>
          <w:numId w:val="66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MAJUSCULES (NCC)</w:t>
      </w:r>
    </w:p>
    <w:p w:rsidR="000D258E" w:rsidRPr="004615FC" w:rsidRDefault="000D258E" w:rsidP="00357DCC">
      <w:pPr>
        <w:numPr>
          <w:ilvl w:val="0"/>
          <w:numId w:val="66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MINUSCULES (NCCENR)</w:t>
      </w:r>
    </w:p>
    <w:p w:rsidR="000D258E" w:rsidRPr="004615FC" w:rsidRDefault="000D258E" w:rsidP="000D258E">
      <w:pPr>
        <w:autoSpaceDE w:val="0"/>
        <w:autoSpaceDN w:val="0"/>
        <w:adjustRightInd w:val="0"/>
        <w:rPr>
          <w:rFonts w:asciiTheme="minorHAnsi" w:hAnsiTheme="minorHAnsi" w:cstheme="minorHAnsi"/>
          <w:szCs w:val="24"/>
          <w:lang w:eastAsia="fr-FR" w:bidi="ar-SA"/>
        </w:rPr>
      </w:pPr>
    </w:p>
    <w:p w:rsidR="000D258E" w:rsidRPr="004615FC" w:rsidRDefault="000D258E" w:rsidP="000D258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0D258E" w:rsidRPr="004615FC" w:rsidRDefault="000D258E" w:rsidP="00357DCC">
      <w:pPr>
        <w:numPr>
          <w:ilvl w:val="0"/>
          <w:numId w:val="66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MAJUSCULES (NCC) : 70 caractères.</w:t>
      </w:r>
    </w:p>
    <w:p w:rsidR="000D258E" w:rsidRPr="004615FC" w:rsidRDefault="000D258E" w:rsidP="00357DCC">
      <w:pPr>
        <w:numPr>
          <w:ilvl w:val="0"/>
          <w:numId w:val="663"/>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EN MINUSCULES (NCCENR) : 70 caractères.</w:t>
      </w:r>
    </w:p>
    <w:p w:rsidR="000D258E" w:rsidRPr="004615FC" w:rsidRDefault="000D258E" w:rsidP="00357DCC">
      <w:pPr>
        <w:numPr>
          <w:ilvl w:val="0"/>
          <w:numId w:val="66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CHEF LIEU (CHEFLI) : 5 caractères</w:t>
      </w:r>
    </w:p>
    <w:p w:rsidR="000D258E" w:rsidRPr="004615FC" w:rsidRDefault="000D258E" w:rsidP="000D258E">
      <w:pPr>
        <w:autoSpaceDE w:val="0"/>
        <w:autoSpaceDN w:val="0"/>
        <w:adjustRightInd w:val="0"/>
        <w:rPr>
          <w:rFonts w:asciiTheme="minorHAnsi" w:hAnsiTheme="minorHAnsi" w:cstheme="minorHAnsi"/>
          <w:szCs w:val="24"/>
          <w:lang w:eastAsia="fr-FR" w:bidi="ar-SA"/>
        </w:rPr>
      </w:pPr>
    </w:p>
    <w:p w:rsidR="000D258E" w:rsidRPr="004615FC" w:rsidRDefault="000D258E" w:rsidP="000D258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Caractères autorisés ( ne concerne que les champs de saisie LIBELLE EN MAJUSCULES (NCC) et CHEF LIEU (CHEFLI). Les dates, les listes déroulantes et LIBELLE EN MINUSCULES (NCCENR) sont exclus de ces contrôles ) :  </w:t>
      </w:r>
    </w:p>
    <w:p w:rsidR="000D258E" w:rsidRPr="004615FC" w:rsidRDefault="000D258E" w:rsidP="000D258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Pour LIBELLE EN MAJUSCULES (NCC) et CHEF LIEU (CHEFLI), les caractères autorisés sont : </w:t>
      </w:r>
    </w:p>
    <w:p w:rsidR="000D258E" w:rsidRPr="004615FC" w:rsidRDefault="000D258E" w:rsidP="00357DCC">
      <w:pPr>
        <w:numPr>
          <w:ilvl w:val="0"/>
          <w:numId w:val="66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0D258E" w:rsidRPr="004615FC" w:rsidRDefault="000D258E" w:rsidP="00357DCC">
      <w:pPr>
        <w:numPr>
          <w:ilvl w:val="0"/>
          <w:numId w:val="66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0D258E" w:rsidRPr="004615FC" w:rsidRDefault="000D258E" w:rsidP="00357DCC">
      <w:pPr>
        <w:numPr>
          <w:ilvl w:val="0"/>
          <w:numId w:val="66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0D258E" w:rsidRPr="004615FC" w:rsidRDefault="000D258E" w:rsidP="00357DCC">
      <w:pPr>
        <w:numPr>
          <w:ilvl w:val="0"/>
          <w:numId w:val="66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0D258E" w:rsidRPr="004615FC" w:rsidRDefault="000D258E" w:rsidP="000D258E">
      <w:pPr>
        <w:autoSpaceDE w:val="0"/>
        <w:autoSpaceDN w:val="0"/>
        <w:adjustRightInd w:val="0"/>
        <w:rPr>
          <w:rFonts w:asciiTheme="minorHAnsi" w:hAnsiTheme="minorHAnsi" w:cstheme="minorHAnsi"/>
          <w:szCs w:val="24"/>
          <w:lang w:eastAsia="fr-FR" w:bidi="ar-SA"/>
        </w:rPr>
      </w:pPr>
    </w:p>
    <w:p w:rsidR="000D258E" w:rsidRPr="004615FC" w:rsidRDefault="000D258E" w:rsidP="000D258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0D258E" w:rsidRPr="004615FC" w:rsidRDefault="000D258E" w:rsidP="00357DCC">
      <w:pPr>
        <w:numPr>
          <w:ilvl w:val="0"/>
          <w:numId w:val="66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0D258E" w:rsidRPr="004615FC" w:rsidRDefault="000D258E" w:rsidP="000D258E">
      <w:pPr>
        <w:autoSpaceDE w:val="0"/>
        <w:autoSpaceDN w:val="0"/>
        <w:adjustRightInd w:val="0"/>
        <w:rPr>
          <w:rFonts w:asciiTheme="minorHAnsi" w:hAnsiTheme="minorHAnsi" w:cstheme="minorHAnsi"/>
          <w:szCs w:val="24"/>
          <w:lang w:eastAsia="fr-FR" w:bidi="ar-SA"/>
        </w:rPr>
      </w:pPr>
    </w:p>
    <w:p w:rsidR="000D258E" w:rsidRPr="004615FC" w:rsidRDefault="000D258E" w:rsidP="000D258E">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0D258E" w:rsidRPr="004615FC" w:rsidRDefault="000D258E" w:rsidP="00357DCC">
      <w:pPr>
        <w:numPr>
          <w:ilvl w:val="0"/>
          <w:numId w:val="66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0D258E" w:rsidRPr="004615FC" w:rsidRDefault="000D258E" w:rsidP="00357DCC">
      <w:pPr>
        <w:numPr>
          <w:ilvl w:val="0"/>
          <w:numId w:val="66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FIN EFFET (YDFEFF) est totalement indépendante de celle de la DATE CLOTURE (YDCLOT)</w:t>
      </w:r>
    </w:p>
    <w:p w:rsidR="000D258E" w:rsidRPr="004615FC" w:rsidRDefault="000D258E" w:rsidP="00357DCC">
      <w:pPr>
        <w:numPr>
          <w:ilvl w:val="0"/>
          <w:numId w:val="66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CHEF LIEU (CHEFLI)  est facultatif</w:t>
      </w:r>
    </w:p>
    <w:p w:rsidR="003D3093" w:rsidRPr="004E2387" w:rsidRDefault="003D3093" w:rsidP="003D3093">
      <w:pPr>
        <w:pStyle w:val="Titre4"/>
        <w:rPr>
          <w:rFonts w:asciiTheme="minorHAnsi" w:hAnsiTheme="minorHAnsi" w:cstheme="minorHAnsi"/>
        </w:rPr>
      </w:pPr>
      <w:r w:rsidRPr="003D3093">
        <w:rPr>
          <w:rFonts w:asciiTheme="minorHAnsi" w:hAnsiTheme="minorHAnsi" w:cstheme="minorHAnsi"/>
        </w:rPr>
        <w:t>Modification : renseignement des données de ta_region_2016</w:t>
      </w:r>
    </w:p>
    <w:p w:rsidR="003D3093" w:rsidRPr="004615FC" w:rsidRDefault="003D3093" w:rsidP="003D3093">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3D3093" w:rsidRPr="004615FC" w:rsidRDefault="003D3093" w:rsidP="00357DCC">
      <w:pPr>
        <w:numPr>
          <w:ilvl w:val="0"/>
          <w:numId w:val="519"/>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EN MAJUSCULES (NCC)</w:t>
      </w:r>
    </w:p>
    <w:p w:rsidR="003D3093" w:rsidRPr="004615FC" w:rsidRDefault="003D3093" w:rsidP="00357DCC">
      <w:pPr>
        <w:numPr>
          <w:ilvl w:val="0"/>
          <w:numId w:val="51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EN MINUSCULES (NCCENR)</w:t>
      </w:r>
    </w:p>
    <w:p w:rsidR="003D3093" w:rsidRPr="004615FC" w:rsidRDefault="003D3093" w:rsidP="00357DCC">
      <w:pPr>
        <w:numPr>
          <w:ilvl w:val="0"/>
          <w:numId w:val="51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CHEF LIEU (CHEFLI)</w:t>
      </w:r>
    </w:p>
    <w:p w:rsidR="003D3093" w:rsidRPr="004615FC" w:rsidRDefault="003D3093" w:rsidP="003D3093">
      <w:pPr>
        <w:autoSpaceDE w:val="0"/>
        <w:autoSpaceDN w:val="0"/>
        <w:adjustRightInd w:val="0"/>
        <w:rPr>
          <w:rFonts w:asciiTheme="minorHAnsi" w:hAnsiTheme="minorHAnsi" w:cstheme="minorHAnsi"/>
          <w:szCs w:val="24"/>
          <w:lang w:eastAsia="fr-FR" w:bidi="ar-SA"/>
        </w:rPr>
      </w:pPr>
    </w:p>
    <w:p w:rsidR="003D3093" w:rsidRPr="004615FC" w:rsidRDefault="003D3093" w:rsidP="003D3093">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3D3093" w:rsidRPr="004615FC" w:rsidRDefault="003D3093" w:rsidP="00357DCC">
      <w:pPr>
        <w:numPr>
          <w:ilvl w:val="0"/>
          <w:numId w:val="52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DEBUT D'EFFET (YDDEFF)</w:t>
      </w:r>
    </w:p>
    <w:p w:rsidR="003D3093" w:rsidRPr="004615FC" w:rsidRDefault="003D3093" w:rsidP="00357DCC">
      <w:pPr>
        <w:numPr>
          <w:ilvl w:val="0"/>
          <w:numId w:val="52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FIN D'EFFET (YDFEFF)</w:t>
      </w:r>
    </w:p>
    <w:p w:rsidR="003D3093" w:rsidRPr="004615FC" w:rsidRDefault="003D3093" w:rsidP="00357DCC">
      <w:pPr>
        <w:numPr>
          <w:ilvl w:val="0"/>
          <w:numId w:val="52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3D3093" w:rsidRPr="004615FC" w:rsidRDefault="003D3093" w:rsidP="002704D6">
      <w:pPr>
        <w:rPr>
          <w:rFonts w:asciiTheme="minorHAnsi" w:hAnsiTheme="minorHAnsi" w:cstheme="minorHAnsi"/>
          <w:szCs w:val="24"/>
          <w:lang w:eastAsia="fr-FR" w:bidi="ar-SA"/>
        </w:rPr>
      </w:pPr>
    </w:p>
    <w:p w:rsidR="00B11CD8" w:rsidRPr="004615FC" w:rsidRDefault="00B11CD8">
      <w:pPr>
        <w:rPr>
          <w:rFonts w:asciiTheme="minorHAnsi" w:hAnsiTheme="minorHAnsi" w:cstheme="minorHAnsi"/>
          <w:szCs w:val="24"/>
          <w:lang w:eastAsia="fr-FR" w:bidi="ar-SA"/>
        </w:rPr>
      </w:pPr>
      <w:r w:rsidRPr="004615FC">
        <w:rPr>
          <w:rFonts w:asciiTheme="minorHAnsi" w:hAnsiTheme="minorHAnsi" w:cstheme="minorHAnsi"/>
          <w:szCs w:val="24"/>
          <w:lang w:eastAsia="fr-FR" w:bidi="ar-SA"/>
        </w:rPr>
        <w:br w:type="page"/>
      </w:r>
    </w:p>
    <w:p w:rsidR="00D0343C" w:rsidRPr="004E2387" w:rsidRDefault="00D0343C" w:rsidP="00D0343C">
      <w:pPr>
        <w:pStyle w:val="Titre2"/>
        <w:rPr>
          <w:rFonts w:asciiTheme="minorHAnsi" w:hAnsiTheme="minorHAnsi" w:cstheme="minorHAnsi"/>
          <w:lang w:eastAsia="fr-FR" w:bidi="ar-SA"/>
        </w:rPr>
      </w:pPr>
      <w:bookmarkStart w:id="860" w:name="_Toc515444423"/>
      <w:r w:rsidRPr="004E2387">
        <w:rPr>
          <w:rFonts w:asciiTheme="minorHAnsi" w:hAnsiTheme="minorHAnsi" w:cstheme="minorHAnsi"/>
          <w:lang w:eastAsia="fr-FR" w:bidi="ar-SA"/>
        </w:rPr>
        <w:t>Catégorie de client</w:t>
      </w:r>
      <w:r w:rsidR="00FB0799">
        <w:rPr>
          <w:rFonts w:asciiTheme="minorHAnsi" w:hAnsiTheme="minorHAnsi" w:cstheme="minorHAnsi"/>
          <w:lang w:eastAsia="fr-FR" w:bidi="ar-SA"/>
        </w:rPr>
        <w:t xml:space="preserve"> (C)</w:t>
      </w:r>
      <w:bookmarkEnd w:id="860"/>
    </w:p>
    <w:p w:rsidR="00B11CD8" w:rsidRPr="00BF16B6" w:rsidRDefault="00B11CD8" w:rsidP="00B11CD8">
      <w:pPr>
        <w:pStyle w:val="Titre3"/>
      </w:pPr>
      <w:bookmarkStart w:id="861" w:name="_Toc515444424"/>
      <w:r w:rsidRPr="00BF16B6">
        <w:t>ta_profil_titulaire_lmtay400</w:t>
      </w:r>
      <w:bookmarkEnd w:id="861"/>
      <w:r w:rsidR="005A639E">
        <w:rPr>
          <w:rFonts w:asciiTheme="minorHAnsi" w:hAnsiTheme="minorHAnsi" w:cstheme="minorHAnsi"/>
          <w:lang w:eastAsia="fr-FR" w:bidi="ar-SA"/>
        </w:rPr>
        <w:fldChar w:fldCharType="begin"/>
      </w:r>
      <w:r w:rsidR="005A639E">
        <w:instrText xml:space="preserve"> XE "</w:instrText>
      </w:r>
      <w:r w:rsidR="005A639E" w:rsidRPr="001378E5">
        <w:rPr>
          <w:rFonts w:asciiTheme="minorHAnsi" w:hAnsiTheme="minorHAnsi" w:cstheme="minorHAnsi"/>
          <w:lang w:eastAsia="fr-FR" w:bidi="ar-SA"/>
        </w:rPr>
        <w:instrText>lmtay400</w:instrText>
      </w:r>
      <w:r w:rsidR="005A639E">
        <w:instrText xml:space="preserve">" </w:instrText>
      </w:r>
      <w:r w:rsidR="005A639E">
        <w:rPr>
          <w:rFonts w:asciiTheme="minorHAnsi" w:hAnsiTheme="minorHAnsi" w:cstheme="minorHAnsi"/>
          <w:lang w:eastAsia="fr-FR" w:bidi="ar-SA"/>
        </w:rPr>
        <w:fldChar w:fldCharType="end"/>
      </w:r>
    </w:p>
    <w:p w:rsidR="00B11CD8" w:rsidRPr="004615FC" w:rsidRDefault="0008681A" w:rsidP="002704D6">
      <w:pPr>
        <w:rPr>
          <w:rFonts w:asciiTheme="minorHAnsi" w:eastAsia="Times New Roman" w:hAnsiTheme="minorHAnsi" w:cstheme="minorHAnsi"/>
          <w:color w:val="000000"/>
          <w:szCs w:val="24"/>
          <w:lang w:eastAsia="fr-FR" w:bidi="ar-SA"/>
        </w:rPr>
      </w:pPr>
      <w:r w:rsidRPr="004615FC">
        <w:rPr>
          <w:rFonts w:asciiTheme="minorHAnsi" w:hAnsiTheme="minorHAnsi" w:cstheme="minorHAnsi"/>
          <w:szCs w:val="24"/>
          <w:lang w:eastAsia="fr-FR" w:bidi="ar-SA"/>
        </w:rPr>
        <w:t>Cette table p</w:t>
      </w:r>
      <w:r w:rsidRPr="004615FC">
        <w:rPr>
          <w:rFonts w:asciiTheme="minorHAnsi" w:eastAsia="Times New Roman" w:hAnsiTheme="minorHAnsi" w:cstheme="minorHAnsi"/>
          <w:color w:val="000000"/>
          <w:szCs w:val="24"/>
          <w:lang w:eastAsia="fr-FR" w:bidi="ar-SA"/>
        </w:rPr>
        <w:t>our la MIF, précise les types de titres autorisés à ses clients</w:t>
      </w:r>
      <w:r w:rsidR="00585E3D" w:rsidRPr="004615FC">
        <w:rPr>
          <w:rFonts w:asciiTheme="minorHAnsi" w:eastAsia="Times New Roman" w:hAnsiTheme="minorHAnsi" w:cstheme="minorHAnsi"/>
          <w:color w:val="000000"/>
          <w:szCs w:val="24"/>
          <w:lang w:eastAsia="fr-FR" w:bidi="ar-SA"/>
        </w:rPr>
        <w:t xml:space="preserve"> bancaires</w:t>
      </w:r>
      <w:r w:rsidRPr="004615FC">
        <w:rPr>
          <w:rFonts w:asciiTheme="minorHAnsi" w:eastAsia="Times New Roman" w:hAnsiTheme="minorHAnsi" w:cstheme="minorHAnsi"/>
          <w:color w:val="000000"/>
          <w:szCs w:val="24"/>
          <w:lang w:eastAsia="fr-FR" w:bidi="ar-SA"/>
        </w:rPr>
        <w:t xml:space="preserve">. </w:t>
      </w:r>
      <w:r w:rsidR="0002561F" w:rsidRPr="004615FC">
        <w:rPr>
          <w:rFonts w:asciiTheme="minorHAnsi" w:eastAsia="Times New Roman" w:hAnsiTheme="minorHAnsi" w:cstheme="minorHAnsi"/>
          <w:color w:val="000000"/>
          <w:szCs w:val="24"/>
          <w:lang w:eastAsia="fr-FR" w:bidi="ar-SA"/>
        </w:rPr>
        <w:t xml:space="preserve">Cette donnée est </w:t>
      </w:r>
      <w:r w:rsidRPr="004615FC">
        <w:rPr>
          <w:rFonts w:asciiTheme="minorHAnsi" w:eastAsia="Times New Roman" w:hAnsiTheme="minorHAnsi" w:cstheme="minorHAnsi"/>
          <w:color w:val="000000"/>
          <w:szCs w:val="24"/>
          <w:lang w:eastAsia="fr-FR" w:bidi="ar-SA"/>
        </w:rPr>
        <w:t>géré</w:t>
      </w:r>
      <w:r w:rsidR="0002561F" w:rsidRPr="004615FC">
        <w:rPr>
          <w:rFonts w:asciiTheme="minorHAnsi" w:eastAsia="Times New Roman" w:hAnsiTheme="minorHAnsi" w:cstheme="minorHAnsi"/>
          <w:color w:val="000000"/>
          <w:szCs w:val="24"/>
          <w:lang w:eastAsia="fr-FR" w:bidi="ar-SA"/>
        </w:rPr>
        <w:t>e</w:t>
      </w:r>
      <w:r w:rsidRPr="004615FC">
        <w:rPr>
          <w:rFonts w:asciiTheme="minorHAnsi" w:eastAsia="Times New Roman" w:hAnsiTheme="minorHAnsi" w:cstheme="minorHAnsi"/>
          <w:color w:val="000000"/>
          <w:szCs w:val="24"/>
          <w:lang w:eastAsia="fr-FR" w:bidi="ar-SA"/>
        </w:rPr>
        <w:t xml:space="preserve"> </w:t>
      </w:r>
      <w:r w:rsidR="0002561F" w:rsidRPr="004615FC">
        <w:rPr>
          <w:rFonts w:asciiTheme="minorHAnsi" w:eastAsia="Times New Roman" w:hAnsiTheme="minorHAnsi" w:cstheme="minorHAnsi"/>
          <w:color w:val="000000"/>
          <w:szCs w:val="24"/>
          <w:lang w:eastAsia="fr-FR" w:bidi="ar-SA"/>
        </w:rPr>
        <w:t>dans l’</w:t>
      </w:r>
      <w:r w:rsidRPr="004615FC">
        <w:rPr>
          <w:rFonts w:asciiTheme="minorHAnsi" w:eastAsia="Times New Roman" w:hAnsiTheme="minorHAnsi" w:cstheme="minorHAnsi"/>
          <w:color w:val="000000"/>
          <w:szCs w:val="24"/>
          <w:lang w:eastAsia="fr-FR" w:bidi="ar-SA"/>
        </w:rPr>
        <w:t>onglet du rôle client du référentiel Tiers web</w:t>
      </w:r>
      <w:r w:rsidR="00585E3D" w:rsidRPr="004615FC">
        <w:rPr>
          <w:rFonts w:asciiTheme="minorHAnsi" w:eastAsia="Times New Roman" w:hAnsiTheme="minorHAnsi" w:cstheme="minorHAnsi"/>
          <w:color w:val="000000"/>
          <w:szCs w:val="24"/>
          <w:lang w:eastAsia="fr-FR" w:bidi="ar-SA"/>
        </w:rPr>
        <w:t xml:space="preserve"> (en 2016).</w:t>
      </w:r>
    </w:p>
    <w:p w:rsidR="00585E3D" w:rsidRPr="004615FC" w:rsidRDefault="00585E3D" w:rsidP="002704D6">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Source des données : service titres du bancaire.</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Layout w:type="fixed"/>
        <w:tblCellMar>
          <w:left w:w="70" w:type="dxa"/>
          <w:right w:w="70" w:type="dxa"/>
        </w:tblCellMar>
        <w:tblLook w:val="04A0" w:firstRow="1" w:lastRow="0" w:firstColumn="1" w:lastColumn="0" w:noHBand="0" w:noVBand="1"/>
      </w:tblPr>
      <w:tblGrid>
        <w:gridCol w:w="1433"/>
        <w:gridCol w:w="876"/>
        <w:gridCol w:w="1350"/>
        <w:gridCol w:w="923"/>
        <w:gridCol w:w="678"/>
        <w:gridCol w:w="993"/>
        <w:gridCol w:w="992"/>
        <w:gridCol w:w="708"/>
        <w:gridCol w:w="2268"/>
      </w:tblGrid>
      <w:tr w:rsidR="00934C38" w:rsidRPr="00934C38" w:rsidTr="00934C38">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saisi / alimenté</w:t>
            </w:r>
          </w:p>
        </w:tc>
        <w:tc>
          <w:tcPr>
            <w:tcW w:w="678" w:type="dxa"/>
            <w:tcBorders>
              <w:top w:val="single" w:sz="4" w:space="0" w:color="auto"/>
              <w:left w:val="nil"/>
              <w:bottom w:val="single" w:sz="4" w:space="0" w:color="auto"/>
              <w:right w:val="single" w:sz="4" w:space="0" w:color="auto"/>
            </w:tcBorders>
            <w:shd w:val="clear" w:color="000000" w:fill="C5D9F1"/>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clé</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table origine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obligatoire / facultatif</w:t>
            </w:r>
          </w:p>
        </w:tc>
        <w:tc>
          <w:tcPr>
            <w:tcW w:w="708" w:type="dxa"/>
            <w:tcBorders>
              <w:top w:val="single" w:sz="4" w:space="0" w:color="auto"/>
              <w:left w:val="nil"/>
              <w:bottom w:val="single" w:sz="4" w:space="0" w:color="auto"/>
              <w:right w:val="single" w:sz="4" w:space="0" w:color="auto"/>
            </w:tcBorders>
            <w:shd w:val="clear" w:color="000000" w:fill="C5D9F1"/>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cardinalité</w:t>
            </w:r>
          </w:p>
        </w:tc>
        <w:tc>
          <w:tcPr>
            <w:tcW w:w="2268" w:type="dxa"/>
            <w:tcBorders>
              <w:top w:val="single" w:sz="4" w:space="0" w:color="auto"/>
              <w:left w:val="nil"/>
              <w:bottom w:val="single" w:sz="4" w:space="0" w:color="auto"/>
              <w:right w:val="single" w:sz="4" w:space="0" w:color="auto"/>
            </w:tcBorders>
            <w:shd w:val="clear" w:color="000000" w:fill="C5D9F1"/>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définition</w:t>
            </w:r>
          </w:p>
        </w:tc>
      </w:tr>
      <w:tr w:rsidR="00934C38" w:rsidRPr="00934C38" w:rsidTr="00934C38">
        <w:trPr>
          <w:trHeight w:val="54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CODE PROFIL TITULAIRE</w:t>
            </w:r>
          </w:p>
        </w:tc>
        <w:tc>
          <w:tcPr>
            <w:tcW w:w="876"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CPRTIT</w:t>
            </w:r>
          </w:p>
        </w:tc>
        <w:tc>
          <w:tcPr>
            <w:tcW w:w="1350"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saisi</w:t>
            </w:r>
          </w:p>
        </w:tc>
        <w:tc>
          <w:tcPr>
            <w:tcW w:w="67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clé</w:t>
            </w:r>
          </w:p>
        </w:tc>
        <w:tc>
          <w:tcPr>
            <w:tcW w:w="993"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obligatoire</w:t>
            </w:r>
          </w:p>
        </w:tc>
        <w:tc>
          <w:tcPr>
            <w:tcW w:w="70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définit le profil d'un client titres selon la MIF</w:t>
            </w:r>
          </w:p>
        </w:tc>
      </w:tr>
      <w:tr w:rsidR="00934C38" w:rsidRPr="00934C38" w:rsidTr="00934C38">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obligatoire</w:t>
            </w:r>
          </w:p>
        </w:tc>
        <w:tc>
          <w:tcPr>
            <w:tcW w:w="70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xml:space="preserve">date de </w:t>
            </w:r>
            <w:r w:rsidR="000A6C3D" w:rsidRPr="00934C38">
              <w:rPr>
                <w:rFonts w:eastAsia="Times New Roman" w:cs="Calibri"/>
                <w:sz w:val="18"/>
                <w:szCs w:val="18"/>
                <w:lang w:eastAsia="fr-FR" w:bidi="ar-SA"/>
              </w:rPr>
              <w:t>clôture</w:t>
            </w:r>
            <w:r w:rsidRPr="00934C38">
              <w:rPr>
                <w:rFonts w:eastAsia="Times New Roman" w:cs="Calibri"/>
                <w:sz w:val="18"/>
                <w:szCs w:val="18"/>
                <w:lang w:eastAsia="fr-FR" w:bidi="ar-SA"/>
              </w:rPr>
              <w:t xml:space="preserve"> de l'enregistrement alimentée par défaut au 01/01/2076. cette date est modifiable</w:t>
            </w:r>
          </w:p>
        </w:tc>
      </w:tr>
      <w:tr w:rsidR="00934C38" w:rsidRPr="00934C38" w:rsidTr="00934C38">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obligatoire</w:t>
            </w:r>
          </w:p>
        </w:tc>
        <w:tc>
          <w:tcPr>
            <w:tcW w:w="70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xml:space="preserve">date de création de l'enregistrement. Alimenté par le </w:t>
            </w:r>
            <w:r w:rsidR="000A6C3D" w:rsidRPr="00934C38">
              <w:rPr>
                <w:rFonts w:eastAsia="Times New Roman" w:cs="Calibri"/>
                <w:sz w:val="18"/>
                <w:szCs w:val="18"/>
                <w:lang w:eastAsia="fr-FR" w:bidi="ar-SA"/>
              </w:rPr>
              <w:t>système</w:t>
            </w:r>
            <w:r w:rsidRPr="00934C38">
              <w:rPr>
                <w:rFonts w:eastAsia="Times New Roman" w:cs="Calibri"/>
                <w:sz w:val="18"/>
                <w:szCs w:val="18"/>
                <w:lang w:eastAsia="fr-FR" w:bidi="ar-SA"/>
              </w:rPr>
              <w:t xml:space="preserve"> A la date du jour de création. Non modifiable</w:t>
            </w:r>
          </w:p>
        </w:tc>
      </w:tr>
      <w:tr w:rsidR="00934C38" w:rsidRPr="00934C38" w:rsidTr="00934C38">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DEBUT EFFET</w:t>
            </w:r>
          </w:p>
        </w:tc>
        <w:tc>
          <w:tcPr>
            <w:tcW w:w="876"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YDDEFF</w:t>
            </w:r>
          </w:p>
        </w:tc>
        <w:tc>
          <w:tcPr>
            <w:tcW w:w="1350"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obligatoire</w:t>
            </w:r>
          </w:p>
        </w:tc>
        <w:tc>
          <w:tcPr>
            <w:tcW w:w="70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de début d'effet de l'enregistrement, alimentée par défaut A la date de création, modifiable</w:t>
            </w:r>
          </w:p>
        </w:tc>
      </w:tr>
      <w:tr w:rsidR="00934C38" w:rsidRPr="00934C38" w:rsidTr="00934C38">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obligatoire</w:t>
            </w:r>
          </w:p>
        </w:tc>
        <w:tc>
          <w:tcPr>
            <w:tcW w:w="70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de la dernière mise A jour de l'enregistrement. Date alimentée par le système Non modifiable</w:t>
            </w:r>
          </w:p>
        </w:tc>
      </w:tr>
      <w:tr w:rsidR="00934C38" w:rsidRPr="00934C38" w:rsidTr="00934C38">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FIN EFFET</w:t>
            </w:r>
          </w:p>
        </w:tc>
        <w:tc>
          <w:tcPr>
            <w:tcW w:w="876"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YDFEFF</w:t>
            </w:r>
          </w:p>
        </w:tc>
        <w:tc>
          <w:tcPr>
            <w:tcW w:w="1350"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obligatoire</w:t>
            </w:r>
          </w:p>
        </w:tc>
        <w:tc>
          <w:tcPr>
            <w:tcW w:w="70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date de fin d'effet de l'enregistrement, alimentée par défaut au 01/01/2076. modifiable</w:t>
            </w:r>
          </w:p>
        </w:tc>
      </w:tr>
      <w:tr w:rsidR="00934C38" w:rsidRPr="00934C38" w:rsidTr="00934C38">
        <w:trPr>
          <w:trHeight w:val="398"/>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LIBELLE PROFIL TITULAIRE</w:t>
            </w:r>
          </w:p>
        </w:tc>
        <w:tc>
          <w:tcPr>
            <w:tcW w:w="876"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LPRTIT</w:t>
            </w:r>
          </w:p>
        </w:tc>
        <w:tc>
          <w:tcPr>
            <w:tcW w:w="1350"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alphanumérique (35)</w:t>
            </w:r>
          </w:p>
        </w:tc>
        <w:tc>
          <w:tcPr>
            <w:tcW w:w="923"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saisi</w:t>
            </w:r>
          </w:p>
        </w:tc>
        <w:tc>
          <w:tcPr>
            <w:tcW w:w="67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obligatoire</w:t>
            </w:r>
          </w:p>
        </w:tc>
        <w:tc>
          <w:tcPr>
            <w:tcW w:w="70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libellé du profil du titulaire</w:t>
            </w:r>
          </w:p>
        </w:tc>
      </w:tr>
      <w:tr w:rsidR="00934C38" w:rsidRPr="00934C38" w:rsidTr="00934C38">
        <w:trPr>
          <w:trHeight w:val="80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934C38" w:rsidRPr="00934C38" w:rsidRDefault="00934C38" w:rsidP="00934C38">
            <w:pPr>
              <w:jc w:val="center"/>
              <w:rPr>
                <w:rFonts w:ascii="Segoe UI" w:eastAsia="Times New Roman" w:hAnsi="Segoe UI" w:cs="Segoe UI"/>
                <w:sz w:val="18"/>
                <w:szCs w:val="18"/>
                <w:lang w:eastAsia="fr-FR" w:bidi="ar-SA"/>
              </w:rPr>
            </w:pPr>
            <w:r w:rsidRPr="00934C38">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calculé , non modifiable</w:t>
            </w:r>
          </w:p>
        </w:tc>
        <w:tc>
          <w:tcPr>
            <w:tcW w:w="67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ascii="Arial" w:eastAsia="Times New Roman" w:hAnsi="Arial"/>
                <w:sz w:val="18"/>
                <w:szCs w:val="18"/>
                <w:lang w:eastAsia="fr-FR" w:bidi="ar-SA"/>
              </w:rPr>
            </w:pPr>
            <w:r w:rsidRPr="00934C38">
              <w:rPr>
                <w:rFonts w:ascii="Arial" w:eastAsia="Times New Roman" w:hAnsi="Arial"/>
                <w:sz w:val="18"/>
                <w:szCs w:val="18"/>
                <w:lang w:eastAsia="fr-FR" w:bidi="ar-SA"/>
              </w:rPr>
              <w:t>obligatoire</w:t>
            </w:r>
          </w:p>
        </w:tc>
        <w:tc>
          <w:tcPr>
            <w:tcW w:w="70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8"/>
                <w:szCs w:val="18"/>
                <w:lang w:eastAsia="fr-FR" w:bidi="ar-SA"/>
              </w:rPr>
            </w:pPr>
            <w:r w:rsidRPr="00934C38">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934C38" w:rsidRPr="00934C38" w:rsidRDefault="00934C38" w:rsidP="00934C38">
            <w:pPr>
              <w:jc w:val="center"/>
              <w:rPr>
                <w:rFonts w:eastAsia="Times New Roman" w:cs="Calibri"/>
                <w:sz w:val="16"/>
                <w:szCs w:val="16"/>
                <w:lang w:eastAsia="fr-FR" w:bidi="ar-SA"/>
              </w:rPr>
            </w:pPr>
            <w:r w:rsidRPr="00934C38">
              <w:rPr>
                <w:rFonts w:eastAsia="Times New Roman" w:cs="Calibri"/>
                <w:sz w:val="16"/>
                <w:szCs w:val="16"/>
                <w:lang w:eastAsia="fr-FR" w:bidi="ar-SA"/>
              </w:rPr>
              <w:t xml:space="preserve">User ayant </w:t>
            </w:r>
            <w:r w:rsidR="000A6C3D" w:rsidRPr="00934C38">
              <w:rPr>
                <w:rFonts w:eastAsia="Times New Roman" w:cs="Calibri"/>
                <w:sz w:val="16"/>
                <w:szCs w:val="16"/>
                <w:lang w:eastAsia="fr-FR" w:bidi="ar-SA"/>
              </w:rPr>
              <w:t>effectué</w:t>
            </w:r>
            <w:r w:rsidRPr="00934C38">
              <w:rPr>
                <w:rFonts w:eastAsia="Times New Roman" w:cs="Calibri"/>
                <w:sz w:val="16"/>
                <w:szCs w:val="16"/>
                <w:lang w:eastAsia="fr-FR" w:bidi="ar-SA"/>
              </w:rPr>
              <w:t xml:space="preserve"> la dernière mise à jour  de l'enregistrement</w:t>
            </w:r>
          </w:p>
        </w:tc>
      </w:tr>
    </w:tbl>
    <w:p w:rsidR="00987BDB" w:rsidRPr="004615FC" w:rsidRDefault="00987BDB" w:rsidP="002704D6">
      <w:pPr>
        <w:rPr>
          <w:rFonts w:asciiTheme="minorHAnsi" w:eastAsia="Times New Roman" w:hAnsiTheme="minorHAnsi" w:cstheme="minorHAnsi"/>
          <w:color w:val="000000"/>
          <w:szCs w:val="24"/>
          <w:lang w:eastAsia="fr-FR" w:bidi="ar-SA"/>
        </w:rPr>
      </w:pPr>
    </w:p>
    <w:p w:rsidR="00B11CD8" w:rsidRPr="004E2387" w:rsidRDefault="00B11CD8" w:rsidP="00B11CD8">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ta_profil_titulaire_lmtay400</w:t>
      </w: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B11CD8" w:rsidRPr="004615FC" w:rsidRDefault="00B11CD8" w:rsidP="00B97328">
      <w:pPr>
        <w:numPr>
          <w:ilvl w:val="0"/>
          <w:numId w:val="64"/>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PROFIL TITULAIRE (CPRTIT)</w:t>
      </w:r>
    </w:p>
    <w:p w:rsidR="00B11CD8" w:rsidRPr="004615FC" w:rsidRDefault="00B11CD8" w:rsidP="00B97328">
      <w:pPr>
        <w:numPr>
          <w:ilvl w:val="0"/>
          <w:numId w:val="64"/>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PROFIL TITULAIRE (LPRTIT)</w:t>
      </w:r>
    </w:p>
    <w:p w:rsidR="00B11CD8" w:rsidRPr="004615FC" w:rsidRDefault="00B11CD8" w:rsidP="00B11CD8">
      <w:pPr>
        <w:autoSpaceDE w:val="0"/>
        <w:autoSpaceDN w:val="0"/>
        <w:adjustRightInd w:val="0"/>
        <w:rPr>
          <w:rFonts w:asciiTheme="minorHAnsi" w:hAnsiTheme="minorHAnsi" w:cstheme="minorHAnsi"/>
          <w:szCs w:val="24"/>
          <w:lang w:eastAsia="fr-FR" w:bidi="ar-SA"/>
        </w:rPr>
      </w:pP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B11CD8" w:rsidRPr="004615FC" w:rsidRDefault="00B11CD8" w:rsidP="00B97328">
      <w:pPr>
        <w:numPr>
          <w:ilvl w:val="0"/>
          <w:numId w:val="65"/>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B11CD8" w:rsidRPr="004615FC" w:rsidRDefault="00B11CD8" w:rsidP="00B97328">
      <w:pPr>
        <w:numPr>
          <w:ilvl w:val="0"/>
          <w:numId w:val="65"/>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DEBUT EFFET (YDDEFF)</w:t>
      </w:r>
    </w:p>
    <w:p w:rsidR="00B11CD8" w:rsidRPr="004615FC" w:rsidRDefault="00B11CD8" w:rsidP="00B97328">
      <w:pPr>
        <w:numPr>
          <w:ilvl w:val="0"/>
          <w:numId w:val="65"/>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la DATE FIN EFFET (YDFEFF) </w:t>
      </w:r>
    </w:p>
    <w:p w:rsidR="00B11CD8" w:rsidRPr="004615FC" w:rsidRDefault="00B11CD8" w:rsidP="002704D6">
      <w:pPr>
        <w:rPr>
          <w:rFonts w:asciiTheme="minorHAnsi" w:hAnsiTheme="minorHAnsi" w:cstheme="minorHAnsi"/>
          <w:szCs w:val="24"/>
          <w:lang w:eastAsia="fr-FR" w:bidi="ar-SA"/>
        </w:rPr>
      </w:pPr>
    </w:p>
    <w:p w:rsidR="007B3876" w:rsidRPr="004E2387" w:rsidRDefault="007B3876" w:rsidP="007B3876">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ta_profil_titulaire_lmtay400</w:t>
      </w:r>
    </w:p>
    <w:p w:rsidR="007B3876" w:rsidRPr="004615FC" w:rsidRDefault="007B3876" w:rsidP="007B3876">
      <w:pPr>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7B3876" w:rsidRPr="004615FC" w:rsidRDefault="007B3876" w:rsidP="005B01C3">
      <w:pPr>
        <w:numPr>
          <w:ilvl w:val="0"/>
          <w:numId w:val="17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PROFIL TITULAIRE (CPRTIT)</w:t>
      </w:r>
    </w:p>
    <w:p w:rsidR="007B3876" w:rsidRPr="004615FC" w:rsidRDefault="007B3876" w:rsidP="005B01C3">
      <w:pPr>
        <w:numPr>
          <w:ilvl w:val="0"/>
          <w:numId w:val="172"/>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PROFIL TITULAIRE (LPRTIT)</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7B3876" w:rsidRPr="004615FC" w:rsidRDefault="007B3876" w:rsidP="005B01C3">
      <w:pPr>
        <w:numPr>
          <w:ilvl w:val="0"/>
          <w:numId w:val="17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PROFIL TITULAIRE (CPRTIT) : 3 caractères.</w:t>
      </w:r>
    </w:p>
    <w:p w:rsidR="007B3876" w:rsidRPr="004615FC" w:rsidRDefault="007B3876" w:rsidP="005B01C3">
      <w:pPr>
        <w:numPr>
          <w:ilvl w:val="0"/>
          <w:numId w:val="17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PROFIL TITULAIRE (LPRTIT) : 35 caractères.</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d'unicité : </w:t>
      </w:r>
    </w:p>
    <w:p w:rsidR="007B3876" w:rsidRPr="004615FC" w:rsidRDefault="007B3876" w:rsidP="005B01C3">
      <w:pPr>
        <w:numPr>
          <w:ilvl w:val="0"/>
          <w:numId w:val="17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sur CODE PROFIL TITULAIRE (CPRTIT)</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7B3876" w:rsidRPr="004615FC" w:rsidRDefault="007B3876" w:rsidP="005B01C3">
      <w:pPr>
        <w:numPr>
          <w:ilvl w:val="0"/>
          <w:numId w:val="17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(ne concerne que les champs de saisie. Les dates et les listes déroulantes sont exclues de ces contrôles):</w:t>
      </w:r>
    </w:p>
    <w:p w:rsidR="007B3876" w:rsidRPr="004615FC" w:rsidRDefault="00042884"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Quel que</w:t>
      </w:r>
      <w:r w:rsidR="007B3876" w:rsidRPr="004615FC">
        <w:rPr>
          <w:rFonts w:asciiTheme="minorHAnsi" w:hAnsiTheme="minorHAnsi" w:cstheme="minorHAnsi"/>
          <w:szCs w:val="24"/>
          <w:lang w:eastAsia="fr-FR" w:bidi="ar-SA"/>
        </w:rPr>
        <w:t xml:space="preserve"> soit le champs de saisie les caractères autorisés sont : </w:t>
      </w:r>
    </w:p>
    <w:p w:rsidR="007B3876" w:rsidRPr="004615FC" w:rsidRDefault="007B3876" w:rsidP="005B01C3">
      <w:pPr>
        <w:numPr>
          <w:ilvl w:val="0"/>
          <w:numId w:val="17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7B3876" w:rsidRPr="004615FC" w:rsidRDefault="007B3876" w:rsidP="005B01C3">
      <w:pPr>
        <w:numPr>
          <w:ilvl w:val="0"/>
          <w:numId w:val="17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7B3876" w:rsidRPr="004615FC" w:rsidRDefault="007B3876" w:rsidP="005B01C3">
      <w:pPr>
        <w:numPr>
          <w:ilvl w:val="0"/>
          <w:numId w:val="17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7B3876" w:rsidRPr="004615FC" w:rsidRDefault="007B3876" w:rsidP="005B01C3">
      <w:pPr>
        <w:numPr>
          <w:ilvl w:val="0"/>
          <w:numId w:val="177"/>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7B3876" w:rsidRPr="004615FC" w:rsidRDefault="007B3876" w:rsidP="005B01C3">
      <w:pPr>
        <w:numPr>
          <w:ilvl w:val="0"/>
          <w:numId w:val="17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7B3876" w:rsidRPr="004615FC" w:rsidRDefault="007B3876" w:rsidP="007B3876">
      <w:pPr>
        <w:tabs>
          <w:tab w:val="left" w:pos="1804"/>
        </w:tabs>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FIN EFFET (YDFEFF) est totalement indépendante de celle de la DATE CLOTURE (YDCLOT)</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E2387" w:rsidRDefault="007B3876" w:rsidP="007B3876">
      <w:pPr>
        <w:pStyle w:val="Titre4"/>
        <w:rPr>
          <w:rFonts w:asciiTheme="minorHAnsi" w:hAnsiTheme="minorHAnsi" w:cstheme="minorHAnsi"/>
        </w:rPr>
      </w:pPr>
      <w:r w:rsidRPr="004E2387">
        <w:rPr>
          <w:rFonts w:asciiTheme="minorHAnsi" w:hAnsiTheme="minorHAnsi" w:cstheme="minorHAnsi"/>
        </w:rPr>
        <w:t>Modification : contrôle des données de ta_profil_titulaire_lmtay400</w:t>
      </w: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7B3876" w:rsidRPr="004615FC" w:rsidRDefault="007B3876" w:rsidP="005B01C3">
      <w:pPr>
        <w:numPr>
          <w:ilvl w:val="0"/>
          <w:numId w:val="344"/>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PROFIL TITULAIRE (LPRTIT)</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7B3876" w:rsidRPr="004615FC" w:rsidRDefault="007B3876" w:rsidP="005B01C3">
      <w:pPr>
        <w:numPr>
          <w:ilvl w:val="0"/>
          <w:numId w:val="345"/>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PROFIL TITULAIRE (LPRTIT) : 35 caractères.</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7B3876" w:rsidRPr="004615FC" w:rsidRDefault="007B3876" w:rsidP="005B01C3">
      <w:pPr>
        <w:numPr>
          <w:ilvl w:val="0"/>
          <w:numId w:val="346"/>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 ne concerne que les champs de saisie. Les dates et les listes déroulantes sont exclues de ces contrôles):</w:t>
      </w:r>
    </w:p>
    <w:p w:rsidR="007B3876" w:rsidRPr="004615FC" w:rsidRDefault="008F2813"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Quel que</w:t>
      </w:r>
      <w:r w:rsidR="007B3876" w:rsidRPr="004615FC">
        <w:rPr>
          <w:rFonts w:asciiTheme="minorHAnsi" w:hAnsiTheme="minorHAnsi" w:cstheme="minorHAnsi"/>
          <w:szCs w:val="24"/>
          <w:lang w:eastAsia="fr-FR" w:bidi="ar-SA"/>
        </w:rPr>
        <w:t xml:space="preserve"> soit le champs de saisie les caractères autorisés sont : </w:t>
      </w:r>
    </w:p>
    <w:p w:rsidR="007B3876" w:rsidRPr="004615FC" w:rsidRDefault="007B3876" w:rsidP="005B01C3">
      <w:pPr>
        <w:numPr>
          <w:ilvl w:val="0"/>
          <w:numId w:val="347"/>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7B3876" w:rsidRPr="004615FC" w:rsidRDefault="007B3876" w:rsidP="005B01C3">
      <w:pPr>
        <w:numPr>
          <w:ilvl w:val="0"/>
          <w:numId w:val="347"/>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7B3876" w:rsidRPr="004615FC" w:rsidRDefault="007B3876" w:rsidP="005B01C3">
      <w:pPr>
        <w:numPr>
          <w:ilvl w:val="0"/>
          <w:numId w:val="347"/>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7B3876" w:rsidRPr="004615FC" w:rsidRDefault="007B3876" w:rsidP="005B01C3">
      <w:pPr>
        <w:numPr>
          <w:ilvl w:val="0"/>
          <w:numId w:val="347"/>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7B3876" w:rsidRPr="004615FC" w:rsidRDefault="007B3876" w:rsidP="005B01C3">
      <w:pPr>
        <w:numPr>
          <w:ilvl w:val="0"/>
          <w:numId w:val="348"/>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7B3876" w:rsidRPr="004615FC" w:rsidRDefault="007B3876" w:rsidP="007B3876">
      <w:pPr>
        <w:tabs>
          <w:tab w:val="left" w:pos="1867"/>
        </w:tabs>
        <w:autoSpaceDE w:val="0"/>
        <w:autoSpaceDN w:val="0"/>
        <w:adjustRightInd w:val="0"/>
        <w:rPr>
          <w:rFonts w:asciiTheme="minorHAnsi" w:hAnsiTheme="minorHAnsi" w:cstheme="minorHAnsi"/>
          <w:szCs w:val="24"/>
        </w:rPr>
      </w:pPr>
      <w:r w:rsidRPr="004615FC">
        <w:rPr>
          <w:rFonts w:asciiTheme="minorHAnsi" w:hAnsiTheme="minorHAnsi" w:cstheme="minorHAnsi"/>
          <w:szCs w:val="24"/>
          <w:lang w:eastAsia="fr-FR" w:bidi="ar-SA"/>
        </w:rPr>
        <w:t>la valeur de la  DATE FIN EFFET (YDFEFF) est totalement indépendante de celle de la DATE CLOTURE (YDCLOT)</w:t>
      </w:r>
    </w:p>
    <w:p w:rsidR="007B3876" w:rsidRPr="004615FC" w:rsidRDefault="007B3876" w:rsidP="002704D6">
      <w:pPr>
        <w:rPr>
          <w:rFonts w:asciiTheme="minorHAnsi" w:hAnsiTheme="minorHAnsi" w:cstheme="minorHAnsi"/>
          <w:szCs w:val="24"/>
          <w:lang w:eastAsia="fr-FR" w:bidi="ar-SA"/>
        </w:rPr>
      </w:pPr>
    </w:p>
    <w:p w:rsidR="007D5338" w:rsidRDefault="007D5338" w:rsidP="007D5338">
      <w:pPr>
        <w:pStyle w:val="Titre4"/>
        <w:rPr>
          <w:rFonts w:asciiTheme="minorHAnsi" w:hAnsiTheme="minorHAnsi" w:cstheme="minorHAnsi"/>
        </w:rPr>
      </w:pPr>
      <w:r w:rsidRPr="007D5338">
        <w:rPr>
          <w:rFonts w:asciiTheme="minorHAnsi" w:hAnsiTheme="minorHAnsi" w:cstheme="minorHAnsi"/>
        </w:rPr>
        <w:t>Modification : renseignement des données de ta_profil_titulaire_lmtay400</w:t>
      </w:r>
    </w:p>
    <w:p w:rsidR="007D5338" w:rsidRPr="004615FC" w:rsidRDefault="007D5338" w:rsidP="007D533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7D5338" w:rsidRPr="004615FC" w:rsidRDefault="007D5338" w:rsidP="00357DCC">
      <w:pPr>
        <w:numPr>
          <w:ilvl w:val="0"/>
          <w:numId w:val="51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PROFIL TITULAIRE (LPRTIT)</w:t>
      </w:r>
    </w:p>
    <w:p w:rsidR="007D5338" w:rsidRPr="004615FC" w:rsidRDefault="007D5338" w:rsidP="007D5338">
      <w:pPr>
        <w:autoSpaceDE w:val="0"/>
        <w:autoSpaceDN w:val="0"/>
        <w:adjustRightInd w:val="0"/>
        <w:rPr>
          <w:rFonts w:asciiTheme="minorHAnsi" w:hAnsiTheme="minorHAnsi" w:cstheme="minorHAnsi"/>
          <w:szCs w:val="24"/>
          <w:lang w:eastAsia="fr-FR" w:bidi="ar-SA"/>
        </w:rPr>
      </w:pPr>
    </w:p>
    <w:p w:rsidR="007D5338" w:rsidRPr="004615FC" w:rsidRDefault="007D5338" w:rsidP="007D533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7D5338" w:rsidRPr="004615FC" w:rsidRDefault="007D5338" w:rsidP="00357DCC">
      <w:pPr>
        <w:numPr>
          <w:ilvl w:val="0"/>
          <w:numId w:val="51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la DATE DE CLOTURE (YDCLOT) </w:t>
      </w:r>
    </w:p>
    <w:p w:rsidR="007D5338" w:rsidRPr="004615FC" w:rsidRDefault="007D5338" w:rsidP="00357DCC">
      <w:pPr>
        <w:numPr>
          <w:ilvl w:val="0"/>
          <w:numId w:val="51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DEBUT EFFET (YDDEFF)</w:t>
      </w:r>
    </w:p>
    <w:p w:rsidR="007D5338" w:rsidRPr="004615FC" w:rsidRDefault="007D5338" w:rsidP="00357DCC">
      <w:pPr>
        <w:numPr>
          <w:ilvl w:val="0"/>
          <w:numId w:val="51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w:t>
      </w:r>
    </w:p>
    <w:p w:rsidR="007D5338" w:rsidRPr="004615FC" w:rsidRDefault="007D5338" w:rsidP="007D5338">
      <w:pPr>
        <w:autoSpaceDE w:val="0"/>
        <w:autoSpaceDN w:val="0"/>
        <w:adjustRightInd w:val="0"/>
        <w:rPr>
          <w:rFonts w:asciiTheme="minorHAnsi" w:hAnsiTheme="minorHAnsi" w:cstheme="minorHAnsi"/>
          <w:szCs w:val="24"/>
          <w:lang w:eastAsia="fr-FR" w:bidi="ar-SA"/>
        </w:rPr>
      </w:pPr>
    </w:p>
    <w:p w:rsidR="007D5338" w:rsidRPr="004615FC" w:rsidRDefault="007D5338" w:rsidP="007D5338">
      <w:pPr>
        <w:rPr>
          <w:rFonts w:asciiTheme="minorHAnsi" w:hAnsiTheme="minorHAnsi" w:cstheme="minorHAnsi"/>
          <w:szCs w:val="24"/>
        </w:rPr>
      </w:pPr>
    </w:p>
    <w:p w:rsidR="008A6E6E" w:rsidRPr="004615FC" w:rsidRDefault="008A6E6E">
      <w:pPr>
        <w:rPr>
          <w:rFonts w:asciiTheme="minorHAnsi" w:hAnsiTheme="minorHAnsi" w:cstheme="minorHAnsi"/>
          <w:szCs w:val="24"/>
          <w:lang w:eastAsia="fr-FR" w:bidi="ar-SA"/>
        </w:rPr>
      </w:pPr>
      <w:r w:rsidRPr="004615FC">
        <w:rPr>
          <w:rFonts w:asciiTheme="minorHAnsi" w:hAnsiTheme="minorHAnsi" w:cstheme="minorHAnsi"/>
          <w:szCs w:val="24"/>
          <w:lang w:eastAsia="fr-FR" w:bidi="ar-SA"/>
        </w:rPr>
        <w:br w:type="page"/>
      </w:r>
    </w:p>
    <w:p w:rsidR="00B11CD8" w:rsidRPr="00BF16B6" w:rsidRDefault="00B11CD8" w:rsidP="00B11CD8">
      <w:pPr>
        <w:pStyle w:val="Titre3"/>
      </w:pPr>
      <w:bookmarkStart w:id="862" w:name="_Toc515444425"/>
      <w:r w:rsidRPr="00BF16B6">
        <w:t>ta_type_filiere_lmtay401</w:t>
      </w:r>
      <w:bookmarkEnd w:id="862"/>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lmtay401</w:instrText>
      </w:r>
      <w:r w:rsidR="005A639E">
        <w:instrText xml:space="preserve">" </w:instrText>
      </w:r>
      <w:r w:rsidR="005A639E">
        <w:rPr>
          <w:rFonts w:asciiTheme="minorHAnsi" w:hAnsiTheme="minorHAnsi" w:cstheme="minorHAnsi"/>
        </w:rPr>
        <w:fldChar w:fldCharType="end"/>
      </w:r>
    </w:p>
    <w:p w:rsidR="0008681A" w:rsidRPr="004615FC" w:rsidRDefault="0008681A" w:rsidP="0008681A">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Pour la MIF, précise la négociabilité accordée au client titres selon les filières (bourse, opcvm, mixte, ...) dans l'onglet du rôle client du référentiel Tiers web.</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92"/>
        <w:gridCol w:w="992"/>
        <w:gridCol w:w="602"/>
        <w:gridCol w:w="816"/>
        <w:gridCol w:w="992"/>
        <w:gridCol w:w="915"/>
        <w:gridCol w:w="2203"/>
      </w:tblGrid>
      <w:tr w:rsidR="00845BBC" w:rsidRPr="00845BBC" w:rsidTr="00845BBC">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Code technique</w:t>
            </w:r>
          </w:p>
        </w:tc>
        <w:tc>
          <w:tcPr>
            <w:tcW w:w="1392" w:type="dxa"/>
            <w:tcBorders>
              <w:top w:val="single" w:sz="4" w:space="0" w:color="auto"/>
              <w:left w:val="nil"/>
              <w:bottom w:val="single" w:sz="4" w:space="0" w:color="auto"/>
              <w:right w:val="single" w:sz="4" w:space="0" w:color="auto"/>
            </w:tcBorders>
            <w:shd w:val="clear" w:color="000000" w:fill="C5D9F1"/>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type longueur</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saisi / alimenté</w:t>
            </w:r>
          </w:p>
        </w:tc>
        <w:tc>
          <w:tcPr>
            <w:tcW w:w="602" w:type="dxa"/>
            <w:tcBorders>
              <w:top w:val="single" w:sz="4" w:space="0" w:color="auto"/>
              <w:left w:val="nil"/>
              <w:bottom w:val="single" w:sz="4" w:space="0" w:color="auto"/>
              <w:right w:val="single" w:sz="4" w:space="0" w:color="auto"/>
            </w:tcBorders>
            <w:shd w:val="clear" w:color="000000" w:fill="C5D9F1"/>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clé</w:t>
            </w:r>
          </w:p>
        </w:tc>
        <w:tc>
          <w:tcPr>
            <w:tcW w:w="816" w:type="dxa"/>
            <w:tcBorders>
              <w:top w:val="single" w:sz="4" w:space="0" w:color="auto"/>
              <w:left w:val="nil"/>
              <w:bottom w:val="single" w:sz="4" w:space="0" w:color="auto"/>
              <w:right w:val="single" w:sz="4" w:space="0" w:color="auto"/>
            </w:tcBorders>
            <w:shd w:val="clear" w:color="000000" w:fill="C5D9F1"/>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table origine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cardinalité</w:t>
            </w:r>
          </w:p>
        </w:tc>
        <w:tc>
          <w:tcPr>
            <w:tcW w:w="2203" w:type="dxa"/>
            <w:tcBorders>
              <w:top w:val="single" w:sz="4" w:space="0" w:color="auto"/>
              <w:left w:val="nil"/>
              <w:bottom w:val="single" w:sz="4" w:space="0" w:color="auto"/>
              <w:right w:val="single" w:sz="4" w:space="0" w:color="auto"/>
            </w:tcBorders>
            <w:shd w:val="clear" w:color="000000" w:fill="C5D9F1"/>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définition</w:t>
            </w:r>
          </w:p>
        </w:tc>
      </w:tr>
      <w:tr w:rsidR="00845BBC" w:rsidRPr="00845BBC" w:rsidTr="00845BBC">
        <w:trPr>
          <w:trHeight w:val="804"/>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CODE TYPE FILIERES</w:t>
            </w:r>
          </w:p>
        </w:tc>
        <w:tc>
          <w:tcPr>
            <w:tcW w:w="876"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CDTYFI</w:t>
            </w:r>
          </w:p>
        </w:tc>
        <w:tc>
          <w:tcPr>
            <w:tcW w:w="13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alphanumérique (1)</w:t>
            </w:r>
          </w:p>
        </w:tc>
        <w:tc>
          <w:tcPr>
            <w:tcW w:w="9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clé</w:t>
            </w:r>
          </w:p>
        </w:tc>
        <w:tc>
          <w:tcPr>
            <w:tcW w:w="816"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xml:space="preserve">définit la </w:t>
            </w:r>
            <w:r w:rsidR="000A6C3D" w:rsidRPr="00845BBC">
              <w:rPr>
                <w:rFonts w:eastAsia="Times New Roman" w:cs="Calibri"/>
                <w:sz w:val="18"/>
                <w:szCs w:val="18"/>
                <w:lang w:eastAsia="fr-FR" w:bidi="ar-SA"/>
              </w:rPr>
              <w:t>filière</w:t>
            </w:r>
            <w:r w:rsidRPr="00845BBC">
              <w:rPr>
                <w:rFonts w:eastAsia="Times New Roman" w:cs="Calibri"/>
                <w:sz w:val="18"/>
                <w:szCs w:val="18"/>
                <w:lang w:eastAsia="fr-FR" w:bidi="ar-SA"/>
              </w:rPr>
              <w:t xml:space="preserve"> titres autorisée par la MIF pour ce profil</w:t>
            </w:r>
          </w:p>
        </w:tc>
      </w:tr>
      <w:tr w:rsidR="00845BBC" w:rsidRPr="00845BBC" w:rsidTr="00845BBC">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YDCLOT</w:t>
            </w:r>
          </w:p>
        </w:tc>
        <w:tc>
          <w:tcPr>
            <w:tcW w:w="139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xml:space="preserve">date de </w:t>
            </w:r>
            <w:r w:rsidR="000A6C3D" w:rsidRPr="00845BBC">
              <w:rPr>
                <w:rFonts w:eastAsia="Times New Roman" w:cs="Calibri"/>
                <w:sz w:val="18"/>
                <w:szCs w:val="18"/>
                <w:lang w:eastAsia="fr-FR" w:bidi="ar-SA"/>
              </w:rPr>
              <w:t>clôture</w:t>
            </w:r>
            <w:r w:rsidRPr="00845BBC">
              <w:rPr>
                <w:rFonts w:eastAsia="Times New Roman" w:cs="Calibri"/>
                <w:sz w:val="18"/>
                <w:szCs w:val="18"/>
                <w:lang w:eastAsia="fr-FR" w:bidi="ar-SA"/>
              </w:rPr>
              <w:t xml:space="preserve"> de l'enregistrement alimentée par défaut au 01/01/2076. cette date est modifiable</w:t>
            </w:r>
          </w:p>
        </w:tc>
      </w:tr>
      <w:tr w:rsidR="00845BBC" w:rsidRPr="00845BBC" w:rsidTr="00845BBC">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YDC000</w:t>
            </w:r>
          </w:p>
        </w:tc>
        <w:tc>
          <w:tcPr>
            <w:tcW w:w="139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xml:space="preserve">date de création de l'enregistrement. Alimenté par le </w:t>
            </w:r>
            <w:r w:rsidR="000A6C3D" w:rsidRPr="00845BBC">
              <w:rPr>
                <w:rFonts w:eastAsia="Times New Roman" w:cs="Calibri"/>
                <w:sz w:val="18"/>
                <w:szCs w:val="18"/>
                <w:lang w:eastAsia="fr-FR" w:bidi="ar-SA"/>
              </w:rPr>
              <w:t>système</w:t>
            </w:r>
            <w:r w:rsidRPr="00845BBC">
              <w:rPr>
                <w:rFonts w:eastAsia="Times New Roman" w:cs="Calibri"/>
                <w:sz w:val="18"/>
                <w:szCs w:val="18"/>
                <w:lang w:eastAsia="fr-FR" w:bidi="ar-SA"/>
              </w:rPr>
              <w:t xml:space="preserve"> A la date du jour de création. Non modifiable</w:t>
            </w:r>
          </w:p>
        </w:tc>
      </w:tr>
      <w:tr w:rsidR="00845BBC" w:rsidRPr="00845BBC" w:rsidTr="00845BBC">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DEBUT EFFET</w:t>
            </w:r>
          </w:p>
        </w:tc>
        <w:tc>
          <w:tcPr>
            <w:tcW w:w="876"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YDDEFF</w:t>
            </w:r>
          </w:p>
        </w:tc>
        <w:tc>
          <w:tcPr>
            <w:tcW w:w="13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de début d'effet de l'enregistrement, alimentée par défaut A la date de création, modifiable</w:t>
            </w:r>
          </w:p>
        </w:tc>
      </w:tr>
      <w:tr w:rsidR="00845BBC" w:rsidRPr="00845BBC" w:rsidTr="00845BBC">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YDDMAJ</w:t>
            </w:r>
          </w:p>
        </w:tc>
        <w:tc>
          <w:tcPr>
            <w:tcW w:w="139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de la dernière mise A jour de l'enregistrement. Date alimentée par le système Non modifiable</w:t>
            </w:r>
          </w:p>
        </w:tc>
      </w:tr>
      <w:tr w:rsidR="00845BBC" w:rsidRPr="00845BBC" w:rsidTr="00845BBC">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FIN EFFET</w:t>
            </w:r>
          </w:p>
        </w:tc>
        <w:tc>
          <w:tcPr>
            <w:tcW w:w="876"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YDFEFF</w:t>
            </w:r>
          </w:p>
        </w:tc>
        <w:tc>
          <w:tcPr>
            <w:tcW w:w="13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(AAAAJJMM)</w:t>
            </w:r>
          </w:p>
        </w:tc>
        <w:tc>
          <w:tcPr>
            <w:tcW w:w="9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date de fin d'effet de l'enregistrement, alimentée par défaut au 01/01/2076. modifiable</w:t>
            </w:r>
          </w:p>
        </w:tc>
      </w:tr>
      <w:tr w:rsidR="00845BBC" w:rsidRPr="00845BBC" w:rsidTr="00845BBC">
        <w:trPr>
          <w:trHeight w:val="518"/>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LIBELLE TYPE FILIERES</w:t>
            </w:r>
          </w:p>
        </w:tc>
        <w:tc>
          <w:tcPr>
            <w:tcW w:w="876"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LBTYFI</w:t>
            </w:r>
          </w:p>
        </w:tc>
        <w:tc>
          <w:tcPr>
            <w:tcW w:w="13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alphanumérique (35)</w:t>
            </w:r>
          </w:p>
        </w:tc>
        <w:tc>
          <w:tcPr>
            <w:tcW w:w="9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libellé</w:t>
            </w:r>
          </w:p>
        </w:tc>
      </w:tr>
      <w:tr w:rsidR="00845BBC" w:rsidRPr="00845BBC" w:rsidTr="00845BBC">
        <w:trPr>
          <w:trHeight w:val="71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845BBC" w:rsidRPr="00845BBC" w:rsidRDefault="00845BBC" w:rsidP="00845BBC">
            <w:pPr>
              <w:jc w:val="center"/>
              <w:rPr>
                <w:rFonts w:ascii="Segoe UI" w:eastAsia="Times New Roman" w:hAnsi="Segoe UI" w:cs="Segoe UI"/>
                <w:sz w:val="18"/>
                <w:szCs w:val="18"/>
                <w:lang w:eastAsia="fr-FR" w:bidi="ar-SA"/>
              </w:rPr>
            </w:pPr>
            <w:r w:rsidRPr="00845BBC">
              <w:rPr>
                <w:rFonts w:ascii="Segoe UI" w:eastAsia="Times New Roman" w:hAnsi="Segoe UI" w:cs="Segoe UI"/>
                <w:sz w:val="18"/>
                <w:szCs w:val="18"/>
                <w:lang w:eastAsia="fr-FR" w:bidi="ar-SA"/>
              </w:rPr>
              <w:t>CUSER </w:t>
            </w:r>
          </w:p>
        </w:tc>
        <w:tc>
          <w:tcPr>
            <w:tcW w:w="13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alphanumérique (varchar255)</w:t>
            </w:r>
          </w:p>
        </w:tc>
        <w:tc>
          <w:tcPr>
            <w:tcW w:w="9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calculé , non modifiable</w:t>
            </w:r>
          </w:p>
        </w:tc>
        <w:tc>
          <w:tcPr>
            <w:tcW w:w="60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816"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ascii="Arial" w:eastAsia="Times New Roman" w:hAnsi="Arial"/>
                <w:sz w:val="18"/>
                <w:szCs w:val="18"/>
                <w:lang w:eastAsia="fr-FR" w:bidi="ar-SA"/>
              </w:rPr>
            </w:pPr>
            <w:r w:rsidRPr="00845BBC">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8"/>
                <w:szCs w:val="18"/>
                <w:lang w:eastAsia="fr-FR" w:bidi="ar-SA"/>
              </w:rPr>
            </w:pPr>
            <w:r w:rsidRPr="00845BBC">
              <w:rPr>
                <w:rFonts w:eastAsia="Times New Roman" w:cs="Calibri"/>
                <w:sz w:val="18"/>
                <w:szCs w:val="18"/>
                <w:lang w:eastAsia="fr-FR" w:bidi="ar-SA"/>
              </w:rPr>
              <w:t>1</w:t>
            </w:r>
          </w:p>
        </w:tc>
        <w:tc>
          <w:tcPr>
            <w:tcW w:w="2203" w:type="dxa"/>
            <w:tcBorders>
              <w:top w:val="nil"/>
              <w:left w:val="nil"/>
              <w:bottom w:val="single" w:sz="4" w:space="0" w:color="auto"/>
              <w:right w:val="single" w:sz="4" w:space="0" w:color="auto"/>
            </w:tcBorders>
            <w:shd w:val="clear" w:color="auto" w:fill="auto"/>
            <w:vAlign w:val="center"/>
            <w:hideMark/>
          </w:tcPr>
          <w:p w:rsidR="00845BBC" w:rsidRPr="00845BBC" w:rsidRDefault="00845BBC" w:rsidP="00845BBC">
            <w:pPr>
              <w:jc w:val="center"/>
              <w:rPr>
                <w:rFonts w:eastAsia="Times New Roman" w:cs="Calibri"/>
                <w:sz w:val="16"/>
                <w:szCs w:val="16"/>
                <w:lang w:eastAsia="fr-FR" w:bidi="ar-SA"/>
              </w:rPr>
            </w:pPr>
            <w:r w:rsidRPr="00845BBC">
              <w:rPr>
                <w:rFonts w:eastAsia="Times New Roman" w:cs="Calibri"/>
                <w:sz w:val="16"/>
                <w:szCs w:val="16"/>
                <w:lang w:eastAsia="fr-FR" w:bidi="ar-SA"/>
              </w:rPr>
              <w:t xml:space="preserve">User ayant </w:t>
            </w:r>
            <w:r w:rsidR="000A6C3D" w:rsidRPr="00845BBC">
              <w:rPr>
                <w:rFonts w:eastAsia="Times New Roman" w:cs="Calibri"/>
                <w:sz w:val="16"/>
                <w:szCs w:val="16"/>
                <w:lang w:eastAsia="fr-FR" w:bidi="ar-SA"/>
              </w:rPr>
              <w:t>effectué</w:t>
            </w:r>
            <w:r w:rsidRPr="00845BBC">
              <w:rPr>
                <w:rFonts w:eastAsia="Times New Roman" w:cs="Calibri"/>
                <w:sz w:val="16"/>
                <w:szCs w:val="16"/>
                <w:lang w:eastAsia="fr-FR" w:bidi="ar-SA"/>
              </w:rPr>
              <w:t xml:space="preserve"> la dernière mise à jour  de l'enregistrement</w:t>
            </w:r>
          </w:p>
        </w:tc>
      </w:tr>
    </w:tbl>
    <w:p w:rsidR="00987BDB" w:rsidRPr="004615FC" w:rsidRDefault="00987BDB" w:rsidP="0008681A">
      <w:pPr>
        <w:rPr>
          <w:rFonts w:asciiTheme="minorHAnsi" w:hAnsiTheme="minorHAnsi" w:cstheme="minorHAnsi"/>
          <w:szCs w:val="24"/>
        </w:rPr>
      </w:pPr>
    </w:p>
    <w:p w:rsidR="00B11CD8" w:rsidRPr="004E2387" w:rsidRDefault="00B11CD8" w:rsidP="00B11CD8">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ta_type_filiere_lmtay401</w:t>
      </w:r>
    </w:p>
    <w:p w:rsidR="00B11CD8" w:rsidRPr="004615FC" w:rsidRDefault="00B11CD8" w:rsidP="00B11CD8">
      <w:pPr>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B11CD8" w:rsidRPr="004615FC" w:rsidRDefault="00B11CD8" w:rsidP="00AE1228">
      <w:pPr>
        <w:numPr>
          <w:ilvl w:val="0"/>
          <w:numId w:val="86"/>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TYPE FILIERES (CDTYFI)</w:t>
      </w:r>
    </w:p>
    <w:p w:rsidR="00B11CD8" w:rsidRPr="004615FC" w:rsidRDefault="00B11CD8" w:rsidP="00AE1228">
      <w:pPr>
        <w:numPr>
          <w:ilvl w:val="0"/>
          <w:numId w:val="86"/>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TYPE FILIERES (LBTYFI)</w:t>
      </w:r>
    </w:p>
    <w:p w:rsidR="00B11CD8" w:rsidRPr="004615FC" w:rsidRDefault="00B11CD8" w:rsidP="00B11CD8">
      <w:pPr>
        <w:autoSpaceDE w:val="0"/>
        <w:autoSpaceDN w:val="0"/>
        <w:adjustRightInd w:val="0"/>
        <w:rPr>
          <w:rFonts w:asciiTheme="minorHAnsi" w:hAnsiTheme="minorHAnsi" w:cstheme="minorHAnsi"/>
          <w:szCs w:val="24"/>
          <w:lang w:eastAsia="fr-FR" w:bidi="ar-SA"/>
        </w:rPr>
      </w:pP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B11CD8" w:rsidRPr="004615FC" w:rsidRDefault="00B11CD8" w:rsidP="00AE1228">
      <w:pPr>
        <w:numPr>
          <w:ilvl w:val="0"/>
          <w:numId w:val="87"/>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B11CD8" w:rsidRPr="004615FC" w:rsidRDefault="00B11CD8" w:rsidP="00AE1228">
      <w:pPr>
        <w:numPr>
          <w:ilvl w:val="0"/>
          <w:numId w:val="87"/>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DEBUT EFFET (YDDEFF)</w:t>
      </w:r>
    </w:p>
    <w:p w:rsidR="00B11CD8" w:rsidRPr="004615FC" w:rsidRDefault="00B11CD8" w:rsidP="00B11CD8">
      <w:pPr>
        <w:tabs>
          <w:tab w:val="left" w:pos="1266"/>
        </w:tabs>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w:t>
      </w:r>
    </w:p>
    <w:p w:rsidR="00B11CD8" w:rsidRPr="004615FC" w:rsidRDefault="00B11CD8" w:rsidP="00B11CD8">
      <w:pPr>
        <w:tabs>
          <w:tab w:val="left" w:pos="1266"/>
        </w:tabs>
        <w:autoSpaceDE w:val="0"/>
        <w:autoSpaceDN w:val="0"/>
        <w:adjustRightInd w:val="0"/>
        <w:rPr>
          <w:rFonts w:asciiTheme="minorHAnsi" w:hAnsiTheme="minorHAnsi" w:cstheme="minorHAnsi"/>
          <w:szCs w:val="24"/>
          <w:lang w:eastAsia="fr-FR" w:bidi="ar-SA"/>
        </w:rPr>
      </w:pPr>
    </w:p>
    <w:p w:rsidR="00B11CD8" w:rsidRPr="004E2387" w:rsidRDefault="00B11CD8" w:rsidP="00B11CD8">
      <w:pPr>
        <w:pStyle w:val="Titre4"/>
        <w:rPr>
          <w:rFonts w:asciiTheme="minorHAnsi" w:hAnsiTheme="minorHAnsi" w:cstheme="minorHAnsi"/>
        </w:rPr>
      </w:pPr>
      <w:r w:rsidRPr="004E2387">
        <w:rPr>
          <w:rFonts w:asciiTheme="minorHAnsi" w:hAnsiTheme="minorHAnsi" w:cstheme="minorHAnsi"/>
        </w:rPr>
        <w:t>Création : contrôle des données de ta_type_filiere_lmtay401</w:t>
      </w: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B11CD8" w:rsidRPr="004615FC" w:rsidRDefault="00B11CD8" w:rsidP="005B01C3">
      <w:pPr>
        <w:numPr>
          <w:ilvl w:val="0"/>
          <w:numId w:val="230"/>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TYPE FILIERES (CDTYFI)</w:t>
      </w:r>
    </w:p>
    <w:p w:rsidR="00B11CD8" w:rsidRPr="004615FC" w:rsidRDefault="00B11CD8" w:rsidP="005B01C3">
      <w:pPr>
        <w:numPr>
          <w:ilvl w:val="0"/>
          <w:numId w:val="230"/>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TYPE FILIERES (LBTYFI)</w:t>
      </w:r>
    </w:p>
    <w:p w:rsidR="00B11CD8" w:rsidRPr="004615FC" w:rsidRDefault="00B11CD8" w:rsidP="00B11CD8">
      <w:pPr>
        <w:autoSpaceDE w:val="0"/>
        <w:autoSpaceDN w:val="0"/>
        <w:adjustRightInd w:val="0"/>
        <w:rPr>
          <w:rFonts w:asciiTheme="minorHAnsi" w:hAnsiTheme="minorHAnsi" w:cstheme="minorHAnsi"/>
          <w:szCs w:val="24"/>
          <w:lang w:eastAsia="fr-FR" w:bidi="ar-SA"/>
        </w:rPr>
      </w:pP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B11CD8" w:rsidRPr="004615FC" w:rsidRDefault="00B11CD8" w:rsidP="005B01C3">
      <w:pPr>
        <w:numPr>
          <w:ilvl w:val="0"/>
          <w:numId w:val="23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TYPE F</w:t>
      </w:r>
      <w:r w:rsidR="00CF4066" w:rsidRPr="004615FC">
        <w:rPr>
          <w:rFonts w:asciiTheme="minorHAnsi" w:hAnsiTheme="minorHAnsi" w:cstheme="minorHAnsi"/>
          <w:szCs w:val="24"/>
          <w:lang w:eastAsia="fr-FR" w:bidi="ar-SA"/>
        </w:rPr>
        <w:t>ILIERES  (CDTYFI) : 1 caractère</w:t>
      </w:r>
      <w:r w:rsidRPr="004615FC">
        <w:rPr>
          <w:rFonts w:asciiTheme="minorHAnsi" w:hAnsiTheme="minorHAnsi" w:cstheme="minorHAnsi"/>
          <w:szCs w:val="24"/>
          <w:lang w:eastAsia="fr-FR" w:bidi="ar-SA"/>
        </w:rPr>
        <w:t>.</w:t>
      </w:r>
    </w:p>
    <w:p w:rsidR="00B11CD8" w:rsidRPr="004615FC" w:rsidRDefault="00B11CD8" w:rsidP="005B01C3">
      <w:pPr>
        <w:numPr>
          <w:ilvl w:val="0"/>
          <w:numId w:val="23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TYPE FILIERES (LBTYFI) : 35 caractères.</w:t>
      </w:r>
    </w:p>
    <w:p w:rsidR="00B11CD8" w:rsidRPr="004615FC" w:rsidRDefault="00B11CD8" w:rsidP="00B11CD8">
      <w:pPr>
        <w:autoSpaceDE w:val="0"/>
        <w:autoSpaceDN w:val="0"/>
        <w:adjustRightInd w:val="0"/>
        <w:rPr>
          <w:rFonts w:asciiTheme="minorHAnsi" w:hAnsiTheme="minorHAnsi" w:cstheme="minorHAnsi"/>
          <w:szCs w:val="24"/>
          <w:lang w:eastAsia="fr-FR" w:bidi="ar-SA"/>
        </w:rPr>
      </w:pP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d'unicité : </w:t>
      </w:r>
    </w:p>
    <w:p w:rsidR="00B11CD8" w:rsidRPr="004615FC" w:rsidRDefault="00B11CD8" w:rsidP="005B01C3">
      <w:pPr>
        <w:numPr>
          <w:ilvl w:val="0"/>
          <w:numId w:val="23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sur CODE TYPE FILIERES (CDTYFI)</w:t>
      </w:r>
    </w:p>
    <w:p w:rsidR="00B11CD8" w:rsidRPr="004615FC" w:rsidRDefault="00B11CD8" w:rsidP="00B11CD8">
      <w:pPr>
        <w:autoSpaceDE w:val="0"/>
        <w:autoSpaceDN w:val="0"/>
        <w:adjustRightInd w:val="0"/>
        <w:rPr>
          <w:rFonts w:asciiTheme="minorHAnsi" w:hAnsiTheme="minorHAnsi" w:cstheme="minorHAnsi"/>
          <w:szCs w:val="24"/>
          <w:lang w:eastAsia="fr-FR" w:bidi="ar-SA"/>
        </w:rPr>
      </w:pP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B11CD8" w:rsidRPr="004615FC" w:rsidRDefault="00B11CD8" w:rsidP="005B01C3">
      <w:pPr>
        <w:numPr>
          <w:ilvl w:val="0"/>
          <w:numId w:val="23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B11CD8" w:rsidRPr="004615FC" w:rsidRDefault="00B11CD8" w:rsidP="00B11CD8">
      <w:pPr>
        <w:autoSpaceDE w:val="0"/>
        <w:autoSpaceDN w:val="0"/>
        <w:adjustRightInd w:val="0"/>
        <w:rPr>
          <w:rFonts w:asciiTheme="minorHAnsi" w:hAnsiTheme="minorHAnsi" w:cstheme="minorHAnsi"/>
          <w:szCs w:val="24"/>
          <w:lang w:eastAsia="fr-FR" w:bidi="ar-SA"/>
        </w:rPr>
      </w:pPr>
    </w:p>
    <w:p w:rsidR="00B11CD8" w:rsidRPr="004615FC" w:rsidRDefault="00196D20"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w:t>
      </w:r>
      <w:r w:rsidR="00B11CD8" w:rsidRPr="004615FC">
        <w:rPr>
          <w:rFonts w:asciiTheme="minorHAnsi" w:hAnsiTheme="minorHAnsi" w:cstheme="minorHAnsi"/>
          <w:szCs w:val="24"/>
          <w:lang w:eastAsia="fr-FR" w:bidi="ar-SA"/>
        </w:rPr>
        <w:t>ne concerne que les champs de saisie. Les dates et les listes déroulantes sont exclues de ces contrôles):</w:t>
      </w:r>
    </w:p>
    <w:p w:rsidR="00B11CD8" w:rsidRPr="004615FC" w:rsidRDefault="00196D20"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Quel que soit le champ</w:t>
      </w:r>
      <w:r w:rsidR="00B11CD8" w:rsidRPr="004615FC">
        <w:rPr>
          <w:rFonts w:asciiTheme="minorHAnsi" w:hAnsiTheme="minorHAnsi" w:cstheme="minorHAnsi"/>
          <w:szCs w:val="24"/>
          <w:lang w:eastAsia="fr-FR" w:bidi="ar-SA"/>
        </w:rPr>
        <w:t xml:space="preserve"> de saisie les caractères autorisés sont : </w:t>
      </w:r>
    </w:p>
    <w:p w:rsidR="00B11CD8" w:rsidRPr="004615FC" w:rsidRDefault="00B11CD8" w:rsidP="005B01C3">
      <w:pPr>
        <w:numPr>
          <w:ilvl w:val="0"/>
          <w:numId w:val="23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B11CD8" w:rsidRPr="004615FC" w:rsidRDefault="00B11CD8" w:rsidP="005B01C3">
      <w:pPr>
        <w:numPr>
          <w:ilvl w:val="0"/>
          <w:numId w:val="23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B11CD8" w:rsidRPr="004615FC" w:rsidRDefault="00B11CD8" w:rsidP="005B01C3">
      <w:pPr>
        <w:numPr>
          <w:ilvl w:val="0"/>
          <w:numId w:val="23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B11CD8" w:rsidRPr="004615FC" w:rsidRDefault="00B11CD8" w:rsidP="005B01C3">
      <w:pPr>
        <w:numPr>
          <w:ilvl w:val="0"/>
          <w:numId w:val="235"/>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B11CD8" w:rsidRPr="004615FC" w:rsidRDefault="00B11CD8" w:rsidP="00B11CD8">
      <w:pPr>
        <w:autoSpaceDE w:val="0"/>
        <w:autoSpaceDN w:val="0"/>
        <w:adjustRightInd w:val="0"/>
        <w:rPr>
          <w:rFonts w:asciiTheme="minorHAnsi" w:hAnsiTheme="minorHAnsi" w:cstheme="minorHAnsi"/>
          <w:szCs w:val="24"/>
          <w:lang w:eastAsia="fr-FR" w:bidi="ar-SA"/>
        </w:rPr>
      </w:pP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B11CD8" w:rsidRPr="004615FC" w:rsidRDefault="00B11CD8" w:rsidP="005B01C3">
      <w:pPr>
        <w:numPr>
          <w:ilvl w:val="0"/>
          <w:numId w:val="23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B11CD8" w:rsidRPr="004615FC" w:rsidRDefault="00B11CD8" w:rsidP="00B11CD8">
      <w:pPr>
        <w:tabs>
          <w:tab w:val="left" w:pos="1867"/>
        </w:tabs>
        <w:autoSpaceDE w:val="0"/>
        <w:autoSpaceDN w:val="0"/>
        <w:adjustRightInd w:val="0"/>
        <w:rPr>
          <w:rFonts w:asciiTheme="minorHAnsi" w:hAnsiTheme="minorHAnsi" w:cstheme="minorHAnsi"/>
          <w:szCs w:val="24"/>
        </w:rPr>
      </w:pPr>
      <w:r w:rsidRPr="004615FC">
        <w:rPr>
          <w:rFonts w:asciiTheme="minorHAnsi" w:hAnsiTheme="minorHAnsi" w:cstheme="minorHAnsi"/>
          <w:szCs w:val="24"/>
          <w:lang w:eastAsia="fr-FR" w:bidi="ar-SA"/>
        </w:rPr>
        <w:t>la valeur de la  DATE FIN EFFET (YDFEFF) est totalement indépendante de celle de la DATE CLOTURE (YDCLOT)</w:t>
      </w:r>
    </w:p>
    <w:p w:rsidR="00B11CD8" w:rsidRPr="004615FC" w:rsidRDefault="00B11CD8" w:rsidP="00B11CD8">
      <w:pPr>
        <w:tabs>
          <w:tab w:val="left" w:pos="1867"/>
        </w:tabs>
        <w:autoSpaceDE w:val="0"/>
        <w:autoSpaceDN w:val="0"/>
        <w:adjustRightInd w:val="0"/>
        <w:rPr>
          <w:rFonts w:asciiTheme="minorHAnsi" w:hAnsiTheme="minorHAnsi" w:cstheme="minorHAnsi"/>
          <w:szCs w:val="24"/>
        </w:rPr>
      </w:pPr>
    </w:p>
    <w:p w:rsidR="00B11CD8" w:rsidRPr="004E2387" w:rsidRDefault="00B11CD8" w:rsidP="00B11CD8">
      <w:pPr>
        <w:pStyle w:val="Titre4"/>
        <w:rPr>
          <w:rFonts w:asciiTheme="minorHAnsi" w:hAnsiTheme="minorHAnsi" w:cstheme="minorHAnsi"/>
          <w:lang w:eastAsia="fr-FR" w:bidi="ar-SA"/>
        </w:rPr>
      </w:pPr>
      <w:r w:rsidRPr="004E2387">
        <w:rPr>
          <w:rFonts w:asciiTheme="minorHAnsi" w:hAnsiTheme="minorHAnsi" w:cstheme="minorHAnsi"/>
          <w:lang w:eastAsia="fr-FR" w:bidi="ar-SA"/>
        </w:rPr>
        <w:t>Modification : contrôle des données de ta_type_filiere_lmtay401</w:t>
      </w: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B11CD8" w:rsidRPr="004615FC" w:rsidRDefault="00B11CD8" w:rsidP="005B01C3">
      <w:pPr>
        <w:numPr>
          <w:ilvl w:val="0"/>
          <w:numId w:val="388"/>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TYPE FILIERES (LBTYFI)</w:t>
      </w:r>
    </w:p>
    <w:p w:rsidR="00B11CD8" w:rsidRPr="004615FC" w:rsidRDefault="00B11CD8" w:rsidP="00B11CD8">
      <w:pPr>
        <w:autoSpaceDE w:val="0"/>
        <w:autoSpaceDN w:val="0"/>
        <w:adjustRightInd w:val="0"/>
        <w:rPr>
          <w:rFonts w:asciiTheme="minorHAnsi" w:hAnsiTheme="minorHAnsi" w:cstheme="minorHAnsi"/>
          <w:szCs w:val="24"/>
          <w:lang w:eastAsia="fr-FR" w:bidi="ar-SA"/>
        </w:rPr>
      </w:pP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B11CD8" w:rsidRPr="004615FC" w:rsidRDefault="00B11CD8" w:rsidP="005B01C3">
      <w:pPr>
        <w:numPr>
          <w:ilvl w:val="0"/>
          <w:numId w:val="389"/>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TYPE FILIERES (LBTYFI) : 35 caractères.</w:t>
      </w:r>
    </w:p>
    <w:p w:rsidR="00B11CD8" w:rsidRPr="004615FC" w:rsidRDefault="00B11CD8" w:rsidP="00B11CD8">
      <w:pPr>
        <w:autoSpaceDE w:val="0"/>
        <w:autoSpaceDN w:val="0"/>
        <w:adjustRightInd w:val="0"/>
        <w:rPr>
          <w:rFonts w:asciiTheme="minorHAnsi" w:hAnsiTheme="minorHAnsi" w:cstheme="minorHAnsi"/>
          <w:szCs w:val="24"/>
          <w:lang w:eastAsia="fr-FR" w:bidi="ar-SA"/>
        </w:rPr>
      </w:pP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B11CD8" w:rsidRPr="004615FC" w:rsidRDefault="00B11CD8" w:rsidP="005B01C3">
      <w:pPr>
        <w:numPr>
          <w:ilvl w:val="0"/>
          <w:numId w:val="390"/>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B11CD8" w:rsidRPr="004615FC" w:rsidRDefault="00B11CD8" w:rsidP="00B11CD8">
      <w:pPr>
        <w:autoSpaceDE w:val="0"/>
        <w:autoSpaceDN w:val="0"/>
        <w:adjustRightInd w:val="0"/>
        <w:rPr>
          <w:rFonts w:asciiTheme="minorHAnsi" w:hAnsiTheme="minorHAnsi" w:cstheme="minorHAnsi"/>
          <w:szCs w:val="24"/>
          <w:lang w:eastAsia="fr-FR" w:bidi="ar-SA"/>
        </w:rPr>
      </w:pPr>
    </w:p>
    <w:p w:rsidR="00B11CD8" w:rsidRPr="004615FC" w:rsidRDefault="005F4A8F"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w:t>
      </w:r>
      <w:r w:rsidR="00B11CD8" w:rsidRPr="004615FC">
        <w:rPr>
          <w:rFonts w:asciiTheme="minorHAnsi" w:hAnsiTheme="minorHAnsi" w:cstheme="minorHAnsi"/>
          <w:szCs w:val="24"/>
          <w:lang w:eastAsia="fr-FR" w:bidi="ar-SA"/>
        </w:rPr>
        <w:t>ne concerne que les champs de saisie. Les dates et les listes déroulantes sont exclues de ces contrôles):</w:t>
      </w:r>
    </w:p>
    <w:p w:rsidR="00B11CD8" w:rsidRPr="004615FC" w:rsidRDefault="005F4A8F"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Quel que soit le champ</w:t>
      </w:r>
      <w:r w:rsidR="00B11CD8" w:rsidRPr="004615FC">
        <w:rPr>
          <w:rFonts w:asciiTheme="minorHAnsi" w:hAnsiTheme="minorHAnsi" w:cstheme="minorHAnsi"/>
          <w:szCs w:val="24"/>
          <w:lang w:eastAsia="fr-FR" w:bidi="ar-SA"/>
        </w:rPr>
        <w:t xml:space="preserve"> de saisie les caractères autorisés sont : </w:t>
      </w:r>
    </w:p>
    <w:p w:rsidR="00B11CD8" w:rsidRPr="004615FC" w:rsidRDefault="00B11CD8" w:rsidP="005B01C3">
      <w:pPr>
        <w:numPr>
          <w:ilvl w:val="0"/>
          <w:numId w:val="391"/>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B11CD8" w:rsidRPr="004615FC" w:rsidRDefault="00B11CD8" w:rsidP="005B01C3">
      <w:pPr>
        <w:numPr>
          <w:ilvl w:val="0"/>
          <w:numId w:val="391"/>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B11CD8" w:rsidRPr="004615FC" w:rsidRDefault="00B11CD8" w:rsidP="005B01C3">
      <w:pPr>
        <w:numPr>
          <w:ilvl w:val="0"/>
          <w:numId w:val="391"/>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B11CD8" w:rsidRPr="004615FC" w:rsidRDefault="00B11CD8" w:rsidP="005B01C3">
      <w:pPr>
        <w:numPr>
          <w:ilvl w:val="0"/>
          <w:numId w:val="391"/>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B11CD8" w:rsidRPr="004615FC" w:rsidRDefault="00B11CD8" w:rsidP="00B11CD8">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B11CD8" w:rsidRPr="004615FC" w:rsidRDefault="00B11CD8" w:rsidP="005B01C3">
      <w:pPr>
        <w:numPr>
          <w:ilvl w:val="0"/>
          <w:numId w:val="392"/>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B11CD8" w:rsidRPr="004615FC" w:rsidRDefault="00B11CD8" w:rsidP="00B11CD8">
      <w:pPr>
        <w:tabs>
          <w:tab w:val="left" w:pos="1867"/>
        </w:tabs>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FIN EFFET (YDFEFF) est totalement indépendante de celle de la DATE CLOTURE (YDCLOT)</w:t>
      </w:r>
    </w:p>
    <w:p w:rsidR="00B11CD8" w:rsidRDefault="0094253B" w:rsidP="0094253B">
      <w:pPr>
        <w:pStyle w:val="Titre4"/>
        <w:rPr>
          <w:rFonts w:asciiTheme="minorHAnsi" w:hAnsiTheme="minorHAnsi" w:cstheme="minorHAnsi"/>
          <w:lang w:eastAsia="fr-FR" w:bidi="ar-SA"/>
        </w:rPr>
      </w:pPr>
      <w:r w:rsidRPr="0094253B">
        <w:rPr>
          <w:rFonts w:asciiTheme="minorHAnsi" w:hAnsiTheme="minorHAnsi" w:cstheme="minorHAnsi"/>
          <w:lang w:eastAsia="fr-FR" w:bidi="ar-SA"/>
        </w:rPr>
        <w:t>Modification : renseignement des données de ta_type_filiere_lmtay401</w:t>
      </w:r>
    </w:p>
    <w:p w:rsidR="0094253B" w:rsidRPr="004615FC" w:rsidRDefault="0094253B" w:rsidP="0094253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en saisie libre : </w:t>
      </w:r>
    </w:p>
    <w:p w:rsidR="0094253B" w:rsidRPr="004615FC" w:rsidRDefault="0094253B" w:rsidP="00357DCC">
      <w:pPr>
        <w:numPr>
          <w:ilvl w:val="0"/>
          <w:numId w:val="548"/>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TYPE FILIERES (LBTYFI)</w:t>
      </w:r>
    </w:p>
    <w:p w:rsidR="0094253B" w:rsidRPr="004615FC" w:rsidRDefault="0094253B" w:rsidP="0094253B">
      <w:pPr>
        <w:autoSpaceDE w:val="0"/>
        <w:autoSpaceDN w:val="0"/>
        <w:adjustRightInd w:val="0"/>
        <w:rPr>
          <w:rFonts w:asciiTheme="minorHAnsi" w:hAnsiTheme="minorHAnsi" w:cstheme="minorHAnsi"/>
          <w:szCs w:val="24"/>
          <w:lang w:eastAsia="fr-FR" w:bidi="ar-SA"/>
        </w:rPr>
      </w:pPr>
    </w:p>
    <w:p w:rsidR="0094253B" w:rsidRPr="004615FC" w:rsidRDefault="0094253B" w:rsidP="0094253B">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94253B" w:rsidRPr="004615FC" w:rsidRDefault="0094253B" w:rsidP="00357DCC">
      <w:pPr>
        <w:numPr>
          <w:ilvl w:val="0"/>
          <w:numId w:val="549"/>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la DATE DE CLOTURE (YDCLOT) </w:t>
      </w:r>
    </w:p>
    <w:p w:rsidR="0094253B" w:rsidRPr="004615FC" w:rsidRDefault="0094253B" w:rsidP="00357DCC">
      <w:pPr>
        <w:numPr>
          <w:ilvl w:val="0"/>
          <w:numId w:val="54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DEBUT EFFET (YDDEFF)</w:t>
      </w:r>
    </w:p>
    <w:p w:rsidR="0094253B" w:rsidRPr="004615FC" w:rsidRDefault="0094253B" w:rsidP="00357DCC">
      <w:pPr>
        <w:numPr>
          <w:ilvl w:val="0"/>
          <w:numId w:val="549"/>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w:t>
      </w:r>
    </w:p>
    <w:p w:rsidR="0094253B" w:rsidRPr="004615FC" w:rsidRDefault="0094253B" w:rsidP="0094253B">
      <w:pPr>
        <w:rPr>
          <w:rFonts w:asciiTheme="minorHAnsi" w:hAnsiTheme="minorHAnsi" w:cstheme="minorHAnsi"/>
          <w:szCs w:val="24"/>
          <w:lang w:eastAsia="fr-FR" w:bidi="ar-SA"/>
        </w:rPr>
      </w:pPr>
    </w:p>
    <w:p w:rsidR="008A6E6E" w:rsidRPr="004615FC" w:rsidRDefault="008A6E6E">
      <w:pPr>
        <w:rPr>
          <w:rFonts w:asciiTheme="minorHAnsi" w:hAnsiTheme="minorHAnsi" w:cstheme="minorHAnsi"/>
          <w:szCs w:val="24"/>
          <w:lang w:eastAsia="fr-FR" w:bidi="ar-SA"/>
        </w:rPr>
      </w:pPr>
      <w:r w:rsidRPr="004615FC">
        <w:rPr>
          <w:rFonts w:asciiTheme="minorHAnsi" w:hAnsiTheme="minorHAnsi" w:cstheme="minorHAnsi"/>
          <w:szCs w:val="24"/>
          <w:lang w:eastAsia="fr-FR" w:bidi="ar-SA"/>
        </w:rPr>
        <w:br w:type="page"/>
      </w:r>
    </w:p>
    <w:p w:rsidR="00B11CD8" w:rsidRPr="00BF16B6" w:rsidRDefault="007B3876" w:rsidP="007B3876">
      <w:pPr>
        <w:pStyle w:val="Titre3"/>
      </w:pPr>
      <w:bookmarkStart w:id="863" w:name="_Toc515444426"/>
      <w:r w:rsidRPr="00BF16B6">
        <w:t>ta_liste_opcvm_lmtay402</w:t>
      </w:r>
      <w:bookmarkEnd w:id="863"/>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lmtay402</w:instrText>
      </w:r>
      <w:r w:rsidR="005A639E">
        <w:instrText xml:space="preserve">" </w:instrText>
      </w:r>
      <w:r w:rsidR="005A639E">
        <w:rPr>
          <w:rFonts w:asciiTheme="minorHAnsi" w:hAnsiTheme="minorHAnsi" w:cstheme="minorHAnsi"/>
        </w:rPr>
        <w:fldChar w:fldCharType="end"/>
      </w:r>
    </w:p>
    <w:p w:rsidR="0008681A" w:rsidRPr="004615FC" w:rsidRDefault="0008681A" w:rsidP="0008681A">
      <w:pPr>
        <w:rPr>
          <w:rFonts w:asciiTheme="minorHAnsi" w:eastAsia="Times New Roman" w:hAnsiTheme="minorHAnsi" w:cstheme="minorHAnsi"/>
          <w:color w:val="000000"/>
          <w:szCs w:val="24"/>
          <w:lang w:eastAsia="fr-FR" w:bidi="ar-SA"/>
        </w:rPr>
      </w:pPr>
      <w:r w:rsidRPr="004615FC">
        <w:rPr>
          <w:rFonts w:asciiTheme="minorHAnsi" w:eastAsia="Times New Roman" w:hAnsiTheme="minorHAnsi" w:cstheme="minorHAnsi"/>
          <w:color w:val="000000"/>
          <w:szCs w:val="24"/>
          <w:lang w:eastAsia="fr-FR" w:bidi="ar-SA"/>
        </w:rPr>
        <w:t xml:space="preserve">Pour la MIF, </w:t>
      </w:r>
      <w:r w:rsidR="007B01C0" w:rsidRPr="004615FC">
        <w:rPr>
          <w:rFonts w:asciiTheme="minorHAnsi" w:eastAsia="Times New Roman" w:hAnsiTheme="minorHAnsi" w:cstheme="minorHAnsi"/>
          <w:color w:val="000000"/>
          <w:szCs w:val="24"/>
          <w:lang w:eastAsia="fr-FR" w:bidi="ar-SA"/>
        </w:rPr>
        <w:t xml:space="preserve">la </w:t>
      </w:r>
      <w:r w:rsidRPr="004615FC">
        <w:rPr>
          <w:rFonts w:asciiTheme="minorHAnsi" w:eastAsia="Times New Roman" w:hAnsiTheme="minorHAnsi" w:cstheme="minorHAnsi"/>
          <w:color w:val="000000"/>
          <w:szCs w:val="24"/>
          <w:lang w:eastAsia="fr-FR" w:bidi="ar-SA"/>
        </w:rPr>
        <w:t xml:space="preserve">liste des </w:t>
      </w:r>
      <w:r w:rsidR="007B01C0" w:rsidRPr="004615FC">
        <w:rPr>
          <w:rFonts w:asciiTheme="minorHAnsi" w:eastAsia="Times New Roman" w:hAnsiTheme="minorHAnsi" w:cstheme="minorHAnsi"/>
          <w:color w:val="000000"/>
          <w:szCs w:val="24"/>
          <w:lang w:eastAsia="fr-FR" w:bidi="ar-SA"/>
        </w:rPr>
        <w:t>OPCVM</w:t>
      </w:r>
      <w:r w:rsidRPr="004615FC">
        <w:rPr>
          <w:rFonts w:asciiTheme="minorHAnsi" w:eastAsia="Times New Roman" w:hAnsiTheme="minorHAnsi" w:cstheme="minorHAnsi"/>
          <w:color w:val="000000"/>
          <w:szCs w:val="24"/>
          <w:lang w:eastAsia="fr-FR" w:bidi="ar-SA"/>
        </w:rPr>
        <w:t xml:space="preserve"> agrées s'affichent ainsi dans l'onglet du rôle client du référentiel Tiers Web.</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30" w:type="dxa"/>
        <w:tblInd w:w="55" w:type="dxa"/>
        <w:tblCellMar>
          <w:left w:w="70" w:type="dxa"/>
          <w:right w:w="70" w:type="dxa"/>
        </w:tblCellMar>
        <w:tblLook w:val="04A0" w:firstRow="1" w:lastRow="0" w:firstColumn="1" w:lastColumn="0" w:noHBand="0" w:noVBand="1"/>
      </w:tblPr>
      <w:tblGrid>
        <w:gridCol w:w="1433"/>
        <w:gridCol w:w="992"/>
        <w:gridCol w:w="1350"/>
        <w:gridCol w:w="923"/>
        <w:gridCol w:w="602"/>
        <w:gridCol w:w="811"/>
        <w:gridCol w:w="1132"/>
        <w:gridCol w:w="915"/>
        <w:gridCol w:w="2072"/>
      </w:tblGrid>
      <w:tr w:rsidR="00643FAB" w:rsidRPr="00643FAB" w:rsidTr="00643FAB">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Libellé donnée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saisi / alimenté</w:t>
            </w:r>
          </w:p>
        </w:tc>
        <w:tc>
          <w:tcPr>
            <w:tcW w:w="602" w:type="dxa"/>
            <w:tcBorders>
              <w:top w:val="single" w:sz="4" w:space="0" w:color="auto"/>
              <w:left w:val="nil"/>
              <w:bottom w:val="single" w:sz="4" w:space="0" w:color="auto"/>
              <w:right w:val="single" w:sz="4" w:space="0" w:color="auto"/>
            </w:tcBorders>
            <w:shd w:val="clear" w:color="000000" w:fill="C5D9F1"/>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clé</w:t>
            </w:r>
          </w:p>
        </w:tc>
        <w:tc>
          <w:tcPr>
            <w:tcW w:w="811" w:type="dxa"/>
            <w:tcBorders>
              <w:top w:val="single" w:sz="4" w:space="0" w:color="auto"/>
              <w:left w:val="nil"/>
              <w:bottom w:val="single" w:sz="4" w:space="0" w:color="auto"/>
              <w:right w:val="single" w:sz="4" w:space="0" w:color="auto"/>
            </w:tcBorders>
            <w:shd w:val="clear" w:color="000000" w:fill="C5D9F1"/>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table origine</w:t>
            </w:r>
          </w:p>
        </w:tc>
        <w:tc>
          <w:tcPr>
            <w:tcW w:w="1132" w:type="dxa"/>
            <w:tcBorders>
              <w:top w:val="single" w:sz="4" w:space="0" w:color="auto"/>
              <w:left w:val="nil"/>
              <w:bottom w:val="single" w:sz="4" w:space="0" w:color="auto"/>
              <w:right w:val="single" w:sz="4" w:space="0" w:color="auto"/>
            </w:tcBorders>
            <w:shd w:val="clear" w:color="000000" w:fill="C5D9F1"/>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cardinalité</w:t>
            </w:r>
          </w:p>
        </w:tc>
        <w:tc>
          <w:tcPr>
            <w:tcW w:w="2072" w:type="dxa"/>
            <w:tcBorders>
              <w:top w:val="single" w:sz="4" w:space="0" w:color="auto"/>
              <w:left w:val="nil"/>
              <w:bottom w:val="single" w:sz="4" w:space="0" w:color="auto"/>
              <w:right w:val="single" w:sz="4" w:space="0" w:color="auto"/>
            </w:tcBorders>
            <w:shd w:val="clear" w:color="000000" w:fill="C5D9F1"/>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définition</w:t>
            </w:r>
          </w:p>
        </w:tc>
      </w:tr>
      <w:tr w:rsidR="00643FAB" w:rsidRPr="00643FAB" w:rsidTr="00643FAB">
        <w:trPr>
          <w:trHeight w:val="379"/>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CODE LISTE OPCVM</w:t>
            </w:r>
          </w:p>
        </w:tc>
        <w:tc>
          <w:tcPr>
            <w:tcW w:w="99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CDLOPC</w:t>
            </w:r>
          </w:p>
        </w:tc>
        <w:tc>
          <w:tcPr>
            <w:tcW w:w="1350"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clé</w:t>
            </w:r>
          </w:p>
        </w:tc>
        <w:tc>
          <w:tcPr>
            <w:tcW w:w="811"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type d'OPCVM autorisé par la MIF pour ce profil</w:t>
            </w:r>
          </w:p>
        </w:tc>
      </w:tr>
      <w:tr w:rsidR="00643FAB" w:rsidRPr="00643FAB" w:rsidTr="00643FAB">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CLOTURE</w:t>
            </w:r>
          </w:p>
        </w:tc>
        <w:tc>
          <w:tcPr>
            <w:tcW w:w="99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811"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xml:space="preserve">date de </w:t>
            </w:r>
            <w:r w:rsidR="000A6C3D" w:rsidRPr="00643FAB">
              <w:rPr>
                <w:rFonts w:eastAsia="Times New Roman" w:cs="Calibri"/>
                <w:sz w:val="18"/>
                <w:szCs w:val="18"/>
                <w:lang w:eastAsia="fr-FR" w:bidi="ar-SA"/>
              </w:rPr>
              <w:t>clôture</w:t>
            </w:r>
            <w:r w:rsidRPr="00643FAB">
              <w:rPr>
                <w:rFonts w:eastAsia="Times New Roman" w:cs="Calibri"/>
                <w:sz w:val="18"/>
                <w:szCs w:val="18"/>
                <w:lang w:eastAsia="fr-FR" w:bidi="ar-SA"/>
              </w:rPr>
              <w:t xml:space="preserve"> de l'enregistrement alimentée par défaut au 01/01/2076. cette date est modifiable</w:t>
            </w:r>
          </w:p>
        </w:tc>
      </w:tr>
      <w:tr w:rsidR="00643FAB" w:rsidRPr="00643FAB" w:rsidTr="00643FAB">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CREATION</w:t>
            </w:r>
          </w:p>
        </w:tc>
        <w:tc>
          <w:tcPr>
            <w:tcW w:w="99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811"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xml:space="preserve">date de création de l'enregistrement. Alimenté par le </w:t>
            </w:r>
            <w:r w:rsidR="000A6C3D" w:rsidRPr="00643FAB">
              <w:rPr>
                <w:rFonts w:eastAsia="Times New Roman" w:cs="Calibri"/>
                <w:sz w:val="18"/>
                <w:szCs w:val="18"/>
                <w:lang w:eastAsia="fr-FR" w:bidi="ar-SA"/>
              </w:rPr>
              <w:t>système</w:t>
            </w:r>
            <w:r w:rsidRPr="00643FAB">
              <w:rPr>
                <w:rFonts w:eastAsia="Times New Roman" w:cs="Calibri"/>
                <w:sz w:val="18"/>
                <w:szCs w:val="18"/>
                <w:lang w:eastAsia="fr-FR" w:bidi="ar-SA"/>
              </w:rPr>
              <w:t xml:space="preserve"> A la date du jour de création. Non modifiable</w:t>
            </w:r>
          </w:p>
        </w:tc>
      </w:tr>
      <w:tr w:rsidR="00643FAB" w:rsidRPr="00643FAB" w:rsidTr="00643FAB">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DEBUT EFFET</w:t>
            </w:r>
          </w:p>
        </w:tc>
        <w:tc>
          <w:tcPr>
            <w:tcW w:w="99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YDDEFF</w:t>
            </w:r>
          </w:p>
        </w:tc>
        <w:tc>
          <w:tcPr>
            <w:tcW w:w="1350"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811"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de début d'effet de l'enregistrement, alimentée par défaut A la date de création, modifiable</w:t>
            </w:r>
          </w:p>
        </w:tc>
      </w:tr>
      <w:tr w:rsidR="00643FAB" w:rsidRPr="00643FAB" w:rsidTr="00643FAB">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DERNIERE MAJ</w:t>
            </w:r>
          </w:p>
        </w:tc>
        <w:tc>
          <w:tcPr>
            <w:tcW w:w="992" w:type="dxa"/>
            <w:tcBorders>
              <w:top w:val="nil"/>
              <w:left w:val="nil"/>
              <w:bottom w:val="single" w:sz="4" w:space="0" w:color="auto"/>
              <w:right w:val="single" w:sz="4" w:space="0" w:color="auto"/>
            </w:tcBorders>
            <w:shd w:val="clear" w:color="auto" w:fill="auto"/>
            <w:noWrap/>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noWrap/>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811" w:type="dxa"/>
            <w:tcBorders>
              <w:top w:val="nil"/>
              <w:left w:val="nil"/>
              <w:bottom w:val="single" w:sz="4" w:space="0" w:color="auto"/>
              <w:right w:val="single" w:sz="4" w:space="0" w:color="auto"/>
            </w:tcBorders>
            <w:shd w:val="clear" w:color="auto" w:fill="auto"/>
            <w:noWrap/>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noWrap/>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de la dernière mise A jour de l'enregistrement. Date alimentée par le système Non modifiable</w:t>
            </w:r>
          </w:p>
        </w:tc>
      </w:tr>
      <w:tr w:rsidR="00643FAB" w:rsidRPr="00643FAB" w:rsidTr="00643FAB">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FIN EFFET</w:t>
            </w:r>
          </w:p>
        </w:tc>
        <w:tc>
          <w:tcPr>
            <w:tcW w:w="99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YDFEFF</w:t>
            </w:r>
          </w:p>
        </w:tc>
        <w:tc>
          <w:tcPr>
            <w:tcW w:w="1350"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811"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date de fin d'effet de l'enregistrement, alimentée par défaut au 01/01/2076. modifiable</w:t>
            </w:r>
          </w:p>
        </w:tc>
      </w:tr>
      <w:tr w:rsidR="00643FAB" w:rsidRPr="00643FAB" w:rsidTr="00643FAB">
        <w:trPr>
          <w:trHeight w:val="461"/>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LIBELLE LISTE OPCVM</w:t>
            </w:r>
          </w:p>
        </w:tc>
        <w:tc>
          <w:tcPr>
            <w:tcW w:w="99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LBLOPC</w:t>
            </w:r>
          </w:p>
        </w:tc>
        <w:tc>
          <w:tcPr>
            <w:tcW w:w="1350"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alphanumérique (35)</w:t>
            </w:r>
          </w:p>
        </w:tc>
        <w:tc>
          <w:tcPr>
            <w:tcW w:w="923"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811"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libellé</w:t>
            </w:r>
          </w:p>
        </w:tc>
      </w:tr>
      <w:tr w:rsidR="00643FAB" w:rsidRPr="00643FAB" w:rsidTr="00643FAB">
        <w:trPr>
          <w:trHeight w:val="707"/>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xml:space="preserve"> CODE USER DE DERNIERE MISE A JOUR</w:t>
            </w:r>
          </w:p>
        </w:tc>
        <w:tc>
          <w:tcPr>
            <w:tcW w:w="992" w:type="dxa"/>
            <w:tcBorders>
              <w:top w:val="nil"/>
              <w:left w:val="nil"/>
              <w:bottom w:val="single" w:sz="4" w:space="0" w:color="auto"/>
              <w:right w:val="single" w:sz="4" w:space="0" w:color="auto"/>
            </w:tcBorders>
            <w:shd w:val="clear" w:color="auto" w:fill="auto"/>
            <w:noWrap/>
            <w:vAlign w:val="center"/>
            <w:hideMark/>
          </w:tcPr>
          <w:p w:rsidR="00643FAB" w:rsidRPr="00643FAB" w:rsidRDefault="00643FAB" w:rsidP="00643FAB">
            <w:pPr>
              <w:jc w:val="center"/>
              <w:rPr>
                <w:rFonts w:ascii="Segoe UI" w:eastAsia="Times New Roman" w:hAnsi="Segoe UI" w:cs="Segoe UI"/>
                <w:sz w:val="18"/>
                <w:szCs w:val="18"/>
                <w:lang w:eastAsia="fr-FR" w:bidi="ar-SA"/>
              </w:rPr>
            </w:pPr>
            <w:r w:rsidRPr="00643FAB">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calculé , non modifiable</w:t>
            </w:r>
          </w:p>
        </w:tc>
        <w:tc>
          <w:tcPr>
            <w:tcW w:w="60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811"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ascii="Arial" w:eastAsia="Times New Roman" w:hAnsi="Arial"/>
                <w:sz w:val="18"/>
                <w:szCs w:val="18"/>
                <w:lang w:eastAsia="fr-FR" w:bidi="ar-SA"/>
              </w:rPr>
            </w:pPr>
            <w:r w:rsidRPr="00643FAB">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8"/>
                <w:szCs w:val="18"/>
                <w:lang w:eastAsia="fr-FR" w:bidi="ar-SA"/>
              </w:rPr>
            </w:pPr>
            <w:r w:rsidRPr="00643FA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643FAB" w:rsidRPr="00643FAB" w:rsidRDefault="00643FAB" w:rsidP="00643FAB">
            <w:pPr>
              <w:jc w:val="center"/>
              <w:rPr>
                <w:rFonts w:eastAsia="Times New Roman" w:cs="Calibri"/>
                <w:sz w:val="16"/>
                <w:szCs w:val="16"/>
                <w:lang w:eastAsia="fr-FR" w:bidi="ar-SA"/>
              </w:rPr>
            </w:pPr>
            <w:r w:rsidRPr="00643FAB">
              <w:rPr>
                <w:rFonts w:eastAsia="Times New Roman" w:cs="Calibri"/>
                <w:sz w:val="16"/>
                <w:szCs w:val="16"/>
                <w:lang w:eastAsia="fr-FR" w:bidi="ar-SA"/>
              </w:rPr>
              <w:t xml:space="preserve">User ayant </w:t>
            </w:r>
            <w:r w:rsidR="000A6C3D" w:rsidRPr="00643FAB">
              <w:rPr>
                <w:rFonts w:eastAsia="Times New Roman" w:cs="Calibri"/>
                <w:sz w:val="16"/>
                <w:szCs w:val="16"/>
                <w:lang w:eastAsia="fr-FR" w:bidi="ar-SA"/>
              </w:rPr>
              <w:t>effectué</w:t>
            </w:r>
            <w:r w:rsidRPr="00643FAB">
              <w:rPr>
                <w:rFonts w:eastAsia="Times New Roman" w:cs="Calibri"/>
                <w:sz w:val="16"/>
                <w:szCs w:val="16"/>
                <w:lang w:eastAsia="fr-FR" w:bidi="ar-SA"/>
              </w:rPr>
              <w:t xml:space="preserve"> la dernière mise à jour  de l'enregistrement</w:t>
            </w:r>
          </w:p>
        </w:tc>
      </w:tr>
    </w:tbl>
    <w:p w:rsidR="00987BDB" w:rsidRPr="004615FC" w:rsidRDefault="00987BDB" w:rsidP="0008681A">
      <w:pPr>
        <w:rPr>
          <w:rFonts w:asciiTheme="minorHAnsi" w:hAnsiTheme="minorHAnsi" w:cstheme="minorHAnsi"/>
          <w:szCs w:val="24"/>
        </w:rPr>
      </w:pPr>
    </w:p>
    <w:p w:rsidR="007B3876" w:rsidRPr="004E2387" w:rsidRDefault="007B3876" w:rsidP="007B3876">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ta_liste_opcvm_lmtay402</w:t>
      </w:r>
    </w:p>
    <w:p w:rsidR="007B3876" w:rsidRPr="004615FC" w:rsidRDefault="007B3876" w:rsidP="00357DCC">
      <w:pPr>
        <w:pStyle w:val="Paragraphedeliste"/>
        <w:numPr>
          <w:ilvl w:val="0"/>
          <w:numId w:val="40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en saisie libre : </w:t>
      </w:r>
    </w:p>
    <w:p w:rsidR="007B3876" w:rsidRPr="004615FC" w:rsidRDefault="007B3876" w:rsidP="00AF1B75">
      <w:pPr>
        <w:numPr>
          <w:ilvl w:val="0"/>
          <w:numId w:val="52"/>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CODE LISTE OPCVM (CDLOPC)</w:t>
      </w:r>
    </w:p>
    <w:p w:rsidR="007B3876" w:rsidRPr="004615FC" w:rsidRDefault="007B3876" w:rsidP="00AF1B75">
      <w:pPr>
        <w:numPr>
          <w:ilvl w:val="0"/>
          <w:numId w:val="52"/>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LIBELLE LISTE OPCVM (LBLOPC)</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par sélection dans un calendrier : </w:t>
      </w:r>
    </w:p>
    <w:p w:rsidR="007B3876" w:rsidRPr="004615FC" w:rsidRDefault="007B3876" w:rsidP="00AF1B75">
      <w:pPr>
        <w:numPr>
          <w:ilvl w:val="0"/>
          <w:numId w:val="53"/>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 CLOTURE (YDCLOT)</w:t>
      </w:r>
    </w:p>
    <w:p w:rsidR="007B3876" w:rsidRPr="004615FC" w:rsidRDefault="007B3876" w:rsidP="00AF1B75">
      <w:pPr>
        <w:numPr>
          <w:ilvl w:val="0"/>
          <w:numId w:val="53"/>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DEBUT EFFET (YDDEFF)</w:t>
      </w:r>
    </w:p>
    <w:p w:rsidR="007B3876" w:rsidRPr="004615FC" w:rsidRDefault="007B3876" w:rsidP="007B3876">
      <w:pPr>
        <w:tabs>
          <w:tab w:val="left" w:pos="3956"/>
        </w:tabs>
        <w:ind w:firstLine="708"/>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w:t>
      </w:r>
    </w:p>
    <w:p w:rsidR="007B3876" w:rsidRPr="004615FC" w:rsidRDefault="007B3876" w:rsidP="007B3876">
      <w:pPr>
        <w:tabs>
          <w:tab w:val="left" w:pos="3956"/>
        </w:tabs>
        <w:ind w:firstLine="708"/>
        <w:rPr>
          <w:rFonts w:asciiTheme="minorHAnsi" w:hAnsiTheme="minorHAnsi" w:cstheme="minorHAnsi"/>
          <w:szCs w:val="24"/>
          <w:lang w:eastAsia="fr-FR" w:bidi="ar-SA"/>
        </w:rPr>
      </w:pPr>
    </w:p>
    <w:p w:rsidR="007B3876" w:rsidRPr="004E2387" w:rsidRDefault="007B3876" w:rsidP="007B3876">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ta_liste_opcvm_lmtay402</w:t>
      </w: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7B3876" w:rsidRPr="004615FC" w:rsidRDefault="007B3876" w:rsidP="005B01C3">
      <w:pPr>
        <w:numPr>
          <w:ilvl w:val="0"/>
          <w:numId w:val="141"/>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LISTE OPCVM (CDLOPC)</w:t>
      </w:r>
    </w:p>
    <w:p w:rsidR="007B3876" w:rsidRPr="004615FC" w:rsidRDefault="007B3876" w:rsidP="005B01C3">
      <w:pPr>
        <w:numPr>
          <w:ilvl w:val="0"/>
          <w:numId w:val="141"/>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LISTE OPCVM  (LBLOPC)</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7B3876" w:rsidRPr="004615FC" w:rsidRDefault="007B3876" w:rsidP="005B01C3">
      <w:pPr>
        <w:numPr>
          <w:ilvl w:val="0"/>
          <w:numId w:val="142"/>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CODE LISTE OPCVM (CDLOPC) : 3 caractères.</w:t>
      </w:r>
    </w:p>
    <w:p w:rsidR="007B3876" w:rsidRPr="004615FC" w:rsidRDefault="007B3876" w:rsidP="005B01C3">
      <w:pPr>
        <w:numPr>
          <w:ilvl w:val="0"/>
          <w:numId w:val="143"/>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LISTE OPCVM  (LBLOPC) : 35 caractères.</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d'unicité : </w:t>
      </w:r>
    </w:p>
    <w:p w:rsidR="007B3876" w:rsidRPr="004615FC" w:rsidRDefault="007B3876" w:rsidP="005B01C3">
      <w:pPr>
        <w:numPr>
          <w:ilvl w:val="0"/>
          <w:numId w:val="144"/>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sur CODE LISTE OPCVM (CDLOPC)</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7B3876" w:rsidRPr="004615FC" w:rsidRDefault="007B3876" w:rsidP="005B01C3">
      <w:pPr>
        <w:numPr>
          <w:ilvl w:val="0"/>
          <w:numId w:val="145"/>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 ne concerne que les champs de saisie. Les dates et les listes déroulantes sont exclues de ces contrôles):</w:t>
      </w:r>
    </w:p>
    <w:p w:rsidR="007B3876" w:rsidRPr="004615FC" w:rsidRDefault="008F2813"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Quel que</w:t>
      </w:r>
      <w:r w:rsidR="007B3876" w:rsidRPr="004615FC">
        <w:rPr>
          <w:rFonts w:asciiTheme="minorHAnsi" w:hAnsiTheme="minorHAnsi" w:cstheme="minorHAnsi"/>
          <w:szCs w:val="24"/>
          <w:lang w:eastAsia="fr-FR" w:bidi="ar-SA"/>
        </w:rPr>
        <w:t xml:space="preserve"> soit le champs de saisie les caractères autorisés sont : </w:t>
      </w:r>
    </w:p>
    <w:p w:rsidR="007B3876" w:rsidRPr="004615FC" w:rsidRDefault="007B3876" w:rsidP="005B01C3">
      <w:pPr>
        <w:numPr>
          <w:ilvl w:val="0"/>
          <w:numId w:val="146"/>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7B3876" w:rsidRPr="004615FC" w:rsidRDefault="007B3876" w:rsidP="005B01C3">
      <w:pPr>
        <w:numPr>
          <w:ilvl w:val="0"/>
          <w:numId w:val="14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7B3876" w:rsidRPr="004615FC" w:rsidRDefault="007B3876" w:rsidP="005B01C3">
      <w:pPr>
        <w:numPr>
          <w:ilvl w:val="0"/>
          <w:numId w:val="14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7B3876" w:rsidRPr="004615FC" w:rsidRDefault="007B3876" w:rsidP="005B01C3">
      <w:pPr>
        <w:numPr>
          <w:ilvl w:val="0"/>
          <w:numId w:val="146"/>
        </w:num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7B3876" w:rsidRPr="004615FC" w:rsidRDefault="007B3876" w:rsidP="005B01C3">
      <w:pPr>
        <w:numPr>
          <w:ilvl w:val="0"/>
          <w:numId w:val="147"/>
        </w:numPr>
        <w:autoSpaceDE w:val="0"/>
        <w:autoSpaceDN w:val="0"/>
        <w:adjustRightInd w:val="0"/>
        <w:spacing w:after="1"/>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FIN EFFET (YDFEFF) est totalement indépendante de celle de la DATE CLOTURE (YDCLOT)</w:t>
      </w:r>
    </w:p>
    <w:p w:rsidR="007B3876" w:rsidRPr="004615FC" w:rsidRDefault="007B3876" w:rsidP="007B3876">
      <w:pPr>
        <w:rPr>
          <w:rFonts w:asciiTheme="minorHAnsi" w:hAnsiTheme="minorHAnsi" w:cstheme="minorHAnsi"/>
          <w:szCs w:val="24"/>
        </w:rPr>
      </w:pPr>
    </w:p>
    <w:p w:rsidR="007B3876" w:rsidRPr="004E2387" w:rsidRDefault="007B3876" w:rsidP="007B3876">
      <w:pPr>
        <w:pStyle w:val="Titre4"/>
        <w:rPr>
          <w:rFonts w:asciiTheme="minorHAnsi" w:hAnsiTheme="minorHAnsi" w:cstheme="minorHAnsi"/>
        </w:rPr>
      </w:pPr>
      <w:r w:rsidRPr="004E2387">
        <w:rPr>
          <w:rFonts w:asciiTheme="minorHAnsi" w:hAnsiTheme="minorHAnsi" w:cstheme="minorHAnsi"/>
        </w:rPr>
        <w:t>Modification : contrôle des données de ta_liste_opcvm_lmtay402</w:t>
      </w: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Données obligatoires : </w:t>
      </w:r>
    </w:p>
    <w:p w:rsidR="007B3876" w:rsidRPr="004615FC" w:rsidRDefault="007B3876" w:rsidP="005B01C3">
      <w:pPr>
        <w:numPr>
          <w:ilvl w:val="0"/>
          <w:numId w:val="319"/>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LISTE OPCVM  (LBLOPC)</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Contrôles de longueur maximale : </w:t>
      </w:r>
    </w:p>
    <w:p w:rsidR="007B3876" w:rsidRPr="004615FC" w:rsidRDefault="007B3876" w:rsidP="005B01C3">
      <w:pPr>
        <w:numPr>
          <w:ilvl w:val="0"/>
          <w:numId w:val="320"/>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LIBELLE LISTE OPCVM  (LBLOPC) : 35 caractères.</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Contrôle des dates d'effet </w:t>
      </w:r>
    </w:p>
    <w:p w:rsidR="007B3876" w:rsidRPr="004615FC" w:rsidRDefault="007B3876" w:rsidP="005B01C3">
      <w:pPr>
        <w:numPr>
          <w:ilvl w:val="0"/>
          <w:numId w:val="321"/>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DATE FIN EFFET (YDFEFF) doit être supérieure ou égale à la DATE DEBUT EFFET (YDDEFF)</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Caractères autorisés ( ne concerne que les champs de saisie. Les dates et les listes déroulantes sont exclues de ces contrôles):</w:t>
      </w:r>
    </w:p>
    <w:p w:rsidR="007B3876" w:rsidRPr="004615FC" w:rsidRDefault="008F2813"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Quel que</w:t>
      </w:r>
      <w:r w:rsidR="007B3876" w:rsidRPr="004615FC">
        <w:rPr>
          <w:rFonts w:asciiTheme="minorHAnsi" w:hAnsiTheme="minorHAnsi" w:cstheme="minorHAnsi"/>
          <w:szCs w:val="24"/>
          <w:lang w:eastAsia="fr-FR" w:bidi="ar-SA"/>
        </w:rPr>
        <w:t xml:space="preserve"> soit le champs de saisie les caractères autorisés sont : </w:t>
      </w:r>
    </w:p>
    <w:p w:rsidR="007B3876" w:rsidRPr="004615FC" w:rsidRDefault="007B3876" w:rsidP="005B01C3">
      <w:pPr>
        <w:numPr>
          <w:ilvl w:val="0"/>
          <w:numId w:val="322"/>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caractères alphanumériques en majuscules non accentuées (soit A-Z),</w:t>
      </w:r>
    </w:p>
    <w:p w:rsidR="007B3876" w:rsidRPr="004615FC" w:rsidRDefault="007B3876" w:rsidP="005B01C3">
      <w:pPr>
        <w:numPr>
          <w:ilvl w:val="0"/>
          <w:numId w:val="322"/>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les chiffres 0-9,</w:t>
      </w:r>
    </w:p>
    <w:p w:rsidR="007B3876" w:rsidRPr="004615FC" w:rsidRDefault="007B3876" w:rsidP="005B01C3">
      <w:pPr>
        <w:numPr>
          <w:ilvl w:val="0"/>
          <w:numId w:val="322"/>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les séparateurs ‘ - . ,  /  , </w:t>
      </w:r>
    </w:p>
    <w:p w:rsidR="007B3876" w:rsidRPr="004615FC" w:rsidRDefault="007B3876" w:rsidP="005B01C3">
      <w:pPr>
        <w:numPr>
          <w:ilvl w:val="0"/>
          <w:numId w:val="322"/>
        </w:numPr>
        <w:autoSpaceDE w:val="0"/>
        <w:autoSpaceDN w:val="0"/>
        <w:adjustRightInd w:val="0"/>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le tiret bas ou underscore _,</w:t>
      </w:r>
    </w:p>
    <w:p w:rsidR="007B3876" w:rsidRPr="004615FC" w:rsidRDefault="007B3876" w:rsidP="007B3876">
      <w:pPr>
        <w:autoSpaceDE w:val="0"/>
        <w:autoSpaceDN w:val="0"/>
        <w:adjustRightInd w:val="0"/>
        <w:rPr>
          <w:rFonts w:asciiTheme="minorHAnsi" w:hAnsiTheme="minorHAnsi" w:cstheme="minorHAnsi"/>
          <w:szCs w:val="24"/>
          <w:lang w:eastAsia="fr-FR" w:bidi="ar-SA"/>
        </w:rPr>
      </w:pPr>
    </w:p>
    <w:p w:rsidR="007B3876" w:rsidRPr="004615FC" w:rsidRDefault="007B3876" w:rsidP="007B3876">
      <w:pPr>
        <w:autoSpaceDE w:val="0"/>
        <w:autoSpaceDN w:val="0"/>
        <w:adjustRightInd w:val="0"/>
        <w:rPr>
          <w:rFonts w:asciiTheme="minorHAnsi" w:hAnsiTheme="minorHAnsi" w:cstheme="minorHAnsi"/>
          <w:szCs w:val="24"/>
          <w:lang w:eastAsia="fr-FR" w:bidi="ar-SA"/>
        </w:rPr>
      </w:pPr>
      <w:r w:rsidRPr="004615FC">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615FC">
        <w:rPr>
          <w:rFonts w:asciiTheme="minorHAnsi" w:hAnsiTheme="minorHAnsi" w:cstheme="minorHAnsi"/>
          <w:szCs w:val="24"/>
          <w:lang w:eastAsia="fr-FR" w:bidi="ar-SA"/>
        </w:rPr>
        <w:t xml:space="preserve"> </w:t>
      </w:r>
    </w:p>
    <w:p w:rsidR="007B3876" w:rsidRPr="004615FC" w:rsidRDefault="007B3876" w:rsidP="005B01C3">
      <w:pPr>
        <w:numPr>
          <w:ilvl w:val="0"/>
          <w:numId w:val="323"/>
        </w:numPr>
        <w:autoSpaceDE w:val="0"/>
        <w:autoSpaceDN w:val="0"/>
        <w:adjustRightInd w:val="0"/>
        <w:spacing w:after="1"/>
        <w:ind w:left="360" w:hanging="360"/>
        <w:rPr>
          <w:rFonts w:asciiTheme="minorHAnsi" w:hAnsiTheme="minorHAnsi" w:cstheme="minorHAnsi"/>
          <w:szCs w:val="24"/>
          <w:lang w:eastAsia="fr-FR" w:bidi="ar-SA"/>
        </w:rPr>
      </w:pPr>
      <w:r w:rsidRPr="004615FC">
        <w:rPr>
          <w:rFonts w:asciiTheme="minorHAnsi" w:hAnsiTheme="minorHAnsi" w:cstheme="minorHAnsi"/>
          <w:szCs w:val="24"/>
          <w:lang w:eastAsia="fr-FR" w:bidi="ar-SA"/>
        </w:rPr>
        <w:t>la valeur de la  DATE DEBUT EFFET (YDDEFF) est totalement indépendante de celle de la DATE CLOTURE (YDCLOT)</w:t>
      </w:r>
    </w:p>
    <w:p w:rsidR="007B3876" w:rsidRPr="004615FC" w:rsidRDefault="007B3876" w:rsidP="007B3876">
      <w:pPr>
        <w:tabs>
          <w:tab w:val="left" w:pos="1867"/>
        </w:tabs>
        <w:autoSpaceDE w:val="0"/>
        <w:autoSpaceDN w:val="0"/>
        <w:adjustRightInd w:val="0"/>
        <w:rPr>
          <w:rFonts w:asciiTheme="minorHAnsi" w:hAnsiTheme="minorHAnsi" w:cstheme="minorHAnsi"/>
          <w:szCs w:val="24"/>
        </w:rPr>
      </w:pPr>
      <w:r w:rsidRPr="004615FC">
        <w:rPr>
          <w:rFonts w:asciiTheme="minorHAnsi" w:hAnsiTheme="minorHAnsi" w:cstheme="minorHAnsi"/>
          <w:szCs w:val="24"/>
          <w:lang w:eastAsia="fr-FR" w:bidi="ar-SA"/>
        </w:rPr>
        <w:t>la valeur de la  DATE FIN EFFET (YDFEFF) est totalement indépendante de celle de la DATE CLOTURE (YDCLOT)</w:t>
      </w:r>
    </w:p>
    <w:p w:rsidR="007B3876" w:rsidRPr="004615FC" w:rsidRDefault="00CA7ACC" w:rsidP="00CA7ACC">
      <w:pPr>
        <w:pStyle w:val="Titre4"/>
        <w:rPr>
          <w:rFonts w:asciiTheme="minorHAnsi" w:hAnsiTheme="minorHAnsi" w:cstheme="minorHAnsi"/>
        </w:rPr>
      </w:pPr>
      <w:r w:rsidRPr="004615FC">
        <w:rPr>
          <w:rFonts w:asciiTheme="minorHAnsi" w:hAnsiTheme="minorHAnsi" w:cstheme="minorHAnsi"/>
        </w:rPr>
        <w:t>Modification : renseignement des données de ta_liste_opcvm_lmtay402</w:t>
      </w:r>
    </w:p>
    <w:p w:rsidR="00CA7ACC" w:rsidRPr="007E57B2" w:rsidRDefault="00CA7ACC" w:rsidP="00CA7AC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-en saisie libre : </w:t>
      </w:r>
    </w:p>
    <w:p w:rsidR="00CA7ACC" w:rsidRPr="007E57B2" w:rsidRDefault="00CA7ACC" w:rsidP="00357DCC">
      <w:pPr>
        <w:numPr>
          <w:ilvl w:val="0"/>
          <w:numId w:val="495"/>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 LIBELLE LISTE OPCVM (LBLOPC)</w:t>
      </w:r>
    </w:p>
    <w:p w:rsidR="00CA7ACC" w:rsidRPr="007E57B2" w:rsidRDefault="00CA7ACC" w:rsidP="00CA7ACC">
      <w:pPr>
        <w:autoSpaceDE w:val="0"/>
        <w:autoSpaceDN w:val="0"/>
        <w:adjustRightInd w:val="0"/>
        <w:rPr>
          <w:rFonts w:asciiTheme="minorHAnsi" w:hAnsiTheme="minorHAnsi" w:cstheme="minorHAnsi"/>
          <w:szCs w:val="24"/>
          <w:lang w:eastAsia="fr-FR" w:bidi="ar-SA"/>
        </w:rPr>
      </w:pPr>
    </w:p>
    <w:p w:rsidR="00CA7ACC" w:rsidRPr="007E57B2" w:rsidRDefault="00CA7ACC" w:rsidP="00CA7AC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CA7ACC" w:rsidRPr="007E57B2" w:rsidRDefault="00CA7ACC" w:rsidP="00357DCC">
      <w:pPr>
        <w:numPr>
          <w:ilvl w:val="0"/>
          <w:numId w:val="496"/>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la DATE DE CLOTURE (YDCLOT) </w:t>
      </w:r>
    </w:p>
    <w:p w:rsidR="00CA7ACC" w:rsidRPr="007E57B2" w:rsidRDefault="00CA7ACC" w:rsidP="00357DCC">
      <w:pPr>
        <w:numPr>
          <w:ilvl w:val="0"/>
          <w:numId w:val="496"/>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DEBUT EFFET (YDDEFF)</w:t>
      </w:r>
    </w:p>
    <w:p w:rsidR="00CA7ACC" w:rsidRPr="007E57B2" w:rsidRDefault="00CA7ACC" w:rsidP="00357DCC">
      <w:pPr>
        <w:numPr>
          <w:ilvl w:val="0"/>
          <w:numId w:val="496"/>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FIN EFFET (YDFEFF)</w:t>
      </w:r>
    </w:p>
    <w:p w:rsidR="00CA7ACC" w:rsidRPr="007E57B2" w:rsidRDefault="00CA7ACC" w:rsidP="00CA7ACC">
      <w:pPr>
        <w:rPr>
          <w:rFonts w:asciiTheme="minorHAnsi" w:hAnsiTheme="minorHAnsi" w:cstheme="minorHAnsi"/>
          <w:szCs w:val="24"/>
        </w:rPr>
      </w:pPr>
    </w:p>
    <w:p w:rsidR="008A6E6E" w:rsidRPr="007E57B2" w:rsidRDefault="008A6E6E">
      <w:pPr>
        <w:rPr>
          <w:rFonts w:asciiTheme="minorHAnsi" w:hAnsiTheme="minorHAnsi" w:cstheme="minorHAnsi"/>
          <w:szCs w:val="24"/>
        </w:rPr>
      </w:pPr>
      <w:r w:rsidRPr="007E57B2">
        <w:rPr>
          <w:rFonts w:asciiTheme="minorHAnsi" w:hAnsiTheme="minorHAnsi" w:cstheme="minorHAnsi"/>
          <w:szCs w:val="24"/>
        </w:rPr>
        <w:br w:type="page"/>
      </w:r>
    </w:p>
    <w:p w:rsidR="007B3876" w:rsidRPr="00BF16B6" w:rsidRDefault="00A72220" w:rsidP="00A72220">
      <w:pPr>
        <w:pStyle w:val="Titre3"/>
      </w:pPr>
      <w:bookmarkStart w:id="864" w:name="_Toc515444427"/>
      <w:r w:rsidRPr="00BF16B6">
        <w:t>ta_forme_juridique_dgi_lmtay518</w:t>
      </w:r>
      <w:bookmarkEnd w:id="864"/>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lmtay518</w:instrText>
      </w:r>
      <w:r w:rsidR="005A639E">
        <w:instrText xml:space="preserve">" </w:instrText>
      </w:r>
      <w:r w:rsidR="005A639E">
        <w:rPr>
          <w:rFonts w:asciiTheme="minorHAnsi" w:hAnsiTheme="minorHAnsi" w:cstheme="minorHAnsi"/>
        </w:rPr>
        <w:fldChar w:fldCharType="end"/>
      </w:r>
    </w:p>
    <w:p w:rsidR="0008681A" w:rsidRPr="007E57B2" w:rsidRDefault="00585E3D" w:rsidP="0008681A">
      <w:pPr>
        <w:rPr>
          <w:rFonts w:asciiTheme="minorHAnsi" w:eastAsia="Times New Roman" w:hAnsiTheme="minorHAnsi" w:cstheme="minorHAnsi"/>
          <w:color w:val="000000"/>
          <w:szCs w:val="24"/>
          <w:lang w:eastAsia="fr-FR" w:bidi="ar-SA"/>
        </w:rPr>
      </w:pPr>
      <w:r w:rsidRPr="007E57B2">
        <w:rPr>
          <w:rFonts w:asciiTheme="minorHAnsi" w:eastAsia="Times New Roman" w:hAnsiTheme="minorHAnsi" w:cstheme="minorHAnsi"/>
          <w:color w:val="000000"/>
          <w:szCs w:val="24"/>
          <w:lang w:eastAsia="fr-FR" w:bidi="ar-SA"/>
        </w:rPr>
        <w:t xml:space="preserve">liste les </w:t>
      </w:r>
      <w:r w:rsidR="0008681A" w:rsidRPr="007E57B2">
        <w:rPr>
          <w:rFonts w:asciiTheme="minorHAnsi" w:eastAsia="Times New Roman" w:hAnsiTheme="minorHAnsi" w:cstheme="minorHAnsi"/>
          <w:color w:val="000000"/>
          <w:szCs w:val="24"/>
          <w:lang w:eastAsia="fr-FR" w:bidi="ar-SA"/>
        </w:rPr>
        <w:t>formes juridiques des</w:t>
      </w:r>
      <w:r w:rsidRPr="007E57B2">
        <w:rPr>
          <w:rFonts w:asciiTheme="minorHAnsi" w:eastAsia="Times New Roman" w:hAnsiTheme="minorHAnsi" w:cstheme="minorHAnsi"/>
          <w:color w:val="000000"/>
          <w:szCs w:val="24"/>
          <w:lang w:eastAsia="fr-FR" w:bidi="ar-SA"/>
        </w:rPr>
        <w:t xml:space="preserve"> organismes (</w:t>
      </w:r>
      <w:r w:rsidR="0008681A" w:rsidRPr="007E57B2">
        <w:rPr>
          <w:rFonts w:asciiTheme="minorHAnsi" w:eastAsia="Times New Roman" w:hAnsiTheme="minorHAnsi" w:cstheme="minorHAnsi"/>
          <w:color w:val="000000"/>
          <w:szCs w:val="24"/>
          <w:lang w:eastAsia="fr-FR" w:bidi="ar-SA"/>
        </w:rPr>
        <w:t xml:space="preserve"> sociétés, </w:t>
      </w:r>
      <w:r w:rsidRPr="007E57B2">
        <w:rPr>
          <w:rFonts w:asciiTheme="minorHAnsi" w:eastAsia="Times New Roman" w:hAnsiTheme="minorHAnsi" w:cstheme="minorHAnsi"/>
          <w:color w:val="000000"/>
          <w:szCs w:val="24"/>
          <w:lang w:eastAsia="fr-FR" w:bidi="ar-SA"/>
        </w:rPr>
        <w:t xml:space="preserve">gie, association, fondations, ministères, …) </w:t>
      </w:r>
      <w:r w:rsidR="0008681A" w:rsidRPr="007E57B2">
        <w:rPr>
          <w:rFonts w:asciiTheme="minorHAnsi" w:eastAsia="Times New Roman" w:hAnsiTheme="minorHAnsi" w:cstheme="minorHAnsi"/>
          <w:color w:val="000000"/>
          <w:szCs w:val="24"/>
          <w:lang w:eastAsia="fr-FR" w:bidi="ar-SA"/>
        </w:rPr>
        <w:t>définies par l'INSEE et demandées p</w:t>
      </w:r>
      <w:r w:rsidRPr="007E57B2">
        <w:rPr>
          <w:rFonts w:asciiTheme="minorHAnsi" w:eastAsia="Times New Roman" w:hAnsiTheme="minorHAnsi" w:cstheme="minorHAnsi"/>
          <w:color w:val="000000"/>
          <w:szCs w:val="24"/>
          <w:lang w:eastAsia="fr-FR" w:bidi="ar-SA"/>
        </w:rPr>
        <w:t xml:space="preserve">our les déclarations règlementaires </w:t>
      </w:r>
      <w:r w:rsidR="0008681A" w:rsidRPr="007E57B2">
        <w:rPr>
          <w:rFonts w:asciiTheme="minorHAnsi" w:eastAsia="Times New Roman" w:hAnsiTheme="minorHAnsi" w:cstheme="minorHAnsi"/>
          <w:color w:val="000000"/>
          <w:szCs w:val="24"/>
          <w:lang w:eastAsia="fr-FR" w:bidi="ar-SA"/>
        </w:rPr>
        <w:t xml:space="preserve">ex : </w:t>
      </w:r>
      <w:r w:rsidRPr="007E57B2">
        <w:rPr>
          <w:rFonts w:asciiTheme="minorHAnsi" w:eastAsia="Times New Roman" w:hAnsiTheme="minorHAnsi" w:cstheme="minorHAnsi"/>
          <w:color w:val="000000"/>
          <w:szCs w:val="24"/>
          <w:lang w:eastAsia="fr-FR" w:bidi="ar-SA"/>
        </w:rPr>
        <w:t xml:space="preserve">5599 </w:t>
      </w:r>
      <w:r w:rsidR="0008681A" w:rsidRPr="007E57B2">
        <w:rPr>
          <w:rFonts w:asciiTheme="minorHAnsi" w:eastAsia="Times New Roman" w:hAnsiTheme="minorHAnsi" w:cstheme="minorHAnsi"/>
          <w:color w:val="000000"/>
          <w:szCs w:val="24"/>
          <w:lang w:eastAsia="fr-FR" w:bidi="ar-SA"/>
        </w:rPr>
        <w:t xml:space="preserve">société </w:t>
      </w:r>
      <w:r w:rsidRPr="007E57B2">
        <w:rPr>
          <w:rFonts w:asciiTheme="minorHAnsi" w:eastAsia="Times New Roman" w:hAnsiTheme="minorHAnsi" w:cstheme="minorHAnsi"/>
          <w:color w:val="000000"/>
          <w:szCs w:val="24"/>
          <w:lang w:eastAsia="fr-FR" w:bidi="ar-SA"/>
        </w:rPr>
        <w:t>anonyme.</w:t>
      </w:r>
    </w:p>
    <w:p w:rsidR="00585E3D" w:rsidRPr="007E57B2" w:rsidRDefault="00585E3D" w:rsidP="0008681A">
      <w:pPr>
        <w:rPr>
          <w:rFonts w:asciiTheme="minorHAnsi" w:eastAsia="Times New Roman" w:hAnsiTheme="minorHAnsi" w:cstheme="minorHAnsi"/>
          <w:color w:val="000000"/>
          <w:szCs w:val="24"/>
          <w:lang w:eastAsia="fr-FR" w:bidi="ar-SA"/>
        </w:rPr>
      </w:pPr>
      <w:r w:rsidRPr="007E57B2">
        <w:rPr>
          <w:rFonts w:asciiTheme="minorHAnsi" w:eastAsia="Times New Roman" w:hAnsiTheme="minorHAnsi" w:cstheme="minorHAnsi"/>
          <w:color w:val="000000"/>
          <w:szCs w:val="24"/>
          <w:lang w:eastAsia="fr-FR" w:bidi="ar-SA"/>
        </w:rPr>
        <w:t>Source des données : INSEE.</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124" w:type="dxa"/>
        <w:tblInd w:w="55" w:type="dxa"/>
        <w:tblLayout w:type="fixed"/>
        <w:tblCellMar>
          <w:left w:w="70" w:type="dxa"/>
          <w:right w:w="70" w:type="dxa"/>
        </w:tblCellMar>
        <w:tblLook w:val="04A0" w:firstRow="1" w:lastRow="0" w:firstColumn="1" w:lastColumn="0" w:noHBand="0" w:noVBand="1"/>
      </w:tblPr>
      <w:tblGrid>
        <w:gridCol w:w="1575"/>
        <w:gridCol w:w="708"/>
        <w:gridCol w:w="1371"/>
        <w:gridCol w:w="1091"/>
        <w:gridCol w:w="602"/>
        <w:gridCol w:w="764"/>
        <w:gridCol w:w="1132"/>
        <w:gridCol w:w="852"/>
        <w:gridCol w:w="2029"/>
      </w:tblGrid>
      <w:tr w:rsidR="006F0120" w:rsidRPr="006F0120" w:rsidTr="006F0120">
        <w:trPr>
          <w:trHeight w:val="720"/>
        </w:trPr>
        <w:tc>
          <w:tcPr>
            <w:tcW w:w="1575"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Libellé donnée</w:t>
            </w:r>
          </w:p>
        </w:tc>
        <w:tc>
          <w:tcPr>
            <w:tcW w:w="708" w:type="dxa"/>
            <w:tcBorders>
              <w:top w:val="single" w:sz="4" w:space="0" w:color="auto"/>
              <w:left w:val="nil"/>
              <w:bottom w:val="single" w:sz="4" w:space="0" w:color="auto"/>
              <w:right w:val="single" w:sz="4" w:space="0" w:color="auto"/>
            </w:tcBorders>
            <w:shd w:val="clear" w:color="000000" w:fill="C5D9F1"/>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Code technique</w:t>
            </w:r>
          </w:p>
        </w:tc>
        <w:tc>
          <w:tcPr>
            <w:tcW w:w="1371" w:type="dxa"/>
            <w:tcBorders>
              <w:top w:val="single" w:sz="4" w:space="0" w:color="auto"/>
              <w:left w:val="nil"/>
              <w:bottom w:val="single" w:sz="4" w:space="0" w:color="auto"/>
              <w:right w:val="single" w:sz="4" w:space="0" w:color="auto"/>
            </w:tcBorders>
            <w:shd w:val="clear" w:color="000000" w:fill="C5D9F1"/>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type longueur</w:t>
            </w:r>
          </w:p>
        </w:tc>
        <w:tc>
          <w:tcPr>
            <w:tcW w:w="1091" w:type="dxa"/>
            <w:tcBorders>
              <w:top w:val="single" w:sz="4" w:space="0" w:color="auto"/>
              <w:left w:val="nil"/>
              <w:bottom w:val="single" w:sz="4" w:space="0" w:color="auto"/>
              <w:right w:val="single" w:sz="4" w:space="0" w:color="auto"/>
            </w:tcBorders>
            <w:shd w:val="clear" w:color="000000" w:fill="C5D9F1"/>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saisi / alimenté</w:t>
            </w:r>
          </w:p>
        </w:tc>
        <w:tc>
          <w:tcPr>
            <w:tcW w:w="602" w:type="dxa"/>
            <w:tcBorders>
              <w:top w:val="single" w:sz="4" w:space="0" w:color="auto"/>
              <w:left w:val="nil"/>
              <w:bottom w:val="single" w:sz="4" w:space="0" w:color="auto"/>
              <w:right w:val="single" w:sz="4" w:space="0" w:color="auto"/>
            </w:tcBorders>
            <w:shd w:val="clear" w:color="000000" w:fill="C5D9F1"/>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clé</w:t>
            </w:r>
          </w:p>
        </w:tc>
        <w:tc>
          <w:tcPr>
            <w:tcW w:w="764" w:type="dxa"/>
            <w:tcBorders>
              <w:top w:val="single" w:sz="4" w:space="0" w:color="auto"/>
              <w:left w:val="nil"/>
              <w:bottom w:val="single" w:sz="4" w:space="0" w:color="auto"/>
              <w:right w:val="single" w:sz="4" w:space="0" w:color="auto"/>
            </w:tcBorders>
            <w:shd w:val="clear" w:color="000000" w:fill="C5D9F1"/>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table origine</w:t>
            </w:r>
          </w:p>
        </w:tc>
        <w:tc>
          <w:tcPr>
            <w:tcW w:w="1132" w:type="dxa"/>
            <w:tcBorders>
              <w:top w:val="single" w:sz="4" w:space="0" w:color="auto"/>
              <w:left w:val="nil"/>
              <w:bottom w:val="single" w:sz="4" w:space="0" w:color="auto"/>
              <w:right w:val="single" w:sz="4" w:space="0" w:color="auto"/>
            </w:tcBorders>
            <w:shd w:val="clear" w:color="000000" w:fill="C5D9F1"/>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obligatoire / facultatif</w:t>
            </w:r>
          </w:p>
        </w:tc>
        <w:tc>
          <w:tcPr>
            <w:tcW w:w="852" w:type="dxa"/>
            <w:tcBorders>
              <w:top w:val="single" w:sz="4" w:space="0" w:color="auto"/>
              <w:left w:val="nil"/>
              <w:bottom w:val="single" w:sz="4" w:space="0" w:color="auto"/>
              <w:right w:val="single" w:sz="4" w:space="0" w:color="auto"/>
            </w:tcBorders>
            <w:shd w:val="clear" w:color="000000" w:fill="C5D9F1"/>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cardinalité</w:t>
            </w:r>
          </w:p>
        </w:tc>
        <w:tc>
          <w:tcPr>
            <w:tcW w:w="2029" w:type="dxa"/>
            <w:tcBorders>
              <w:top w:val="single" w:sz="4" w:space="0" w:color="auto"/>
              <w:left w:val="nil"/>
              <w:bottom w:val="single" w:sz="4" w:space="0" w:color="auto"/>
              <w:right w:val="single" w:sz="4" w:space="0" w:color="auto"/>
            </w:tcBorders>
            <w:shd w:val="clear" w:color="000000" w:fill="C5D9F1"/>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définition</w:t>
            </w:r>
          </w:p>
        </w:tc>
      </w:tr>
      <w:tr w:rsidR="006F0120" w:rsidRPr="006F0120" w:rsidTr="006F0120">
        <w:trPr>
          <w:trHeight w:val="368"/>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CODE FORM JURIDIQUE DGI</w:t>
            </w:r>
          </w:p>
        </w:tc>
        <w:tc>
          <w:tcPr>
            <w:tcW w:w="708"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YC0FJD</w:t>
            </w:r>
          </w:p>
        </w:tc>
        <w:tc>
          <w:tcPr>
            <w:tcW w:w="137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alphanumérique (4)</w:t>
            </w:r>
          </w:p>
        </w:tc>
        <w:tc>
          <w:tcPr>
            <w:tcW w:w="109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clé</w:t>
            </w:r>
          </w:p>
        </w:tc>
        <w:tc>
          <w:tcPr>
            <w:tcW w:w="764"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obligatoire</w:t>
            </w:r>
          </w:p>
        </w:tc>
        <w:tc>
          <w:tcPr>
            <w:tcW w:w="85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1</w:t>
            </w:r>
          </w:p>
        </w:tc>
        <w:tc>
          <w:tcPr>
            <w:tcW w:w="2029"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nomenclature INSEE</w:t>
            </w:r>
          </w:p>
        </w:tc>
      </w:tr>
      <w:tr w:rsidR="006F0120" w:rsidRPr="006F0120" w:rsidTr="006F0120">
        <w:trPr>
          <w:trHeight w:val="96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DATE CREATION</w:t>
            </w:r>
          </w:p>
        </w:tc>
        <w:tc>
          <w:tcPr>
            <w:tcW w:w="708"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YDC000</w:t>
            </w:r>
          </w:p>
        </w:tc>
        <w:tc>
          <w:tcPr>
            <w:tcW w:w="137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764"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obligatoire</w:t>
            </w:r>
          </w:p>
        </w:tc>
        <w:tc>
          <w:tcPr>
            <w:tcW w:w="85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1</w:t>
            </w:r>
          </w:p>
        </w:tc>
        <w:tc>
          <w:tcPr>
            <w:tcW w:w="2029"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xml:space="preserve">date de création de l'enregistrement. Alimenté par le </w:t>
            </w:r>
            <w:r w:rsidR="000A6C3D" w:rsidRPr="006F0120">
              <w:rPr>
                <w:rFonts w:eastAsia="Times New Roman" w:cs="Calibri"/>
                <w:sz w:val="18"/>
                <w:szCs w:val="18"/>
                <w:lang w:eastAsia="fr-FR" w:bidi="ar-SA"/>
              </w:rPr>
              <w:t>système</w:t>
            </w:r>
            <w:r w:rsidRPr="006F0120">
              <w:rPr>
                <w:rFonts w:eastAsia="Times New Roman" w:cs="Calibri"/>
                <w:sz w:val="18"/>
                <w:szCs w:val="18"/>
                <w:lang w:eastAsia="fr-FR" w:bidi="ar-SA"/>
              </w:rPr>
              <w:t xml:space="preserve"> A la date du jour de création. Non modifiable</w:t>
            </w:r>
          </w:p>
        </w:tc>
      </w:tr>
      <w:tr w:rsidR="006F0120" w:rsidRPr="006F0120" w:rsidTr="006F0120">
        <w:trPr>
          <w:trHeight w:val="96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DATE DERNIERE MAJ</w:t>
            </w:r>
          </w:p>
        </w:tc>
        <w:tc>
          <w:tcPr>
            <w:tcW w:w="708" w:type="dxa"/>
            <w:tcBorders>
              <w:top w:val="nil"/>
              <w:left w:val="nil"/>
              <w:bottom w:val="single" w:sz="4" w:space="0" w:color="auto"/>
              <w:right w:val="single" w:sz="4" w:space="0" w:color="auto"/>
            </w:tcBorders>
            <w:shd w:val="clear" w:color="auto" w:fill="auto"/>
            <w:noWrap/>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YDDMAJ</w:t>
            </w:r>
          </w:p>
        </w:tc>
        <w:tc>
          <w:tcPr>
            <w:tcW w:w="1371" w:type="dxa"/>
            <w:tcBorders>
              <w:top w:val="nil"/>
              <w:left w:val="nil"/>
              <w:bottom w:val="single" w:sz="4" w:space="0" w:color="auto"/>
              <w:right w:val="single" w:sz="4" w:space="0" w:color="auto"/>
            </w:tcBorders>
            <w:shd w:val="clear" w:color="auto" w:fill="auto"/>
            <w:noWrap/>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noWrap/>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noWrap/>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764" w:type="dxa"/>
            <w:tcBorders>
              <w:top w:val="nil"/>
              <w:left w:val="nil"/>
              <w:bottom w:val="single" w:sz="4" w:space="0" w:color="auto"/>
              <w:right w:val="single" w:sz="4" w:space="0" w:color="auto"/>
            </w:tcBorders>
            <w:shd w:val="clear" w:color="auto" w:fill="auto"/>
            <w:noWrap/>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noWrap/>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obligatoire</w:t>
            </w:r>
          </w:p>
        </w:tc>
        <w:tc>
          <w:tcPr>
            <w:tcW w:w="85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1</w:t>
            </w:r>
          </w:p>
        </w:tc>
        <w:tc>
          <w:tcPr>
            <w:tcW w:w="2029"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date de la dernière mise A jour de l'enregistrement. Date alimentée par le système Non modifiable</w:t>
            </w:r>
          </w:p>
        </w:tc>
      </w:tr>
      <w:tr w:rsidR="006F0120" w:rsidRPr="006F0120" w:rsidTr="006F0120">
        <w:trPr>
          <w:trHeight w:val="96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bookmarkStart w:id="865" w:name="RANGE!F157"/>
            <w:r w:rsidRPr="006F0120">
              <w:rPr>
                <w:rFonts w:eastAsia="Times New Roman" w:cs="Calibri"/>
                <w:sz w:val="18"/>
                <w:szCs w:val="18"/>
                <w:lang w:eastAsia="fr-FR" w:bidi="ar-SA"/>
              </w:rPr>
              <w:t>DATE CLOTURE</w:t>
            </w:r>
            <w:bookmarkEnd w:id="865"/>
          </w:p>
        </w:tc>
        <w:tc>
          <w:tcPr>
            <w:tcW w:w="708"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YDCLOT</w:t>
            </w:r>
          </w:p>
        </w:tc>
        <w:tc>
          <w:tcPr>
            <w:tcW w:w="137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764"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obligatoire</w:t>
            </w:r>
          </w:p>
        </w:tc>
        <w:tc>
          <w:tcPr>
            <w:tcW w:w="85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1</w:t>
            </w:r>
          </w:p>
        </w:tc>
        <w:tc>
          <w:tcPr>
            <w:tcW w:w="2029"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xml:space="preserve">date de </w:t>
            </w:r>
            <w:r w:rsidR="000A6C3D" w:rsidRPr="006F0120">
              <w:rPr>
                <w:rFonts w:eastAsia="Times New Roman" w:cs="Calibri"/>
                <w:sz w:val="18"/>
                <w:szCs w:val="18"/>
                <w:lang w:eastAsia="fr-FR" w:bidi="ar-SA"/>
              </w:rPr>
              <w:t>clôture</w:t>
            </w:r>
            <w:r w:rsidRPr="006F0120">
              <w:rPr>
                <w:rFonts w:eastAsia="Times New Roman" w:cs="Calibri"/>
                <w:sz w:val="18"/>
                <w:szCs w:val="18"/>
                <w:lang w:eastAsia="fr-FR" w:bidi="ar-SA"/>
              </w:rPr>
              <w:t xml:space="preserve"> de l'enregistrement alimentée par défaut au 01/01/2076. cette date est modifiable</w:t>
            </w:r>
          </w:p>
        </w:tc>
      </w:tr>
      <w:tr w:rsidR="006F0120" w:rsidRPr="006F0120" w:rsidTr="006F0120">
        <w:trPr>
          <w:trHeight w:val="422"/>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LIB LONG FORME JURIDIQUE</w:t>
            </w:r>
          </w:p>
        </w:tc>
        <w:tc>
          <w:tcPr>
            <w:tcW w:w="708"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YL2FJD</w:t>
            </w:r>
          </w:p>
        </w:tc>
        <w:tc>
          <w:tcPr>
            <w:tcW w:w="137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alphanumérique (50)</w:t>
            </w:r>
          </w:p>
        </w:tc>
        <w:tc>
          <w:tcPr>
            <w:tcW w:w="109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764"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obligatoire</w:t>
            </w:r>
          </w:p>
        </w:tc>
        <w:tc>
          <w:tcPr>
            <w:tcW w:w="85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1</w:t>
            </w:r>
          </w:p>
        </w:tc>
        <w:tc>
          <w:tcPr>
            <w:tcW w:w="2029"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libellé</w:t>
            </w:r>
          </w:p>
        </w:tc>
      </w:tr>
      <w:tr w:rsidR="006F0120" w:rsidRPr="006F0120" w:rsidTr="006F0120">
        <w:trPr>
          <w:trHeight w:val="684"/>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LIBELLE FORME JURIDIQUE</w:t>
            </w:r>
          </w:p>
        </w:tc>
        <w:tc>
          <w:tcPr>
            <w:tcW w:w="708"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YL0FJD</w:t>
            </w:r>
          </w:p>
        </w:tc>
        <w:tc>
          <w:tcPr>
            <w:tcW w:w="137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alphanumérique (32)</w:t>
            </w:r>
          </w:p>
        </w:tc>
        <w:tc>
          <w:tcPr>
            <w:tcW w:w="109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764"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obligatoire</w:t>
            </w:r>
          </w:p>
        </w:tc>
        <w:tc>
          <w:tcPr>
            <w:tcW w:w="85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1</w:t>
            </w:r>
          </w:p>
        </w:tc>
        <w:tc>
          <w:tcPr>
            <w:tcW w:w="2029"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libellé</w:t>
            </w:r>
          </w:p>
        </w:tc>
      </w:tr>
      <w:tr w:rsidR="006F0120" w:rsidRPr="006F0120" w:rsidTr="006F0120">
        <w:trPr>
          <w:trHeight w:val="96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xml:space="preserve"> CODE USER DE DERNIERE MISE A JOUR</w:t>
            </w:r>
          </w:p>
        </w:tc>
        <w:tc>
          <w:tcPr>
            <w:tcW w:w="708" w:type="dxa"/>
            <w:tcBorders>
              <w:top w:val="nil"/>
              <w:left w:val="nil"/>
              <w:bottom w:val="single" w:sz="4" w:space="0" w:color="auto"/>
              <w:right w:val="single" w:sz="4" w:space="0" w:color="auto"/>
            </w:tcBorders>
            <w:shd w:val="clear" w:color="auto" w:fill="auto"/>
            <w:noWrap/>
            <w:vAlign w:val="center"/>
            <w:hideMark/>
          </w:tcPr>
          <w:p w:rsidR="006F0120" w:rsidRPr="006F0120" w:rsidRDefault="006F0120" w:rsidP="006F0120">
            <w:pPr>
              <w:ind w:right="22"/>
              <w:jc w:val="center"/>
              <w:rPr>
                <w:rFonts w:ascii="Segoe UI" w:eastAsia="Times New Roman" w:hAnsi="Segoe UI" w:cs="Segoe UI"/>
                <w:sz w:val="18"/>
                <w:szCs w:val="18"/>
                <w:lang w:eastAsia="fr-FR" w:bidi="ar-SA"/>
              </w:rPr>
            </w:pPr>
            <w:r w:rsidRPr="006F0120">
              <w:rPr>
                <w:rFonts w:ascii="Segoe UI" w:eastAsia="Times New Roman" w:hAnsi="Segoe UI" w:cs="Segoe UI"/>
                <w:sz w:val="18"/>
                <w:szCs w:val="18"/>
                <w:lang w:eastAsia="fr-FR" w:bidi="ar-SA"/>
              </w:rPr>
              <w:t>CUSER </w:t>
            </w:r>
          </w:p>
        </w:tc>
        <w:tc>
          <w:tcPr>
            <w:tcW w:w="137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alphanumérique (varchar255)</w:t>
            </w:r>
          </w:p>
        </w:tc>
        <w:tc>
          <w:tcPr>
            <w:tcW w:w="1091"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calculé , non modifiable</w:t>
            </w:r>
          </w:p>
        </w:tc>
        <w:tc>
          <w:tcPr>
            <w:tcW w:w="60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764"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 </w:t>
            </w:r>
          </w:p>
        </w:tc>
        <w:tc>
          <w:tcPr>
            <w:tcW w:w="113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ascii="Arial" w:eastAsia="Times New Roman" w:hAnsi="Arial"/>
                <w:sz w:val="18"/>
                <w:szCs w:val="18"/>
                <w:lang w:eastAsia="fr-FR" w:bidi="ar-SA"/>
              </w:rPr>
            </w:pPr>
            <w:r w:rsidRPr="006F0120">
              <w:rPr>
                <w:rFonts w:ascii="Arial" w:eastAsia="Times New Roman" w:hAnsi="Arial"/>
                <w:sz w:val="18"/>
                <w:szCs w:val="18"/>
                <w:lang w:eastAsia="fr-FR" w:bidi="ar-SA"/>
              </w:rPr>
              <w:t>obligatoire</w:t>
            </w:r>
          </w:p>
        </w:tc>
        <w:tc>
          <w:tcPr>
            <w:tcW w:w="852"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8"/>
                <w:szCs w:val="18"/>
                <w:lang w:eastAsia="fr-FR" w:bidi="ar-SA"/>
              </w:rPr>
            </w:pPr>
            <w:r w:rsidRPr="006F0120">
              <w:rPr>
                <w:rFonts w:eastAsia="Times New Roman" w:cs="Calibri"/>
                <w:sz w:val="18"/>
                <w:szCs w:val="18"/>
                <w:lang w:eastAsia="fr-FR" w:bidi="ar-SA"/>
              </w:rPr>
              <w:t>1</w:t>
            </w:r>
          </w:p>
        </w:tc>
        <w:tc>
          <w:tcPr>
            <w:tcW w:w="2029" w:type="dxa"/>
            <w:tcBorders>
              <w:top w:val="nil"/>
              <w:left w:val="nil"/>
              <w:bottom w:val="single" w:sz="4" w:space="0" w:color="auto"/>
              <w:right w:val="single" w:sz="4" w:space="0" w:color="auto"/>
            </w:tcBorders>
            <w:shd w:val="clear" w:color="auto" w:fill="auto"/>
            <w:vAlign w:val="center"/>
            <w:hideMark/>
          </w:tcPr>
          <w:p w:rsidR="006F0120" w:rsidRPr="006F0120" w:rsidRDefault="006F0120" w:rsidP="006F0120">
            <w:pPr>
              <w:ind w:right="22"/>
              <w:jc w:val="center"/>
              <w:rPr>
                <w:rFonts w:eastAsia="Times New Roman" w:cs="Calibri"/>
                <w:sz w:val="16"/>
                <w:szCs w:val="16"/>
                <w:lang w:eastAsia="fr-FR" w:bidi="ar-SA"/>
              </w:rPr>
            </w:pPr>
            <w:r w:rsidRPr="006F0120">
              <w:rPr>
                <w:rFonts w:eastAsia="Times New Roman" w:cs="Calibri"/>
                <w:sz w:val="16"/>
                <w:szCs w:val="16"/>
                <w:lang w:eastAsia="fr-FR" w:bidi="ar-SA"/>
              </w:rPr>
              <w:t xml:space="preserve">User ayant </w:t>
            </w:r>
            <w:r w:rsidR="000A6C3D" w:rsidRPr="006F0120">
              <w:rPr>
                <w:rFonts w:eastAsia="Times New Roman" w:cs="Calibri"/>
                <w:sz w:val="16"/>
                <w:szCs w:val="16"/>
                <w:lang w:eastAsia="fr-FR" w:bidi="ar-SA"/>
              </w:rPr>
              <w:t>effectué</w:t>
            </w:r>
            <w:r w:rsidRPr="006F0120">
              <w:rPr>
                <w:rFonts w:eastAsia="Times New Roman" w:cs="Calibri"/>
                <w:sz w:val="16"/>
                <w:szCs w:val="16"/>
                <w:lang w:eastAsia="fr-FR" w:bidi="ar-SA"/>
              </w:rPr>
              <w:t xml:space="preserve"> la dernière mise à jour  de l'enregistrement</w:t>
            </w:r>
          </w:p>
        </w:tc>
      </w:tr>
    </w:tbl>
    <w:p w:rsidR="00987BDB" w:rsidRPr="007E57B2" w:rsidRDefault="00987BDB" w:rsidP="0008681A">
      <w:pPr>
        <w:rPr>
          <w:rFonts w:asciiTheme="minorHAnsi" w:hAnsiTheme="minorHAnsi" w:cstheme="minorHAnsi"/>
          <w:szCs w:val="24"/>
        </w:rPr>
      </w:pPr>
    </w:p>
    <w:p w:rsidR="00A72220" w:rsidRPr="004E2387" w:rsidRDefault="00A72220" w:rsidP="00A72220">
      <w:pPr>
        <w:pStyle w:val="Titre4"/>
        <w:rPr>
          <w:rFonts w:asciiTheme="minorHAnsi" w:hAnsiTheme="minorHAnsi" w:cstheme="minorHAnsi"/>
        </w:rPr>
      </w:pPr>
      <w:r w:rsidRPr="004E2387">
        <w:rPr>
          <w:rFonts w:asciiTheme="minorHAnsi" w:hAnsiTheme="minorHAnsi" w:cstheme="minorHAnsi"/>
        </w:rPr>
        <w:t>Création : renseignement des données de ta_forme_juridique_dgi_lmtay518</w:t>
      </w: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A72220" w:rsidRPr="007E57B2" w:rsidRDefault="00A72220" w:rsidP="00AF1B75">
      <w:pPr>
        <w:numPr>
          <w:ilvl w:val="0"/>
          <w:numId w:val="43"/>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 CODE FORME JURIDIQUE (YC0FJD)  </w:t>
      </w:r>
    </w:p>
    <w:p w:rsidR="00A72220" w:rsidRPr="007E57B2" w:rsidRDefault="00A72220" w:rsidP="00AF1B75">
      <w:pPr>
        <w:numPr>
          <w:ilvl w:val="0"/>
          <w:numId w:val="43"/>
        </w:numPr>
        <w:autoSpaceDE w:val="0"/>
        <w:autoSpaceDN w:val="0"/>
        <w:adjustRightInd w:val="0"/>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LIB LONG FORME JURIDIQUE (YL2FJD)</w:t>
      </w:r>
    </w:p>
    <w:p w:rsidR="00A72220" w:rsidRPr="007E57B2" w:rsidRDefault="00A72220" w:rsidP="00AF1B75">
      <w:pPr>
        <w:numPr>
          <w:ilvl w:val="0"/>
          <w:numId w:val="43"/>
        </w:numPr>
        <w:autoSpaceDE w:val="0"/>
        <w:autoSpaceDN w:val="0"/>
        <w:adjustRightInd w:val="0"/>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 LIBELLE FORME JURIDIQUE (YL0FJD) </w:t>
      </w:r>
    </w:p>
    <w:p w:rsidR="00A72220" w:rsidRPr="007E57B2" w:rsidRDefault="00A72220" w:rsidP="00A72220">
      <w:pPr>
        <w:autoSpaceDE w:val="0"/>
        <w:autoSpaceDN w:val="0"/>
        <w:adjustRightInd w:val="0"/>
        <w:rPr>
          <w:rFonts w:asciiTheme="minorHAnsi" w:hAnsiTheme="minorHAnsi" w:cstheme="minorHAnsi"/>
          <w:szCs w:val="24"/>
          <w:lang w:eastAsia="fr-FR" w:bidi="ar-SA"/>
        </w:rPr>
      </w:pP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A72220" w:rsidRPr="007E57B2" w:rsidRDefault="00A72220" w:rsidP="00A72220">
      <w:pPr>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 CLOTURE (YDCLOT)</w:t>
      </w:r>
    </w:p>
    <w:p w:rsidR="007B3876" w:rsidRPr="007E57B2" w:rsidRDefault="007B3876" w:rsidP="002704D6">
      <w:pPr>
        <w:rPr>
          <w:rFonts w:asciiTheme="minorHAnsi" w:hAnsiTheme="minorHAnsi" w:cstheme="minorHAnsi"/>
          <w:szCs w:val="24"/>
          <w:lang w:eastAsia="fr-FR" w:bidi="ar-SA"/>
        </w:rPr>
      </w:pPr>
    </w:p>
    <w:p w:rsidR="00A72220" w:rsidRPr="004E2387" w:rsidRDefault="00A72220" w:rsidP="00A72220">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ta_forme_juridique_dgi_lmtay518</w:t>
      </w: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Données obligatoires : </w:t>
      </w:r>
    </w:p>
    <w:p w:rsidR="00A72220" w:rsidRPr="007E57B2" w:rsidRDefault="00A72220" w:rsidP="005B01C3">
      <w:pPr>
        <w:numPr>
          <w:ilvl w:val="0"/>
          <w:numId w:val="128"/>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CODE FORME JURIDIQUE (YC0FJD)  </w:t>
      </w:r>
    </w:p>
    <w:p w:rsidR="00A72220" w:rsidRPr="007E57B2" w:rsidRDefault="00A72220" w:rsidP="005B01C3">
      <w:pPr>
        <w:numPr>
          <w:ilvl w:val="0"/>
          <w:numId w:val="12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LIB LONG FORME JURIDIQUE (YL2FJD) </w:t>
      </w:r>
    </w:p>
    <w:p w:rsidR="00A72220" w:rsidRPr="007E57B2" w:rsidRDefault="00A72220" w:rsidP="005B01C3">
      <w:pPr>
        <w:numPr>
          <w:ilvl w:val="0"/>
          <w:numId w:val="12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LIBELLE FORME JURIDIQUE (YL0FJD) </w:t>
      </w:r>
    </w:p>
    <w:p w:rsidR="00A72220" w:rsidRPr="007E57B2" w:rsidRDefault="00A72220" w:rsidP="00A72220">
      <w:pPr>
        <w:autoSpaceDE w:val="0"/>
        <w:autoSpaceDN w:val="0"/>
        <w:adjustRightInd w:val="0"/>
        <w:rPr>
          <w:rFonts w:asciiTheme="minorHAnsi" w:hAnsiTheme="minorHAnsi" w:cstheme="minorHAnsi"/>
          <w:szCs w:val="24"/>
          <w:lang w:eastAsia="fr-FR" w:bidi="ar-SA"/>
        </w:rPr>
      </w:pP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Contrôles de longueur maximale : </w:t>
      </w:r>
    </w:p>
    <w:p w:rsidR="00A72220" w:rsidRPr="007E57B2" w:rsidRDefault="00A72220" w:rsidP="005B01C3">
      <w:pPr>
        <w:numPr>
          <w:ilvl w:val="0"/>
          <w:numId w:val="129"/>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FORME JURIDIQUE (YC0FJD) : 4 caractères</w:t>
      </w:r>
    </w:p>
    <w:p w:rsidR="00A72220" w:rsidRPr="007E57B2" w:rsidRDefault="00A72220" w:rsidP="005B01C3">
      <w:pPr>
        <w:numPr>
          <w:ilvl w:val="0"/>
          <w:numId w:val="12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LIB LONG FORME JURIDIQUE (YL2FJD) : 50 caractères</w:t>
      </w:r>
    </w:p>
    <w:p w:rsidR="00A72220" w:rsidRPr="007E57B2" w:rsidRDefault="00A72220" w:rsidP="005B01C3">
      <w:pPr>
        <w:numPr>
          <w:ilvl w:val="0"/>
          <w:numId w:val="12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LIBELLE FORME JURIDIQUE (YL0FJD) : 32 caractères</w:t>
      </w:r>
    </w:p>
    <w:p w:rsidR="00A72220" w:rsidRPr="007E57B2" w:rsidRDefault="00A72220" w:rsidP="00A72220">
      <w:pPr>
        <w:autoSpaceDE w:val="0"/>
        <w:autoSpaceDN w:val="0"/>
        <w:adjustRightInd w:val="0"/>
        <w:rPr>
          <w:rFonts w:asciiTheme="minorHAnsi" w:hAnsiTheme="minorHAnsi" w:cstheme="minorHAnsi"/>
          <w:szCs w:val="24"/>
          <w:lang w:eastAsia="fr-FR" w:bidi="ar-SA"/>
        </w:rPr>
      </w:pP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 d'unicité : </w:t>
      </w: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sur CODE FORME JURIDIQUE (YC0FJD)</w:t>
      </w:r>
    </w:p>
    <w:p w:rsidR="00A72220" w:rsidRPr="007E57B2" w:rsidRDefault="00A72220" w:rsidP="00A72220">
      <w:pPr>
        <w:autoSpaceDE w:val="0"/>
        <w:autoSpaceDN w:val="0"/>
        <w:adjustRightInd w:val="0"/>
        <w:rPr>
          <w:rFonts w:asciiTheme="minorHAnsi" w:hAnsiTheme="minorHAnsi" w:cstheme="minorHAnsi"/>
          <w:szCs w:val="24"/>
          <w:lang w:eastAsia="fr-FR" w:bidi="ar-SA"/>
        </w:rPr>
      </w:pP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Caractères autorisés ( ne concerne que les champs de saisie. Les dates et les listes déroulantes sont exclues de ces contrôles):</w:t>
      </w:r>
    </w:p>
    <w:p w:rsidR="00A72220" w:rsidRPr="007E57B2" w:rsidRDefault="008F2813"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Quel que</w:t>
      </w:r>
      <w:r w:rsidR="00A72220" w:rsidRPr="007E57B2">
        <w:rPr>
          <w:rFonts w:asciiTheme="minorHAnsi" w:hAnsiTheme="minorHAnsi" w:cstheme="minorHAnsi"/>
          <w:szCs w:val="24"/>
          <w:lang w:eastAsia="fr-FR" w:bidi="ar-SA"/>
        </w:rPr>
        <w:t xml:space="preserve"> soit le champs de saisie les caractères autorisés sont : </w:t>
      </w:r>
    </w:p>
    <w:p w:rsidR="00A72220" w:rsidRPr="007E57B2" w:rsidRDefault="00A72220" w:rsidP="005B01C3">
      <w:pPr>
        <w:numPr>
          <w:ilvl w:val="0"/>
          <w:numId w:val="130"/>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caractères alphanumériques en majuscules non accentuées (soit A-Z),</w:t>
      </w:r>
    </w:p>
    <w:p w:rsidR="00A72220" w:rsidRPr="007E57B2" w:rsidRDefault="00A72220" w:rsidP="005B01C3">
      <w:pPr>
        <w:numPr>
          <w:ilvl w:val="0"/>
          <w:numId w:val="130"/>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chiffres 0-9,</w:t>
      </w:r>
    </w:p>
    <w:p w:rsidR="00A72220" w:rsidRPr="007E57B2" w:rsidRDefault="00A72220" w:rsidP="005B01C3">
      <w:pPr>
        <w:numPr>
          <w:ilvl w:val="0"/>
          <w:numId w:val="130"/>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les séparateurs ‘ - . ,  /  , </w:t>
      </w: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tiret bas ou underscore _,</w:t>
      </w:r>
    </w:p>
    <w:p w:rsidR="00A72220" w:rsidRPr="007E57B2" w:rsidRDefault="00A72220" w:rsidP="00A72220">
      <w:pPr>
        <w:autoSpaceDE w:val="0"/>
        <w:autoSpaceDN w:val="0"/>
        <w:adjustRightInd w:val="0"/>
        <w:rPr>
          <w:rFonts w:asciiTheme="minorHAnsi" w:hAnsiTheme="minorHAnsi" w:cstheme="minorHAnsi"/>
          <w:szCs w:val="24"/>
          <w:lang w:eastAsia="fr-FR" w:bidi="ar-SA"/>
        </w:rPr>
      </w:pPr>
    </w:p>
    <w:p w:rsidR="00A72220" w:rsidRPr="004E2387" w:rsidRDefault="00A72220" w:rsidP="00A72220">
      <w:pPr>
        <w:pStyle w:val="Titre4"/>
        <w:rPr>
          <w:rFonts w:asciiTheme="minorHAnsi" w:hAnsiTheme="minorHAnsi" w:cstheme="minorHAnsi"/>
        </w:rPr>
      </w:pPr>
      <w:r w:rsidRPr="004E2387">
        <w:rPr>
          <w:rFonts w:asciiTheme="minorHAnsi" w:hAnsiTheme="minorHAnsi" w:cstheme="minorHAnsi"/>
        </w:rPr>
        <w:t>Modification : contrôle des données de ta_forme_juridique_dgi_lmtay518</w:t>
      </w:r>
    </w:p>
    <w:p w:rsidR="00A72220" w:rsidRPr="007E57B2" w:rsidRDefault="00A72220" w:rsidP="00A72220">
      <w:pPr>
        <w:rPr>
          <w:rFonts w:asciiTheme="minorHAnsi" w:hAnsiTheme="minorHAnsi" w:cstheme="minorHAnsi"/>
          <w:szCs w:val="24"/>
          <w:lang w:eastAsia="fr-FR" w:bidi="ar-SA"/>
        </w:rPr>
      </w:pPr>
      <w:r w:rsidRPr="007E57B2">
        <w:rPr>
          <w:rFonts w:asciiTheme="minorHAnsi" w:hAnsiTheme="minorHAnsi" w:cstheme="minorHAnsi"/>
          <w:szCs w:val="24"/>
        </w:rPr>
        <w:tab/>
      </w:r>
      <w:r w:rsidRPr="007E57B2">
        <w:rPr>
          <w:rFonts w:asciiTheme="minorHAnsi" w:hAnsiTheme="minorHAnsi" w:cstheme="minorHAnsi"/>
          <w:szCs w:val="24"/>
          <w:lang w:eastAsia="fr-FR" w:bidi="ar-SA"/>
        </w:rPr>
        <w:t xml:space="preserve">- Données obligatoires : </w:t>
      </w:r>
    </w:p>
    <w:p w:rsidR="00A72220" w:rsidRPr="007E57B2" w:rsidRDefault="00A72220" w:rsidP="005B01C3">
      <w:pPr>
        <w:numPr>
          <w:ilvl w:val="0"/>
          <w:numId w:val="316"/>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LIB LONG FORME JURIDIQUE (YL2FJD) </w:t>
      </w:r>
    </w:p>
    <w:p w:rsidR="00A72220" w:rsidRPr="007E57B2" w:rsidRDefault="00A72220" w:rsidP="005B01C3">
      <w:pPr>
        <w:numPr>
          <w:ilvl w:val="0"/>
          <w:numId w:val="316"/>
        </w:numPr>
        <w:autoSpaceDE w:val="0"/>
        <w:autoSpaceDN w:val="0"/>
        <w:adjustRightInd w:val="0"/>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LIBELLE FORME JURIDIQUE (YL0FJD) </w:t>
      </w:r>
    </w:p>
    <w:p w:rsidR="00A72220" w:rsidRPr="007E57B2" w:rsidRDefault="00A72220" w:rsidP="00A72220">
      <w:pPr>
        <w:autoSpaceDE w:val="0"/>
        <w:autoSpaceDN w:val="0"/>
        <w:adjustRightInd w:val="0"/>
        <w:rPr>
          <w:rFonts w:asciiTheme="minorHAnsi" w:hAnsiTheme="minorHAnsi" w:cstheme="minorHAnsi"/>
          <w:szCs w:val="24"/>
          <w:lang w:eastAsia="fr-FR" w:bidi="ar-SA"/>
        </w:rPr>
      </w:pP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Contrôles de longueur maximale : </w:t>
      </w:r>
    </w:p>
    <w:p w:rsidR="00A72220" w:rsidRPr="007E57B2" w:rsidRDefault="00A72220" w:rsidP="005B01C3">
      <w:pPr>
        <w:numPr>
          <w:ilvl w:val="0"/>
          <w:numId w:val="317"/>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LIB LONG FORME JURIDIQUE (YL2FJD) : 50 caractères</w:t>
      </w:r>
    </w:p>
    <w:p w:rsidR="00A72220" w:rsidRPr="007E57B2" w:rsidRDefault="00A72220" w:rsidP="005B01C3">
      <w:pPr>
        <w:numPr>
          <w:ilvl w:val="0"/>
          <w:numId w:val="317"/>
        </w:numPr>
        <w:autoSpaceDE w:val="0"/>
        <w:autoSpaceDN w:val="0"/>
        <w:adjustRightInd w:val="0"/>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LIBELLE FORME JURIDIQUE (YL0FJD) : 32 caractères</w:t>
      </w:r>
    </w:p>
    <w:p w:rsidR="00A72220" w:rsidRPr="007E57B2" w:rsidRDefault="00A72220" w:rsidP="00A72220">
      <w:pPr>
        <w:autoSpaceDE w:val="0"/>
        <w:autoSpaceDN w:val="0"/>
        <w:adjustRightInd w:val="0"/>
        <w:rPr>
          <w:rFonts w:asciiTheme="minorHAnsi" w:hAnsiTheme="minorHAnsi" w:cstheme="minorHAnsi"/>
          <w:szCs w:val="24"/>
          <w:lang w:eastAsia="fr-FR" w:bidi="ar-SA"/>
        </w:rPr>
      </w:pP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Caractères autorisés ( ne concerne que les champs de saisie. Les dates et les listes déroulantes sont exclues de ces contrôles):</w:t>
      </w:r>
    </w:p>
    <w:p w:rsidR="00A72220" w:rsidRPr="007E57B2" w:rsidRDefault="008F2813"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Quel que</w:t>
      </w:r>
      <w:r w:rsidR="00A72220" w:rsidRPr="007E57B2">
        <w:rPr>
          <w:rFonts w:asciiTheme="minorHAnsi" w:hAnsiTheme="minorHAnsi" w:cstheme="minorHAnsi"/>
          <w:szCs w:val="24"/>
          <w:lang w:eastAsia="fr-FR" w:bidi="ar-SA"/>
        </w:rPr>
        <w:t xml:space="preserve"> soit le champs de saisie les caractères autorisés sont : </w:t>
      </w:r>
    </w:p>
    <w:p w:rsidR="00A72220" w:rsidRPr="007E57B2" w:rsidRDefault="00A72220" w:rsidP="005B01C3">
      <w:pPr>
        <w:numPr>
          <w:ilvl w:val="0"/>
          <w:numId w:val="318"/>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caractères alphanumériques en majuscules non accentuées (soit A-Z),</w:t>
      </w:r>
    </w:p>
    <w:p w:rsidR="00A72220" w:rsidRPr="007E57B2" w:rsidRDefault="00A72220" w:rsidP="005B01C3">
      <w:pPr>
        <w:numPr>
          <w:ilvl w:val="0"/>
          <w:numId w:val="318"/>
        </w:numPr>
        <w:autoSpaceDE w:val="0"/>
        <w:autoSpaceDN w:val="0"/>
        <w:adjustRightInd w:val="0"/>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chiffres 0-9,</w:t>
      </w:r>
    </w:p>
    <w:p w:rsidR="00A72220" w:rsidRPr="007E57B2" w:rsidRDefault="00A72220" w:rsidP="005B01C3">
      <w:pPr>
        <w:numPr>
          <w:ilvl w:val="0"/>
          <w:numId w:val="318"/>
        </w:numPr>
        <w:autoSpaceDE w:val="0"/>
        <w:autoSpaceDN w:val="0"/>
        <w:adjustRightInd w:val="0"/>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les séparateurs ‘ - . ,  /  , </w:t>
      </w:r>
    </w:p>
    <w:p w:rsidR="00A72220" w:rsidRPr="007E57B2" w:rsidRDefault="00A72220" w:rsidP="00A72220">
      <w:pPr>
        <w:tabs>
          <w:tab w:val="left" w:pos="1155"/>
        </w:tabs>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tiret bas ou underscore _,</w:t>
      </w:r>
    </w:p>
    <w:p w:rsidR="00CA7ACC" w:rsidRPr="007E57B2" w:rsidRDefault="00CA7ACC" w:rsidP="00A72220">
      <w:pPr>
        <w:tabs>
          <w:tab w:val="left" w:pos="1155"/>
        </w:tabs>
        <w:autoSpaceDE w:val="0"/>
        <w:autoSpaceDN w:val="0"/>
        <w:adjustRightInd w:val="0"/>
        <w:rPr>
          <w:rFonts w:asciiTheme="minorHAnsi" w:hAnsiTheme="minorHAnsi" w:cstheme="minorHAnsi"/>
          <w:szCs w:val="24"/>
          <w:lang w:eastAsia="fr-FR" w:bidi="ar-SA"/>
        </w:rPr>
      </w:pPr>
    </w:p>
    <w:p w:rsidR="00CA7ACC" w:rsidRDefault="00CA7ACC" w:rsidP="00CA7ACC">
      <w:pPr>
        <w:pStyle w:val="Titre4"/>
        <w:rPr>
          <w:rFonts w:asciiTheme="minorHAnsi" w:hAnsiTheme="minorHAnsi" w:cstheme="minorHAnsi"/>
        </w:rPr>
      </w:pPr>
      <w:r w:rsidRPr="00CA7ACC">
        <w:rPr>
          <w:rFonts w:asciiTheme="minorHAnsi" w:hAnsiTheme="minorHAnsi" w:cstheme="minorHAnsi"/>
        </w:rPr>
        <w:t>Modification : renseignement des données de ta_forme_juridique_dgi_lmtay518</w:t>
      </w:r>
    </w:p>
    <w:p w:rsidR="00CA7ACC" w:rsidRPr="007E57B2" w:rsidRDefault="00CA7ACC" w:rsidP="00CA7AC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CA7ACC" w:rsidRPr="007E57B2" w:rsidRDefault="00CA7ACC" w:rsidP="00357DCC">
      <w:pPr>
        <w:numPr>
          <w:ilvl w:val="0"/>
          <w:numId w:val="489"/>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 LIB LONG FORME JURIDIQUE (YL2FJD)</w:t>
      </w:r>
    </w:p>
    <w:p w:rsidR="00CA7ACC" w:rsidRPr="007E57B2" w:rsidRDefault="00CA7ACC" w:rsidP="00357DCC">
      <w:pPr>
        <w:numPr>
          <w:ilvl w:val="0"/>
          <w:numId w:val="48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LIBELLE FORME JURIDIQUE (YL0FJD)</w:t>
      </w:r>
    </w:p>
    <w:p w:rsidR="00CA7ACC" w:rsidRPr="007E57B2" w:rsidRDefault="00CA7ACC" w:rsidP="00CA7ACC">
      <w:pPr>
        <w:autoSpaceDE w:val="0"/>
        <w:autoSpaceDN w:val="0"/>
        <w:adjustRightInd w:val="0"/>
        <w:rPr>
          <w:rFonts w:asciiTheme="minorHAnsi" w:hAnsiTheme="minorHAnsi" w:cstheme="minorHAnsi"/>
          <w:szCs w:val="24"/>
          <w:lang w:eastAsia="fr-FR" w:bidi="ar-SA"/>
        </w:rPr>
      </w:pPr>
    </w:p>
    <w:p w:rsidR="00CA7ACC" w:rsidRPr="007E57B2" w:rsidRDefault="00CA7ACC" w:rsidP="00CA7AC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CA7ACC" w:rsidRPr="007E57B2" w:rsidRDefault="00CA7ACC" w:rsidP="00357DCC">
      <w:pPr>
        <w:numPr>
          <w:ilvl w:val="0"/>
          <w:numId w:val="490"/>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 CLOTURE (YDCLOT)</w:t>
      </w:r>
    </w:p>
    <w:p w:rsidR="00CA7ACC" w:rsidRPr="007E57B2" w:rsidRDefault="00CA7ACC" w:rsidP="00CA7ACC">
      <w:pPr>
        <w:rPr>
          <w:rFonts w:asciiTheme="minorHAnsi" w:hAnsiTheme="minorHAnsi" w:cstheme="minorHAnsi"/>
          <w:szCs w:val="24"/>
        </w:rPr>
      </w:pPr>
    </w:p>
    <w:p w:rsidR="008A6E6E" w:rsidRPr="007E57B2" w:rsidRDefault="008A6E6E">
      <w:pPr>
        <w:rPr>
          <w:rFonts w:asciiTheme="minorHAnsi" w:hAnsiTheme="minorHAnsi" w:cstheme="minorHAnsi"/>
          <w:szCs w:val="24"/>
        </w:rPr>
      </w:pPr>
      <w:r w:rsidRPr="007E57B2">
        <w:rPr>
          <w:rFonts w:asciiTheme="minorHAnsi" w:hAnsiTheme="minorHAnsi" w:cstheme="minorHAnsi"/>
          <w:szCs w:val="24"/>
        </w:rPr>
        <w:br w:type="page"/>
      </w:r>
    </w:p>
    <w:p w:rsidR="00A72220" w:rsidRPr="00BF16B6" w:rsidRDefault="00A72220" w:rsidP="00A72220">
      <w:pPr>
        <w:pStyle w:val="Titre3"/>
      </w:pPr>
      <w:bookmarkStart w:id="866" w:name="_Toc515444428"/>
      <w:r w:rsidRPr="00BF16B6">
        <w:t>ta_categorie_de_client_lmtay523</w:t>
      </w:r>
      <w:bookmarkEnd w:id="866"/>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lmtay523</w:instrText>
      </w:r>
      <w:r w:rsidR="005A639E">
        <w:instrText xml:space="preserve">" </w:instrText>
      </w:r>
      <w:r w:rsidR="005A639E">
        <w:rPr>
          <w:rFonts w:asciiTheme="minorHAnsi" w:hAnsiTheme="minorHAnsi" w:cstheme="minorHAnsi"/>
        </w:rPr>
        <w:fldChar w:fldCharType="end"/>
      </w:r>
    </w:p>
    <w:p w:rsidR="0008681A" w:rsidRPr="007E57B2" w:rsidRDefault="002369DD" w:rsidP="0008681A">
      <w:pPr>
        <w:rPr>
          <w:rFonts w:asciiTheme="minorHAnsi" w:hAnsiTheme="minorHAnsi" w:cstheme="minorHAnsi"/>
          <w:szCs w:val="24"/>
        </w:rPr>
      </w:pPr>
      <w:r w:rsidRPr="007E57B2">
        <w:rPr>
          <w:rFonts w:asciiTheme="minorHAnsi" w:eastAsia="Times New Roman" w:hAnsiTheme="minorHAnsi" w:cstheme="minorHAnsi"/>
          <w:color w:val="000000"/>
          <w:szCs w:val="24"/>
          <w:lang w:eastAsia="fr-FR" w:bidi="ar-SA"/>
        </w:rPr>
        <w:t>C</w:t>
      </w:r>
      <w:r w:rsidR="0008681A" w:rsidRPr="007E57B2">
        <w:rPr>
          <w:rFonts w:asciiTheme="minorHAnsi" w:eastAsia="Times New Roman" w:hAnsiTheme="minorHAnsi" w:cstheme="minorHAnsi"/>
          <w:color w:val="000000"/>
          <w:szCs w:val="24"/>
          <w:lang w:eastAsia="fr-FR" w:bidi="ar-SA"/>
        </w:rPr>
        <w:t xml:space="preserve">lassification </w:t>
      </w:r>
      <w:r w:rsidRPr="007E57B2">
        <w:rPr>
          <w:rFonts w:asciiTheme="minorHAnsi" w:eastAsia="Times New Roman" w:hAnsiTheme="minorHAnsi" w:cstheme="minorHAnsi"/>
          <w:color w:val="000000"/>
          <w:szCs w:val="24"/>
          <w:lang w:eastAsia="fr-FR" w:bidi="ar-SA"/>
        </w:rPr>
        <w:t>de la clientèle propre à</w:t>
      </w:r>
      <w:r w:rsidR="0008681A" w:rsidRPr="007E57B2">
        <w:rPr>
          <w:rFonts w:asciiTheme="minorHAnsi" w:eastAsia="Times New Roman" w:hAnsiTheme="minorHAnsi" w:cstheme="minorHAnsi"/>
          <w:color w:val="000000"/>
          <w:szCs w:val="24"/>
          <w:lang w:eastAsia="fr-FR" w:bidi="ar-SA"/>
        </w:rPr>
        <w:t xml:space="preserve"> la </w:t>
      </w:r>
      <w:r w:rsidR="00BC0002" w:rsidRPr="007E57B2">
        <w:rPr>
          <w:rFonts w:asciiTheme="minorHAnsi" w:eastAsia="Times New Roman" w:hAnsiTheme="minorHAnsi" w:cstheme="minorHAnsi"/>
          <w:color w:val="000000"/>
          <w:szCs w:val="24"/>
          <w:lang w:eastAsia="fr-FR" w:bidi="ar-SA"/>
        </w:rPr>
        <w:t>direction du bancaire CDC</w:t>
      </w:r>
      <w:r w:rsidR="0008681A" w:rsidRPr="007E57B2">
        <w:rPr>
          <w:rFonts w:asciiTheme="minorHAnsi" w:eastAsia="Times New Roman" w:hAnsiTheme="minorHAnsi" w:cstheme="minorHAnsi"/>
          <w:color w:val="000000"/>
          <w:szCs w:val="24"/>
          <w:lang w:eastAsia="fr-FR" w:bidi="ar-SA"/>
        </w:rPr>
        <w:t xml:space="preserve">   (ex : </w:t>
      </w:r>
      <w:r w:rsidR="00BC0002" w:rsidRPr="007E57B2">
        <w:rPr>
          <w:rFonts w:asciiTheme="minorHAnsi" w:eastAsia="Times New Roman" w:hAnsiTheme="minorHAnsi" w:cstheme="minorHAnsi"/>
          <w:color w:val="000000"/>
          <w:szCs w:val="24"/>
          <w:lang w:eastAsia="fr-FR" w:bidi="ar-SA"/>
        </w:rPr>
        <w:t xml:space="preserve">101 </w:t>
      </w:r>
      <w:r w:rsidR="0008681A" w:rsidRPr="007E57B2">
        <w:rPr>
          <w:rFonts w:asciiTheme="minorHAnsi" w:eastAsia="Times New Roman" w:hAnsiTheme="minorHAnsi" w:cstheme="minorHAnsi"/>
          <w:color w:val="000000"/>
          <w:szCs w:val="24"/>
          <w:lang w:eastAsia="fr-FR" w:bidi="ar-SA"/>
        </w:rPr>
        <w:t>notaires...)</w:t>
      </w:r>
    </w:p>
    <w:p w:rsidR="0008681A" w:rsidRPr="007E57B2" w:rsidRDefault="0008681A" w:rsidP="00A72220">
      <w:pPr>
        <w:autoSpaceDE w:val="0"/>
        <w:autoSpaceDN w:val="0"/>
        <w:adjustRightInd w:val="0"/>
        <w:rPr>
          <w:rFonts w:asciiTheme="minorHAnsi" w:hAnsiTheme="minorHAnsi" w:cstheme="minorHAnsi"/>
          <w:szCs w:val="24"/>
          <w:lang w:eastAsia="fr-FR" w:bidi="ar-SA"/>
        </w:rPr>
      </w:pPr>
    </w:p>
    <w:p w:rsidR="00987BDB" w:rsidRPr="007E57B2" w:rsidRDefault="00987BDB" w:rsidP="007E57B2">
      <w:pPr>
        <w:pStyle w:val="Titre4"/>
      </w:pPr>
      <w:r w:rsidRPr="007E57B2">
        <w:t>Structure de la table</w:t>
      </w:r>
    </w:p>
    <w:tbl>
      <w:tblPr>
        <w:tblW w:w="10221" w:type="dxa"/>
        <w:tblInd w:w="55" w:type="dxa"/>
        <w:tblLayout w:type="fixed"/>
        <w:tblCellMar>
          <w:left w:w="70" w:type="dxa"/>
          <w:right w:w="70" w:type="dxa"/>
        </w:tblCellMar>
        <w:tblLook w:val="04A0" w:firstRow="1" w:lastRow="0" w:firstColumn="1" w:lastColumn="0" w:noHBand="0" w:noVBand="1"/>
      </w:tblPr>
      <w:tblGrid>
        <w:gridCol w:w="1433"/>
        <w:gridCol w:w="876"/>
        <w:gridCol w:w="1350"/>
        <w:gridCol w:w="1088"/>
        <w:gridCol w:w="598"/>
        <w:gridCol w:w="923"/>
        <w:gridCol w:w="977"/>
        <w:gridCol w:w="850"/>
        <w:gridCol w:w="2126"/>
      </w:tblGrid>
      <w:tr w:rsidR="00F37D20" w:rsidRPr="00F37D20" w:rsidTr="00F37D20">
        <w:trPr>
          <w:trHeight w:val="720"/>
          <w:tblHeader/>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type longueur</w:t>
            </w:r>
          </w:p>
        </w:tc>
        <w:tc>
          <w:tcPr>
            <w:tcW w:w="1088" w:type="dxa"/>
            <w:tcBorders>
              <w:top w:val="single" w:sz="4" w:space="0" w:color="auto"/>
              <w:left w:val="nil"/>
              <w:bottom w:val="single" w:sz="4" w:space="0" w:color="auto"/>
              <w:right w:val="single" w:sz="4" w:space="0" w:color="auto"/>
            </w:tcBorders>
            <w:shd w:val="clear" w:color="000000" w:fill="C5D9F1"/>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 / alimenté</w:t>
            </w:r>
          </w:p>
        </w:tc>
        <w:tc>
          <w:tcPr>
            <w:tcW w:w="598" w:type="dxa"/>
            <w:tcBorders>
              <w:top w:val="single" w:sz="4" w:space="0" w:color="auto"/>
              <w:left w:val="nil"/>
              <w:bottom w:val="single" w:sz="4" w:space="0" w:color="auto"/>
              <w:right w:val="single" w:sz="4" w:space="0" w:color="auto"/>
            </w:tcBorders>
            <w:shd w:val="clear" w:color="000000" w:fill="C5D9F1"/>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clé</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table origine</w:t>
            </w:r>
          </w:p>
        </w:tc>
        <w:tc>
          <w:tcPr>
            <w:tcW w:w="977" w:type="dxa"/>
            <w:tcBorders>
              <w:top w:val="single" w:sz="4" w:space="0" w:color="auto"/>
              <w:left w:val="nil"/>
              <w:bottom w:val="single" w:sz="4" w:space="0" w:color="auto"/>
              <w:right w:val="single" w:sz="4" w:space="0" w:color="auto"/>
            </w:tcBorders>
            <w:shd w:val="clear" w:color="000000" w:fill="C5D9F1"/>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 / facultatif</w:t>
            </w:r>
          </w:p>
        </w:tc>
        <w:tc>
          <w:tcPr>
            <w:tcW w:w="850" w:type="dxa"/>
            <w:tcBorders>
              <w:top w:val="single" w:sz="4" w:space="0" w:color="auto"/>
              <w:left w:val="nil"/>
              <w:bottom w:val="single" w:sz="4" w:space="0" w:color="auto"/>
              <w:right w:val="single" w:sz="4" w:space="0" w:color="auto"/>
            </w:tcBorders>
            <w:shd w:val="clear" w:color="000000" w:fill="C5D9F1"/>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cardinalité</w:t>
            </w:r>
          </w:p>
        </w:tc>
        <w:tc>
          <w:tcPr>
            <w:tcW w:w="2126" w:type="dxa"/>
            <w:tcBorders>
              <w:top w:val="single" w:sz="4" w:space="0" w:color="auto"/>
              <w:left w:val="nil"/>
              <w:bottom w:val="single" w:sz="4" w:space="0" w:color="auto"/>
              <w:right w:val="single" w:sz="4" w:space="0" w:color="auto"/>
            </w:tcBorders>
            <w:shd w:val="clear" w:color="000000" w:fill="C5D9F1"/>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définition</w:t>
            </w:r>
          </w:p>
        </w:tc>
      </w:tr>
      <w:tr w:rsidR="00F37D20" w:rsidRPr="00F37D20" w:rsidTr="00F37D20">
        <w:trPr>
          <w:trHeight w:val="96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CATEGORIE CLIENTELE TECHNIQUE</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CCCLIT</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(1)</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technique O/N</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top permettant  de filtrer les catégories </w:t>
            </w:r>
            <w:r w:rsidR="000A6C3D" w:rsidRPr="00F37D20">
              <w:rPr>
                <w:rFonts w:eastAsia="Times New Roman" w:cs="Calibri"/>
                <w:sz w:val="18"/>
                <w:szCs w:val="18"/>
                <w:lang w:eastAsia="fr-FR" w:bidi="ar-SA"/>
              </w:rPr>
              <w:t>particulières</w:t>
            </w:r>
            <w:r w:rsidRPr="00F37D20">
              <w:rPr>
                <w:rFonts w:eastAsia="Times New Roman" w:cs="Calibri"/>
                <w:sz w:val="18"/>
                <w:szCs w:val="18"/>
                <w:lang w:eastAsia="fr-FR" w:bidi="ar-SA"/>
              </w:rPr>
              <w:t xml:space="preserve">, pour contrôle de gestion- donnée </w:t>
            </w:r>
            <w:r w:rsidR="000A6C3D" w:rsidRPr="00F37D20">
              <w:rPr>
                <w:rFonts w:eastAsia="Times New Roman" w:cs="Calibri"/>
                <w:sz w:val="18"/>
                <w:szCs w:val="18"/>
                <w:lang w:eastAsia="fr-FR" w:bidi="ar-SA"/>
              </w:rPr>
              <w:t>obsolète</w:t>
            </w:r>
            <w:r w:rsidRPr="00F37D20">
              <w:rPr>
                <w:rFonts w:eastAsia="Times New Roman" w:cs="Calibri"/>
                <w:sz w:val="18"/>
                <w:szCs w:val="18"/>
                <w:lang w:eastAsia="fr-FR" w:bidi="ar-SA"/>
              </w:rPr>
              <w:t xml:space="preserve"> probablement</w:t>
            </w:r>
          </w:p>
        </w:tc>
      </w:tr>
      <w:tr w:rsidR="00F37D20" w:rsidRPr="00F37D20" w:rsidTr="00F37D20">
        <w:trPr>
          <w:trHeight w:val="72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CD FISCAL CATEGORIE CLIENTELE</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YCFCCC</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(1)</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technique O/N</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top distinguant les clients </w:t>
            </w:r>
            <w:r w:rsidR="000A6C3D" w:rsidRPr="00F37D20">
              <w:rPr>
                <w:rFonts w:eastAsia="Times New Roman" w:cs="Calibri"/>
                <w:sz w:val="18"/>
                <w:szCs w:val="18"/>
                <w:lang w:eastAsia="fr-FR" w:bidi="ar-SA"/>
              </w:rPr>
              <w:t>pour lesquels</w:t>
            </w:r>
            <w:r w:rsidRPr="00F37D20">
              <w:rPr>
                <w:rFonts w:eastAsia="Times New Roman" w:cs="Calibri"/>
                <w:sz w:val="18"/>
                <w:szCs w:val="18"/>
                <w:lang w:eastAsia="fr-FR" w:bidi="ar-SA"/>
              </w:rPr>
              <w:t xml:space="preserve"> la CDC produit les états fiscaux - </w:t>
            </w:r>
            <w:r w:rsidR="000A6C3D" w:rsidRPr="00F37D20">
              <w:rPr>
                <w:rFonts w:eastAsia="Times New Roman" w:cs="Calibri"/>
                <w:sz w:val="18"/>
                <w:szCs w:val="18"/>
                <w:lang w:eastAsia="fr-FR" w:bidi="ar-SA"/>
              </w:rPr>
              <w:t>obsolète</w:t>
            </w:r>
            <w:r w:rsidRPr="00F37D20">
              <w:rPr>
                <w:rFonts w:eastAsia="Times New Roman" w:cs="Calibri"/>
                <w:sz w:val="18"/>
                <w:szCs w:val="18"/>
                <w:lang w:eastAsia="fr-FR" w:bidi="ar-SA"/>
              </w:rPr>
              <w:t xml:space="preserve"> 2015?</w:t>
            </w:r>
          </w:p>
        </w:tc>
      </w:tr>
      <w:tr w:rsidR="00F37D20" w:rsidRPr="00F37D20" w:rsidTr="00F37D20">
        <w:trPr>
          <w:trHeight w:val="48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CLIENT APPARENTE CDC</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CAPPAR</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(1)</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technique O/N</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top pour </w:t>
            </w:r>
            <w:r w:rsidR="000A6C3D" w:rsidRPr="00F37D20">
              <w:rPr>
                <w:rFonts w:eastAsia="Times New Roman" w:cs="Calibri"/>
                <w:sz w:val="18"/>
                <w:szCs w:val="18"/>
                <w:lang w:eastAsia="fr-FR" w:bidi="ar-SA"/>
              </w:rPr>
              <w:t>agrégat</w:t>
            </w:r>
            <w:r w:rsidRPr="00F37D20">
              <w:rPr>
                <w:rFonts w:eastAsia="Times New Roman" w:cs="Calibri"/>
                <w:sz w:val="18"/>
                <w:szCs w:val="18"/>
                <w:lang w:eastAsia="fr-FR" w:bidi="ar-SA"/>
              </w:rPr>
              <w:t xml:space="preserve"> - </w:t>
            </w:r>
            <w:r w:rsidR="000A6C3D" w:rsidRPr="00F37D20">
              <w:rPr>
                <w:rFonts w:eastAsia="Times New Roman" w:cs="Calibri"/>
                <w:sz w:val="18"/>
                <w:szCs w:val="18"/>
                <w:lang w:eastAsia="fr-FR" w:bidi="ar-SA"/>
              </w:rPr>
              <w:t>obsolète</w:t>
            </w:r>
            <w:r w:rsidRPr="00F37D20">
              <w:rPr>
                <w:rFonts w:eastAsia="Times New Roman" w:cs="Calibri"/>
                <w:sz w:val="18"/>
                <w:szCs w:val="18"/>
                <w:lang w:eastAsia="fr-FR" w:bidi="ar-SA"/>
              </w:rPr>
              <w:t xml:space="preserve"> 2015 ?</w:t>
            </w:r>
          </w:p>
        </w:tc>
      </w:tr>
      <w:tr w:rsidR="00F37D20" w:rsidRPr="00F37D20" w:rsidTr="00F37D20">
        <w:trPr>
          <w:trHeight w:val="96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AGENT CDC</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CAG</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(8)</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facultatif</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définit le </w:t>
            </w:r>
            <w:r w:rsidR="000A6C3D" w:rsidRPr="00F37D20">
              <w:rPr>
                <w:rFonts w:eastAsia="Times New Roman" w:cs="Calibri"/>
                <w:sz w:val="18"/>
                <w:szCs w:val="18"/>
                <w:lang w:eastAsia="fr-FR" w:bidi="ar-SA"/>
              </w:rPr>
              <w:t>responsable</w:t>
            </w:r>
            <w:r w:rsidRPr="00F37D20">
              <w:rPr>
                <w:rFonts w:eastAsia="Times New Roman" w:cs="Calibri"/>
                <w:sz w:val="18"/>
                <w:szCs w:val="18"/>
                <w:lang w:eastAsia="fr-FR" w:bidi="ar-SA"/>
              </w:rPr>
              <w:t xml:space="preserve"> de cette catégorie de </w:t>
            </w:r>
            <w:r w:rsidR="000A6C3D" w:rsidRPr="00F37D20">
              <w:rPr>
                <w:rFonts w:eastAsia="Times New Roman" w:cs="Calibri"/>
                <w:sz w:val="18"/>
                <w:szCs w:val="18"/>
                <w:lang w:eastAsia="fr-FR" w:bidi="ar-SA"/>
              </w:rPr>
              <w:t>clientèle</w:t>
            </w:r>
            <w:r w:rsidRPr="00F37D20">
              <w:rPr>
                <w:rFonts w:eastAsia="Times New Roman" w:cs="Calibri"/>
                <w:sz w:val="18"/>
                <w:szCs w:val="18"/>
                <w:lang w:eastAsia="fr-FR" w:bidi="ar-SA"/>
              </w:rPr>
              <w:t xml:space="preserve"> pour affichage IHM et </w:t>
            </w:r>
            <w:r w:rsidR="000A6C3D" w:rsidRPr="00F37D20">
              <w:rPr>
                <w:rFonts w:eastAsia="Times New Roman" w:cs="Calibri"/>
                <w:sz w:val="18"/>
                <w:szCs w:val="18"/>
                <w:lang w:eastAsia="fr-FR" w:bidi="ar-SA"/>
              </w:rPr>
              <w:t>relevés</w:t>
            </w:r>
            <w:r w:rsidRPr="00F37D20">
              <w:rPr>
                <w:rFonts w:eastAsia="Times New Roman" w:cs="Calibri"/>
                <w:sz w:val="18"/>
                <w:szCs w:val="18"/>
                <w:lang w:eastAsia="fr-FR" w:bidi="ar-SA"/>
              </w:rPr>
              <w:t xml:space="preserve"> -(n'est plus utilisé dans Tiers)</w:t>
            </w:r>
          </w:p>
        </w:tc>
      </w:tr>
      <w:tr w:rsidR="00F37D20" w:rsidRPr="00F37D20" w:rsidTr="00F37D20">
        <w:trPr>
          <w:trHeight w:val="96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CATEGORIE CLIENTELE</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CCCLIE</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(3)</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clé</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0A6C3D">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classement des </w:t>
            </w:r>
            <w:r w:rsidR="000A6C3D" w:rsidRPr="00F37D20">
              <w:rPr>
                <w:rFonts w:eastAsia="Times New Roman" w:cs="Calibri"/>
                <w:sz w:val="18"/>
                <w:szCs w:val="18"/>
                <w:lang w:eastAsia="fr-FR" w:bidi="ar-SA"/>
              </w:rPr>
              <w:t>clientes</w:t>
            </w:r>
            <w:r w:rsidRPr="00F37D20">
              <w:rPr>
                <w:rFonts w:eastAsia="Times New Roman" w:cs="Calibri"/>
                <w:sz w:val="18"/>
                <w:szCs w:val="18"/>
                <w:lang w:eastAsia="fr-FR" w:bidi="ar-SA"/>
              </w:rPr>
              <w:t xml:space="preserve"> du bancaire en fonction de leurs natures </w:t>
            </w:r>
            <w:r w:rsidR="000A6C3D" w:rsidRPr="00F37D20">
              <w:rPr>
                <w:rFonts w:eastAsia="Times New Roman" w:cs="Calibri"/>
                <w:sz w:val="18"/>
                <w:szCs w:val="18"/>
                <w:lang w:eastAsia="fr-FR" w:bidi="ar-SA"/>
              </w:rPr>
              <w:t>juridiques</w:t>
            </w:r>
            <w:r w:rsidRPr="00F37D20">
              <w:rPr>
                <w:rFonts w:eastAsia="Times New Roman" w:cs="Calibri"/>
                <w:sz w:val="18"/>
                <w:szCs w:val="18"/>
                <w:lang w:eastAsia="fr-FR" w:bidi="ar-SA"/>
              </w:rPr>
              <w:t xml:space="preserve"> économiques, </w:t>
            </w:r>
            <w:r w:rsidR="000A6C3D" w:rsidRPr="00F37D20">
              <w:rPr>
                <w:rFonts w:eastAsia="Times New Roman" w:cs="Calibri"/>
                <w:sz w:val="18"/>
                <w:szCs w:val="18"/>
                <w:lang w:eastAsia="fr-FR" w:bidi="ar-SA"/>
              </w:rPr>
              <w:t>stratégiques</w:t>
            </w:r>
          </w:p>
        </w:tc>
      </w:tr>
      <w:tr w:rsidR="00F37D20" w:rsidRPr="00F37D20" w:rsidTr="00F37D20">
        <w:trPr>
          <w:trHeight w:val="72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CLASSIFICAT° MIF</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YC0MIF</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(1)</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LMTAY718</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CLASSEMENT DES CLIENTS </w:t>
            </w:r>
            <w:r w:rsidR="000A6C3D" w:rsidRPr="00F37D20">
              <w:rPr>
                <w:rFonts w:eastAsia="Times New Roman" w:cs="Calibri"/>
                <w:sz w:val="18"/>
                <w:szCs w:val="18"/>
                <w:lang w:eastAsia="fr-FR" w:bidi="ar-SA"/>
              </w:rPr>
              <w:t>Déposants</w:t>
            </w:r>
            <w:r w:rsidRPr="00F37D20">
              <w:rPr>
                <w:rFonts w:eastAsia="Times New Roman" w:cs="Calibri"/>
                <w:sz w:val="18"/>
                <w:szCs w:val="18"/>
                <w:lang w:eastAsia="fr-FR" w:bidi="ar-SA"/>
              </w:rPr>
              <w:t xml:space="preserve"> EN ACCORD AVEC LA  DIRECTIVE MIF 2004</w:t>
            </w:r>
          </w:p>
        </w:tc>
      </w:tr>
      <w:tr w:rsidR="00F37D20" w:rsidRPr="00F37D20" w:rsidTr="00F37D20">
        <w:trPr>
          <w:trHeight w:val="48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FAMILLE COMMERC</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C0FCM</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(2)</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LMTAY738</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regroupement des catégories de </w:t>
            </w:r>
            <w:r w:rsidR="000A6C3D" w:rsidRPr="00F37D20">
              <w:rPr>
                <w:rFonts w:eastAsia="Times New Roman" w:cs="Calibri"/>
                <w:sz w:val="18"/>
                <w:szCs w:val="18"/>
                <w:lang w:eastAsia="fr-FR" w:bidi="ar-SA"/>
              </w:rPr>
              <w:t>clientèle</w:t>
            </w:r>
            <w:r w:rsidRPr="00F37D20">
              <w:rPr>
                <w:rFonts w:eastAsia="Times New Roman" w:cs="Calibri"/>
                <w:sz w:val="18"/>
                <w:szCs w:val="18"/>
                <w:lang w:eastAsia="fr-FR" w:bidi="ar-SA"/>
              </w:rPr>
              <w:t xml:space="preserve"> (créé pour MOSAIC)</w:t>
            </w:r>
          </w:p>
        </w:tc>
      </w:tr>
      <w:tr w:rsidR="00F37D20" w:rsidRPr="00F37D20" w:rsidTr="00F37D20">
        <w:trPr>
          <w:trHeight w:val="48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LISTE OPCVM</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CDLOPC</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(3)</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LMTAY402</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classification des OPCVM selon la directive MIF</w:t>
            </w:r>
          </w:p>
        </w:tc>
      </w:tr>
      <w:tr w:rsidR="00F37D20" w:rsidRPr="00F37D20" w:rsidTr="00F37D20">
        <w:trPr>
          <w:trHeight w:val="96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MODE GESTION CLIENTS</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CMGECL</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(2)</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LMTAY831</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standard de gestion par défaut pour un client dans une catégorie de </w:t>
            </w:r>
            <w:r w:rsidR="000A6C3D" w:rsidRPr="00F37D20">
              <w:rPr>
                <w:rFonts w:eastAsia="Times New Roman" w:cs="Calibri"/>
                <w:sz w:val="18"/>
                <w:szCs w:val="18"/>
                <w:lang w:eastAsia="fr-FR" w:bidi="ar-SA"/>
              </w:rPr>
              <w:t>clientèle</w:t>
            </w:r>
            <w:r w:rsidRPr="00F37D20">
              <w:rPr>
                <w:rFonts w:eastAsia="Times New Roman" w:cs="Calibri"/>
                <w:sz w:val="18"/>
                <w:szCs w:val="18"/>
                <w:lang w:eastAsia="fr-FR" w:bidi="ar-SA"/>
              </w:rPr>
              <w:t>- (</w:t>
            </w:r>
            <w:r w:rsidR="000A6C3D" w:rsidRPr="00F37D20">
              <w:rPr>
                <w:rFonts w:eastAsia="Times New Roman" w:cs="Calibri"/>
                <w:sz w:val="18"/>
                <w:szCs w:val="18"/>
                <w:lang w:eastAsia="fr-FR" w:bidi="ar-SA"/>
              </w:rPr>
              <w:t>obsolète</w:t>
            </w:r>
            <w:r w:rsidRPr="00F37D20">
              <w:rPr>
                <w:rFonts w:eastAsia="Times New Roman" w:cs="Calibri"/>
                <w:sz w:val="18"/>
                <w:szCs w:val="18"/>
                <w:lang w:eastAsia="fr-FR" w:bidi="ar-SA"/>
              </w:rPr>
              <w:t xml:space="preserve"> Saturne?)</w:t>
            </w:r>
          </w:p>
        </w:tc>
      </w:tr>
      <w:tr w:rsidR="00F37D20" w:rsidRPr="00F37D20" w:rsidTr="00F37D20">
        <w:trPr>
          <w:trHeight w:val="48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NOM ENCLAT. CLIENTELE</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YCNCLI</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(3)</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LMTAY774</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classification des </w:t>
            </w:r>
            <w:r w:rsidR="000A6C3D" w:rsidRPr="00F37D20">
              <w:rPr>
                <w:rFonts w:eastAsia="Times New Roman" w:cs="Calibri"/>
                <w:sz w:val="18"/>
                <w:szCs w:val="18"/>
                <w:lang w:eastAsia="fr-FR" w:bidi="ar-SA"/>
              </w:rPr>
              <w:t>clientèles</w:t>
            </w:r>
            <w:r w:rsidRPr="00F37D20">
              <w:rPr>
                <w:rFonts w:eastAsia="Times New Roman" w:cs="Calibri"/>
                <w:sz w:val="18"/>
                <w:szCs w:val="18"/>
                <w:lang w:eastAsia="fr-FR" w:bidi="ar-SA"/>
              </w:rPr>
              <w:t xml:space="preserve"> bancaires</w:t>
            </w:r>
          </w:p>
        </w:tc>
      </w:tr>
      <w:tr w:rsidR="00F37D20" w:rsidRPr="00F37D20" w:rsidTr="00F37D20">
        <w:trPr>
          <w:trHeight w:val="72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PROFIL TITULAIRE</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CPRTIT</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(3)</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LMTAY400</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classification des </w:t>
            </w:r>
            <w:r w:rsidR="000A6C3D" w:rsidRPr="00F37D20">
              <w:rPr>
                <w:rFonts w:eastAsia="Times New Roman" w:cs="Calibri"/>
                <w:sz w:val="18"/>
                <w:szCs w:val="18"/>
                <w:lang w:eastAsia="fr-FR" w:bidi="ar-SA"/>
              </w:rPr>
              <w:t>clientèles</w:t>
            </w:r>
            <w:r w:rsidRPr="00F37D20">
              <w:rPr>
                <w:rFonts w:eastAsia="Times New Roman" w:cs="Calibri"/>
                <w:sz w:val="18"/>
                <w:szCs w:val="18"/>
                <w:lang w:eastAsia="fr-FR" w:bidi="ar-SA"/>
              </w:rPr>
              <w:t xml:space="preserve"> bancaires titres selon la directive MIF</w:t>
            </w:r>
          </w:p>
        </w:tc>
      </w:tr>
      <w:tr w:rsidR="00F37D20" w:rsidRPr="00F37D20" w:rsidTr="00F37D20">
        <w:trPr>
          <w:trHeight w:val="96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RGPT CATEG. CL COMPT CDC</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CCCLIF</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(3)</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facultatif</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regroupement de catégorie de </w:t>
            </w:r>
            <w:r w:rsidR="000A6C3D" w:rsidRPr="00F37D20">
              <w:rPr>
                <w:rFonts w:eastAsia="Times New Roman" w:cs="Calibri"/>
                <w:sz w:val="18"/>
                <w:szCs w:val="18"/>
                <w:lang w:eastAsia="fr-FR" w:bidi="ar-SA"/>
              </w:rPr>
              <w:t>clientèle</w:t>
            </w:r>
            <w:r w:rsidRPr="00F37D20">
              <w:rPr>
                <w:rFonts w:eastAsia="Times New Roman" w:cs="Calibri"/>
                <w:sz w:val="18"/>
                <w:szCs w:val="18"/>
                <w:lang w:eastAsia="fr-FR" w:bidi="ar-SA"/>
              </w:rPr>
              <w:t xml:space="preserve"> A des fions comptables pour réduire les niveaux d'analyse</w:t>
            </w:r>
          </w:p>
        </w:tc>
      </w:tr>
      <w:tr w:rsidR="00F37D20" w:rsidRPr="00F37D20" w:rsidTr="00F37D20">
        <w:trPr>
          <w:trHeight w:val="96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RGPT CATEG. CL COMPTA FB</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CCCLIR</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(3)</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LMTAY947</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regroupement de catégorie de </w:t>
            </w:r>
            <w:r w:rsidR="000A6C3D" w:rsidRPr="00F37D20">
              <w:rPr>
                <w:rFonts w:eastAsia="Times New Roman" w:cs="Calibri"/>
                <w:sz w:val="18"/>
                <w:szCs w:val="18"/>
                <w:lang w:eastAsia="fr-FR" w:bidi="ar-SA"/>
              </w:rPr>
              <w:t>clientèle</w:t>
            </w:r>
            <w:r w:rsidRPr="00F37D20">
              <w:rPr>
                <w:rFonts w:eastAsia="Times New Roman" w:cs="Calibri"/>
                <w:sz w:val="18"/>
                <w:szCs w:val="18"/>
                <w:lang w:eastAsia="fr-FR" w:bidi="ar-SA"/>
              </w:rPr>
              <w:t xml:space="preserve"> A des fions comptables pour réduire les niveaux d'analyse</w:t>
            </w:r>
          </w:p>
        </w:tc>
      </w:tr>
      <w:tr w:rsidR="00F37D20" w:rsidRPr="00F37D20" w:rsidTr="00F37D20">
        <w:trPr>
          <w:trHeight w:val="72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CODE TYPE FILIERES</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CDTYFI</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(1)</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LMTAY401</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classification des canaux titres des </w:t>
            </w:r>
            <w:r w:rsidR="000A6C3D" w:rsidRPr="00F37D20">
              <w:rPr>
                <w:rFonts w:eastAsia="Times New Roman" w:cs="Calibri"/>
                <w:sz w:val="18"/>
                <w:szCs w:val="18"/>
                <w:lang w:eastAsia="fr-FR" w:bidi="ar-SA"/>
              </w:rPr>
              <w:t>clientèles</w:t>
            </w:r>
            <w:r w:rsidRPr="00F37D20">
              <w:rPr>
                <w:rFonts w:eastAsia="Times New Roman" w:cs="Calibri"/>
                <w:sz w:val="18"/>
                <w:szCs w:val="18"/>
                <w:lang w:eastAsia="fr-FR" w:bidi="ar-SA"/>
              </w:rPr>
              <w:t xml:space="preserve"> bancaires selon la directive MIF</w:t>
            </w:r>
          </w:p>
        </w:tc>
      </w:tr>
      <w:tr w:rsidR="00F37D20" w:rsidRPr="00F37D20" w:rsidTr="00F37D20">
        <w:trPr>
          <w:trHeight w:val="96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date (AAAAJJMM)</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calculé</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date de </w:t>
            </w:r>
            <w:r w:rsidR="000A6C3D" w:rsidRPr="00F37D20">
              <w:rPr>
                <w:rFonts w:eastAsia="Times New Roman" w:cs="Calibri"/>
                <w:sz w:val="18"/>
                <w:szCs w:val="18"/>
                <w:lang w:eastAsia="fr-FR" w:bidi="ar-SA"/>
              </w:rPr>
              <w:t>clôture</w:t>
            </w:r>
            <w:r w:rsidRPr="00F37D20">
              <w:rPr>
                <w:rFonts w:eastAsia="Times New Roman" w:cs="Calibri"/>
                <w:sz w:val="18"/>
                <w:szCs w:val="18"/>
                <w:lang w:eastAsia="fr-FR" w:bidi="ar-SA"/>
              </w:rPr>
              <w:t xml:space="preserve"> de l'enregistrement alimentée par défaut au 01/01/2076. cette date est modifiable</w:t>
            </w:r>
          </w:p>
        </w:tc>
      </w:tr>
      <w:tr w:rsidR="00F37D20" w:rsidRPr="00F37D20" w:rsidTr="00F37D20">
        <w:trPr>
          <w:trHeight w:val="96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date (AAAAJJMM)</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calculé</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date de création de l'enregistrement. Alimenté par le </w:t>
            </w:r>
            <w:r w:rsidR="000A6C3D" w:rsidRPr="00F37D20">
              <w:rPr>
                <w:rFonts w:eastAsia="Times New Roman" w:cs="Calibri"/>
                <w:sz w:val="18"/>
                <w:szCs w:val="18"/>
                <w:lang w:eastAsia="fr-FR" w:bidi="ar-SA"/>
              </w:rPr>
              <w:t>système</w:t>
            </w:r>
            <w:r w:rsidRPr="00F37D20">
              <w:rPr>
                <w:rFonts w:eastAsia="Times New Roman" w:cs="Calibri"/>
                <w:sz w:val="18"/>
                <w:szCs w:val="18"/>
                <w:lang w:eastAsia="fr-FR" w:bidi="ar-SA"/>
              </w:rPr>
              <w:t xml:space="preserve"> A la date du jour de création. Non modifiable</w:t>
            </w:r>
          </w:p>
        </w:tc>
      </w:tr>
      <w:tr w:rsidR="00F37D20" w:rsidRPr="00F37D20" w:rsidTr="00F37D20">
        <w:trPr>
          <w:trHeight w:val="960"/>
          <w:tblHeader/>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date (AAAAJJMM)</w:t>
            </w:r>
          </w:p>
        </w:tc>
        <w:tc>
          <w:tcPr>
            <w:tcW w:w="1088" w:type="dxa"/>
            <w:tcBorders>
              <w:top w:val="nil"/>
              <w:left w:val="nil"/>
              <w:bottom w:val="single" w:sz="4" w:space="0" w:color="auto"/>
              <w:right w:val="single" w:sz="4" w:space="0" w:color="auto"/>
            </w:tcBorders>
            <w:shd w:val="clear" w:color="auto" w:fill="auto"/>
            <w:noWrap/>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calculé</w:t>
            </w:r>
          </w:p>
        </w:tc>
        <w:tc>
          <w:tcPr>
            <w:tcW w:w="598" w:type="dxa"/>
            <w:tcBorders>
              <w:top w:val="nil"/>
              <w:left w:val="nil"/>
              <w:bottom w:val="single" w:sz="4" w:space="0" w:color="auto"/>
              <w:right w:val="single" w:sz="4" w:space="0" w:color="auto"/>
            </w:tcBorders>
            <w:shd w:val="clear" w:color="auto" w:fill="auto"/>
            <w:noWrap/>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noWrap/>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77" w:type="dxa"/>
            <w:tcBorders>
              <w:top w:val="nil"/>
              <w:left w:val="nil"/>
              <w:bottom w:val="single" w:sz="4" w:space="0" w:color="auto"/>
              <w:right w:val="single" w:sz="4" w:space="0" w:color="auto"/>
            </w:tcBorders>
            <w:shd w:val="clear" w:color="auto" w:fill="auto"/>
            <w:noWrap/>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date de la dernière mise A jour de l'enregistrement. Date alimentée par le système Non modifiable</w:t>
            </w:r>
          </w:p>
        </w:tc>
      </w:tr>
      <w:tr w:rsidR="00F37D20" w:rsidRPr="00F37D20" w:rsidTr="00F37D20">
        <w:trPr>
          <w:trHeight w:val="48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DATE FERMETURE</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YDF000</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date (AAAAJJMM)</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date de fermeture de l'enregistrement</w:t>
            </w:r>
          </w:p>
        </w:tc>
      </w:tr>
      <w:tr w:rsidR="00F37D20" w:rsidRPr="00F37D20" w:rsidTr="00F37D20">
        <w:trPr>
          <w:trHeight w:val="642"/>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LIB COURT CATEGORIE CLIENTELE</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YL1CCC</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(16)</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libellé raccourci pour affichage</w:t>
            </w:r>
          </w:p>
        </w:tc>
      </w:tr>
      <w:tr w:rsidR="00F37D20" w:rsidRPr="00F37D20" w:rsidTr="00F37D20">
        <w:trPr>
          <w:trHeight w:val="72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LIB LONG CATEGORIE CLIENTELE</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YL2CCC</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(40)</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libellé long</w:t>
            </w:r>
          </w:p>
        </w:tc>
      </w:tr>
      <w:tr w:rsidR="00F37D20" w:rsidRPr="00F37D20" w:rsidTr="00F37D20">
        <w:trPr>
          <w:trHeight w:val="72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NEGO OPCVM HORS LISTE</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YTNOPC</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(1)</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technique O/N</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top autorisant la négociation d'OPCVM hors liste par défaut, selon la directive MIF</w:t>
            </w:r>
          </w:p>
        </w:tc>
      </w:tr>
      <w:tr w:rsidR="00F37D20" w:rsidRPr="00F37D20" w:rsidTr="00F37D20">
        <w:trPr>
          <w:trHeight w:val="96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PRESENCE NUMERO AGREMENT</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CNOAGR</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(1)</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technique O/N</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top permettant de </w:t>
            </w:r>
            <w:r w:rsidR="000A6C3D" w:rsidRPr="00F37D20">
              <w:rPr>
                <w:rFonts w:eastAsia="Times New Roman" w:cs="Calibri"/>
                <w:sz w:val="18"/>
                <w:szCs w:val="18"/>
                <w:lang w:eastAsia="fr-FR" w:bidi="ar-SA"/>
              </w:rPr>
              <w:t>contrôler</w:t>
            </w:r>
            <w:r w:rsidRPr="00F37D20">
              <w:rPr>
                <w:rFonts w:eastAsia="Times New Roman" w:cs="Calibri"/>
                <w:sz w:val="18"/>
                <w:szCs w:val="18"/>
                <w:lang w:eastAsia="fr-FR" w:bidi="ar-SA"/>
              </w:rPr>
              <w:t xml:space="preserve"> la saisie du numéro d'agrément pour les mutuelles (catégorie de </w:t>
            </w:r>
            <w:r w:rsidR="000A6C3D" w:rsidRPr="00F37D20">
              <w:rPr>
                <w:rFonts w:eastAsia="Times New Roman" w:cs="Calibri"/>
                <w:sz w:val="18"/>
                <w:szCs w:val="18"/>
                <w:lang w:eastAsia="fr-FR" w:bidi="ar-SA"/>
              </w:rPr>
              <w:t>clientèle</w:t>
            </w:r>
            <w:r w:rsidRPr="00F37D20">
              <w:rPr>
                <w:rFonts w:eastAsia="Times New Roman" w:cs="Calibri"/>
                <w:sz w:val="18"/>
                <w:szCs w:val="18"/>
                <w:lang w:eastAsia="fr-FR" w:bidi="ar-SA"/>
              </w:rPr>
              <w:t xml:space="preserve"> 401) dans Tiers</w:t>
            </w:r>
          </w:p>
        </w:tc>
      </w:tr>
      <w:tr w:rsidR="00F37D20" w:rsidRPr="00F37D20" w:rsidTr="00F37D20">
        <w:trPr>
          <w:trHeight w:val="48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SOURCE INFO SAISIE</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CSINFO</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(1)</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technique O/N</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information requise par la directive MIF</w:t>
            </w:r>
          </w:p>
        </w:tc>
      </w:tr>
      <w:tr w:rsidR="00F37D20" w:rsidRPr="00F37D20" w:rsidTr="00F37D20">
        <w:trPr>
          <w:trHeight w:val="48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TOP ETABLIS. PUBLIC</w:t>
            </w:r>
          </w:p>
        </w:tc>
        <w:tc>
          <w:tcPr>
            <w:tcW w:w="87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TETPUB</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(1)</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saisi</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technique O/N</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donnée </w:t>
            </w:r>
            <w:r w:rsidR="000A6C3D" w:rsidRPr="00F37D20">
              <w:rPr>
                <w:rFonts w:eastAsia="Times New Roman" w:cs="Calibri"/>
                <w:sz w:val="18"/>
                <w:szCs w:val="18"/>
                <w:lang w:eastAsia="fr-FR" w:bidi="ar-SA"/>
              </w:rPr>
              <w:t>obsolète</w:t>
            </w:r>
            <w:r w:rsidRPr="00F37D20">
              <w:rPr>
                <w:rFonts w:eastAsia="Times New Roman" w:cs="Calibri"/>
                <w:sz w:val="18"/>
                <w:szCs w:val="18"/>
                <w:lang w:eastAsia="fr-FR" w:bidi="ar-SA"/>
              </w:rPr>
              <w:t xml:space="preserve"> 2015</w:t>
            </w:r>
          </w:p>
        </w:tc>
      </w:tr>
      <w:tr w:rsidR="00F37D20" w:rsidRPr="00F37D20" w:rsidTr="00F37D20">
        <w:trPr>
          <w:trHeight w:val="960"/>
          <w:tblHeader/>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F37D20" w:rsidRPr="00F37D20" w:rsidRDefault="00F37D20" w:rsidP="00F37D20">
            <w:pPr>
              <w:jc w:val="center"/>
              <w:rPr>
                <w:rFonts w:ascii="Segoe UI" w:eastAsia="Times New Roman" w:hAnsi="Segoe UI" w:cs="Segoe UI"/>
                <w:sz w:val="18"/>
                <w:szCs w:val="18"/>
                <w:lang w:eastAsia="fr-FR" w:bidi="ar-SA"/>
              </w:rPr>
            </w:pPr>
            <w:r w:rsidRPr="00F37D20">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alphanumérique (varchar255)</w:t>
            </w:r>
          </w:p>
        </w:tc>
        <w:tc>
          <w:tcPr>
            <w:tcW w:w="108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calculé , non modifiable</w:t>
            </w:r>
          </w:p>
        </w:tc>
        <w:tc>
          <w:tcPr>
            <w:tcW w:w="598"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 </w:t>
            </w:r>
          </w:p>
        </w:tc>
        <w:tc>
          <w:tcPr>
            <w:tcW w:w="977"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ascii="Arial" w:eastAsia="Times New Roman" w:hAnsi="Arial"/>
                <w:sz w:val="18"/>
                <w:szCs w:val="18"/>
                <w:lang w:eastAsia="fr-FR" w:bidi="ar-SA"/>
              </w:rPr>
            </w:pPr>
            <w:r w:rsidRPr="00F37D20">
              <w:rPr>
                <w:rFonts w:ascii="Arial" w:eastAsia="Times New Roman" w:hAnsi="Arial"/>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8"/>
                <w:szCs w:val="18"/>
                <w:lang w:eastAsia="fr-FR" w:bidi="ar-SA"/>
              </w:rPr>
            </w:pPr>
            <w:r w:rsidRPr="00F37D20">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F37D20" w:rsidRPr="00F37D20" w:rsidRDefault="00F37D20" w:rsidP="00F37D20">
            <w:pPr>
              <w:jc w:val="center"/>
              <w:rPr>
                <w:rFonts w:eastAsia="Times New Roman" w:cs="Calibri"/>
                <w:sz w:val="16"/>
                <w:szCs w:val="16"/>
                <w:lang w:eastAsia="fr-FR" w:bidi="ar-SA"/>
              </w:rPr>
            </w:pPr>
            <w:r w:rsidRPr="00F37D20">
              <w:rPr>
                <w:rFonts w:eastAsia="Times New Roman" w:cs="Calibri"/>
                <w:sz w:val="16"/>
                <w:szCs w:val="16"/>
                <w:lang w:eastAsia="fr-FR" w:bidi="ar-SA"/>
              </w:rPr>
              <w:t xml:space="preserve">User ayant </w:t>
            </w:r>
            <w:r w:rsidR="000A6C3D" w:rsidRPr="00F37D20">
              <w:rPr>
                <w:rFonts w:eastAsia="Times New Roman" w:cs="Calibri"/>
                <w:sz w:val="16"/>
                <w:szCs w:val="16"/>
                <w:lang w:eastAsia="fr-FR" w:bidi="ar-SA"/>
              </w:rPr>
              <w:t>effectué</w:t>
            </w:r>
            <w:r w:rsidRPr="00F37D20">
              <w:rPr>
                <w:rFonts w:eastAsia="Times New Roman" w:cs="Calibri"/>
                <w:sz w:val="16"/>
                <w:szCs w:val="16"/>
                <w:lang w:eastAsia="fr-FR" w:bidi="ar-SA"/>
              </w:rPr>
              <w:t xml:space="preserve"> la dernière mise à jour  de l'enregistrement</w:t>
            </w:r>
          </w:p>
        </w:tc>
      </w:tr>
    </w:tbl>
    <w:p w:rsidR="0008681A" w:rsidRPr="007E57B2" w:rsidRDefault="0008681A" w:rsidP="00A72220">
      <w:pPr>
        <w:autoSpaceDE w:val="0"/>
        <w:autoSpaceDN w:val="0"/>
        <w:adjustRightInd w:val="0"/>
        <w:rPr>
          <w:rFonts w:asciiTheme="minorHAnsi" w:hAnsiTheme="minorHAnsi" w:cstheme="minorHAnsi"/>
          <w:szCs w:val="24"/>
          <w:lang w:eastAsia="fr-FR" w:bidi="ar-SA"/>
        </w:rPr>
      </w:pPr>
    </w:p>
    <w:p w:rsidR="00EF19DA" w:rsidRPr="007E57B2" w:rsidRDefault="00EF19DA">
      <w:pPr>
        <w:rPr>
          <w:rFonts w:asciiTheme="minorHAnsi" w:hAnsiTheme="minorHAnsi" w:cstheme="minorHAnsi"/>
          <w:szCs w:val="24"/>
        </w:rPr>
      </w:pPr>
      <w:r w:rsidRPr="007E57B2">
        <w:rPr>
          <w:rFonts w:asciiTheme="minorHAnsi" w:hAnsiTheme="minorHAnsi" w:cstheme="minorHAnsi"/>
          <w:szCs w:val="24"/>
        </w:rPr>
        <w:br w:type="page"/>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AC294D" w:rsidRPr="004E2387" w:rsidTr="00247FE4">
        <w:trPr>
          <w:trHeight w:val="462"/>
          <w:tblHeader/>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NEGO OPCVM HORS LISTE</w:t>
            </w:r>
          </w:p>
        </w:tc>
        <w:tc>
          <w:tcPr>
            <w:tcW w:w="96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YTNOPC</w:t>
            </w:r>
          </w:p>
        </w:tc>
        <w:tc>
          <w:tcPr>
            <w:tcW w:w="12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technique O/N</w:t>
            </w:r>
          </w:p>
        </w:tc>
        <w:tc>
          <w:tcPr>
            <w:tcW w:w="82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47FE4">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top autorisant la négociation d'OPCVM hors liste par défaut, selon la directive MIF</w:t>
            </w:r>
          </w:p>
        </w:tc>
      </w:tr>
      <w:tr w:rsidR="00AC294D" w:rsidRPr="004E2387" w:rsidTr="00247FE4">
        <w:trPr>
          <w:trHeight w:val="704"/>
          <w:tblHeader/>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PRESENCE NUMERO AGREMENT</w:t>
            </w:r>
          </w:p>
        </w:tc>
        <w:tc>
          <w:tcPr>
            <w:tcW w:w="96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CNOAGR</w:t>
            </w:r>
          </w:p>
        </w:tc>
        <w:tc>
          <w:tcPr>
            <w:tcW w:w="12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technique O/N</w:t>
            </w:r>
          </w:p>
        </w:tc>
        <w:tc>
          <w:tcPr>
            <w:tcW w:w="82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47FE4">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top permettant de </w:t>
            </w:r>
            <w:r w:rsidR="00247FE4" w:rsidRPr="004E2387">
              <w:rPr>
                <w:rFonts w:asciiTheme="minorHAnsi" w:eastAsia="Times New Roman" w:hAnsiTheme="minorHAnsi" w:cstheme="minorHAnsi"/>
                <w:color w:val="000000"/>
                <w:sz w:val="16"/>
                <w:szCs w:val="16"/>
                <w:lang w:eastAsia="fr-FR" w:bidi="ar-SA"/>
              </w:rPr>
              <w:t>contrôler</w:t>
            </w:r>
            <w:r w:rsidRPr="004E2387">
              <w:rPr>
                <w:rFonts w:asciiTheme="minorHAnsi" w:eastAsia="Times New Roman" w:hAnsiTheme="minorHAnsi" w:cstheme="minorHAnsi"/>
                <w:color w:val="000000"/>
                <w:sz w:val="16"/>
                <w:szCs w:val="16"/>
                <w:lang w:eastAsia="fr-FR" w:bidi="ar-SA"/>
              </w:rPr>
              <w:t xml:space="preserve"> la saisie du numéro d'agrément pour les mutuelles (catégorie de clientèle 401) dans Tiers</w:t>
            </w:r>
          </w:p>
        </w:tc>
      </w:tr>
      <w:tr w:rsidR="00AC294D" w:rsidRPr="004E2387" w:rsidTr="00247FE4">
        <w:trPr>
          <w:trHeight w:val="205"/>
          <w:tblHeader/>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SOURCE INFO SAISIE</w:t>
            </w:r>
          </w:p>
        </w:tc>
        <w:tc>
          <w:tcPr>
            <w:tcW w:w="96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CSINFO</w:t>
            </w:r>
          </w:p>
        </w:tc>
        <w:tc>
          <w:tcPr>
            <w:tcW w:w="12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technique O/N</w:t>
            </w:r>
          </w:p>
        </w:tc>
        <w:tc>
          <w:tcPr>
            <w:tcW w:w="82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47FE4">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information requise par la directive MIF</w:t>
            </w:r>
          </w:p>
        </w:tc>
      </w:tr>
      <w:tr w:rsidR="00AC294D" w:rsidRPr="004E2387" w:rsidTr="00247FE4">
        <w:trPr>
          <w:trHeight w:val="83"/>
          <w:tblHeader/>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TOP ETABLIS. PUBLIC</w:t>
            </w:r>
          </w:p>
        </w:tc>
        <w:tc>
          <w:tcPr>
            <w:tcW w:w="96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TETPUB</w:t>
            </w:r>
          </w:p>
        </w:tc>
        <w:tc>
          <w:tcPr>
            <w:tcW w:w="12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AC294D">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technique O/N</w:t>
            </w:r>
          </w:p>
        </w:tc>
        <w:tc>
          <w:tcPr>
            <w:tcW w:w="82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369D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AC294D" w:rsidRPr="004E2387" w:rsidRDefault="00AC294D" w:rsidP="00247FE4">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donnée obsolète 2015</w:t>
            </w:r>
          </w:p>
        </w:tc>
      </w:tr>
    </w:tbl>
    <w:p w:rsidR="00987BDB" w:rsidRPr="007E57B2" w:rsidRDefault="00987BDB" w:rsidP="00A72220">
      <w:pPr>
        <w:autoSpaceDE w:val="0"/>
        <w:autoSpaceDN w:val="0"/>
        <w:adjustRightInd w:val="0"/>
        <w:rPr>
          <w:rFonts w:asciiTheme="minorHAnsi" w:hAnsiTheme="minorHAnsi" w:cstheme="minorHAnsi"/>
          <w:szCs w:val="24"/>
          <w:lang w:eastAsia="fr-FR" w:bidi="ar-SA"/>
        </w:rPr>
      </w:pPr>
    </w:p>
    <w:p w:rsidR="00A72220" w:rsidRDefault="005031ED" w:rsidP="005031ED">
      <w:pPr>
        <w:pStyle w:val="Titre4"/>
        <w:rPr>
          <w:rFonts w:asciiTheme="minorHAnsi" w:hAnsiTheme="minorHAnsi" w:cstheme="minorHAnsi"/>
        </w:rPr>
      </w:pPr>
      <w:r w:rsidRPr="005031ED">
        <w:rPr>
          <w:rFonts w:asciiTheme="minorHAnsi" w:hAnsiTheme="minorHAnsi" w:cstheme="minorHAnsi"/>
        </w:rPr>
        <w:t>Création : renseignement des données de ta_categorie_de_client_lmtay523</w:t>
      </w:r>
    </w:p>
    <w:p w:rsidR="005031ED" w:rsidRPr="007E57B2" w:rsidRDefault="005031ED" w:rsidP="005031E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5031ED" w:rsidRPr="007E57B2" w:rsidRDefault="005031ED" w:rsidP="00357DCC">
      <w:pPr>
        <w:numPr>
          <w:ilvl w:val="0"/>
          <w:numId w:val="675"/>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 CODE CATEGORIE CLIENTELE (CCCLIE)</w:t>
      </w:r>
    </w:p>
    <w:p w:rsidR="005031ED" w:rsidRPr="007E57B2" w:rsidRDefault="005031ED" w:rsidP="00357DCC">
      <w:pPr>
        <w:numPr>
          <w:ilvl w:val="0"/>
          <w:numId w:val="675"/>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LIB LONG CATEGORIE CLIENTELE (YL2CCC)</w:t>
      </w:r>
    </w:p>
    <w:p w:rsidR="005031ED" w:rsidRPr="007E57B2" w:rsidRDefault="005031ED" w:rsidP="00357DCC">
      <w:pPr>
        <w:numPr>
          <w:ilvl w:val="0"/>
          <w:numId w:val="675"/>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LIBELLE COURT CATEGORIE CLIENTELE (YL1CCC)</w:t>
      </w:r>
    </w:p>
    <w:p w:rsidR="005031ED" w:rsidRPr="007E57B2" w:rsidRDefault="005031ED" w:rsidP="00357DCC">
      <w:pPr>
        <w:numPr>
          <w:ilvl w:val="0"/>
          <w:numId w:val="675"/>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CODE AGENT CDC (CAG)</w:t>
      </w:r>
    </w:p>
    <w:p w:rsidR="005031ED" w:rsidRPr="007E57B2" w:rsidRDefault="005031ED" w:rsidP="00357DCC">
      <w:pPr>
        <w:numPr>
          <w:ilvl w:val="0"/>
          <w:numId w:val="675"/>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CODE RGPT CATEG. CL COMPT CDC (CCCLIF)</w:t>
      </w:r>
    </w:p>
    <w:p w:rsidR="005031ED" w:rsidRPr="007E57B2" w:rsidRDefault="005031ED" w:rsidP="005031ED">
      <w:pPr>
        <w:autoSpaceDE w:val="0"/>
        <w:autoSpaceDN w:val="0"/>
        <w:adjustRightInd w:val="0"/>
        <w:rPr>
          <w:rFonts w:asciiTheme="minorHAnsi" w:hAnsiTheme="minorHAnsi" w:cstheme="minorHAnsi"/>
          <w:szCs w:val="24"/>
          <w:lang w:eastAsia="fr-FR" w:bidi="ar-SA"/>
        </w:rPr>
      </w:pPr>
    </w:p>
    <w:p w:rsidR="005031ED" w:rsidRPr="007E57B2" w:rsidRDefault="005031ED" w:rsidP="005031E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5031ED" w:rsidRPr="007E57B2" w:rsidRDefault="005031ED" w:rsidP="00357DCC">
      <w:pPr>
        <w:numPr>
          <w:ilvl w:val="0"/>
          <w:numId w:val="676"/>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 FERMETURE (YDF000)</w:t>
      </w:r>
    </w:p>
    <w:p w:rsidR="005031ED" w:rsidRPr="007E57B2" w:rsidRDefault="005031ED" w:rsidP="00357DCC">
      <w:pPr>
        <w:numPr>
          <w:ilvl w:val="0"/>
          <w:numId w:val="676"/>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 CLOTURE (YDCLOT)</w:t>
      </w:r>
    </w:p>
    <w:p w:rsidR="005031ED" w:rsidRPr="007E57B2" w:rsidRDefault="005031ED" w:rsidP="005031ED">
      <w:pPr>
        <w:autoSpaceDE w:val="0"/>
        <w:autoSpaceDN w:val="0"/>
        <w:adjustRightInd w:val="0"/>
        <w:rPr>
          <w:rFonts w:asciiTheme="minorHAnsi" w:hAnsiTheme="minorHAnsi" w:cstheme="minorHAnsi"/>
          <w:szCs w:val="24"/>
          <w:lang w:eastAsia="fr-FR" w:bidi="ar-SA"/>
        </w:rPr>
      </w:pPr>
    </w:p>
    <w:p w:rsidR="005031ED" w:rsidRPr="007E57B2" w:rsidRDefault="005031ED" w:rsidP="005031E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une liste déroulante issue de la table ta_choix_oui_non : </w:t>
      </w:r>
    </w:p>
    <w:p w:rsidR="005031ED" w:rsidRPr="007E57B2" w:rsidRDefault="005031ED" w:rsidP="00357DCC">
      <w:pPr>
        <w:numPr>
          <w:ilvl w:val="0"/>
          <w:numId w:val="677"/>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PRESENCE NUMERO AGREMENT (CNOAGR). </w:t>
      </w:r>
    </w:p>
    <w:p w:rsidR="005031ED" w:rsidRPr="007E57B2" w:rsidRDefault="005031ED" w:rsidP="00357DCC">
      <w:pPr>
        <w:numPr>
          <w:ilvl w:val="0"/>
          <w:numId w:val="677"/>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CLIENT APPARENTE CDC (CAPPAR). </w:t>
      </w:r>
    </w:p>
    <w:p w:rsidR="005031ED" w:rsidRPr="007E57B2" w:rsidRDefault="005031ED" w:rsidP="00357DCC">
      <w:pPr>
        <w:numPr>
          <w:ilvl w:val="0"/>
          <w:numId w:val="677"/>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CD FISCAL CATEGORIE CLIENTELE (YCFCCC). </w:t>
      </w:r>
    </w:p>
    <w:p w:rsidR="005031ED" w:rsidRPr="007E57B2" w:rsidRDefault="005031ED" w:rsidP="00357DCC">
      <w:pPr>
        <w:numPr>
          <w:ilvl w:val="0"/>
          <w:numId w:val="677"/>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CATEGORIE CLIENTELE TECHNIQUE (CCCLIT).</w:t>
      </w:r>
    </w:p>
    <w:p w:rsidR="005031ED" w:rsidRPr="007E57B2" w:rsidRDefault="005031ED" w:rsidP="00357DCC">
      <w:pPr>
        <w:numPr>
          <w:ilvl w:val="0"/>
          <w:numId w:val="677"/>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TOP ETABLISSEMENT PUBLIC (TETPUB). </w:t>
      </w:r>
    </w:p>
    <w:p w:rsidR="005031ED" w:rsidRPr="007E57B2" w:rsidRDefault="005031ED" w:rsidP="00357DCC">
      <w:pPr>
        <w:numPr>
          <w:ilvl w:val="0"/>
          <w:numId w:val="677"/>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SOURCE SAISIE INFO (CSINFO). </w:t>
      </w:r>
    </w:p>
    <w:p w:rsidR="005031ED" w:rsidRPr="007E57B2" w:rsidRDefault="005031ED" w:rsidP="00357DCC">
      <w:pPr>
        <w:numPr>
          <w:ilvl w:val="0"/>
          <w:numId w:val="677"/>
        </w:numPr>
        <w:autoSpaceDE w:val="0"/>
        <w:autoSpaceDN w:val="0"/>
        <w:adjustRightInd w:val="0"/>
        <w:rPr>
          <w:rFonts w:asciiTheme="minorHAnsi" w:hAnsiTheme="minorHAnsi" w:cstheme="minorHAnsi"/>
          <w:szCs w:val="24"/>
          <w:lang w:val="en-US" w:eastAsia="fr-FR" w:bidi="ar-SA"/>
        </w:rPr>
      </w:pPr>
      <w:r w:rsidRPr="007E57B2">
        <w:rPr>
          <w:rFonts w:asciiTheme="minorHAnsi" w:hAnsiTheme="minorHAnsi" w:cstheme="minorHAnsi"/>
          <w:szCs w:val="24"/>
          <w:lang w:val="en-US" w:eastAsia="fr-FR" w:bidi="ar-SA"/>
        </w:rPr>
        <w:t xml:space="preserve">NEGO OPCVM HORS LISTE (YTNOPC). </w:t>
      </w:r>
    </w:p>
    <w:p w:rsidR="005031ED" w:rsidRPr="007E57B2" w:rsidRDefault="005031ED" w:rsidP="005031E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La liste déroulante propose pour chacune de ses zones toutes les valeurs de la table ta_choix_oui_non qui ne sont pas closes (lignes de ta_choix_oui_non dont la DATE DE CLOTURE YDCLOT est supérieure strictement à la date du jour)</w:t>
      </w:r>
    </w:p>
    <w:p w:rsidR="005031ED" w:rsidRPr="007E57B2" w:rsidRDefault="005031ED" w:rsidP="005031ED">
      <w:pPr>
        <w:autoSpaceDE w:val="0"/>
        <w:autoSpaceDN w:val="0"/>
        <w:adjustRightInd w:val="0"/>
        <w:rPr>
          <w:rFonts w:asciiTheme="minorHAnsi" w:hAnsiTheme="minorHAnsi" w:cstheme="minorHAnsi"/>
          <w:szCs w:val="24"/>
          <w:lang w:eastAsia="fr-FR" w:bidi="ar-SA"/>
        </w:rPr>
      </w:pPr>
    </w:p>
    <w:p w:rsidR="005031ED" w:rsidRPr="007E57B2" w:rsidRDefault="005031ED" w:rsidP="005031E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une liste déroulante : </w:t>
      </w:r>
    </w:p>
    <w:p w:rsidR="005031ED" w:rsidRPr="007E57B2" w:rsidRDefault="005031ED" w:rsidP="00357DCC">
      <w:pPr>
        <w:numPr>
          <w:ilvl w:val="0"/>
          <w:numId w:val="678"/>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FAMILLE COMMERC (C0FCM) . La liste déroulante propose toutes les valeurs de la table ta_famille_commerciale_lmtay738 qui ne sont pas closes (lignes dont la DATE DE CLOTURE YDCLOT est supérieure strictement à la date du jour), accompagnées de leur libellé LBCMIF</w:t>
      </w:r>
    </w:p>
    <w:p w:rsidR="005031ED" w:rsidRPr="007E57B2" w:rsidRDefault="005031ED" w:rsidP="00357DCC">
      <w:pPr>
        <w:numPr>
          <w:ilvl w:val="0"/>
          <w:numId w:val="67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NOMENCLAT CLIENTELE (YCNCLI). La liste déroulante propose toutes les valeurs de la table ta_nomenclature_de_clientele_lmtay774 qui ne sont pas closes (lignes dont la DATE DE CLOTURE YDCLOT est supérieure strictement à la date du jour), accompagnées de leur libellé LBNCLI</w:t>
      </w:r>
    </w:p>
    <w:p w:rsidR="005031ED" w:rsidRPr="007E57B2" w:rsidRDefault="005031ED" w:rsidP="00357DCC">
      <w:pPr>
        <w:numPr>
          <w:ilvl w:val="0"/>
          <w:numId w:val="67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MODE GESTION CLIENTS (CMEGCL) . La liste déroulante propose toutes les valeurs de la table ta_mode_de_gestion_clients_lmtay831 qui ne sont pas closes (lignes dont la DATE DE CLOTURE YDCLOT est supérieure strictement à la date du jour), accompagnées de leur libellé LMGECL</w:t>
      </w:r>
    </w:p>
    <w:p w:rsidR="005031ED" w:rsidRPr="007E57B2" w:rsidRDefault="005031ED" w:rsidP="00357DCC">
      <w:pPr>
        <w:numPr>
          <w:ilvl w:val="0"/>
          <w:numId w:val="67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RGPT CATEG CL COMPTA FB (CCCLIR) . La liste déroulante propose toutes les valeurs de la table ta_rgpt_categorie_clientele_compt_lmtay947 qui ne sont pas closes (lignes dont la DATE DE CLOTURE YDCLOT est supérieure strictement à la date du jour), accompagnées de leur libellé LCCLIR</w:t>
      </w:r>
    </w:p>
    <w:p w:rsidR="005031ED" w:rsidRPr="007E57B2" w:rsidRDefault="005031ED" w:rsidP="00357DCC">
      <w:pPr>
        <w:numPr>
          <w:ilvl w:val="0"/>
          <w:numId w:val="67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CLASSIFICATION MIF (YC0MIF) . La liste déroulante propose toutes les valeurs de la table ta_classification_mif_lmtay718 qui ne sont pas closes (lignes dont la DATE DE CLOTURE YDCLOT est supérieure strictement à la date du jour), accompagnées de leur libellé LBCMIF</w:t>
      </w:r>
    </w:p>
    <w:p w:rsidR="005031ED" w:rsidRPr="007E57B2" w:rsidRDefault="005031ED" w:rsidP="00357DCC">
      <w:pPr>
        <w:numPr>
          <w:ilvl w:val="0"/>
          <w:numId w:val="67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PROFIL TITULAIRE  (CPRTIT) . La liste déroulante  propose toutes les valeurs de la table ta_profil_titulaire_lmtay400 qui ne sont pas closes (lignes dont la DATE DE CLOTURE YDCLOT est supérieure strictement à la date du jour), accompagnées de leur libellé LPRTIT</w:t>
      </w:r>
    </w:p>
    <w:p w:rsidR="005031ED" w:rsidRPr="007E57B2" w:rsidRDefault="005031ED" w:rsidP="00357DCC">
      <w:pPr>
        <w:numPr>
          <w:ilvl w:val="0"/>
          <w:numId w:val="67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TYPE FILIERES (CDTYFI) . La liste déroulante  propose toutes les valeurs de la table ta_type_filiere_lmtay401 qui ne sont pas closes (lignes dont la DATE DE CLOTURE YDCLOT est supérieure strictement à la date du jour), accompagnées de leur libellé LBTYFI</w:t>
      </w:r>
    </w:p>
    <w:p w:rsidR="005031ED" w:rsidRPr="007E57B2" w:rsidRDefault="005031ED" w:rsidP="00357DCC">
      <w:pPr>
        <w:numPr>
          <w:ilvl w:val="0"/>
          <w:numId w:val="67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LISTE OPCVM (CDLOPC) . La liste déroulante  propose toutes les valeurs de la table ta_liste_opcvm_lmtay402 qui ne sont pas closes (lignes dont la DATE DE CLOTURE YDCLOT est supérieure strictement à la date du jour), accompagnées de leur libellé LBLOPC</w:t>
      </w:r>
    </w:p>
    <w:p w:rsidR="005031ED" w:rsidRPr="007E57B2" w:rsidRDefault="005031ED" w:rsidP="00A72220">
      <w:pPr>
        <w:rPr>
          <w:rFonts w:asciiTheme="minorHAnsi" w:hAnsiTheme="minorHAnsi" w:cstheme="minorHAnsi"/>
          <w:szCs w:val="24"/>
        </w:rPr>
      </w:pPr>
    </w:p>
    <w:p w:rsidR="00A72220" w:rsidRDefault="00A72220" w:rsidP="00A72220">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ta_categorie_de_client_lmtay523</w:t>
      </w:r>
    </w:p>
    <w:p w:rsidR="0043461C" w:rsidRPr="007E57B2" w:rsidRDefault="0043461C" w:rsidP="0043461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Données obligatoires : </w:t>
      </w:r>
    </w:p>
    <w:p w:rsidR="0043461C" w:rsidRPr="007E57B2" w:rsidRDefault="0043461C" w:rsidP="00357DCC">
      <w:pPr>
        <w:numPr>
          <w:ilvl w:val="0"/>
          <w:numId w:val="734"/>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CATEGORIE CLIENTELE (CCCLIE)</w:t>
      </w:r>
    </w:p>
    <w:p w:rsidR="0043461C" w:rsidRPr="007E57B2" w:rsidRDefault="0043461C" w:rsidP="00357DCC">
      <w:pPr>
        <w:numPr>
          <w:ilvl w:val="0"/>
          <w:numId w:val="734"/>
        </w:numPr>
        <w:autoSpaceDE w:val="0"/>
        <w:autoSpaceDN w:val="0"/>
        <w:adjustRightInd w:val="0"/>
        <w:rPr>
          <w:rFonts w:asciiTheme="minorHAnsi" w:hAnsiTheme="minorHAnsi" w:cstheme="minorHAnsi"/>
          <w:szCs w:val="24"/>
          <w:lang w:val="en-US" w:eastAsia="fr-FR" w:bidi="ar-SA"/>
        </w:rPr>
      </w:pPr>
      <w:r w:rsidRPr="007E57B2">
        <w:rPr>
          <w:rFonts w:asciiTheme="minorHAnsi" w:hAnsiTheme="minorHAnsi" w:cstheme="minorHAnsi"/>
          <w:szCs w:val="24"/>
          <w:lang w:val="en-US" w:eastAsia="fr-FR" w:bidi="ar-SA"/>
        </w:rPr>
        <w:t>LIB LONG CATEGORIE CLIENTELE (YL2CCC)</w:t>
      </w:r>
    </w:p>
    <w:p w:rsidR="0043461C" w:rsidRPr="007E57B2" w:rsidRDefault="0043461C" w:rsidP="00357DCC">
      <w:pPr>
        <w:numPr>
          <w:ilvl w:val="0"/>
          <w:numId w:val="734"/>
        </w:numPr>
        <w:autoSpaceDE w:val="0"/>
        <w:autoSpaceDN w:val="0"/>
        <w:adjustRightInd w:val="0"/>
        <w:rPr>
          <w:rFonts w:asciiTheme="minorHAnsi" w:hAnsiTheme="minorHAnsi" w:cstheme="minorHAnsi"/>
          <w:szCs w:val="24"/>
          <w:lang w:val="en-US" w:eastAsia="fr-FR" w:bidi="ar-SA"/>
        </w:rPr>
      </w:pPr>
      <w:r w:rsidRPr="007E57B2">
        <w:rPr>
          <w:rFonts w:asciiTheme="minorHAnsi" w:hAnsiTheme="minorHAnsi" w:cstheme="minorHAnsi"/>
          <w:szCs w:val="24"/>
          <w:lang w:val="en-US" w:eastAsia="fr-FR" w:bidi="ar-SA"/>
        </w:rPr>
        <w:t>LIB COURT CATEGORIE CLIENTELE (YL1CCC)</w:t>
      </w:r>
    </w:p>
    <w:p w:rsidR="0043461C" w:rsidRPr="007E57B2" w:rsidRDefault="0043461C" w:rsidP="0043461C">
      <w:pPr>
        <w:autoSpaceDE w:val="0"/>
        <w:autoSpaceDN w:val="0"/>
        <w:adjustRightInd w:val="0"/>
        <w:rPr>
          <w:rFonts w:asciiTheme="minorHAnsi" w:hAnsiTheme="minorHAnsi" w:cstheme="minorHAnsi"/>
          <w:szCs w:val="24"/>
          <w:lang w:val="en-US" w:eastAsia="fr-FR" w:bidi="ar-SA"/>
        </w:rPr>
      </w:pPr>
    </w:p>
    <w:p w:rsidR="0043461C" w:rsidRPr="007E57B2" w:rsidRDefault="0043461C" w:rsidP="0043461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Contrôles de longueur maximale : </w:t>
      </w:r>
    </w:p>
    <w:p w:rsidR="0043461C" w:rsidRPr="007E57B2" w:rsidRDefault="0043461C" w:rsidP="00357DCC">
      <w:pPr>
        <w:numPr>
          <w:ilvl w:val="0"/>
          <w:numId w:val="735"/>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CATEGORIE CLIENTELE (CCCLIE) : 3 caractères.</w:t>
      </w:r>
    </w:p>
    <w:p w:rsidR="0043461C" w:rsidRPr="007E57B2" w:rsidRDefault="0043461C" w:rsidP="00357DCC">
      <w:pPr>
        <w:numPr>
          <w:ilvl w:val="0"/>
          <w:numId w:val="736"/>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LIB LONG CATEGORIE CLIENTELE (YL2CCC) : 40 caractères.</w:t>
      </w:r>
    </w:p>
    <w:p w:rsidR="0043461C" w:rsidRPr="007E57B2" w:rsidRDefault="0043461C" w:rsidP="00357DCC">
      <w:pPr>
        <w:numPr>
          <w:ilvl w:val="0"/>
          <w:numId w:val="736"/>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LIB COURT CATEGORIE CLIENTELE (YL1CCC) : 16 caractères.</w:t>
      </w:r>
    </w:p>
    <w:p w:rsidR="0043461C" w:rsidRPr="007E57B2" w:rsidRDefault="0043461C" w:rsidP="00357DCC">
      <w:pPr>
        <w:numPr>
          <w:ilvl w:val="0"/>
          <w:numId w:val="736"/>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AGENT CDC (CAG) : 8 caractères</w:t>
      </w:r>
    </w:p>
    <w:p w:rsidR="0043461C" w:rsidRPr="007E57B2" w:rsidRDefault="0043461C" w:rsidP="00357DCC">
      <w:pPr>
        <w:numPr>
          <w:ilvl w:val="0"/>
          <w:numId w:val="736"/>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CODE RGPT CATEG. CL COMPT CDC (CCCLIF) : 3 caractères  </w:t>
      </w:r>
    </w:p>
    <w:p w:rsidR="0043461C" w:rsidRPr="007E57B2" w:rsidRDefault="0043461C" w:rsidP="0043461C">
      <w:pPr>
        <w:autoSpaceDE w:val="0"/>
        <w:autoSpaceDN w:val="0"/>
        <w:adjustRightInd w:val="0"/>
        <w:rPr>
          <w:rFonts w:asciiTheme="minorHAnsi" w:hAnsiTheme="minorHAnsi" w:cstheme="minorHAnsi"/>
          <w:szCs w:val="24"/>
          <w:lang w:eastAsia="fr-FR" w:bidi="ar-SA"/>
        </w:rPr>
      </w:pPr>
    </w:p>
    <w:p w:rsidR="0043461C" w:rsidRPr="007E57B2" w:rsidRDefault="0043461C" w:rsidP="0043461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 d'unicité : </w:t>
      </w:r>
    </w:p>
    <w:p w:rsidR="0043461C" w:rsidRPr="007E57B2" w:rsidRDefault="0043461C" w:rsidP="0043461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sur CODE CATEGORIE CLIENTELE (CCCLIE)</w:t>
      </w:r>
    </w:p>
    <w:p w:rsidR="0043461C" w:rsidRPr="007E57B2" w:rsidRDefault="0043461C" w:rsidP="0043461C">
      <w:pPr>
        <w:autoSpaceDE w:val="0"/>
        <w:autoSpaceDN w:val="0"/>
        <w:adjustRightInd w:val="0"/>
        <w:rPr>
          <w:rFonts w:asciiTheme="minorHAnsi" w:hAnsiTheme="minorHAnsi" w:cstheme="minorHAnsi"/>
          <w:szCs w:val="24"/>
          <w:lang w:eastAsia="fr-FR" w:bidi="ar-SA"/>
        </w:rPr>
      </w:pPr>
    </w:p>
    <w:p w:rsidR="0043461C" w:rsidRPr="007E57B2" w:rsidRDefault="0043461C" w:rsidP="0043461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7E57B2">
        <w:rPr>
          <w:rFonts w:asciiTheme="minorHAnsi" w:hAnsiTheme="minorHAnsi" w:cstheme="minorHAnsi"/>
          <w:szCs w:val="24"/>
          <w:lang w:eastAsia="fr-FR" w:bidi="ar-SA"/>
        </w:rPr>
        <w:t xml:space="preserve"> </w:t>
      </w:r>
    </w:p>
    <w:p w:rsidR="0043461C" w:rsidRPr="007E57B2" w:rsidRDefault="0043461C" w:rsidP="00357DCC">
      <w:pPr>
        <w:numPr>
          <w:ilvl w:val="0"/>
          <w:numId w:val="737"/>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AGENT CDC (CAG) est facultatif</w:t>
      </w:r>
    </w:p>
    <w:p w:rsidR="0043461C" w:rsidRPr="007E57B2" w:rsidRDefault="0043461C" w:rsidP="00357DCC">
      <w:pPr>
        <w:numPr>
          <w:ilvl w:val="0"/>
          <w:numId w:val="737"/>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RGPT CATEG. CL COMPT CDC (CCCLIF) est facultatif</w:t>
      </w:r>
    </w:p>
    <w:p w:rsidR="0043461C" w:rsidRPr="007E57B2" w:rsidRDefault="0043461C" w:rsidP="0043461C">
      <w:pPr>
        <w:autoSpaceDE w:val="0"/>
        <w:autoSpaceDN w:val="0"/>
        <w:adjustRightInd w:val="0"/>
        <w:rPr>
          <w:rFonts w:asciiTheme="minorHAnsi" w:hAnsiTheme="minorHAnsi" w:cstheme="minorHAnsi"/>
          <w:szCs w:val="24"/>
          <w:lang w:eastAsia="fr-FR" w:bidi="ar-SA"/>
        </w:rPr>
      </w:pPr>
    </w:p>
    <w:p w:rsidR="0043461C" w:rsidRPr="007E57B2" w:rsidRDefault="0043461C" w:rsidP="0043461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Caractères autorisés ( ne concerne que les champs de saisie. Les dates et les listes déroulantes sont exclues de ces contrôles):</w:t>
      </w:r>
    </w:p>
    <w:p w:rsidR="0043461C" w:rsidRPr="007E57B2" w:rsidRDefault="000A6C3D" w:rsidP="0043461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Quel que</w:t>
      </w:r>
      <w:r w:rsidR="0043461C" w:rsidRPr="007E57B2">
        <w:rPr>
          <w:rFonts w:asciiTheme="minorHAnsi" w:hAnsiTheme="minorHAnsi" w:cstheme="minorHAnsi"/>
          <w:szCs w:val="24"/>
          <w:lang w:eastAsia="fr-FR" w:bidi="ar-SA"/>
        </w:rPr>
        <w:t xml:space="preserve"> soit le champs de saisie les caractères autorisés sont : </w:t>
      </w:r>
    </w:p>
    <w:p w:rsidR="0043461C" w:rsidRPr="007E57B2" w:rsidRDefault="0043461C" w:rsidP="00357DCC">
      <w:pPr>
        <w:numPr>
          <w:ilvl w:val="0"/>
          <w:numId w:val="738"/>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caractères alphanumériques en majuscules non accentuées (soit A-Z),</w:t>
      </w:r>
    </w:p>
    <w:p w:rsidR="0043461C" w:rsidRPr="007E57B2" w:rsidRDefault="0043461C" w:rsidP="00357DCC">
      <w:pPr>
        <w:numPr>
          <w:ilvl w:val="0"/>
          <w:numId w:val="73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chiffres 0-9,</w:t>
      </w:r>
    </w:p>
    <w:p w:rsidR="0043461C" w:rsidRPr="007E57B2" w:rsidRDefault="0043461C" w:rsidP="00357DCC">
      <w:pPr>
        <w:numPr>
          <w:ilvl w:val="0"/>
          <w:numId w:val="73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les séparateurs ‘ - . ,  /  , </w:t>
      </w:r>
    </w:p>
    <w:p w:rsidR="0043461C" w:rsidRPr="007E57B2" w:rsidRDefault="0043461C" w:rsidP="00357DCC">
      <w:pPr>
        <w:numPr>
          <w:ilvl w:val="0"/>
          <w:numId w:val="73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tiret bas ou underscore _,</w:t>
      </w:r>
    </w:p>
    <w:p w:rsidR="00545F54" w:rsidRPr="007E57B2" w:rsidRDefault="00545F54" w:rsidP="00545F54">
      <w:pPr>
        <w:rPr>
          <w:rFonts w:asciiTheme="minorHAnsi" w:hAnsiTheme="minorHAnsi" w:cstheme="minorHAnsi"/>
          <w:szCs w:val="24"/>
          <w:lang w:eastAsia="fr-FR" w:bidi="ar-SA"/>
        </w:rPr>
      </w:pPr>
    </w:p>
    <w:p w:rsidR="00A72220" w:rsidRPr="004E2387" w:rsidRDefault="00A72220" w:rsidP="00A72220">
      <w:pPr>
        <w:pStyle w:val="Titre4"/>
        <w:rPr>
          <w:rFonts w:asciiTheme="minorHAnsi" w:hAnsiTheme="minorHAnsi" w:cstheme="minorHAnsi"/>
        </w:rPr>
      </w:pPr>
      <w:r w:rsidRPr="004E2387">
        <w:rPr>
          <w:rFonts w:asciiTheme="minorHAnsi" w:hAnsiTheme="minorHAnsi" w:cstheme="minorHAnsi"/>
        </w:rPr>
        <w:t>Modification : contrôle des données de ta_categorie_de_client_lmtay523</w:t>
      </w: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Données obligatoires : </w:t>
      </w:r>
    </w:p>
    <w:p w:rsidR="00A72220" w:rsidRPr="007E57B2" w:rsidRDefault="00A72220" w:rsidP="005B01C3">
      <w:pPr>
        <w:numPr>
          <w:ilvl w:val="0"/>
          <w:numId w:val="263"/>
        </w:numPr>
        <w:autoSpaceDE w:val="0"/>
        <w:autoSpaceDN w:val="0"/>
        <w:adjustRightInd w:val="0"/>
        <w:spacing w:after="1"/>
        <w:rPr>
          <w:rFonts w:asciiTheme="minorHAnsi" w:hAnsiTheme="minorHAnsi" w:cstheme="minorHAnsi"/>
          <w:szCs w:val="24"/>
          <w:lang w:val="en-US" w:eastAsia="fr-FR" w:bidi="ar-SA"/>
        </w:rPr>
      </w:pPr>
      <w:r w:rsidRPr="007E57B2">
        <w:rPr>
          <w:rFonts w:asciiTheme="minorHAnsi" w:hAnsiTheme="minorHAnsi" w:cstheme="minorHAnsi"/>
          <w:szCs w:val="24"/>
          <w:lang w:val="en-US" w:eastAsia="fr-FR" w:bidi="ar-SA"/>
        </w:rPr>
        <w:t>LIB LONG CATEGORIE CLIENTELE (YL2CCC)</w:t>
      </w:r>
    </w:p>
    <w:p w:rsidR="00A72220" w:rsidRPr="007E57B2" w:rsidRDefault="00A72220" w:rsidP="005B01C3">
      <w:pPr>
        <w:numPr>
          <w:ilvl w:val="0"/>
          <w:numId w:val="263"/>
        </w:numPr>
        <w:autoSpaceDE w:val="0"/>
        <w:autoSpaceDN w:val="0"/>
        <w:adjustRightInd w:val="0"/>
        <w:rPr>
          <w:rFonts w:asciiTheme="minorHAnsi" w:hAnsiTheme="minorHAnsi" w:cstheme="minorHAnsi"/>
          <w:szCs w:val="24"/>
          <w:lang w:val="en-US" w:eastAsia="fr-FR" w:bidi="ar-SA"/>
        </w:rPr>
      </w:pPr>
      <w:r w:rsidRPr="007E57B2">
        <w:rPr>
          <w:rFonts w:asciiTheme="minorHAnsi" w:hAnsiTheme="minorHAnsi" w:cstheme="minorHAnsi"/>
          <w:szCs w:val="24"/>
          <w:lang w:val="en-US" w:eastAsia="fr-FR" w:bidi="ar-SA"/>
        </w:rPr>
        <w:t>LIB COURT CATEGORIE CLIENTELE (YL1CCC)</w:t>
      </w:r>
    </w:p>
    <w:p w:rsidR="00A72220" w:rsidRPr="007E57B2" w:rsidRDefault="00A72220" w:rsidP="00A72220">
      <w:pPr>
        <w:autoSpaceDE w:val="0"/>
        <w:autoSpaceDN w:val="0"/>
        <w:adjustRightInd w:val="0"/>
        <w:rPr>
          <w:rFonts w:asciiTheme="minorHAnsi" w:hAnsiTheme="minorHAnsi" w:cstheme="minorHAnsi"/>
          <w:szCs w:val="24"/>
          <w:lang w:val="en-US" w:eastAsia="fr-FR" w:bidi="ar-SA"/>
        </w:rPr>
      </w:pP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Contrôles de longueur maximale : </w:t>
      </w:r>
    </w:p>
    <w:p w:rsidR="00A72220" w:rsidRPr="007E57B2" w:rsidRDefault="00A72220" w:rsidP="005B01C3">
      <w:pPr>
        <w:numPr>
          <w:ilvl w:val="0"/>
          <w:numId w:val="264"/>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LIB LONG CATEGORIE CLIENTELE (YL2CCC) : 40 caractères.</w:t>
      </w:r>
    </w:p>
    <w:p w:rsidR="00A72220" w:rsidRPr="007E57B2" w:rsidRDefault="00A72220" w:rsidP="005B01C3">
      <w:pPr>
        <w:numPr>
          <w:ilvl w:val="0"/>
          <w:numId w:val="264"/>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LIB COURT CATEGORIE CLIENTELE (YL1CCC) : 16 caractères.</w:t>
      </w:r>
    </w:p>
    <w:p w:rsidR="00A72220" w:rsidRPr="007E57B2" w:rsidRDefault="00A72220" w:rsidP="005B01C3">
      <w:pPr>
        <w:numPr>
          <w:ilvl w:val="0"/>
          <w:numId w:val="264"/>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AGENT CDC (CAG) : 8 caractères</w:t>
      </w:r>
    </w:p>
    <w:p w:rsidR="00A72220" w:rsidRPr="007E57B2" w:rsidRDefault="00A72220" w:rsidP="005B01C3">
      <w:pPr>
        <w:numPr>
          <w:ilvl w:val="0"/>
          <w:numId w:val="264"/>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CODE RGPT CATEG. CL COMPT CDC (CCCLIF) : 3 caractères  </w:t>
      </w:r>
    </w:p>
    <w:p w:rsidR="00A72220" w:rsidRPr="007E57B2" w:rsidRDefault="00A72220" w:rsidP="00A72220">
      <w:pPr>
        <w:autoSpaceDE w:val="0"/>
        <w:autoSpaceDN w:val="0"/>
        <w:adjustRightInd w:val="0"/>
        <w:rPr>
          <w:rFonts w:asciiTheme="minorHAnsi" w:hAnsiTheme="minorHAnsi" w:cstheme="minorHAnsi"/>
          <w:szCs w:val="24"/>
          <w:lang w:eastAsia="fr-FR" w:bidi="ar-SA"/>
        </w:rPr>
      </w:pPr>
    </w:p>
    <w:p w:rsidR="00A72220" w:rsidRPr="007E57B2" w:rsidRDefault="00A72220" w:rsidP="00A72220">
      <w:pPr>
        <w:autoSpaceDE w:val="0"/>
        <w:autoSpaceDN w:val="0"/>
        <w:adjustRightInd w:val="0"/>
        <w:rPr>
          <w:rFonts w:asciiTheme="minorHAnsi" w:hAnsiTheme="minorHAnsi" w:cstheme="minorHAnsi"/>
          <w:szCs w:val="24"/>
          <w:lang w:eastAsia="fr-FR" w:bidi="ar-SA"/>
        </w:rPr>
      </w:pP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Caractères autorisés </w:t>
      </w:r>
      <w:r w:rsidR="00EF19DA" w:rsidRPr="007E57B2">
        <w:rPr>
          <w:rFonts w:asciiTheme="minorHAnsi" w:hAnsiTheme="minorHAnsi" w:cstheme="minorHAnsi"/>
          <w:szCs w:val="24"/>
          <w:lang w:eastAsia="fr-FR" w:bidi="ar-SA"/>
        </w:rPr>
        <w:t>(ne</w:t>
      </w:r>
      <w:r w:rsidRPr="007E57B2">
        <w:rPr>
          <w:rFonts w:asciiTheme="minorHAnsi" w:hAnsiTheme="minorHAnsi" w:cstheme="minorHAnsi"/>
          <w:szCs w:val="24"/>
          <w:lang w:eastAsia="fr-FR" w:bidi="ar-SA"/>
        </w:rPr>
        <w:t xml:space="preserve"> concerne que les champs de saisie. Les dates et les listes déroulantes sont exclues de ces contrôles):</w:t>
      </w:r>
    </w:p>
    <w:p w:rsidR="00A72220" w:rsidRPr="007E57B2" w:rsidRDefault="00EF19DA"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Quel que</w:t>
      </w:r>
      <w:r w:rsidR="00A72220" w:rsidRPr="007E57B2">
        <w:rPr>
          <w:rFonts w:asciiTheme="minorHAnsi" w:hAnsiTheme="minorHAnsi" w:cstheme="minorHAnsi"/>
          <w:szCs w:val="24"/>
          <w:lang w:eastAsia="fr-FR" w:bidi="ar-SA"/>
        </w:rPr>
        <w:t xml:space="preserve"> soit le </w:t>
      </w:r>
      <w:r w:rsidRPr="007E57B2">
        <w:rPr>
          <w:rFonts w:asciiTheme="minorHAnsi" w:hAnsiTheme="minorHAnsi" w:cstheme="minorHAnsi"/>
          <w:szCs w:val="24"/>
          <w:lang w:eastAsia="fr-FR" w:bidi="ar-SA"/>
        </w:rPr>
        <w:t>champ</w:t>
      </w:r>
      <w:r w:rsidR="00A72220" w:rsidRPr="007E57B2">
        <w:rPr>
          <w:rFonts w:asciiTheme="minorHAnsi" w:hAnsiTheme="minorHAnsi" w:cstheme="minorHAnsi"/>
          <w:szCs w:val="24"/>
          <w:lang w:eastAsia="fr-FR" w:bidi="ar-SA"/>
        </w:rPr>
        <w:t xml:space="preserve"> de saisie les caractères autorisés sont : </w:t>
      </w:r>
    </w:p>
    <w:p w:rsidR="00A72220" w:rsidRPr="007E57B2" w:rsidRDefault="00A72220" w:rsidP="005B01C3">
      <w:pPr>
        <w:numPr>
          <w:ilvl w:val="0"/>
          <w:numId w:val="265"/>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caractères alphanumériques en majuscules non accentuées (soit A-Z),</w:t>
      </w:r>
    </w:p>
    <w:p w:rsidR="00A72220" w:rsidRPr="007E57B2" w:rsidRDefault="00A72220" w:rsidP="005B01C3">
      <w:pPr>
        <w:numPr>
          <w:ilvl w:val="0"/>
          <w:numId w:val="265"/>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chiffres 0-9,</w:t>
      </w:r>
    </w:p>
    <w:p w:rsidR="00A72220" w:rsidRPr="007E57B2" w:rsidRDefault="00A72220" w:rsidP="005B01C3">
      <w:pPr>
        <w:numPr>
          <w:ilvl w:val="0"/>
          <w:numId w:val="265"/>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les séparateurs ‘ - . ,  /  , </w:t>
      </w:r>
    </w:p>
    <w:p w:rsidR="00A72220" w:rsidRPr="007E57B2" w:rsidRDefault="00A72220" w:rsidP="005B01C3">
      <w:pPr>
        <w:numPr>
          <w:ilvl w:val="0"/>
          <w:numId w:val="265"/>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tiret bas ou underscore _,</w:t>
      </w:r>
    </w:p>
    <w:p w:rsidR="00A72220" w:rsidRPr="007E57B2" w:rsidRDefault="00A72220" w:rsidP="00A72220">
      <w:pPr>
        <w:autoSpaceDE w:val="0"/>
        <w:autoSpaceDN w:val="0"/>
        <w:adjustRightInd w:val="0"/>
        <w:rPr>
          <w:rFonts w:asciiTheme="minorHAnsi" w:hAnsiTheme="minorHAnsi" w:cstheme="minorHAnsi"/>
          <w:szCs w:val="24"/>
          <w:lang w:eastAsia="fr-FR" w:bidi="ar-SA"/>
        </w:rPr>
      </w:pPr>
    </w:p>
    <w:p w:rsidR="00A72220" w:rsidRPr="007E57B2" w:rsidRDefault="00A72220" w:rsidP="00A7222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7E57B2">
        <w:rPr>
          <w:rFonts w:asciiTheme="minorHAnsi" w:hAnsiTheme="minorHAnsi" w:cstheme="minorHAnsi"/>
          <w:szCs w:val="24"/>
          <w:lang w:eastAsia="fr-FR" w:bidi="ar-SA"/>
        </w:rPr>
        <w:t xml:space="preserve"> </w:t>
      </w:r>
    </w:p>
    <w:p w:rsidR="00A72220" w:rsidRPr="007E57B2" w:rsidRDefault="00A72220" w:rsidP="005B01C3">
      <w:pPr>
        <w:numPr>
          <w:ilvl w:val="0"/>
          <w:numId w:val="266"/>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AGENT CDC (CAG) est facultatif</w:t>
      </w:r>
    </w:p>
    <w:p w:rsidR="00A72220" w:rsidRPr="007E57B2" w:rsidRDefault="00A72220" w:rsidP="00A72220">
      <w:pPr>
        <w:tabs>
          <w:tab w:val="left" w:pos="1867"/>
        </w:tabs>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RGPT CATEG. CL COMPT CDC (CCCLIF) est facultatif</w:t>
      </w:r>
    </w:p>
    <w:p w:rsidR="007D5338" w:rsidRPr="007E57B2" w:rsidRDefault="007D5338" w:rsidP="00A72220">
      <w:pPr>
        <w:tabs>
          <w:tab w:val="left" w:pos="1867"/>
        </w:tabs>
        <w:autoSpaceDE w:val="0"/>
        <w:autoSpaceDN w:val="0"/>
        <w:adjustRightInd w:val="0"/>
        <w:rPr>
          <w:rFonts w:asciiTheme="minorHAnsi" w:hAnsiTheme="minorHAnsi" w:cstheme="minorHAnsi"/>
          <w:szCs w:val="24"/>
          <w:lang w:eastAsia="fr-FR" w:bidi="ar-SA"/>
        </w:rPr>
      </w:pPr>
    </w:p>
    <w:p w:rsidR="007D5338" w:rsidRDefault="007D5338" w:rsidP="007D5338">
      <w:pPr>
        <w:pStyle w:val="Titre4"/>
        <w:rPr>
          <w:rFonts w:asciiTheme="minorHAnsi" w:hAnsiTheme="minorHAnsi" w:cstheme="minorHAnsi"/>
        </w:rPr>
      </w:pPr>
      <w:r w:rsidRPr="00510621">
        <w:rPr>
          <w:rFonts w:asciiTheme="minorHAnsi" w:hAnsiTheme="minorHAnsi" w:cstheme="minorHAnsi"/>
        </w:rPr>
        <w:t>Modification : renseignement des données de ta_categorie_de_client_lmtay523</w:t>
      </w:r>
    </w:p>
    <w:p w:rsidR="007D5338" w:rsidRPr="007E57B2" w:rsidRDefault="007D5338" w:rsidP="007D533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7D5338" w:rsidRPr="007E57B2" w:rsidRDefault="007D5338" w:rsidP="00357DCC">
      <w:pPr>
        <w:numPr>
          <w:ilvl w:val="0"/>
          <w:numId w:val="436"/>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 LIB LONG CATEGORIE CLIENTELE (YL2CCC)</w:t>
      </w:r>
    </w:p>
    <w:p w:rsidR="007D5338" w:rsidRPr="007E57B2" w:rsidRDefault="007D5338" w:rsidP="00357DCC">
      <w:pPr>
        <w:numPr>
          <w:ilvl w:val="0"/>
          <w:numId w:val="436"/>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LIBELLE COURT CATEGORIE CLIENTELE (YL1CCC)</w:t>
      </w:r>
    </w:p>
    <w:p w:rsidR="007D5338" w:rsidRPr="007E57B2" w:rsidRDefault="007D5338" w:rsidP="00357DCC">
      <w:pPr>
        <w:numPr>
          <w:ilvl w:val="0"/>
          <w:numId w:val="436"/>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CODE AGENT CDC (CAG)</w:t>
      </w:r>
    </w:p>
    <w:p w:rsidR="007D5338" w:rsidRPr="007E57B2" w:rsidRDefault="007D5338" w:rsidP="00357DCC">
      <w:pPr>
        <w:numPr>
          <w:ilvl w:val="0"/>
          <w:numId w:val="436"/>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CODE RGPT CATEG. CL COMPT CDC (CCCLIF)</w:t>
      </w:r>
    </w:p>
    <w:p w:rsidR="007D5338" w:rsidRPr="007E57B2" w:rsidRDefault="007D5338" w:rsidP="007D5338">
      <w:pPr>
        <w:autoSpaceDE w:val="0"/>
        <w:autoSpaceDN w:val="0"/>
        <w:adjustRightInd w:val="0"/>
        <w:rPr>
          <w:rFonts w:asciiTheme="minorHAnsi" w:hAnsiTheme="minorHAnsi" w:cstheme="minorHAnsi"/>
          <w:szCs w:val="24"/>
          <w:lang w:eastAsia="fr-FR" w:bidi="ar-SA"/>
        </w:rPr>
      </w:pPr>
    </w:p>
    <w:p w:rsidR="007D5338" w:rsidRPr="007E57B2" w:rsidRDefault="007D5338" w:rsidP="007D533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7D5338" w:rsidRPr="007E57B2" w:rsidRDefault="007D5338" w:rsidP="00357DCC">
      <w:pPr>
        <w:numPr>
          <w:ilvl w:val="0"/>
          <w:numId w:val="437"/>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 FERMETURE (YDF000)</w:t>
      </w:r>
    </w:p>
    <w:p w:rsidR="007D5338" w:rsidRPr="007E57B2" w:rsidRDefault="007D5338" w:rsidP="00357DCC">
      <w:pPr>
        <w:numPr>
          <w:ilvl w:val="0"/>
          <w:numId w:val="437"/>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 CLOTURE (YDCLOT)</w:t>
      </w:r>
    </w:p>
    <w:p w:rsidR="007D5338" w:rsidRPr="007E57B2" w:rsidRDefault="007D5338" w:rsidP="007D5338">
      <w:pPr>
        <w:autoSpaceDE w:val="0"/>
        <w:autoSpaceDN w:val="0"/>
        <w:adjustRightInd w:val="0"/>
        <w:rPr>
          <w:rFonts w:asciiTheme="minorHAnsi" w:hAnsiTheme="minorHAnsi" w:cstheme="minorHAnsi"/>
          <w:szCs w:val="24"/>
          <w:lang w:eastAsia="fr-FR" w:bidi="ar-SA"/>
        </w:rPr>
      </w:pPr>
    </w:p>
    <w:p w:rsidR="007D5338" w:rsidRPr="007E57B2" w:rsidRDefault="007D5338" w:rsidP="007D533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une liste déroulante issue de la table ta_choix_oui_non : </w:t>
      </w:r>
    </w:p>
    <w:p w:rsidR="007D5338" w:rsidRPr="007E57B2" w:rsidRDefault="007D5338" w:rsidP="00357DCC">
      <w:pPr>
        <w:numPr>
          <w:ilvl w:val="0"/>
          <w:numId w:val="438"/>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PRESENCE NUMERO AGREMENT (CNOAGR). </w:t>
      </w:r>
    </w:p>
    <w:p w:rsidR="007D5338" w:rsidRPr="007E57B2" w:rsidRDefault="007D5338" w:rsidP="00357DCC">
      <w:pPr>
        <w:numPr>
          <w:ilvl w:val="0"/>
          <w:numId w:val="43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CLIENT APPARENTE CDC (CAPPAR). </w:t>
      </w:r>
    </w:p>
    <w:p w:rsidR="007D5338" w:rsidRPr="007E57B2" w:rsidRDefault="007D5338" w:rsidP="00357DCC">
      <w:pPr>
        <w:numPr>
          <w:ilvl w:val="0"/>
          <w:numId w:val="43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CD FISCAL CATEGORIE CLIENTELE (YCFCCC). </w:t>
      </w:r>
    </w:p>
    <w:p w:rsidR="007D5338" w:rsidRPr="007E57B2" w:rsidRDefault="007D5338" w:rsidP="00357DCC">
      <w:pPr>
        <w:numPr>
          <w:ilvl w:val="0"/>
          <w:numId w:val="43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CATEGORIE CLIENTELE TECHNIQUE (CCCLIT).</w:t>
      </w:r>
    </w:p>
    <w:p w:rsidR="007D5338" w:rsidRPr="007E57B2" w:rsidRDefault="007D5338" w:rsidP="00357DCC">
      <w:pPr>
        <w:numPr>
          <w:ilvl w:val="0"/>
          <w:numId w:val="43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TOP ETABLISSEMENT PUBLIC (TETPUB). </w:t>
      </w:r>
    </w:p>
    <w:p w:rsidR="007D5338" w:rsidRPr="007E57B2" w:rsidRDefault="007D5338" w:rsidP="00357DCC">
      <w:pPr>
        <w:numPr>
          <w:ilvl w:val="0"/>
          <w:numId w:val="438"/>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SOURCE SAISIE INFO (CSINFO). </w:t>
      </w:r>
    </w:p>
    <w:p w:rsidR="007D5338" w:rsidRPr="007E57B2" w:rsidRDefault="007D5338" w:rsidP="00357DCC">
      <w:pPr>
        <w:numPr>
          <w:ilvl w:val="0"/>
          <w:numId w:val="438"/>
        </w:numPr>
        <w:autoSpaceDE w:val="0"/>
        <w:autoSpaceDN w:val="0"/>
        <w:adjustRightInd w:val="0"/>
        <w:rPr>
          <w:rFonts w:asciiTheme="minorHAnsi" w:hAnsiTheme="minorHAnsi" w:cstheme="minorHAnsi"/>
          <w:szCs w:val="24"/>
          <w:lang w:val="en-US" w:eastAsia="fr-FR" w:bidi="ar-SA"/>
        </w:rPr>
      </w:pPr>
      <w:r w:rsidRPr="007E57B2">
        <w:rPr>
          <w:rFonts w:asciiTheme="minorHAnsi" w:hAnsiTheme="minorHAnsi" w:cstheme="minorHAnsi"/>
          <w:szCs w:val="24"/>
          <w:lang w:val="en-US" w:eastAsia="fr-FR" w:bidi="ar-SA"/>
        </w:rPr>
        <w:t xml:space="preserve">NEGO OPCVM HORS LISTE (YTNOPC). </w:t>
      </w:r>
    </w:p>
    <w:p w:rsidR="007D5338" w:rsidRPr="007E57B2" w:rsidRDefault="007D5338" w:rsidP="007D533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La liste déroulante propose pour chacune de ses zones toutes les valeurs de la table ta_choix_oui_non qui ne sont pas closes (lignes de ta_choix_oui_non dont la DATE DE CLOTURE YDCLOT est supérieure strictement à la date du jour)  ainsi que la valeur déjà sélectionnée (si elle est close)</w:t>
      </w:r>
    </w:p>
    <w:p w:rsidR="007D5338" w:rsidRPr="007E57B2" w:rsidRDefault="007D5338" w:rsidP="007D5338">
      <w:pPr>
        <w:autoSpaceDE w:val="0"/>
        <w:autoSpaceDN w:val="0"/>
        <w:adjustRightInd w:val="0"/>
        <w:rPr>
          <w:rFonts w:asciiTheme="minorHAnsi" w:hAnsiTheme="minorHAnsi" w:cstheme="minorHAnsi"/>
          <w:szCs w:val="24"/>
          <w:lang w:eastAsia="fr-FR" w:bidi="ar-SA"/>
        </w:rPr>
      </w:pPr>
    </w:p>
    <w:p w:rsidR="007D5338" w:rsidRPr="007E57B2" w:rsidRDefault="007D5338" w:rsidP="007D533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une liste déroulante : </w:t>
      </w:r>
    </w:p>
    <w:p w:rsidR="007D5338" w:rsidRPr="007E57B2" w:rsidRDefault="007D5338" w:rsidP="00357DCC">
      <w:pPr>
        <w:numPr>
          <w:ilvl w:val="0"/>
          <w:numId w:val="439"/>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FAMILLE COMMERC (C0FCM) . La liste déroulante propose toutes les valeurs de la table ta_famille_commerciale_lmtay738 qui ne sont pas closes (lignes dont la DATE DE CLOTURE YDCLOT est supérieure strictement à la date du jour), ainsi que la valeur déjà sélectionnée (si elle est close), accompagnées de leur libellé LBCMIF</w:t>
      </w:r>
    </w:p>
    <w:p w:rsidR="007D5338" w:rsidRPr="007E57B2" w:rsidRDefault="007D5338" w:rsidP="00357DCC">
      <w:pPr>
        <w:numPr>
          <w:ilvl w:val="0"/>
          <w:numId w:val="43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NOMENCLAT CLIENTELE (YCNCLI). La liste déroulante propose toutes les valeurs de la table ta_nomenclature_de_clientele_lmtay774 qui ne sont pas closes (lignes dont la DATE DE CLOTURE YDCLOT est supérieure strictement à la date du jour), ainsi que la valeur déjà sélectionnée (si elle est close), accompagnées de leur libellé LBNCLI</w:t>
      </w:r>
    </w:p>
    <w:p w:rsidR="007D5338" w:rsidRPr="007E57B2" w:rsidRDefault="007D5338" w:rsidP="00357DCC">
      <w:pPr>
        <w:numPr>
          <w:ilvl w:val="0"/>
          <w:numId w:val="43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MODE GESTION CLIENTS (CMEGCL) . La liste déroulante propose toutes les valeurs de la table ta_mode_de_gestion_clients_lmtay831 qui ne sont pas closes (lignes dont la DATE DE CLOTURE YDCLOT est supérieure strictement à la date du jour), ainsi que la valeur déjà sélectionnée (si elle est close), accompagnées de leur libellé LMGECL</w:t>
      </w:r>
    </w:p>
    <w:p w:rsidR="007D5338" w:rsidRPr="007E57B2" w:rsidRDefault="007D5338" w:rsidP="00357DCC">
      <w:pPr>
        <w:numPr>
          <w:ilvl w:val="0"/>
          <w:numId w:val="43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RGPT CATEG CL COMPTA FB (CCCLIR) . La liste déroulante propose toutes les valeurs de la table ta_rgpt_categorie_clientele_compt_lmtay947 qui ne sont pas closes (lignes dont la DATE DE CLOTURE YDCLOT est supérieure strictement à la date du jour), ainsi que la valeur déjà sélectionnée (si elle est close), accompagnées de leur libellé LCCLIR</w:t>
      </w:r>
    </w:p>
    <w:p w:rsidR="007D5338" w:rsidRPr="007E57B2" w:rsidRDefault="007D5338" w:rsidP="00357DCC">
      <w:pPr>
        <w:numPr>
          <w:ilvl w:val="0"/>
          <w:numId w:val="43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CLASSIFICATION MIF (YC0MIF) . La liste déroulante propose toutes les valeurs de la table ta_classification_mif_lmtay718 qui ne sont pas closes (lignes dont la DATE DE CLOTURE YDCLOT est supérieure strictement à la date du jour), ainsi que la valeur déjà sélectionnée (si elle est close), accompagnées de leur libellé LBCMIF</w:t>
      </w:r>
    </w:p>
    <w:p w:rsidR="007D5338" w:rsidRPr="007E57B2" w:rsidRDefault="007D5338" w:rsidP="00357DCC">
      <w:pPr>
        <w:numPr>
          <w:ilvl w:val="0"/>
          <w:numId w:val="43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PROFIL TITULAIRE  (CPRTIT) . La liste déroulante  propose toutes les valeurs de la table ta_profil_titulaire_lmtay400 qui ne sont pas closes (lignes dont la DATE DE CLOTURE YDCLOT est supérieure strictement à la date du jour), ainsi que la valeur déjà sélectionnée (si elle est close), accompagnées de leur libellé LPRTIT</w:t>
      </w:r>
    </w:p>
    <w:p w:rsidR="007D5338" w:rsidRPr="007E57B2" w:rsidRDefault="007D5338" w:rsidP="00357DCC">
      <w:pPr>
        <w:numPr>
          <w:ilvl w:val="0"/>
          <w:numId w:val="43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TYPE FILIERES (CDTYFI) . La liste déroulante  propose toutes les valeurs de la table ta_type_filiere_lmtay401 qui ne sont pas closes (lignes dont la DATE DE CLOTURE YDCLOT est supérieure strictement à la date du jour), ainsi que la valeur déjà sélectionnée (si elle est close), accompagnées de leur libellé LBTYFI</w:t>
      </w:r>
    </w:p>
    <w:p w:rsidR="007D5338" w:rsidRPr="007E57B2" w:rsidRDefault="007D5338" w:rsidP="00357DCC">
      <w:pPr>
        <w:numPr>
          <w:ilvl w:val="0"/>
          <w:numId w:val="43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LISTE OPCVM (CDLOPC) . La liste déroulante  propose toutes les valeurs de la table ta_liste_opcvm_lmtay402 qui ne sont pas closes (lignes dont la DATE DE CLOTURE YDCLOT est supérieure strictement à la date du jour), ainsi que la valeur déjà sélectionnée (si elle est close), accompagnées de leur libellé LBLOPC</w:t>
      </w:r>
    </w:p>
    <w:p w:rsidR="007D5338" w:rsidRPr="007E57B2" w:rsidRDefault="007D5338" w:rsidP="00A72220">
      <w:pPr>
        <w:tabs>
          <w:tab w:val="left" w:pos="1867"/>
        </w:tabs>
        <w:autoSpaceDE w:val="0"/>
        <w:autoSpaceDN w:val="0"/>
        <w:adjustRightInd w:val="0"/>
        <w:rPr>
          <w:rFonts w:asciiTheme="minorHAnsi" w:hAnsiTheme="minorHAnsi" w:cstheme="minorHAnsi"/>
          <w:szCs w:val="24"/>
        </w:rPr>
      </w:pPr>
    </w:p>
    <w:p w:rsidR="008A6E6E" w:rsidRPr="007E57B2" w:rsidRDefault="008A6E6E">
      <w:pPr>
        <w:rPr>
          <w:rFonts w:asciiTheme="minorHAnsi" w:hAnsiTheme="minorHAnsi" w:cstheme="minorHAnsi"/>
          <w:szCs w:val="24"/>
        </w:rPr>
      </w:pPr>
      <w:r w:rsidRPr="007E57B2">
        <w:rPr>
          <w:rFonts w:asciiTheme="minorHAnsi" w:hAnsiTheme="minorHAnsi" w:cstheme="minorHAnsi"/>
          <w:szCs w:val="24"/>
        </w:rPr>
        <w:br w:type="page"/>
      </w:r>
    </w:p>
    <w:p w:rsidR="007B3876" w:rsidRPr="00BF16B6" w:rsidRDefault="00B42C68" w:rsidP="00B42C68">
      <w:pPr>
        <w:pStyle w:val="Titre3"/>
      </w:pPr>
      <w:bookmarkStart w:id="867" w:name="_Toc515444429"/>
      <w:r w:rsidRPr="00BF16B6">
        <w:t>ta_categ_sicovam_de_client_lmtay524</w:t>
      </w:r>
      <w:bookmarkEnd w:id="867"/>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lmtay524</w:instrText>
      </w:r>
      <w:r w:rsidR="005A639E">
        <w:instrText xml:space="preserve">" </w:instrText>
      </w:r>
      <w:r w:rsidR="005A639E">
        <w:rPr>
          <w:rFonts w:asciiTheme="minorHAnsi" w:hAnsiTheme="minorHAnsi" w:cstheme="minorHAnsi"/>
        </w:rPr>
        <w:fldChar w:fldCharType="end"/>
      </w:r>
    </w:p>
    <w:p w:rsidR="007F66AC" w:rsidRPr="007E57B2" w:rsidRDefault="00FC2F42" w:rsidP="007F66AC">
      <w:pPr>
        <w:rPr>
          <w:rFonts w:asciiTheme="minorHAnsi" w:eastAsia="Times New Roman" w:hAnsiTheme="minorHAnsi" w:cstheme="minorHAnsi"/>
          <w:color w:val="000000"/>
          <w:szCs w:val="24"/>
          <w:lang w:eastAsia="fr-FR" w:bidi="ar-SA"/>
        </w:rPr>
      </w:pPr>
      <w:r w:rsidRPr="007E57B2">
        <w:rPr>
          <w:rFonts w:asciiTheme="minorHAnsi" w:eastAsia="Times New Roman" w:hAnsiTheme="minorHAnsi" w:cstheme="minorHAnsi"/>
          <w:color w:val="000000"/>
          <w:szCs w:val="24"/>
          <w:lang w:eastAsia="fr-FR" w:bidi="ar-SA"/>
        </w:rPr>
        <w:t>Classification</w:t>
      </w:r>
      <w:r w:rsidR="007F66AC" w:rsidRPr="007E57B2">
        <w:rPr>
          <w:rFonts w:asciiTheme="minorHAnsi" w:eastAsia="Times New Roman" w:hAnsiTheme="minorHAnsi" w:cstheme="minorHAnsi"/>
          <w:color w:val="000000"/>
          <w:szCs w:val="24"/>
          <w:lang w:eastAsia="fr-FR" w:bidi="ar-SA"/>
        </w:rPr>
        <w:t xml:space="preserve">  des clients</w:t>
      </w:r>
      <w:r w:rsidR="00BC0002" w:rsidRPr="007E57B2">
        <w:rPr>
          <w:rFonts w:asciiTheme="minorHAnsi" w:eastAsia="Times New Roman" w:hAnsiTheme="minorHAnsi" w:cstheme="minorHAnsi"/>
          <w:color w:val="000000"/>
          <w:szCs w:val="24"/>
          <w:lang w:eastAsia="fr-FR" w:bidi="ar-SA"/>
        </w:rPr>
        <w:t xml:space="preserve"> titres de la direction bancaire CDC</w:t>
      </w:r>
      <w:r w:rsidR="007F66AC" w:rsidRPr="007E57B2">
        <w:rPr>
          <w:rFonts w:asciiTheme="minorHAnsi" w:eastAsia="Times New Roman" w:hAnsiTheme="minorHAnsi" w:cstheme="minorHAnsi"/>
          <w:color w:val="000000"/>
          <w:szCs w:val="24"/>
          <w:lang w:eastAsia="fr-FR" w:bidi="ar-SA"/>
        </w:rPr>
        <w:t>. ex : banques, sociétés financières, opcvm court terme</w:t>
      </w:r>
      <w:r w:rsidR="00BC0002" w:rsidRPr="007E57B2">
        <w:rPr>
          <w:rFonts w:asciiTheme="minorHAnsi" w:eastAsia="Times New Roman" w:hAnsiTheme="minorHAnsi" w:cstheme="minorHAnsi"/>
          <w:color w:val="000000"/>
          <w:szCs w:val="24"/>
          <w:lang w:eastAsia="fr-FR" w:bidi="ar-SA"/>
        </w:rPr>
        <w:t>.</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167" w:type="dxa"/>
        <w:tblInd w:w="55" w:type="dxa"/>
        <w:tblLayout w:type="fixed"/>
        <w:tblCellMar>
          <w:left w:w="70" w:type="dxa"/>
          <w:right w:w="70" w:type="dxa"/>
        </w:tblCellMar>
        <w:tblLook w:val="04A0" w:firstRow="1" w:lastRow="0" w:firstColumn="1" w:lastColumn="0" w:noHBand="0" w:noVBand="1"/>
      </w:tblPr>
      <w:tblGrid>
        <w:gridCol w:w="1433"/>
        <w:gridCol w:w="876"/>
        <w:gridCol w:w="1350"/>
        <w:gridCol w:w="1091"/>
        <w:gridCol w:w="602"/>
        <w:gridCol w:w="900"/>
        <w:gridCol w:w="993"/>
        <w:gridCol w:w="850"/>
        <w:gridCol w:w="2072"/>
      </w:tblGrid>
      <w:tr w:rsidR="002A7571" w:rsidRPr="002A7571" w:rsidTr="002A7571">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type longueur</w:t>
            </w:r>
          </w:p>
        </w:tc>
        <w:tc>
          <w:tcPr>
            <w:tcW w:w="1091" w:type="dxa"/>
            <w:tcBorders>
              <w:top w:val="single" w:sz="4" w:space="0" w:color="auto"/>
              <w:left w:val="nil"/>
              <w:bottom w:val="single" w:sz="4" w:space="0" w:color="auto"/>
              <w:right w:val="single" w:sz="4" w:space="0" w:color="auto"/>
            </w:tcBorders>
            <w:shd w:val="clear" w:color="000000" w:fill="C5D9F1"/>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saisi / alimenté</w:t>
            </w:r>
          </w:p>
        </w:tc>
        <w:tc>
          <w:tcPr>
            <w:tcW w:w="602" w:type="dxa"/>
            <w:tcBorders>
              <w:top w:val="single" w:sz="4" w:space="0" w:color="auto"/>
              <w:left w:val="nil"/>
              <w:bottom w:val="single" w:sz="4" w:space="0" w:color="auto"/>
              <w:right w:val="single" w:sz="4" w:space="0" w:color="auto"/>
            </w:tcBorders>
            <w:shd w:val="clear" w:color="000000" w:fill="C5D9F1"/>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clé</w:t>
            </w:r>
          </w:p>
        </w:tc>
        <w:tc>
          <w:tcPr>
            <w:tcW w:w="900" w:type="dxa"/>
            <w:tcBorders>
              <w:top w:val="single" w:sz="4" w:space="0" w:color="auto"/>
              <w:left w:val="nil"/>
              <w:bottom w:val="single" w:sz="4" w:space="0" w:color="auto"/>
              <w:right w:val="single" w:sz="4" w:space="0" w:color="auto"/>
            </w:tcBorders>
            <w:shd w:val="clear" w:color="000000" w:fill="C5D9F1"/>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obligatoire / facultatif</w:t>
            </w:r>
          </w:p>
        </w:tc>
        <w:tc>
          <w:tcPr>
            <w:tcW w:w="850" w:type="dxa"/>
            <w:tcBorders>
              <w:top w:val="single" w:sz="4" w:space="0" w:color="auto"/>
              <w:left w:val="nil"/>
              <w:bottom w:val="single" w:sz="4" w:space="0" w:color="auto"/>
              <w:right w:val="single" w:sz="4" w:space="0" w:color="auto"/>
            </w:tcBorders>
            <w:shd w:val="clear" w:color="000000" w:fill="C5D9F1"/>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cardinalité</w:t>
            </w:r>
          </w:p>
        </w:tc>
        <w:tc>
          <w:tcPr>
            <w:tcW w:w="2072" w:type="dxa"/>
            <w:tcBorders>
              <w:top w:val="single" w:sz="4" w:space="0" w:color="auto"/>
              <w:left w:val="nil"/>
              <w:bottom w:val="single" w:sz="4" w:space="0" w:color="auto"/>
              <w:right w:val="single" w:sz="4" w:space="0" w:color="auto"/>
            </w:tcBorders>
            <w:shd w:val="clear" w:color="000000" w:fill="C5D9F1"/>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définition</w:t>
            </w:r>
          </w:p>
        </w:tc>
      </w:tr>
      <w:tr w:rsidR="002A7571" w:rsidRPr="002A7571" w:rsidTr="002A7571">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CD CATEG. CLIENTELE SICOVAM</w:t>
            </w:r>
          </w:p>
        </w:tc>
        <w:tc>
          <w:tcPr>
            <w:tcW w:w="876"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CCACLI</w:t>
            </w:r>
          </w:p>
        </w:tc>
        <w:tc>
          <w:tcPr>
            <w:tcW w:w="135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alphanumérique (3)</w:t>
            </w:r>
          </w:p>
        </w:tc>
        <w:tc>
          <w:tcPr>
            <w:tcW w:w="1091"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clé</w:t>
            </w:r>
          </w:p>
        </w:tc>
        <w:tc>
          <w:tcPr>
            <w:tcW w:w="90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xml:space="preserve">classification des clients titres utilisée pour les déclarations </w:t>
            </w:r>
            <w:r w:rsidR="000A6C3D" w:rsidRPr="002A7571">
              <w:rPr>
                <w:rFonts w:eastAsia="Times New Roman" w:cs="Calibri"/>
                <w:sz w:val="18"/>
                <w:szCs w:val="18"/>
                <w:lang w:eastAsia="fr-FR" w:bidi="ar-SA"/>
              </w:rPr>
              <w:t>réglementaires</w:t>
            </w:r>
          </w:p>
        </w:tc>
      </w:tr>
      <w:tr w:rsidR="002A7571" w:rsidRPr="002A7571" w:rsidTr="002A7571">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xml:space="preserve">date de création de l'enregistrement. Alimenté par le </w:t>
            </w:r>
            <w:r w:rsidR="000A6C3D" w:rsidRPr="002A7571">
              <w:rPr>
                <w:rFonts w:eastAsia="Times New Roman" w:cs="Calibri"/>
                <w:sz w:val="18"/>
                <w:szCs w:val="18"/>
                <w:lang w:eastAsia="fr-FR" w:bidi="ar-SA"/>
              </w:rPr>
              <w:t>système</w:t>
            </w:r>
            <w:r w:rsidRPr="002A7571">
              <w:rPr>
                <w:rFonts w:eastAsia="Times New Roman" w:cs="Calibri"/>
                <w:sz w:val="18"/>
                <w:szCs w:val="18"/>
                <w:lang w:eastAsia="fr-FR" w:bidi="ar-SA"/>
              </w:rPr>
              <w:t xml:space="preserve"> A la date du jour de création. Non modifiable</w:t>
            </w:r>
          </w:p>
        </w:tc>
      </w:tr>
      <w:tr w:rsidR="002A7571" w:rsidRPr="002A7571" w:rsidTr="002A7571">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noWrap/>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noWrap/>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noWrap/>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date de la dernière mise A jour de l'enregistrement. Date alimentée par le système Non modifiable</w:t>
            </w:r>
          </w:p>
        </w:tc>
      </w:tr>
      <w:tr w:rsidR="002A7571" w:rsidRPr="002A7571" w:rsidTr="002A7571">
        <w:trPr>
          <w:trHeight w:val="5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LIB CATEG CLIENTELE SICOVAM</w:t>
            </w:r>
          </w:p>
        </w:tc>
        <w:tc>
          <w:tcPr>
            <w:tcW w:w="876"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LCACLI</w:t>
            </w:r>
          </w:p>
        </w:tc>
        <w:tc>
          <w:tcPr>
            <w:tcW w:w="135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alphanumérique (32)</w:t>
            </w:r>
          </w:p>
        </w:tc>
        <w:tc>
          <w:tcPr>
            <w:tcW w:w="1091"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libellé</w:t>
            </w:r>
          </w:p>
        </w:tc>
      </w:tr>
      <w:tr w:rsidR="002A7571" w:rsidRPr="002A7571" w:rsidTr="002A7571">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xml:space="preserve">date de </w:t>
            </w:r>
            <w:r w:rsidR="000A6C3D" w:rsidRPr="002A7571">
              <w:rPr>
                <w:rFonts w:eastAsia="Times New Roman" w:cs="Calibri"/>
                <w:sz w:val="18"/>
                <w:szCs w:val="18"/>
                <w:lang w:eastAsia="fr-FR" w:bidi="ar-SA"/>
              </w:rPr>
              <w:t>clôture</w:t>
            </w:r>
            <w:r w:rsidRPr="002A7571">
              <w:rPr>
                <w:rFonts w:eastAsia="Times New Roman" w:cs="Calibri"/>
                <w:sz w:val="18"/>
                <w:szCs w:val="18"/>
                <w:lang w:eastAsia="fr-FR" w:bidi="ar-SA"/>
              </w:rPr>
              <w:t xml:space="preserve"> de l'enregistrement alimentée par défaut au 01/01/2076. cette date est modifiable</w:t>
            </w:r>
          </w:p>
        </w:tc>
      </w:tr>
      <w:tr w:rsidR="002A7571" w:rsidRPr="002A7571" w:rsidTr="002A7571">
        <w:trPr>
          <w:trHeight w:val="73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2A7571" w:rsidRPr="002A7571" w:rsidRDefault="002A7571" w:rsidP="002A7571">
            <w:pPr>
              <w:jc w:val="center"/>
              <w:rPr>
                <w:rFonts w:ascii="Segoe UI" w:eastAsia="Times New Roman" w:hAnsi="Segoe UI" w:cs="Segoe UI"/>
                <w:sz w:val="18"/>
                <w:szCs w:val="18"/>
                <w:lang w:eastAsia="fr-FR" w:bidi="ar-SA"/>
              </w:rPr>
            </w:pPr>
            <w:r w:rsidRPr="002A7571">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alphanumérique (varchar255)</w:t>
            </w:r>
          </w:p>
        </w:tc>
        <w:tc>
          <w:tcPr>
            <w:tcW w:w="1091"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calculé , non modifiable</w:t>
            </w:r>
          </w:p>
        </w:tc>
        <w:tc>
          <w:tcPr>
            <w:tcW w:w="602"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ascii="Arial" w:eastAsia="Times New Roman" w:hAnsi="Arial"/>
                <w:sz w:val="18"/>
                <w:szCs w:val="18"/>
                <w:lang w:eastAsia="fr-FR" w:bidi="ar-SA"/>
              </w:rPr>
            </w:pPr>
            <w:r w:rsidRPr="002A7571">
              <w:rPr>
                <w:rFonts w:ascii="Arial" w:eastAsia="Times New Roman" w:hAnsi="Arial"/>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8"/>
                <w:szCs w:val="18"/>
                <w:lang w:eastAsia="fr-FR" w:bidi="ar-SA"/>
              </w:rPr>
            </w:pPr>
            <w:r w:rsidRPr="002A7571">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2A7571" w:rsidRPr="002A7571" w:rsidRDefault="002A7571" w:rsidP="002A7571">
            <w:pPr>
              <w:jc w:val="center"/>
              <w:rPr>
                <w:rFonts w:eastAsia="Times New Roman" w:cs="Calibri"/>
                <w:sz w:val="16"/>
                <w:szCs w:val="16"/>
                <w:lang w:eastAsia="fr-FR" w:bidi="ar-SA"/>
              </w:rPr>
            </w:pPr>
            <w:r w:rsidRPr="002A7571">
              <w:rPr>
                <w:rFonts w:eastAsia="Times New Roman" w:cs="Calibri"/>
                <w:sz w:val="16"/>
                <w:szCs w:val="16"/>
                <w:lang w:eastAsia="fr-FR" w:bidi="ar-SA"/>
              </w:rPr>
              <w:t xml:space="preserve">User ayant </w:t>
            </w:r>
            <w:r w:rsidR="000A6C3D" w:rsidRPr="002A7571">
              <w:rPr>
                <w:rFonts w:eastAsia="Times New Roman" w:cs="Calibri"/>
                <w:sz w:val="16"/>
                <w:szCs w:val="16"/>
                <w:lang w:eastAsia="fr-FR" w:bidi="ar-SA"/>
              </w:rPr>
              <w:t>effectué</w:t>
            </w:r>
            <w:r w:rsidRPr="002A7571">
              <w:rPr>
                <w:rFonts w:eastAsia="Times New Roman" w:cs="Calibri"/>
                <w:sz w:val="16"/>
                <w:szCs w:val="16"/>
                <w:lang w:eastAsia="fr-FR" w:bidi="ar-SA"/>
              </w:rPr>
              <w:t xml:space="preserve"> la dernière mise à jour  de l'enregistrement</w:t>
            </w:r>
          </w:p>
        </w:tc>
      </w:tr>
    </w:tbl>
    <w:p w:rsidR="00987BDB" w:rsidRPr="007E57B2" w:rsidRDefault="00987BDB" w:rsidP="007F66AC">
      <w:pPr>
        <w:rPr>
          <w:rFonts w:asciiTheme="minorHAnsi" w:hAnsiTheme="minorHAnsi" w:cstheme="minorHAnsi"/>
          <w:szCs w:val="24"/>
        </w:rPr>
      </w:pPr>
    </w:p>
    <w:p w:rsidR="00B42C68" w:rsidRPr="004E2387" w:rsidRDefault="00B42C68" w:rsidP="00B42C68">
      <w:pPr>
        <w:pStyle w:val="Titre4"/>
        <w:rPr>
          <w:rFonts w:asciiTheme="minorHAnsi" w:hAnsiTheme="minorHAnsi" w:cstheme="minorHAnsi"/>
        </w:rPr>
      </w:pPr>
      <w:r w:rsidRPr="004E2387">
        <w:rPr>
          <w:rFonts w:asciiTheme="minorHAnsi" w:hAnsiTheme="minorHAnsi" w:cstheme="minorHAnsi"/>
        </w:rPr>
        <w:t>Création : renseignement des données de ta_categ_sicovam_de_client_lmtay524</w:t>
      </w:r>
    </w:p>
    <w:p w:rsidR="00B42C68" w:rsidRPr="007E57B2" w:rsidRDefault="00B42C68" w:rsidP="00B42C6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B42C68" w:rsidRPr="007E57B2" w:rsidRDefault="00B42C68" w:rsidP="00B42C68">
      <w:pPr>
        <w:numPr>
          <w:ilvl w:val="0"/>
          <w:numId w:val="6"/>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CODE CATEGORIE CLIENTELE SICOVAM (CCACLI)</w:t>
      </w:r>
    </w:p>
    <w:p w:rsidR="00B42C68" w:rsidRPr="007E57B2" w:rsidRDefault="00B42C68" w:rsidP="00B42C68">
      <w:pPr>
        <w:numPr>
          <w:ilvl w:val="0"/>
          <w:numId w:val="7"/>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LIB CATEGORIE CLIENTELE SICOVAM (LCACLI)</w:t>
      </w:r>
    </w:p>
    <w:p w:rsidR="00B42C68" w:rsidRPr="007E57B2" w:rsidRDefault="00B42C68" w:rsidP="00B42C68">
      <w:pPr>
        <w:autoSpaceDE w:val="0"/>
        <w:autoSpaceDN w:val="0"/>
        <w:adjustRightInd w:val="0"/>
        <w:rPr>
          <w:rFonts w:asciiTheme="minorHAnsi" w:hAnsiTheme="minorHAnsi" w:cstheme="minorHAnsi"/>
          <w:szCs w:val="24"/>
          <w:lang w:eastAsia="fr-FR" w:bidi="ar-SA"/>
        </w:rPr>
      </w:pPr>
    </w:p>
    <w:p w:rsidR="00B42C68" w:rsidRPr="007E57B2" w:rsidRDefault="00B42C68" w:rsidP="00B42C6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B42C68" w:rsidRPr="007E57B2" w:rsidRDefault="00B42C68" w:rsidP="00B42C68">
      <w:pPr>
        <w:rPr>
          <w:rFonts w:asciiTheme="minorHAnsi" w:hAnsiTheme="minorHAnsi" w:cstheme="minorHAnsi"/>
          <w:szCs w:val="24"/>
        </w:rPr>
      </w:pPr>
      <w:r w:rsidRPr="007E57B2">
        <w:rPr>
          <w:rFonts w:asciiTheme="minorHAnsi" w:hAnsiTheme="minorHAnsi" w:cstheme="minorHAnsi"/>
          <w:szCs w:val="24"/>
          <w:lang w:eastAsia="fr-FR" w:bidi="ar-SA"/>
        </w:rPr>
        <w:t>la DATE DE CLOTURE (YDCLOT)</w:t>
      </w:r>
    </w:p>
    <w:p w:rsidR="00B42C68" w:rsidRPr="007E57B2" w:rsidRDefault="00B42C68" w:rsidP="00B42C68">
      <w:pPr>
        <w:rPr>
          <w:rFonts w:asciiTheme="minorHAnsi" w:hAnsiTheme="minorHAnsi" w:cstheme="minorHAnsi"/>
          <w:szCs w:val="24"/>
        </w:rPr>
      </w:pPr>
    </w:p>
    <w:p w:rsidR="00B42C68" w:rsidRDefault="00B42C68" w:rsidP="00B42C68">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ta_categ_sicovam_de_client_lmtay524</w:t>
      </w:r>
    </w:p>
    <w:p w:rsidR="00916601" w:rsidRPr="007E57B2" w:rsidRDefault="00916601" w:rsidP="0091660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Données obligatoires : </w:t>
      </w:r>
    </w:p>
    <w:p w:rsidR="00916601" w:rsidRPr="007E57B2" w:rsidRDefault="00916601" w:rsidP="00357DCC">
      <w:pPr>
        <w:numPr>
          <w:ilvl w:val="0"/>
          <w:numId w:val="725"/>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CATEGORIE CLIENTELE SICOVAM (CCACLI)</w:t>
      </w:r>
    </w:p>
    <w:p w:rsidR="00916601" w:rsidRPr="007E57B2" w:rsidRDefault="00916601" w:rsidP="00357DCC">
      <w:pPr>
        <w:numPr>
          <w:ilvl w:val="0"/>
          <w:numId w:val="726"/>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LIB CATEGORIE CLIENTELE SICOVAM (LCACLI)</w:t>
      </w:r>
    </w:p>
    <w:p w:rsidR="00916601" w:rsidRPr="007E57B2" w:rsidRDefault="00916601" w:rsidP="00916601">
      <w:pPr>
        <w:autoSpaceDE w:val="0"/>
        <w:autoSpaceDN w:val="0"/>
        <w:adjustRightInd w:val="0"/>
        <w:rPr>
          <w:rFonts w:asciiTheme="minorHAnsi" w:hAnsiTheme="minorHAnsi" w:cstheme="minorHAnsi"/>
          <w:szCs w:val="24"/>
          <w:lang w:eastAsia="fr-FR" w:bidi="ar-SA"/>
        </w:rPr>
      </w:pPr>
    </w:p>
    <w:p w:rsidR="00916601" w:rsidRPr="007E57B2" w:rsidRDefault="00916601" w:rsidP="0091660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Contrôles de longueur maximale : </w:t>
      </w:r>
    </w:p>
    <w:p w:rsidR="00916601" w:rsidRPr="007E57B2" w:rsidRDefault="00916601" w:rsidP="00357DCC">
      <w:pPr>
        <w:numPr>
          <w:ilvl w:val="0"/>
          <w:numId w:val="727"/>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CATEGORIE CLIENTELE SICOVAM (CCACLI) : 3 caractères.</w:t>
      </w:r>
    </w:p>
    <w:p w:rsidR="00916601" w:rsidRPr="007E57B2" w:rsidRDefault="00916601" w:rsidP="00357DCC">
      <w:pPr>
        <w:numPr>
          <w:ilvl w:val="0"/>
          <w:numId w:val="728"/>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LIB CATEGORIE CLIENTELE SICOVAM (LCACLI) : 32 caractères.</w:t>
      </w:r>
    </w:p>
    <w:p w:rsidR="00916601" w:rsidRPr="007E57B2" w:rsidRDefault="00916601" w:rsidP="00916601">
      <w:pPr>
        <w:autoSpaceDE w:val="0"/>
        <w:autoSpaceDN w:val="0"/>
        <w:adjustRightInd w:val="0"/>
        <w:rPr>
          <w:rFonts w:asciiTheme="minorHAnsi" w:hAnsiTheme="minorHAnsi" w:cstheme="minorHAnsi"/>
          <w:szCs w:val="24"/>
          <w:lang w:eastAsia="fr-FR" w:bidi="ar-SA"/>
        </w:rPr>
      </w:pPr>
    </w:p>
    <w:p w:rsidR="00916601" w:rsidRPr="007E57B2" w:rsidRDefault="00916601" w:rsidP="0091660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 d'unicité : </w:t>
      </w:r>
    </w:p>
    <w:p w:rsidR="00916601" w:rsidRPr="007E57B2" w:rsidRDefault="00916601" w:rsidP="0091660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sur CODE CATEGORIE CLIENTELE SICOVAM (CCACLI)</w:t>
      </w:r>
    </w:p>
    <w:p w:rsidR="00916601" w:rsidRPr="007E57B2" w:rsidRDefault="00916601" w:rsidP="00916601">
      <w:pPr>
        <w:autoSpaceDE w:val="0"/>
        <w:autoSpaceDN w:val="0"/>
        <w:adjustRightInd w:val="0"/>
        <w:rPr>
          <w:rFonts w:asciiTheme="minorHAnsi" w:hAnsiTheme="minorHAnsi" w:cstheme="minorHAnsi"/>
          <w:szCs w:val="24"/>
          <w:lang w:eastAsia="fr-FR" w:bidi="ar-SA"/>
        </w:rPr>
      </w:pPr>
    </w:p>
    <w:p w:rsidR="00916601" w:rsidRPr="007E57B2" w:rsidRDefault="00916601" w:rsidP="00916601">
      <w:pPr>
        <w:autoSpaceDE w:val="0"/>
        <w:autoSpaceDN w:val="0"/>
        <w:adjustRightInd w:val="0"/>
        <w:rPr>
          <w:rFonts w:asciiTheme="minorHAnsi" w:hAnsiTheme="minorHAnsi" w:cstheme="minorHAnsi"/>
          <w:szCs w:val="24"/>
          <w:lang w:eastAsia="fr-FR" w:bidi="ar-SA"/>
        </w:rPr>
      </w:pPr>
    </w:p>
    <w:p w:rsidR="00916601" w:rsidRPr="007E57B2" w:rsidRDefault="00916601" w:rsidP="0091660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Caractères autorisés ( ne concerne que les champs de saisie. Les dates et les listes déroulantes sont exclues de ces contrôles):</w:t>
      </w:r>
    </w:p>
    <w:p w:rsidR="00916601" w:rsidRPr="007E57B2" w:rsidRDefault="000A6C3D" w:rsidP="0091660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Quel que</w:t>
      </w:r>
      <w:r w:rsidR="00916601" w:rsidRPr="007E57B2">
        <w:rPr>
          <w:rFonts w:asciiTheme="minorHAnsi" w:hAnsiTheme="minorHAnsi" w:cstheme="minorHAnsi"/>
          <w:szCs w:val="24"/>
          <w:lang w:eastAsia="fr-FR" w:bidi="ar-SA"/>
        </w:rPr>
        <w:t xml:space="preserve"> soit le champs de saisie les caractères autorisés sont : </w:t>
      </w:r>
    </w:p>
    <w:p w:rsidR="00916601" w:rsidRPr="007E57B2" w:rsidRDefault="00916601" w:rsidP="00357DCC">
      <w:pPr>
        <w:numPr>
          <w:ilvl w:val="0"/>
          <w:numId w:val="729"/>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caractères alphanumériques en majuscules non accentuées (soit A-Z),</w:t>
      </w:r>
    </w:p>
    <w:p w:rsidR="00916601" w:rsidRPr="007E57B2" w:rsidRDefault="00916601" w:rsidP="00357DCC">
      <w:pPr>
        <w:numPr>
          <w:ilvl w:val="0"/>
          <w:numId w:val="72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chiffres 0-9,</w:t>
      </w:r>
    </w:p>
    <w:p w:rsidR="00916601" w:rsidRPr="007E57B2" w:rsidRDefault="00916601" w:rsidP="00357DCC">
      <w:pPr>
        <w:numPr>
          <w:ilvl w:val="0"/>
          <w:numId w:val="72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les séparateurs ‘ - . ,  /  , </w:t>
      </w:r>
    </w:p>
    <w:p w:rsidR="00916601" w:rsidRPr="007E57B2" w:rsidRDefault="00916601" w:rsidP="00357DCC">
      <w:pPr>
        <w:numPr>
          <w:ilvl w:val="0"/>
          <w:numId w:val="72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tiret bas ou underscore _,</w:t>
      </w:r>
    </w:p>
    <w:p w:rsidR="00545F54" w:rsidRPr="007E57B2" w:rsidRDefault="00545F54" w:rsidP="00545F54">
      <w:pPr>
        <w:rPr>
          <w:rFonts w:asciiTheme="minorHAnsi" w:hAnsiTheme="minorHAnsi" w:cstheme="minorHAnsi"/>
          <w:szCs w:val="24"/>
          <w:lang w:eastAsia="fr-FR" w:bidi="ar-SA"/>
        </w:rPr>
      </w:pPr>
    </w:p>
    <w:p w:rsidR="00B42C68" w:rsidRPr="004E2387" w:rsidRDefault="00B42C68" w:rsidP="00B42C68">
      <w:pPr>
        <w:pStyle w:val="Titre4"/>
        <w:rPr>
          <w:rFonts w:asciiTheme="minorHAnsi" w:hAnsiTheme="minorHAnsi" w:cstheme="minorHAnsi"/>
        </w:rPr>
      </w:pPr>
      <w:r w:rsidRPr="004E2387">
        <w:rPr>
          <w:rFonts w:asciiTheme="minorHAnsi" w:hAnsiTheme="minorHAnsi" w:cstheme="minorHAnsi"/>
        </w:rPr>
        <w:t>Modification : contrôle des données de ta_categ_sicovam_de_client_lmtay524</w:t>
      </w:r>
    </w:p>
    <w:p w:rsidR="00B42C68" w:rsidRPr="007E57B2" w:rsidRDefault="00B42C68" w:rsidP="00B42C6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Données obligatoires : </w:t>
      </w:r>
    </w:p>
    <w:p w:rsidR="00B42C68" w:rsidRPr="007E57B2" w:rsidRDefault="00B42C68" w:rsidP="005B01C3">
      <w:pPr>
        <w:numPr>
          <w:ilvl w:val="0"/>
          <w:numId w:val="257"/>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LIB CATEGORIE CLIENTELE SICOVAM (LCACLI)</w:t>
      </w:r>
    </w:p>
    <w:p w:rsidR="00B42C68" w:rsidRPr="007E57B2" w:rsidRDefault="00B42C68" w:rsidP="00B42C68">
      <w:pPr>
        <w:autoSpaceDE w:val="0"/>
        <w:autoSpaceDN w:val="0"/>
        <w:adjustRightInd w:val="0"/>
        <w:rPr>
          <w:rFonts w:asciiTheme="minorHAnsi" w:hAnsiTheme="minorHAnsi" w:cstheme="minorHAnsi"/>
          <w:szCs w:val="24"/>
          <w:lang w:eastAsia="fr-FR" w:bidi="ar-SA"/>
        </w:rPr>
      </w:pPr>
    </w:p>
    <w:p w:rsidR="00B42C68" w:rsidRPr="007E57B2" w:rsidRDefault="00B42C68" w:rsidP="00B42C6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Contrôles de longueur maximale : </w:t>
      </w:r>
    </w:p>
    <w:p w:rsidR="00B42C68" w:rsidRPr="007E57B2" w:rsidRDefault="00B42C68" w:rsidP="005B01C3">
      <w:pPr>
        <w:numPr>
          <w:ilvl w:val="0"/>
          <w:numId w:val="258"/>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LIB CATEGORIE CLIENTELE SICOVAM (LCACLI) : 32 caractères.</w:t>
      </w:r>
    </w:p>
    <w:p w:rsidR="00B42C68" w:rsidRPr="007E57B2" w:rsidRDefault="00B42C68" w:rsidP="00B42C68">
      <w:pPr>
        <w:autoSpaceDE w:val="0"/>
        <w:autoSpaceDN w:val="0"/>
        <w:adjustRightInd w:val="0"/>
        <w:rPr>
          <w:rFonts w:asciiTheme="minorHAnsi" w:hAnsiTheme="minorHAnsi" w:cstheme="minorHAnsi"/>
          <w:szCs w:val="24"/>
          <w:lang w:eastAsia="fr-FR" w:bidi="ar-SA"/>
        </w:rPr>
      </w:pPr>
    </w:p>
    <w:p w:rsidR="00B42C68" w:rsidRPr="007E57B2" w:rsidRDefault="00B42C68" w:rsidP="00B42C68">
      <w:pPr>
        <w:autoSpaceDE w:val="0"/>
        <w:autoSpaceDN w:val="0"/>
        <w:adjustRightInd w:val="0"/>
        <w:rPr>
          <w:rFonts w:asciiTheme="minorHAnsi" w:hAnsiTheme="minorHAnsi" w:cstheme="minorHAnsi"/>
          <w:szCs w:val="24"/>
          <w:lang w:eastAsia="fr-FR" w:bidi="ar-SA"/>
        </w:rPr>
      </w:pPr>
    </w:p>
    <w:p w:rsidR="00B42C68" w:rsidRPr="007E57B2" w:rsidRDefault="00B42C68" w:rsidP="00B42C6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Caractères autorisés (ne concerne que les champs de saisie. Les dates et les listes déroulantes sont exclues de ces contrôles):</w:t>
      </w:r>
    </w:p>
    <w:p w:rsidR="00B42C68" w:rsidRPr="007E57B2" w:rsidRDefault="000A6C3D" w:rsidP="00B42C6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Quel que</w:t>
      </w:r>
      <w:r w:rsidR="00B42C68" w:rsidRPr="007E57B2">
        <w:rPr>
          <w:rFonts w:asciiTheme="minorHAnsi" w:hAnsiTheme="minorHAnsi" w:cstheme="minorHAnsi"/>
          <w:szCs w:val="24"/>
          <w:lang w:eastAsia="fr-FR" w:bidi="ar-SA"/>
        </w:rPr>
        <w:t xml:space="preserve"> soit le champs de saisie les caractères autorisés sont : </w:t>
      </w:r>
    </w:p>
    <w:p w:rsidR="00B42C68" w:rsidRPr="007E57B2" w:rsidRDefault="00B42C68" w:rsidP="005B01C3">
      <w:pPr>
        <w:numPr>
          <w:ilvl w:val="0"/>
          <w:numId w:val="259"/>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caractères alphanumériques en majuscules non accentuées (soit A-Z),</w:t>
      </w:r>
    </w:p>
    <w:p w:rsidR="00B42C68" w:rsidRPr="007E57B2" w:rsidRDefault="00B42C68" w:rsidP="005B01C3">
      <w:pPr>
        <w:numPr>
          <w:ilvl w:val="0"/>
          <w:numId w:val="25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chiffres 0-9,</w:t>
      </w:r>
    </w:p>
    <w:p w:rsidR="00B42C68" w:rsidRPr="007E57B2" w:rsidRDefault="00B42C68" w:rsidP="005B01C3">
      <w:pPr>
        <w:numPr>
          <w:ilvl w:val="0"/>
          <w:numId w:val="259"/>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les séparateurs ‘ - . ,  /  , </w:t>
      </w:r>
    </w:p>
    <w:p w:rsidR="00B42C68" w:rsidRPr="007E57B2" w:rsidRDefault="00B42C68" w:rsidP="00B42C68">
      <w:pPr>
        <w:tabs>
          <w:tab w:val="left" w:pos="1867"/>
        </w:tabs>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tiret bas ou underscore _,</w:t>
      </w:r>
    </w:p>
    <w:p w:rsidR="00F011B8" w:rsidRPr="007E57B2" w:rsidRDefault="00F011B8" w:rsidP="00B42C68">
      <w:pPr>
        <w:tabs>
          <w:tab w:val="left" w:pos="1867"/>
        </w:tabs>
        <w:autoSpaceDE w:val="0"/>
        <w:autoSpaceDN w:val="0"/>
        <w:adjustRightInd w:val="0"/>
        <w:rPr>
          <w:rFonts w:asciiTheme="minorHAnsi" w:hAnsiTheme="minorHAnsi" w:cstheme="minorHAnsi"/>
          <w:szCs w:val="24"/>
          <w:lang w:eastAsia="fr-FR" w:bidi="ar-SA"/>
        </w:rPr>
      </w:pPr>
    </w:p>
    <w:p w:rsidR="00F011B8" w:rsidRPr="007E57B2" w:rsidRDefault="00F011B8" w:rsidP="00B42C68">
      <w:pPr>
        <w:tabs>
          <w:tab w:val="left" w:pos="1867"/>
        </w:tabs>
        <w:autoSpaceDE w:val="0"/>
        <w:autoSpaceDN w:val="0"/>
        <w:adjustRightInd w:val="0"/>
        <w:rPr>
          <w:rFonts w:asciiTheme="minorHAnsi" w:hAnsiTheme="minorHAnsi" w:cstheme="minorHAnsi"/>
          <w:szCs w:val="24"/>
          <w:lang w:eastAsia="fr-FR" w:bidi="ar-SA"/>
        </w:rPr>
      </w:pPr>
    </w:p>
    <w:p w:rsidR="00F011B8" w:rsidRDefault="00F011B8" w:rsidP="00F011B8">
      <w:pPr>
        <w:pStyle w:val="Titre4"/>
        <w:rPr>
          <w:rFonts w:asciiTheme="minorHAnsi" w:hAnsiTheme="minorHAnsi" w:cstheme="minorHAnsi"/>
        </w:rPr>
      </w:pPr>
      <w:r w:rsidRPr="00F011B8">
        <w:rPr>
          <w:rFonts w:asciiTheme="minorHAnsi" w:hAnsiTheme="minorHAnsi" w:cstheme="minorHAnsi"/>
        </w:rPr>
        <w:t>Modification : renseignement des données de ta_categ_sicovam_de_client_lmtay524</w:t>
      </w:r>
    </w:p>
    <w:p w:rsidR="00F011B8" w:rsidRPr="007E57B2" w:rsidRDefault="00F011B8" w:rsidP="00F011B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F011B8" w:rsidRPr="007E57B2" w:rsidRDefault="00F011B8" w:rsidP="00357DCC">
      <w:pPr>
        <w:numPr>
          <w:ilvl w:val="0"/>
          <w:numId w:val="433"/>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 LIB CATEGORIE CLIENTELE SICOVAM (LCACLI)</w:t>
      </w:r>
    </w:p>
    <w:p w:rsidR="00F011B8" w:rsidRPr="007E57B2" w:rsidRDefault="00F011B8" w:rsidP="00F011B8">
      <w:pPr>
        <w:autoSpaceDE w:val="0"/>
        <w:autoSpaceDN w:val="0"/>
        <w:adjustRightInd w:val="0"/>
        <w:rPr>
          <w:rFonts w:asciiTheme="minorHAnsi" w:hAnsiTheme="minorHAnsi" w:cstheme="minorHAnsi"/>
          <w:szCs w:val="24"/>
          <w:lang w:eastAsia="fr-FR" w:bidi="ar-SA"/>
        </w:rPr>
      </w:pPr>
    </w:p>
    <w:p w:rsidR="00F011B8" w:rsidRPr="007E57B2" w:rsidRDefault="00F011B8" w:rsidP="00F011B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F011B8" w:rsidRPr="007E57B2" w:rsidRDefault="00F011B8" w:rsidP="00357DCC">
      <w:pPr>
        <w:numPr>
          <w:ilvl w:val="0"/>
          <w:numId w:val="434"/>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 CLOTURE (YDCLOT)</w:t>
      </w:r>
    </w:p>
    <w:p w:rsidR="00F011B8" w:rsidRPr="007E57B2" w:rsidRDefault="00F011B8" w:rsidP="00F011B8">
      <w:pPr>
        <w:rPr>
          <w:rFonts w:asciiTheme="minorHAnsi" w:hAnsiTheme="minorHAnsi" w:cstheme="minorHAnsi"/>
          <w:szCs w:val="24"/>
        </w:rPr>
      </w:pPr>
    </w:p>
    <w:p w:rsidR="00D04E9F" w:rsidRPr="007E57B2" w:rsidRDefault="008A6E6E" w:rsidP="00D04E9F">
      <w:pPr>
        <w:rPr>
          <w:rFonts w:asciiTheme="minorHAnsi" w:hAnsiTheme="minorHAnsi" w:cstheme="minorHAnsi"/>
          <w:szCs w:val="24"/>
        </w:rPr>
      </w:pPr>
      <w:r w:rsidRPr="007E57B2">
        <w:rPr>
          <w:rFonts w:asciiTheme="minorHAnsi" w:hAnsiTheme="minorHAnsi" w:cstheme="minorHAnsi"/>
          <w:szCs w:val="24"/>
        </w:rPr>
        <w:br w:type="page"/>
      </w:r>
    </w:p>
    <w:p w:rsidR="007B3876" w:rsidRPr="00BF16B6" w:rsidRDefault="00096EB3" w:rsidP="00096EB3">
      <w:pPr>
        <w:pStyle w:val="Titre3"/>
      </w:pPr>
      <w:bookmarkStart w:id="868" w:name="_Toc515444430"/>
      <w:r w:rsidRPr="00BF16B6">
        <w:t>ta_categorie_de_deposant_lmtay525</w:t>
      </w:r>
      <w:bookmarkEnd w:id="868"/>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lmtay525</w:instrText>
      </w:r>
      <w:r w:rsidR="005A639E">
        <w:instrText xml:space="preserve">" </w:instrText>
      </w:r>
      <w:r w:rsidR="005A639E">
        <w:rPr>
          <w:rFonts w:asciiTheme="minorHAnsi" w:hAnsiTheme="minorHAnsi" w:cstheme="minorHAnsi"/>
        </w:rPr>
        <w:fldChar w:fldCharType="end"/>
      </w:r>
    </w:p>
    <w:p w:rsidR="007F66AC" w:rsidRPr="007E57B2" w:rsidRDefault="00EF19DA" w:rsidP="007F66AC">
      <w:pPr>
        <w:rPr>
          <w:rFonts w:asciiTheme="minorHAnsi" w:eastAsia="Times New Roman" w:hAnsiTheme="minorHAnsi" w:cstheme="minorHAnsi"/>
          <w:color w:val="000000"/>
          <w:szCs w:val="24"/>
          <w:lang w:eastAsia="fr-FR" w:bidi="ar-SA"/>
        </w:rPr>
      </w:pPr>
      <w:r w:rsidRPr="007E57B2">
        <w:rPr>
          <w:rFonts w:asciiTheme="minorHAnsi" w:eastAsia="Times New Roman" w:hAnsiTheme="minorHAnsi" w:cstheme="minorHAnsi"/>
          <w:color w:val="000000"/>
          <w:szCs w:val="24"/>
          <w:lang w:eastAsia="fr-FR" w:bidi="ar-SA"/>
        </w:rPr>
        <w:t>C</w:t>
      </w:r>
      <w:r w:rsidR="007F66AC" w:rsidRPr="007E57B2">
        <w:rPr>
          <w:rFonts w:asciiTheme="minorHAnsi" w:eastAsia="Times New Roman" w:hAnsiTheme="minorHAnsi" w:cstheme="minorHAnsi"/>
          <w:color w:val="000000"/>
          <w:szCs w:val="24"/>
          <w:lang w:eastAsia="fr-FR" w:bidi="ar-SA"/>
        </w:rPr>
        <w:t>lassification Ban</w:t>
      </w:r>
      <w:r w:rsidRPr="007E57B2">
        <w:rPr>
          <w:rFonts w:asciiTheme="minorHAnsi" w:eastAsia="Times New Roman" w:hAnsiTheme="minorHAnsi" w:cstheme="minorHAnsi"/>
          <w:color w:val="000000"/>
          <w:szCs w:val="24"/>
          <w:lang w:eastAsia="fr-FR" w:bidi="ar-SA"/>
        </w:rPr>
        <w:t>que de France des clients (ex: OPCVM</w:t>
      </w:r>
      <w:r w:rsidR="007F66AC" w:rsidRPr="007E57B2">
        <w:rPr>
          <w:rFonts w:asciiTheme="minorHAnsi" w:eastAsia="Times New Roman" w:hAnsiTheme="minorHAnsi" w:cstheme="minorHAnsi"/>
          <w:color w:val="000000"/>
          <w:szCs w:val="24"/>
          <w:lang w:eastAsia="fr-FR" w:bidi="ar-SA"/>
        </w:rPr>
        <w:t>, ménages, investisseurs institutionnels) utilisée dans les états 24 et 26 pour la balance des paiements de la Banque de France.</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Layout w:type="fixed"/>
        <w:tblCellMar>
          <w:left w:w="70" w:type="dxa"/>
          <w:right w:w="70" w:type="dxa"/>
        </w:tblCellMar>
        <w:tblLook w:val="04A0" w:firstRow="1" w:lastRow="0" w:firstColumn="1" w:lastColumn="0" w:noHBand="0" w:noVBand="1"/>
      </w:tblPr>
      <w:tblGrid>
        <w:gridCol w:w="1433"/>
        <w:gridCol w:w="876"/>
        <w:gridCol w:w="1350"/>
        <w:gridCol w:w="1091"/>
        <w:gridCol w:w="602"/>
        <w:gridCol w:w="900"/>
        <w:gridCol w:w="851"/>
        <w:gridCol w:w="992"/>
        <w:gridCol w:w="2126"/>
      </w:tblGrid>
      <w:tr w:rsidR="00437646" w:rsidRPr="00437646" w:rsidTr="00437646">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type longueur</w:t>
            </w:r>
          </w:p>
        </w:tc>
        <w:tc>
          <w:tcPr>
            <w:tcW w:w="1091" w:type="dxa"/>
            <w:tcBorders>
              <w:top w:val="single" w:sz="4" w:space="0" w:color="auto"/>
              <w:left w:val="nil"/>
              <w:bottom w:val="single" w:sz="4" w:space="0" w:color="auto"/>
              <w:right w:val="single" w:sz="4" w:space="0" w:color="auto"/>
            </w:tcBorders>
            <w:shd w:val="clear" w:color="000000" w:fill="C5D9F1"/>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saisi / alimenté</w:t>
            </w:r>
          </w:p>
        </w:tc>
        <w:tc>
          <w:tcPr>
            <w:tcW w:w="602" w:type="dxa"/>
            <w:tcBorders>
              <w:top w:val="single" w:sz="4" w:space="0" w:color="auto"/>
              <w:left w:val="nil"/>
              <w:bottom w:val="single" w:sz="4" w:space="0" w:color="auto"/>
              <w:right w:val="single" w:sz="4" w:space="0" w:color="auto"/>
            </w:tcBorders>
            <w:shd w:val="clear" w:color="000000" w:fill="C5D9F1"/>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clé</w:t>
            </w:r>
          </w:p>
        </w:tc>
        <w:tc>
          <w:tcPr>
            <w:tcW w:w="900" w:type="dxa"/>
            <w:tcBorders>
              <w:top w:val="single" w:sz="4" w:space="0" w:color="auto"/>
              <w:left w:val="nil"/>
              <w:bottom w:val="single" w:sz="4" w:space="0" w:color="auto"/>
              <w:right w:val="single" w:sz="4" w:space="0" w:color="auto"/>
            </w:tcBorders>
            <w:shd w:val="clear" w:color="000000" w:fill="C5D9F1"/>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table origine</w:t>
            </w:r>
          </w:p>
        </w:tc>
        <w:tc>
          <w:tcPr>
            <w:tcW w:w="851" w:type="dxa"/>
            <w:tcBorders>
              <w:top w:val="single" w:sz="4" w:space="0" w:color="auto"/>
              <w:left w:val="nil"/>
              <w:bottom w:val="single" w:sz="4" w:space="0" w:color="auto"/>
              <w:right w:val="single" w:sz="4" w:space="0" w:color="auto"/>
            </w:tcBorders>
            <w:shd w:val="clear" w:color="000000" w:fill="C5D9F1"/>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obligatoire / facultatif</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cardinalité</w:t>
            </w:r>
          </w:p>
        </w:tc>
        <w:tc>
          <w:tcPr>
            <w:tcW w:w="2126" w:type="dxa"/>
            <w:tcBorders>
              <w:top w:val="single" w:sz="4" w:space="0" w:color="auto"/>
              <w:left w:val="nil"/>
              <w:bottom w:val="single" w:sz="4" w:space="0" w:color="auto"/>
              <w:right w:val="single" w:sz="4" w:space="0" w:color="auto"/>
            </w:tcBorders>
            <w:shd w:val="clear" w:color="000000" w:fill="C5D9F1"/>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définition</w:t>
            </w:r>
          </w:p>
        </w:tc>
      </w:tr>
      <w:tr w:rsidR="00437646" w:rsidRPr="00437646" w:rsidTr="00437646">
        <w:trPr>
          <w:trHeight w:val="94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CODE CATEGORIE DEPOSANT</w:t>
            </w:r>
          </w:p>
        </w:tc>
        <w:tc>
          <w:tcPr>
            <w:tcW w:w="87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CCATDE</w:t>
            </w:r>
          </w:p>
        </w:tc>
        <w:tc>
          <w:tcPr>
            <w:tcW w:w="135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alphanumérique (2)</w:t>
            </w:r>
          </w:p>
        </w:tc>
        <w:tc>
          <w:tcPr>
            <w:tcW w:w="109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clé</w:t>
            </w:r>
          </w:p>
        </w:tc>
        <w:tc>
          <w:tcPr>
            <w:tcW w:w="90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xml:space="preserve">classification des clients numéraires utilisée pour les déclarations </w:t>
            </w:r>
            <w:r w:rsidR="000A6C3D" w:rsidRPr="00437646">
              <w:rPr>
                <w:rFonts w:eastAsia="Times New Roman" w:cs="Calibri"/>
                <w:sz w:val="18"/>
                <w:szCs w:val="18"/>
                <w:lang w:eastAsia="fr-FR" w:bidi="ar-SA"/>
              </w:rPr>
              <w:t>réglementaires</w:t>
            </w:r>
            <w:r w:rsidRPr="00437646">
              <w:rPr>
                <w:rFonts w:eastAsia="Times New Roman" w:cs="Calibri"/>
                <w:sz w:val="18"/>
                <w:szCs w:val="18"/>
                <w:lang w:eastAsia="fr-FR" w:bidi="ar-SA"/>
              </w:rPr>
              <w:t xml:space="preserve"> </w:t>
            </w:r>
          </w:p>
        </w:tc>
      </w:tr>
      <w:tr w:rsidR="00437646" w:rsidRPr="00437646" w:rsidTr="00437646">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xml:space="preserve">date de création de l'enregistrement. Alimenté par le </w:t>
            </w:r>
            <w:r w:rsidR="000A6C3D" w:rsidRPr="00437646">
              <w:rPr>
                <w:rFonts w:eastAsia="Times New Roman" w:cs="Calibri"/>
                <w:sz w:val="18"/>
                <w:szCs w:val="18"/>
                <w:lang w:eastAsia="fr-FR" w:bidi="ar-SA"/>
              </w:rPr>
              <w:t>système</w:t>
            </w:r>
            <w:r w:rsidRPr="00437646">
              <w:rPr>
                <w:rFonts w:eastAsia="Times New Roman" w:cs="Calibri"/>
                <w:sz w:val="18"/>
                <w:szCs w:val="18"/>
                <w:lang w:eastAsia="fr-FR" w:bidi="ar-SA"/>
              </w:rPr>
              <w:t xml:space="preserve"> A la date du jour de création. Non modifiable</w:t>
            </w:r>
          </w:p>
        </w:tc>
      </w:tr>
      <w:tr w:rsidR="00437646" w:rsidRPr="00437646" w:rsidTr="00437646">
        <w:trPr>
          <w:trHeight w:val="891"/>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noWrap/>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noWrap/>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noWrap/>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noWrap/>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date de la dernière mise A jour de l'enregistrement. Date alimentée par le système Non modifiable</w:t>
            </w:r>
          </w:p>
        </w:tc>
      </w:tr>
      <w:tr w:rsidR="00437646" w:rsidRPr="00437646" w:rsidTr="00437646">
        <w:trPr>
          <w:trHeight w:val="86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ENREG BDF VALEUR ETRANGERE</w:t>
            </w:r>
          </w:p>
        </w:tc>
        <w:tc>
          <w:tcPr>
            <w:tcW w:w="87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CEBDFE</w:t>
            </w:r>
          </w:p>
        </w:tc>
        <w:tc>
          <w:tcPr>
            <w:tcW w:w="135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alphanumérique (3)</w:t>
            </w:r>
          </w:p>
        </w:tc>
        <w:tc>
          <w:tcPr>
            <w:tcW w:w="109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xml:space="preserve">nomenclature banque de France pour déclaration </w:t>
            </w:r>
            <w:r w:rsidR="000A6C3D" w:rsidRPr="00437646">
              <w:rPr>
                <w:rFonts w:eastAsia="Times New Roman" w:cs="Calibri"/>
                <w:sz w:val="18"/>
                <w:szCs w:val="18"/>
                <w:lang w:eastAsia="fr-FR" w:bidi="ar-SA"/>
              </w:rPr>
              <w:t>réglementaire</w:t>
            </w:r>
            <w:r w:rsidRPr="00437646">
              <w:rPr>
                <w:rFonts w:eastAsia="Times New Roman" w:cs="Calibri"/>
                <w:sz w:val="18"/>
                <w:szCs w:val="18"/>
                <w:lang w:eastAsia="fr-FR" w:bidi="ar-SA"/>
              </w:rPr>
              <w:t xml:space="preserve"> (</w:t>
            </w:r>
            <w:r w:rsidR="000A6C3D" w:rsidRPr="00437646">
              <w:rPr>
                <w:rFonts w:eastAsia="Times New Roman" w:cs="Calibri"/>
                <w:sz w:val="18"/>
                <w:szCs w:val="18"/>
                <w:lang w:eastAsia="fr-FR" w:bidi="ar-SA"/>
              </w:rPr>
              <w:t>obsolète</w:t>
            </w:r>
            <w:r w:rsidRPr="00437646">
              <w:rPr>
                <w:rFonts w:eastAsia="Times New Roman" w:cs="Calibri"/>
                <w:sz w:val="18"/>
                <w:szCs w:val="18"/>
                <w:lang w:eastAsia="fr-FR" w:bidi="ar-SA"/>
              </w:rPr>
              <w:t xml:space="preserve"> 2015 ?)</w:t>
            </w:r>
          </w:p>
        </w:tc>
      </w:tr>
      <w:tr w:rsidR="00437646" w:rsidRPr="00437646" w:rsidTr="00437646">
        <w:trPr>
          <w:trHeight w:val="804"/>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ENREG BDF VALEUR FRANCAISE</w:t>
            </w:r>
          </w:p>
        </w:tc>
        <w:tc>
          <w:tcPr>
            <w:tcW w:w="87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CEBDFF</w:t>
            </w:r>
          </w:p>
        </w:tc>
        <w:tc>
          <w:tcPr>
            <w:tcW w:w="135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alphanumérique (3)</w:t>
            </w:r>
          </w:p>
        </w:tc>
        <w:tc>
          <w:tcPr>
            <w:tcW w:w="109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xml:space="preserve">nomenclature banque de France pour déclaration </w:t>
            </w:r>
            <w:r w:rsidR="000A6C3D" w:rsidRPr="00437646">
              <w:rPr>
                <w:rFonts w:eastAsia="Times New Roman" w:cs="Calibri"/>
                <w:sz w:val="18"/>
                <w:szCs w:val="18"/>
                <w:lang w:eastAsia="fr-FR" w:bidi="ar-SA"/>
              </w:rPr>
              <w:t>réglementaire</w:t>
            </w:r>
            <w:r w:rsidRPr="00437646">
              <w:rPr>
                <w:rFonts w:eastAsia="Times New Roman" w:cs="Calibri"/>
                <w:sz w:val="18"/>
                <w:szCs w:val="18"/>
                <w:lang w:eastAsia="fr-FR" w:bidi="ar-SA"/>
              </w:rPr>
              <w:t xml:space="preserve"> (</w:t>
            </w:r>
            <w:r w:rsidR="000A6C3D" w:rsidRPr="00437646">
              <w:rPr>
                <w:rFonts w:eastAsia="Times New Roman" w:cs="Calibri"/>
                <w:sz w:val="18"/>
                <w:szCs w:val="18"/>
                <w:lang w:eastAsia="fr-FR" w:bidi="ar-SA"/>
              </w:rPr>
              <w:t>obsolète</w:t>
            </w:r>
            <w:r w:rsidRPr="00437646">
              <w:rPr>
                <w:rFonts w:eastAsia="Times New Roman" w:cs="Calibri"/>
                <w:sz w:val="18"/>
                <w:szCs w:val="18"/>
                <w:lang w:eastAsia="fr-FR" w:bidi="ar-SA"/>
              </w:rPr>
              <w:t xml:space="preserve"> 2015 ?)</w:t>
            </w:r>
          </w:p>
        </w:tc>
      </w:tr>
      <w:tr w:rsidR="00437646" w:rsidRPr="00437646" w:rsidTr="00437646">
        <w:trPr>
          <w:trHeight w:val="63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xml:space="preserve">LIBELLE   CATEGORIE DEPOSANT  </w:t>
            </w:r>
          </w:p>
        </w:tc>
        <w:tc>
          <w:tcPr>
            <w:tcW w:w="87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trike/>
                <w:sz w:val="18"/>
                <w:szCs w:val="18"/>
                <w:lang w:eastAsia="fr-FR" w:bidi="ar-SA"/>
              </w:rPr>
              <w:t xml:space="preserve">LCACLI </w:t>
            </w:r>
            <w:r w:rsidRPr="00437646">
              <w:rPr>
                <w:rFonts w:eastAsia="Times New Roman" w:cs="Calibri"/>
                <w:sz w:val="18"/>
                <w:szCs w:val="18"/>
                <w:lang w:eastAsia="fr-FR" w:bidi="ar-SA"/>
              </w:rPr>
              <w:t>LCATDE</w:t>
            </w:r>
          </w:p>
        </w:tc>
        <w:tc>
          <w:tcPr>
            <w:tcW w:w="135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alphanumérique (32)</w:t>
            </w:r>
          </w:p>
        </w:tc>
        <w:tc>
          <w:tcPr>
            <w:tcW w:w="109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libellé</w:t>
            </w:r>
          </w:p>
        </w:tc>
      </w:tr>
      <w:tr w:rsidR="00437646" w:rsidRPr="00437646" w:rsidTr="00437646">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xml:space="preserve">date de </w:t>
            </w:r>
            <w:r w:rsidR="000A6C3D" w:rsidRPr="00437646">
              <w:rPr>
                <w:rFonts w:eastAsia="Times New Roman" w:cs="Calibri"/>
                <w:sz w:val="18"/>
                <w:szCs w:val="18"/>
                <w:lang w:eastAsia="fr-FR" w:bidi="ar-SA"/>
              </w:rPr>
              <w:t>clôture</w:t>
            </w:r>
            <w:r w:rsidRPr="00437646">
              <w:rPr>
                <w:rFonts w:eastAsia="Times New Roman" w:cs="Calibri"/>
                <w:sz w:val="18"/>
                <w:szCs w:val="18"/>
                <w:lang w:eastAsia="fr-FR" w:bidi="ar-SA"/>
              </w:rPr>
              <w:t xml:space="preserve"> de l'enregistrement alimentée par défaut au 01/01/2076. cette date est modifiable</w:t>
            </w:r>
          </w:p>
        </w:tc>
      </w:tr>
      <w:tr w:rsidR="00437646" w:rsidRPr="00437646" w:rsidTr="00437646">
        <w:trPr>
          <w:trHeight w:val="743"/>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437646" w:rsidRPr="00437646" w:rsidRDefault="00437646" w:rsidP="00437646">
            <w:pPr>
              <w:jc w:val="center"/>
              <w:rPr>
                <w:rFonts w:ascii="Segoe UI" w:eastAsia="Times New Roman" w:hAnsi="Segoe UI" w:cs="Segoe UI"/>
                <w:sz w:val="18"/>
                <w:szCs w:val="18"/>
                <w:lang w:eastAsia="fr-FR" w:bidi="ar-SA"/>
              </w:rPr>
            </w:pPr>
            <w:r w:rsidRPr="00437646">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alphanumérique (varchar255)</w:t>
            </w:r>
          </w:p>
        </w:tc>
        <w:tc>
          <w:tcPr>
            <w:tcW w:w="109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calculé , non modifiable</w:t>
            </w:r>
          </w:p>
        </w:tc>
        <w:tc>
          <w:tcPr>
            <w:tcW w:w="60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ascii="Arial" w:eastAsia="Times New Roman" w:hAnsi="Arial"/>
                <w:sz w:val="18"/>
                <w:szCs w:val="18"/>
                <w:lang w:eastAsia="fr-FR" w:bidi="ar-SA"/>
              </w:rPr>
            </w:pPr>
            <w:r w:rsidRPr="00437646">
              <w:rPr>
                <w:rFonts w:ascii="Arial" w:eastAsia="Times New Roman" w:hAnsi="Arial"/>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8"/>
                <w:szCs w:val="18"/>
                <w:lang w:eastAsia="fr-FR" w:bidi="ar-SA"/>
              </w:rPr>
            </w:pPr>
            <w:r w:rsidRPr="00437646">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437646" w:rsidRPr="00437646" w:rsidRDefault="00437646" w:rsidP="00437646">
            <w:pPr>
              <w:jc w:val="center"/>
              <w:rPr>
                <w:rFonts w:eastAsia="Times New Roman" w:cs="Calibri"/>
                <w:sz w:val="16"/>
                <w:szCs w:val="16"/>
                <w:lang w:eastAsia="fr-FR" w:bidi="ar-SA"/>
              </w:rPr>
            </w:pPr>
            <w:r w:rsidRPr="00437646">
              <w:rPr>
                <w:rFonts w:eastAsia="Times New Roman" w:cs="Calibri"/>
                <w:sz w:val="16"/>
                <w:szCs w:val="16"/>
                <w:lang w:eastAsia="fr-FR" w:bidi="ar-SA"/>
              </w:rPr>
              <w:t xml:space="preserve">User ayant </w:t>
            </w:r>
            <w:r w:rsidR="000A6C3D" w:rsidRPr="00437646">
              <w:rPr>
                <w:rFonts w:eastAsia="Times New Roman" w:cs="Calibri"/>
                <w:sz w:val="16"/>
                <w:szCs w:val="16"/>
                <w:lang w:eastAsia="fr-FR" w:bidi="ar-SA"/>
              </w:rPr>
              <w:t>effectué</w:t>
            </w:r>
            <w:r w:rsidRPr="00437646">
              <w:rPr>
                <w:rFonts w:eastAsia="Times New Roman" w:cs="Calibri"/>
                <w:sz w:val="16"/>
                <w:szCs w:val="16"/>
                <w:lang w:eastAsia="fr-FR" w:bidi="ar-SA"/>
              </w:rPr>
              <w:t xml:space="preserve"> la dernière mise à jour  de l'enregistrement</w:t>
            </w:r>
          </w:p>
        </w:tc>
      </w:tr>
    </w:tbl>
    <w:p w:rsidR="00987BDB" w:rsidRPr="007E57B2" w:rsidRDefault="00987BDB" w:rsidP="007F66AC">
      <w:pPr>
        <w:rPr>
          <w:rFonts w:asciiTheme="minorHAnsi" w:hAnsiTheme="minorHAnsi" w:cstheme="minorHAnsi"/>
          <w:szCs w:val="24"/>
        </w:rPr>
      </w:pPr>
    </w:p>
    <w:p w:rsidR="00096EB3" w:rsidRPr="004E2387" w:rsidRDefault="00096EB3" w:rsidP="00096EB3">
      <w:pPr>
        <w:pStyle w:val="Titre4"/>
        <w:rPr>
          <w:rFonts w:asciiTheme="minorHAnsi" w:hAnsiTheme="minorHAnsi" w:cstheme="minorHAnsi"/>
        </w:rPr>
      </w:pPr>
      <w:r w:rsidRPr="004E2387">
        <w:rPr>
          <w:rFonts w:asciiTheme="minorHAnsi" w:hAnsiTheme="minorHAnsi" w:cstheme="minorHAnsi"/>
        </w:rPr>
        <w:t>Création : renseignement des données de ta_categorie_de_deposant_lmtay525</w:t>
      </w:r>
    </w:p>
    <w:p w:rsidR="00096EB3" w:rsidRPr="007E57B2" w:rsidRDefault="00096EB3" w:rsidP="00096EB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096EB3" w:rsidRPr="007E57B2" w:rsidRDefault="00096EB3" w:rsidP="00AF1B75">
      <w:pPr>
        <w:numPr>
          <w:ilvl w:val="0"/>
          <w:numId w:val="13"/>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 CODE CATEGORIE DEPOSANT (CCATDE)  </w:t>
      </w:r>
    </w:p>
    <w:p w:rsidR="00096EB3" w:rsidRPr="007E57B2" w:rsidRDefault="00096EB3" w:rsidP="00AF1B75">
      <w:pPr>
        <w:numPr>
          <w:ilvl w:val="0"/>
          <w:numId w:val="13"/>
        </w:numPr>
        <w:autoSpaceDE w:val="0"/>
        <w:autoSpaceDN w:val="0"/>
        <w:adjustRightInd w:val="0"/>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 LIBELLE CATEGORIE DEPOSANT (LCATDE) </w:t>
      </w:r>
    </w:p>
    <w:p w:rsidR="00096EB3" w:rsidRPr="007E57B2" w:rsidRDefault="00096EB3" w:rsidP="00AF1B75">
      <w:pPr>
        <w:numPr>
          <w:ilvl w:val="0"/>
          <w:numId w:val="13"/>
        </w:numPr>
        <w:autoSpaceDE w:val="0"/>
        <w:autoSpaceDN w:val="0"/>
        <w:adjustRightInd w:val="0"/>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 ENREG BDF VALEUR ETRANGERE (CEBDFE) </w:t>
      </w:r>
    </w:p>
    <w:p w:rsidR="00096EB3" w:rsidRPr="007E57B2" w:rsidRDefault="00096EB3" w:rsidP="00AF1B75">
      <w:pPr>
        <w:numPr>
          <w:ilvl w:val="0"/>
          <w:numId w:val="13"/>
        </w:numPr>
        <w:autoSpaceDE w:val="0"/>
        <w:autoSpaceDN w:val="0"/>
        <w:adjustRightInd w:val="0"/>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 ENREG BDF VALEUR FRANCAISE (CEBDFF) </w:t>
      </w:r>
    </w:p>
    <w:p w:rsidR="00096EB3" w:rsidRPr="007E57B2" w:rsidRDefault="00096EB3" w:rsidP="00096EB3">
      <w:pPr>
        <w:autoSpaceDE w:val="0"/>
        <w:autoSpaceDN w:val="0"/>
        <w:adjustRightInd w:val="0"/>
        <w:rPr>
          <w:rFonts w:asciiTheme="minorHAnsi" w:hAnsiTheme="minorHAnsi" w:cstheme="minorHAnsi"/>
          <w:szCs w:val="24"/>
          <w:lang w:eastAsia="fr-FR" w:bidi="ar-SA"/>
        </w:rPr>
      </w:pPr>
    </w:p>
    <w:p w:rsidR="00096EB3" w:rsidRPr="007E57B2" w:rsidRDefault="00096EB3" w:rsidP="00096EB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096EB3" w:rsidRPr="007E57B2" w:rsidRDefault="00096EB3" w:rsidP="00096EB3">
      <w:pPr>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 CLOTURE (YDCLOT)</w:t>
      </w:r>
    </w:p>
    <w:p w:rsidR="00096EB3" w:rsidRPr="007E57B2" w:rsidRDefault="00096EB3" w:rsidP="00096EB3">
      <w:pPr>
        <w:rPr>
          <w:rFonts w:asciiTheme="minorHAnsi" w:hAnsiTheme="minorHAnsi" w:cstheme="minorHAnsi"/>
          <w:szCs w:val="24"/>
          <w:lang w:eastAsia="fr-FR" w:bidi="ar-SA"/>
        </w:rPr>
      </w:pPr>
    </w:p>
    <w:p w:rsidR="00096EB3" w:rsidRPr="004E2387" w:rsidRDefault="00096EB3" w:rsidP="00096EB3">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ta_categorie_de_deposant_lmtay525</w:t>
      </w:r>
    </w:p>
    <w:p w:rsidR="0078172D" w:rsidRPr="007E57B2" w:rsidRDefault="0078172D" w:rsidP="0078172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Données obligatoires : </w:t>
      </w:r>
    </w:p>
    <w:p w:rsidR="0078172D" w:rsidRPr="007E57B2" w:rsidRDefault="0078172D" w:rsidP="00357DCC">
      <w:pPr>
        <w:numPr>
          <w:ilvl w:val="0"/>
          <w:numId w:val="743"/>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CODE CATEGORIE DEPOSANT (CCATDE) </w:t>
      </w:r>
    </w:p>
    <w:p w:rsidR="0078172D" w:rsidRPr="007E57B2" w:rsidRDefault="0078172D" w:rsidP="00357DCC">
      <w:pPr>
        <w:numPr>
          <w:ilvl w:val="0"/>
          <w:numId w:val="743"/>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LIBELLE CATEGORIE DEPOSANT (LCATDE)</w:t>
      </w:r>
    </w:p>
    <w:p w:rsidR="0078172D" w:rsidRPr="007E57B2" w:rsidRDefault="0078172D" w:rsidP="00357DCC">
      <w:pPr>
        <w:numPr>
          <w:ilvl w:val="0"/>
          <w:numId w:val="743"/>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ENREG BDF VALEUR ETRANGERE (CEBDFE)</w:t>
      </w:r>
    </w:p>
    <w:p w:rsidR="0078172D" w:rsidRPr="007E57B2" w:rsidRDefault="0078172D" w:rsidP="00357DCC">
      <w:pPr>
        <w:numPr>
          <w:ilvl w:val="0"/>
          <w:numId w:val="743"/>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ENREG BDF VALEUR FRANCAISE (CEBDFF)</w:t>
      </w:r>
    </w:p>
    <w:p w:rsidR="0078172D" w:rsidRPr="007E57B2" w:rsidRDefault="0078172D" w:rsidP="0078172D">
      <w:pPr>
        <w:autoSpaceDE w:val="0"/>
        <w:autoSpaceDN w:val="0"/>
        <w:adjustRightInd w:val="0"/>
        <w:rPr>
          <w:rFonts w:asciiTheme="minorHAnsi" w:hAnsiTheme="minorHAnsi" w:cstheme="minorHAnsi"/>
          <w:szCs w:val="24"/>
          <w:lang w:eastAsia="fr-FR" w:bidi="ar-SA"/>
        </w:rPr>
      </w:pPr>
    </w:p>
    <w:p w:rsidR="0078172D" w:rsidRPr="007E57B2" w:rsidRDefault="0078172D" w:rsidP="0078172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Contrôles de longueur maximale : </w:t>
      </w:r>
    </w:p>
    <w:p w:rsidR="0078172D" w:rsidRPr="007E57B2" w:rsidRDefault="0078172D" w:rsidP="00357DCC">
      <w:pPr>
        <w:numPr>
          <w:ilvl w:val="0"/>
          <w:numId w:val="744"/>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CATEGORIE DEPOSANT (CCATDE) : 2 caractères.</w:t>
      </w:r>
    </w:p>
    <w:p w:rsidR="0078172D" w:rsidRPr="007E57B2" w:rsidRDefault="0078172D" w:rsidP="00357DCC">
      <w:pPr>
        <w:numPr>
          <w:ilvl w:val="0"/>
          <w:numId w:val="744"/>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LIBELLE CATEGORIE DEPOSANT (LCATDE) : 32 caractères.</w:t>
      </w:r>
    </w:p>
    <w:p w:rsidR="0078172D" w:rsidRPr="007E57B2" w:rsidRDefault="0078172D" w:rsidP="00357DCC">
      <w:pPr>
        <w:numPr>
          <w:ilvl w:val="0"/>
          <w:numId w:val="744"/>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ENREG BDF VALEUR ETRANGERE (CEBDFE) : 3 caractères.</w:t>
      </w:r>
    </w:p>
    <w:p w:rsidR="0078172D" w:rsidRPr="007E57B2" w:rsidRDefault="0078172D" w:rsidP="00357DCC">
      <w:pPr>
        <w:numPr>
          <w:ilvl w:val="0"/>
          <w:numId w:val="744"/>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ENREG BDF VALEUR FRANCAISE (CEBDFF) : 3 caractères.</w:t>
      </w:r>
    </w:p>
    <w:p w:rsidR="0078172D" w:rsidRPr="007E57B2" w:rsidRDefault="0078172D" w:rsidP="0078172D">
      <w:pPr>
        <w:autoSpaceDE w:val="0"/>
        <w:autoSpaceDN w:val="0"/>
        <w:adjustRightInd w:val="0"/>
        <w:rPr>
          <w:rFonts w:asciiTheme="minorHAnsi" w:hAnsiTheme="minorHAnsi" w:cstheme="minorHAnsi"/>
          <w:szCs w:val="24"/>
          <w:lang w:eastAsia="fr-FR" w:bidi="ar-SA"/>
        </w:rPr>
      </w:pPr>
    </w:p>
    <w:p w:rsidR="0078172D" w:rsidRPr="007E57B2" w:rsidRDefault="0078172D" w:rsidP="0078172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 d'unicité : </w:t>
      </w:r>
    </w:p>
    <w:p w:rsidR="0078172D" w:rsidRPr="007E57B2" w:rsidRDefault="0078172D" w:rsidP="0078172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sur CODE CATEGORIE DEPOSANT (CCATDE)</w:t>
      </w:r>
    </w:p>
    <w:p w:rsidR="0078172D" w:rsidRPr="007E57B2" w:rsidRDefault="0078172D" w:rsidP="0078172D">
      <w:pPr>
        <w:autoSpaceDE w:val="0"/>
        <w:autoSpaceDN w:val="0"/>
        <w:adjustRightInd w:val="0"/>
        <w:rPr>
          <w:rFonts w:asciiTheme="minorHAnsi" w:hAnsiTheme="minorHAnsi" w:cstheme="minorHAnsi"/>
          <w:szCs w:val="24"/>
          <w:lang w:eastAsia="fr-FR" w:bidi="ar-SA"/>
        </w:rPr>
      </w:pPr>
    </w:p>
    <w:p w:rsidR="0078172D" w:rsidRPr="007E57B2" w:rsidRDefault="0078172D" w:rsidP="0078172D">
      <w:pPr>
        <w:autoSpaceDE w:val="0"/>
        <w:autoSpaceDN w:val="0"/>
        <w:adjustRightInd w:val="0"/>
        <w:rPr>
          <w:rFonts w:asciiTheme="minorHAnsi" w:hAnsiTheme="minorHAnsi" w:cstheme="minorHAnsi"/>
          <w:szCs w:val="24"/>
          <w:lang w:eastAsia="fr-FR" w:bidi="ar-SA"/>
        </w:rPr>
      </w:pPr>
    </w:p>
    <w:p w:rsidR="0078172D" w:rsidRPr="007E57B2" w:rsidRDefault="0078172D" w:rsidP="0078172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Caractères autorisés ( ne concerne que les champs de saisie. Les dates et les listes déroulantes sont exclues de ces contrôles):</w:t>
      </w:r>
    </w:p>
    <w:p w:rsidR="0078172D" w:rsidRPr="007E57B2" w:rsidRDefault="000A6C3D" w:rsidP="0078172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Quel que</w:t>
      </w:r>
      <w:r w:rsidR="0078172D" w:rsidRPr="007E57B2">
        <w:rPr>
          <w:rFonts w:asciiTheme="minorHAnsi" w:hAnsiTheme="minorHAnsi" w:cstheme="minorHAnsi"/>
          <w:szCs w:val="24"/>
          <w:lang w:eastAsia="fr-FR" w:bidi="ar-SA"/>
        </w:rPr>
        <w:t xml:space="preserve"> soit le champs de saisie les caractères autorisés sont : </w:t>
      </w:r>
    </w:p>
    <w:p w:rsidR="0078172D" w:rsidRPr="007E57B2" w:rsidRDefault="0078172D" w:rsidP="00357DCC">
      <w:pPr>
        <w:numPr>
          <w:ilvl w:val="0"/>
          <w:numId w:val="745"/>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caractères alphanumériques en majuscules non accentuées (soit A-Z),</w:t>
      </w:r>
    </w:p>
    <w:p w:rsidR="0078172D" w:rsidRPr="007E57B2" w:rsidRDefault="0078172D" w:rsidP="00357DCC">
      <w:pPr>
        <w:numPr>
          <w:ilvl w:val="0"/>
          <w:numId w:val="745"/>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chiffres 0-9,</w:t>
      </w:r>
    </w:p>
    <w:p w:rsidR="0078172D" w:rsidRPr="007E57B2" w:rsidRDefault="0078172D" w:rsidP="00357DCC">
      <w:pPr>
        <w:numPr>
          <w:ilvl w:val="0"/>
          <w:numId w:val="745"/>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les séparateurs ‘ - . ,  /  , </w:t>
      </w:r>
    </w:p>
    <w:p w:rsidR="0078172D" w:rsidRPr="007E57B2" w:rsidRDefault="0078172D" w:rsidP="00357DCC">
      <w:pPr>
        <w:numPr>
          <w:ilvl w:val="0"/>
          <w:numId w:val="745"/>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 tiret bas ou underscore _,</w:t>
      </w:r>
    </w:p>
    <w:p w:rsidR="00096EB3" w:rsidRPr="007E57B2" w:rsidRDefault="00096EB3" w:rsidP="00096EB3">
      <w:pPr>
        <w:autoSpaceDE w:val="0"/>
        <w:autoSpaceDN w:val="0"/>
        <w:adjustRightInd w:val="0"/>
        <w:rPr>
          <w:rFonts w:asciiTheme="minorHAnsi" w:hAnsiTheme="minorHAnsi" w:cstheme="minorHAnsi"/>
          <w:szCs w:val="24"/>
          <w:lang w:eastAsia="fr-FR" w:bidi="ar-SA"/>
        </w:rPr>
      </w:pPr>
    </w:p>
    <w:p w:rsidR="00096EB3" w:rsidRPr="004E2387" w:rsidRDefault="00096EB3" w:rsidP="00096EB3">
      <w:pPr>
        <w:pStyle w:val="Titre4"/>
        <w:rPr>
          <w:rFonts w:asciiTheme="minorHAnsi" w:hAnsiTheme="minorHAnsi" w:cstheme="minorHAnsi"/>
        </w:rPr>
      </w:pPr>
      <w:r w:rsidRPr="004E2387">
        <w:rPr>
          <w:rFonts w:asciiTheme="minorHAnsi" w:hAnsiTheme="minorHAnsi" w:cstheme="minorHAnsi"/>
        </w:rPr>
        <w:t>Modification : contrôle des données de ta_categorie_de_deposant_lmtay525</w:t>
      </w:r>
    </w:p>
    <w:p w:rsidR="00096EB3" w:rsidRPr="007E57B2" w:rsidRDefault="00096EB3" w:rsidP="00096EB3">
      <w:pPr>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Données obligatoires : </w:t>
      </w:r>
    </w:p>
    <w:p w:rsidR="00096EB3" w:rsidRPr="007E57B2" w:rsidRDefault="00096EB3" w:rsidP="005B01C3">
      <w:pPr>
        <w:numPr>
          <w:ilvl w:val="0"/>
          <w:numId w:val="270"/>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LIBELLE CATEGORIE DEPOSANT (LCATDE)</w:t>
      </w:r>
    </w:p>
    <w:p w:rsidR="00096EB3" w:rsidRPr="007E57B2" w:rsidRDefault="00096EB3" w:rsidP="005B01C3">
      <w:pPr>
        <w:numPr>
          <w:ilvl w:val="0"/>
          <w:numId w:val="270"/>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ENREG BDF VALEUR ETRANGERE (CEBDFE)</w:t>
      </w:r>
    </w:p>
    <w:p w:rsidR="00096EB3" w:rsidRPr="007E57B2" w:rsidRDefault="00096EB3" w:rsidP="005B01C3">
      <w:pPr>
        <w:numPr>
          <w:ilvl w:val="0"/>
          <w:numId w:val="270"/>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ENREG BDF VALEUR FRANCAISE (CEBDFF)</w:t>
      </w:r>
    </w:p>
    <w:p w:rsidR="00096EB3" w:rsidRPr="007E57B2" w:rsidRDefault="00096EB3" w:rsidP="00096EB3">
      <w:pPr>
        <w:autoSpaceDE w:val="0"/>
        <w:autoSpaceDN w:val="0"/>
        <w:adjustRightInd w:val="0"/>
        <w:rPr>
          <w:rFonts w:asciiTheme="minorHAnsi" w:hAnsiTheme="minorHAnsi" w:cstheme="minorHAnsi"/>
          <w:szCs w:val="24"/>
          <w:lang w:eastAsia="fr-FR" w:bidi="ar-SA"/>
        </w:rPr>
      </w:pPr>
    </w:p>
    <w:p w:rsidR="00096EB3" w:rsidRPr="007E57B2" w:rsidRDefault="00096EB3" w:rsidP="00096EB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Contrôles de longueur maximale : </w:t>
      </w:r>
    </w:p>
    <w:p w:rsidR="00096EB3" w:rsidRPr="007E57B2" w:rsidRDefault="00096EB3" w:rsidP="005B01C3">
      <w:pPr>
        <w:numPr>
          <w:ilvl w:val="0"/>
          <w:numId w:val="271"/>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LIBELLE CATEGORIE DEPOSANT (LCATDE) : 32 caractères.</w:t>
      </w:r>
    </w:p>
    <w:p w:rsidR="00096EB3" w:rsidRPr="007E57B2" w:rsidRDefault="00096EB3" w:rsidP="005B01C3">
      <w:pPr>
        <w:numPr>
          <w:ilvl w:val="0"/>
          <w:numId w:val="271"/>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ENREG BDF VALEUR ETRANGERE (CEBDFE) : 3 caractères.</w:t>
      </w:r>
    </w:p>
    <w:p w:rsidR="00096EB3" w:rsidRPr="007E57B2" w:rsidRDefault="00096EB3" w:rsidP="005B01C3">
      <w:pPr>
        <w:numPr>
          <w:ilvl w:val="0"/>
          <w:numId w:val="271"/>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ENREG BDF VALEUR FRANCAISE (CEBDFF) : 3 caractères.</w:t>
      </w:r>
    </w:p>
    <w:p w:rsidR="00096EB3" w:rsidRPr="007E57B2" w:rsidRDefault="00096EB3" w:rsidP="00096EB3">
      <w:pPr>
        <w:autoSpaceDE w:val="0"/>
        <w:autoSpaceDN w:val="0"/>
        <w:adjustRightInd w:val="0"/>
        <w:rPr>
          <w:rFonts w:asciiTheme="minorHAnsi" w:hAnsiTheme="minorHAnsi" w:cstheme="minorHAnsi"/>
          <w:szCs w:val="24"/>
          <w:lang w:eastAsia="fr-FR" w:bidi="ar-SA"/>
        </w:rPr>
      </w:pPr>
    </w:p>
    <w:p w:rsidR="00096EB3" w:rsidRPr="007E57B2" w:rsidRDefault="00096EB3" w:rsidP="00096EB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Caractères autorisés ( ne concerne que les champs de saisie. Les dates et les listes déroulantes sont exclues de ces contrôles):</w:t>
      </w:r>
    </w:p>
    <w:p w:rsidR="00096EB3" w:rsidRPr="007E57B2" w:rsidRDefault="000A6C3D" w:rsidP="00096EB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Quel que</w:t>
      </w:r>
      <w:r w:rsidR="00096EB3" w:rsidRPr="007E57B2">
        <w:rPr>
          <w:rFonts w:asciiTheme="minorHAnsi" w:hAnsiTheme="minorHAnsi" w:cstheme="minorHAnsi"/>
          <w:szCs w:val="24"/>
          <w:lang w:eastAsia="fr-FR" w:bidi="ar-SA"/>
        </w:rPr>
        <w:t xml:space="preserve"> soit le champs de saisie les caractères autorisés sont : </w:t>
      </w:r>
    </w:p>
    <w:p w:rsidR="00096EB3" w:rsidRPr="007E57B2" w:rsidRDefault="00096EB3" w:rsidP="005B01C3">
      <w:pPr>
        <w:numPr>
          <w:ilvl w:val="0"/>
          <w:numId w:val="272"/>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caractères alphanumériques en majuscules non accentuées (soit A-Z),</w:t>
      </w:r>
    </w:p>
    <w:p w:rsidR="00096EB3" w:rsidRPr="007E57B2" w:rsidRDefault="00096EB3" w:rsidP="005B01C3">
      <w:pPr>
        <w:numPr>
          <w:ilvl w:val="0"/>
          <w:numId w:val="272"/>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les chiffres 0-9,</w:t>
      </w:r>
    </w:p>
    <w:p w:rsidR="008044B6" w:rsidRPr="007E57B2" w:rsidRDefault="008044B6" w:rsidP="005B01C3">
      <w:pPr>
        <w:numPr>
          <w:ilvl w:val="0"/>
          <w:numId w:val="272"/>
        </w:numPr>
        <w:autoSpaceDE w:val="0"/>
        <w:autoSpaceDN w:val="0"/>
        <w:adjustRightInd w:val="0"/>
        <w:rPr>
          <w:rFonts w:asciiTheme="minorHAnsi" w:hAnsiTheme="minorHAnsi" w:cstheme="minorHAnsi"/>
          <w:szCs w:val="24"/>
          <w:lang w:eastAsia="fr-FR" w:bidi="ar-SA"/>
        </w:rPr>
      </w:pPr>
    </w:p>
    <w:p w:rsidR="00096EB3" w:rsidRPr="007E57B2" w:rsidRDefault="00096EB3" w:rsidP="005B01C3">
      <w:pPr>
        <w:numPr>
          <w:ilvl w:val="0"/>
          <w:numId w:val="272"/>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les séparateurs ‘ - . ,  /  , </w:t>
      </w:r>
    </w:p>
    <w:p w:rsidR="00096EB3" w:rsidRPr="007E57B2" w:rsidRDefault="00096EB3" w:rsidP="00096EB3">
      <w:pPr>
        <w:tabs>
          <w:tab w:val="left" w:pos="1867"/>
        </w:tabs>
        <w:autoSpaceDE w:val="0"/>
        <w:autoSpaceDN w:val="0"/>
        <w:adjustRightInd w:val="0"/>
        <w:rPr>
          <w:rFonts w:asciiTheme="minorHAnsi" w:hAnsiTheme="minorHAnsi" w:cstheme="minorHAnsi"/>
          <w:szCs w:val="24"/>
        </w:rPr>
      </w:pPr>
      <w:r w:rsidRPr="007E57B2">
        <w:rPr>
          <w:rFonts w:asciiTheme="minorHAnsi" w:hAnsiTheme="minorHAnsi" w:cstheme="minorHAnsi"/>
          <w:szCs w:val="24"/>
          <w:lang w:eastAsia="fr-FR" w:bidi="ar-SA"/>
        </w:rPr>
        <w:t>le tiret bas ou underscore _,</w:t>
      </w:r>
    </w:p>
    <w:p w:rsidR="008044B6" w:rsidRPr="007E57B2" w:rsidRDefault="008044B6">
      <w:pPr>
        <w:rPr>
          <w:rFonts w:asciiTheme="minorHAnsi" w:hAnsiTheme="minorHAnsi" w:cstheme="minorHAnsi"/>
          <w:szCs w:val="24"/>
        </w:rPr>
      </w:pPr>
    </w:p>
    <w:p w:rsidR="008044B6" w:rsidRDefault="008044B6" w:rsidP="008044B6">
      <w:pPr>
        <w:pStyle w:val="Titre4"/>
        <w:rPr>
          <w:rFonts w:asciiTheme="minorHAnsi" w:hAnsiTheme="minorHAnsi" w:cstheme="minorHAnsi"/>
        </w:rPr>
      </w:pPr>
      <w:r w:rsidRPr="008044B6">
        <w:rPr>
          <w:rFonts w:asciiTheme="minorHAnsi" w:hAnsiTheme="minorHAnsi" w:cstheme="minorHAnsi"/>
        </w:rPr>
        <w:t>Modification : renseignement des données de ta_categorie_de_deposant_lmtay525</w:t>
      </w:r>
    </w:p>
    <w:p w:rsidR="008044B6" w:rsidRPr="007E57B2" w:rsidRDefault="008044B6" w:rsidP="008044B6">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8044B6" w:rsidRPr="007E57B2" w:rsidRDefault="008044B6" w:rsidP="00357DCC">
      <w:pPr>
        <w:numPr>
          <w:ilvl w:val="0"/>
          <w:numId w:val="443"/>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 LIBELLE CATEGORIE DEPOSANT (LCATDE) </w:t>
      </w:r>
    </w:p>
    <w:p w:rsidR="008044B6" w:rsidRPr="007E57B2" w:rsidRDefault="008044B6" w:rsidP="00357DCC">
      <w:pPr>
        <w:numPr>
          <w:ilvl w:val="0"/>
          <w:numId w:val="443"/>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 ENREG BDF VALEUR ETRANGERE (CEBDFE) </w:t>
      </w:r>
    </w:p>
    <w:p w:rsidR="008044B6" w:rsidRPr="007E57B2" w:rsidRDefault="008044B6" w:rsidP="00357DCC">
      <w:pPr>
        <w:numPr>
          <w:ilvl w:val="0"/>
          <w:numId w:val="443"/>
        </w:num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le ENREG BDF VALEUR FRANCAISE (CEBDFF) </w:t>
      </w:r>
    </w:p>
    <w:p w:rsidR="008044B6" w:rsidRPr="007E57B2" w:rsidRDefault="008044B6" w:rsidP="008044B6">
      <w:pPr>
        <w:autoSpaceDE w:val="0"/>
        <w:autoSpaceDN w:val="0"/>
        <w:adjustRightInd w:val="0"/>
        <w:rPr>
          <w:rFonts w:asciiTheme="minorHAnsi" w:hAnsiTheme="minorHAnsi" w:cstheme="minorHAnsi"/>
          <w:szCs w:val="24"/>
          <w:lang w:eastAsia="fr-FR" w:bidi="ar-SA"/>
        </w:rPr>
      </w:pPr>
    </w:p>
    <w:p w:rsidR="008044B6" w:rsidRPr="007E57B2" w:rsidRDefault="008044B6" w:rsidP="008044B6">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8044B6" w:rsidRPr="007E57B2" w:rsidRDefault="008044B6" w:rsidP="00357DCC">
      <w:pPr>
        <w:numPr>
          <w:ilvl w:val="0"/>
          <w:numId w:val="444"/>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 CLOTURE (YDCLOT)</w:t>
      </w:r>
    </w:p>
    <w:p w:rsidR="00D04E9F" w:rsidRDefault="00D04E9F">
      <w:pPr>
        <w:rPr>
          <w:rFonts w:asciiTheme="minorHAnsi" w:hAnsiTheme="minorHAnsi" w:cstheme="minorHAnsi"/>
          <w:szCs w:val="24"/>
        </w:rPr>
      </w:pPr>
      <w:r>
        <w:rPr>
          <w:rFonts w:asciiTheme="minorHAnsi" w:hAnsiTheme="minorHAnsi" w:cstheme="minorHAnsi"/>
          <w:szCs w:val="24"/>
        </w:rPr>
        <w:br w:type="page"/>
      </w:r>
    </w:p>
    <w:p w:rsidR="00096EB3" w:rsidRPr="00BF16B6" w:rsidRDefault="00096EB3" w:rsidP="00096EB3">
      <w:pPr>
        <w:pStyle w:val="Titre3"/>
      </w:pPr>
      <w:bookmarkStart w:id="869" w:name="_Toc515444431"/>
      <w:r w:rsidRPr="00BF16B6">
        <w:t>ta_lien_categ_client_sicovam_lmtay533</w:t>
      </w:r>
      <w:bookmarkEnd w:id="869"/>
      <w:r w:rsidR="005A639E">
        <w:rPr>
          <w:rFonts w:asciiTheme="minorHAnsi" w:hAnsiTheme="minorHAnsi" w:cstheme="minorHAnsi"/>
          <w:lang w:eastAsia="fr-FR" w:bidi="ar-SA"/>
        </w:rPr>
        <w:fldChar w:fldCharType="begin"/>
      </w:r>
      <w:r w:rsidR="005A639E">
        <w:instrText xml:space="preserve"> XE "</w:instrText>
      </w:r>
      <w:r w:rsidR="005A639E" w:rsidRPr="001378E5">
        <w:rPr>
          <w:rFonts w:asciiTheme="minorHAnsi" w:hAnsiTheme="minorHAnsi" w:cstheme="minorHAnsi"/>
          <w:lang w:eastAsia="fr-FR" w:bidi="ar-SA"/>
        </w:rPr>
        <w:instrText>lmtay533</w:instrText>
      </w:r>
      <w:r w:rsidR="005A639E">
        <w:instrText xml:space="preserve">" </w:instrText>
      </w:r>
      <w:r w:rsidR="005A639E">
        <w:rPr>
          <w:rFonts w:asciiTheme="minorHAnsi" w:hAnsiTheme="minorHAnsi" w:cstheme="minorHAnsi"/>
          <w:lang w:eastAsia="fr-FR" w:bidi="ar-SA"/>
        </w:rPr>
        <w:fldChar w:fldCharType="end"/>
      </w:r>
    </w:p>
    <w:p w:rsidR="00BC0002" w:rsidRPr="007E57B2" w:rsidRDefault="00BC0002" w:rsidP="00296660">
      <w:pPr>
        <w:rPr>
          <w:rFonts w:asciiTheme="minorHAnsi" w:eastAsia="Times New Roman" w:hAnsiTheme="minorHAnsi" w:cstheme="minorHAnsi"/>
          <w:color w:val="000000"/>
          <w:szCs w:val="24"/>
          <w:lang w:eastAsia="fr-FR" w:bidi="ar-SA"/>
        </w:rPr>
      </w:pPr>
      <w:r w:rsidRPr="007E57B2">
        <w:rPr>
          <w:rFonts w:asciiTheme="minorHAnsi" w:eastAsia="Times New Roman" w:hAnsiTheme="minorHAnsi" w:cstheme="minorHAnsi"/>
          <w:color w:val="000000"/>
          <w:szCs w:val="24"/>
          <w:lang w:eastAsia="fr-FR" w:bidi="ar-SA"/>
        </w:rPr>
        <w:t>Correspondance entre la classification</w:t>
      </w:r>
      <w:r w:rsidR="00296660" w:rsidRPr="007E57B2">
        <w:rPr>
          <w:rFonts w:asciiTheme="minorHAnsi" w:eastAsia="Times New Roman" w:hAnsiTheme="minorHAnsi" w:cstheme="minorHAnsi"/>
          <w:color w:val="000000"/>
          <w:szCs w:val="24"/>
          <w:lang w:eastAsia="fr-FR" w:bidi="ar-SA"/>
        </w:rPr>
        <w:t xml:space="preserve"> de la clientèle </w:t>
      </w:r>
      <w:r w:rsidRPr="007E57B2">
        <w:rPr>
          <w:rFonts w:asciiTheme="minorHAnsi" w:eastAsia="Times New Roman" w:hAnsiTheme="minorHAnsi" w:cstheme="minorHAnsi"/>
          <w:color w:val="000000"/>
          <w:szCs w:val="24"/>
          <w:lang w:eastAsia="fr-FR" w:bidi="ar-SA"/>
        </w:rPr>
        <w:t xml:space="preserve">bancaire </w:t>
      </w:r>
      <w:r w:rsidR="00296660" w:rsidRPr="007E57B2">
        <w:rPr>
          <w:rFonts w:asciiTheme="minorHAnsi" w:eastAsia="Times New Roman" w:hAnsiTheme="minorHAnsi" w:cstheme="minorHAnsi"/>
          <w:color w:val="000000"/>
          <w:szCs w:val="24"/>
          <w:lang w:eastAsia="fr-FR" w:bidi="ar-SA"/>
        </w:rPr>
        <w:t xml:space="preserve">et la classification </w:t>
      </w:r>
      <w:r w:rsidRPr="007E57B2">
        <w:rPr>
          <w:rFonts w:asciiTheme="minorHAnsi" w:eastAsia="Times New Roman" w:hAnsiTheme="minorHAnsi" w:cstheme="minorHAnsi"/>
          <w:color w:val="000000"/>
          <w:szCs w:val="24"/>
          <w:lang w:eastAsia="fr-FR" w:bidi="ar-SA"/>
        </w:rPr>
        <w:t xml:space="preserve">titres (ex </w:t>
      </w:r>
      <w:r w:rsidR="00296660" w:rsidRPr="007E57B2">
        <w:rPr>
          <w:rFonts w:asciiTheme="minorHAnsi" w:eastAsia="Times New Roman" w:hAnsiTheme="minorHAnsi" w:cstheme="minorHAnsi"/>
          <w:color w:val="000000"/>
          <w:szCs w:val="24"/>
          <w:lang w:eastAsia="fr-FR" w:bidi="ar-SA"/>
        </w:rPr>
        <w:t>SICOVAM</w:t>
      </w:r>
      <w:r w:rsidRPr="007E57B2">
        <w:rPr>
          <w:rFonts w:asciiTheme="minorHAnsi" w:eastAsia="Times New Roman" w:hAnsiTheme="minorHAnsi" w:cstheme="minorHAnsi"/>
          <w:color w:val="000000"/>
          <w:szCs w:val="24"/>
          <w:lang w:eastAsia="fr-FR" w:bidi="ar-SA"/>
        </w:rPr>
        <w:t>) de cette même</w:t>
      </w:r>
      <w:r w:rsidR="00296660" w:rsidRPr="007E57B2">
        <w:rPr>
          <w:rFonts w:asciiTheme="minorHAnsi" w:eastAsia="Times New Roman" w:hAnsiTheme="minorHAnsi" w:cstheme="minorHAnsi"/>
          <w:color w:val="000000"/>
          <w:szCs w:val="24"/>
          <w:lang w:eastAsia="fr-FR" w:bidi="ar-SA"/>
        </w:rPr>
        <w:t xml:space="preserve"> clientèle. </w:t>
      </w:r>
    </w:p>
    <w:p w:rsidR="00296660" w:rsidRPr="007E57B2" w:rsidRDefault="00BC0002" w:rsidP="00296660">
      <w:pPr>
        <w:rPr>
          <w:rFonts w:asciiTheme="minorHAnsi" w:eastAsia="Times New Roman" w:hAnsiTheme="minorHAnsi" w:cstheme="minorHAnsi"/>
          <w:color w:val="000000"/>
          <w:szCs w:val="24"/>
          <w:lang w:eastAsia="fr-FR" w:bidi="ar-SA"/>
        </w:rPr>
      </w:pPr>
      <w:r w:rsidRPr="007E57B2">
        <w:rPr>
          <w:rFonts w:asciiTheme="minorHAnsi" w:eastAsia="Times New Roman" w:hAnsiTheme="minorHAnsi" w:cstheme="minorHAnsi"/>
          <w:color w:val="000000"/>
          <w:szCs w:val="24"/>
          <w:lang w:eastAsia="fr-FR" w:bidi="ar-SA"/>
        </w:rPr>
        <w:t>T</w:t>
      </w:r>
      <w:r w:rsidR="00296660" w:rsidRPr="007E57B2">
        <w:rPr>
          <w:rFonts w:asciiTheme="minorHAnsi" w:eastAsia="Times New Roman" w:hAnsiTheme="minorHAnsi" w:cstheme="minorHAnsi"/>
          <w:color w:val="000000"/>
          <w:szCs w:val="24"/>
          <w:lang w:eastAsia="fr-FR" w:bidi="ar-SA"/>
        </w:rPr>
        <w:t>able périmée fin 2011</w:t>
      </w:r>
      <w:r w:rsidRPr="007E57B2">
        <w:rPr>
          <w:rFonts w:asciiTheme="minorHAnsi" w:eastAsia="Times New Roman" w:hAnsiTheme="minorHAnsi" w:cstheme="minorHAnsi"/>
          <w:color w:val="000000"/>
          <w:szCs w:val="24"/>
          <w:lang w:eastAsia="fr-FR" w:bidi="ar-SA"/>
        </w:rPr>
        <w:t>, conservée provisoirement au démarrage de Paraneo</w:t>
      </w:r>
      <w:r w:rsidR="00296660" w:rsidRPr="007E57B2">
        <w:rPr>
          <w:rFonts w:asciiTheme="minorHAnsi" w:eastAsia="Times New Roman" w:hAnsiTheme="minorHAnsi" w:cstheme="minorHAnsi"/>
          <w:color w:val="000000"/>
          <w:szCs w:val="24"/>
          <w:lang w:eastAsia="fr-FR" w:bidi="ar-SA"/>
        </w:rPr>
        <w:t>.</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57" w:type="dxa"/>
        <w:tblInd w:w="55" w:type="dxa"/>
        <w:tblCellMar>
          <w:left w:w="70" w:type="dxa"/>
          <w:right w:w="70" w:type="dxa"/>
        </w:tblCellMar>
        <w:tblLook w:val="04A0" w:firstRow="1" w:lastRow="0" w:firstColumn="1" w:lastColumn="0" w:noHBand="0" w:noVBand="1"/>
      </w:tblPr>
      <w:tblGrid>
        <w:gridCol w:w="1433"/>
        <w:gridCol w:w="876"/>
        <w:gridCol w:w="1349"/>
        <w:gridCol w:w="923"/>
        <w:gridCol w:w="679"/>
        <w:gridCol w:w="1022"/>
        <w:gridCol w:w="971"/>
        <w:gridCol w:w="915"/>
        <w:gridCol w:w="2089"/>
      </w:tblGrid>
      <w:tr w:rsidR="00FB0C38" w:rsidRPr="00FB0C38" w:rsidTr="00960B17">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Code technique</w:t>
            </w:r>
          </w:p>
        </w:tc>
        <w:tc>
          <w:tcPr>
            <w:tcW w:w="1349" w:type="dxa"/>
            <w:tcBorders>
              <w:top w:val="single" w:sz="4" w:space="0" w:color="auto"/>
              <w:left w:val="nil"/>
              <w:bottom w:val="single" w:sz="4" w:space="0" w:color="auto"/>
              <w:right w:val="single" w:sz="4" w:space="0" w:color="auto"/>
            </w:tcBorders>
            <w:shd w:val="clear" w:color="000000" w:fill="C5D9F1"/>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saisi / alimenté</w:t>
            </w:r>
          </w:p>
        </w:tc>
        <w:tc>
          <w:tcPr>
            <w:tcW w:w="679" w:type="dxa"/>
            <w:tcBorders>
              <w:top w:val="single" w:sz="4" w:space="0" w:color="auto"/>
              <w:left w:val="nil"/>
              <w:bottom w:val="single" w:sz="4" w:space="0" w:color="auto"/>
              <w:right w:val="single" w:sz="4" w:space="0" w:color="auto"/>
            </w:tcBorders>
            <w:shd w:val="clear" w:color="000000" w:fill="C5D9F1"/>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clé</w:t>
            </w:r>
          </w:p>
        </w:tc>
        <w:tc>
          <w:tcPr>
            <w:tcW w:w="1022" w:type="dxa"/>
            <w:tcBorders>
              <w:top w:val="single" w:sz="4" w:space="0" w:color="auto"/>
              <w:left w:val="nil"/>
              <w:bottom w:val="single" w:sz="4" w:space="0" w:color="auto"/>
              <w:right w:val="single" w:sz="4" w:space="0" w:color="auto"/>
            </w:tcBorders>
            <w:shd w:val="clear" w:color="000000" w:fill="C5D9F1"/>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table origine</w:t>
            </w:r>
          </w:p>
        </w:tc>
        <w:tc>
          <w:tcPr>
            <w:tcW w:w="971" w:type="dxa"/>
            <w:tcBorders>
              <w:top w:val="single" w:sz="4" w:space="0" w:color="auto"/>
              <w:left w:val="nil"/>
              <w:bottom w:val="single" w:sz="4" w:space="0" w:color="auto"/>
              <w:right w:val="single" w:sz="4" w:space="0" w:color="auto"/>
            </w:tcBorders>
            <w:shd w:val="clear" w:color="000000" w:fill="C5D9F1"/>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cardinalité</w:t>
            </w:r>
          </w:p>
        </w:tc>
        <w:tc>
          <w:tcPr>
            <w:tcW w:w="2089" w:type="dxa"/>
            <w:tcBorders>
              <w:top w:val="single" w:sz="4" w:space="0" w:color="auto"/>
              <w:left w:val="nil"/>
              <w:bottom w:val="single" w:sz="4" w:space="0" w:color="auto"/>
              <w:right w:val="single" w:sz="4" w:space="0" w:color="auto"/>
            </w:tcBorders>
            <w:shd w:val="clear" w:color="000000" w:fill="C5D9F1"/>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définition</w:t>
            </w:r>
          </w:p>
        </w:tc>
      </w:tr>
      <w:tr w:rsidR="00FB0C38" w:rsidRPr="00FB0C38" w:rsidTr="00960B17">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CODE CATEGORIE CLIENTELE</w:t>
            </w:r>
            <w:r w:rsidRPr="00960B17">
              <w:rPr>
                <w:rFonts w:eastAsia="Times New Roman" w:cs="Calibri"/>
                <w:strike/>
                <w:sz w:val="18"/>
                <w:szCs w:val="18"/>
                <w:lang w:eastAsia="fr-FR" w:bidi="ar-SA"/>
              </w:rPr>
              <w:t xml:space="preserve"> </w:t>
            </w:r>
          </w:p>
        </w:tc>
        <w:tc>
          <w:tcPr>
            <w:tcW w:w="876"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CCCLIE</w:t>
            </w:r>
          </w:p>
        </w:tc>
        <w:tc>
          <w:tcPr>
            <w:tcW w:w="134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saisi</w:t>
            </w:r>
          </w:p>
        </w:tc>
        <w:tc>
          <w:tcPr>
            <w:tcW w:w="67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clé</w:t>
            </w:r>
          </w:p>
        </w:tc>
        <w:tc>
          <w:tcPr>
            <w:tcW w:w="1022"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LMTAY524</w:t>
            </w:r>
          </w:p>
        </w:tc>
        <w:tc>
          <w:tcPr>
            <w:tcW w:w="971"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1</w:t>
            </w:r>
          </w:p>
        </w:tc>
        <w:tc>
          <w:tcPr>
            <w:tcW w:w="208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xml:space="preserve">jointure avec la catégorie de </w:t>
            </w:r>
            <w:r w:rsidR="000A6C3D" w:rsidRPr="00960B17">
              <w:rPr>
                <w:rFonts w:eastAsia="Times New Roman" w:cs="Calibri"/>
                <w:sz w:val="18"/>
                <w:szCs w:val="18"/>
                <w:lang w:eastAsia="fr-FR" w:bidi="ar-SA"/>
              </w:rPr>
              <w:t>clientèle</w:t>
            </w:r>
            <w:r w:rsidRPr="00960B17">
              <w:rPr>
                <w:rFonts w:eastAsia="Times New Roman" w:cs="Calibri"/>
                <w:sz w:val="18"/>
                <w:szCs w:val="18"/>
                <w:lang w:eastAsia="fr-FR" w:bidi="ar-SA"/>
              </w:rPr>
              <w:t xml:space="preserve"> (y523) pour pré-affichage dans la saisie client dans Tiers</w:t>
            </w:r>
          </w:p>
        </w:tc>
      </w:tr>
      <w:tr w:rsidR="00FB0C38" w:rsidRPr="00FB0C38" w:rsidTr="00960B17">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CATEG. CLIENTELE SICOVAM</w:t>
            </w:r>
          </w:p>
        </w:tc>
        <w:tc>
          <w:tcPr>
            <w:tcW w:w="876"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xml:space="preserve">CCACLI </w:t>
            </w:r>
          </w:p>
        </w:tc>
        <w:tc>
          <w:tcPr>
            <w:tcW w:w="134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saisi</w:t>
            </w:r>
          </w:p>
        </w:tc>
        <w:tc>
          <w:tcPr>
            <w:tcW w:w="67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clé</w:t>
            </w:r>
          </w:p>
        </w:tc>
        <w:tc>
          <w:tcPr>
            <w:tcW w:w="1022"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LMTAY523</w:t>
            </w:r>
          </w:p>
        </w:tc>
        <w:tc>
          <w:tcPr>
            <w:tcW w:w="971"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1</w:t>
            </w:r>
          </w:p>
        </w:tc>
        <w:tc>
          <w:tcPr>
            <w:tcW w:w="208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xml:space="preserve">classement des </w:t>
            </w:r>
            <w:r w:rsidR="000A6C3D" w:rsidRPr="00960B17">
              <w:rPr>
                <w:rFonts w:eastAsia="Times New Roman" w:cs="Calibri"/>
                <w:sz w:val="18"/>
                <w:szCs w:val="18"/>
                <w:lang w:eastAsia="fr-FR" w:bidi="ar-SA"/>
              </w:rPr>
              <w:t>clientes</w:t>
            </w:r>
            <w:r w:rsidRPr="00960B17">
              <w:rPr>
                <w:rFonts w:eastAsia="Times New Roman" w:cs="Calibri"/>
                <w:sz w:val="18"/>
                <w:szCs w:val="18"/>
                <w:lang w:eastAsia="fr-FR" w:bidi="ar-SA"/>
              </w:rPr>
              <w:t xml:space="preserve"> du bancaire en fonction de leurs natures </w:t>
            </w:r>
            <w:r w:rsidR="000A6C3D">
              <w:rPr>
                <w:rFonts w:eastAsia="Times New Roman" w:cs="Calibri"/>
                <w:sz w:val="18"/>
                <w:szCs w:val="18"/>
                <w:lang w:eastAsia="fr-FR" w:bidi="ar-SA"/>
              </w:rPr>
              <w:t>juridi</w:t>
            </w:r>
            <w:r w:rsidR="000A6C3D" w:rsidRPr="00960B17">
              <w:rPr>
                <w:rFonts w:eastAsia="Times New Roman" w:cs="Calibri"/>
                <w:sz w:val="18"/>
                <w:szCs w:val="18"/>
                <w:lang w:eastAsia="fr-FR" w:bidi="ar-SA"/>
              </w:rPr>
              <w:t>ques</w:t>
            </w:r>
            <w:r w:rsidRPr="00960B17">
              <w:rPr>
                <w:rFonts w:eastAsia="Times New Roman" w:cs="Calibri"/>
                <w:sz w:val="18"/>
                <w:szCs w:val="18"/>
                <w:lang w:eastAsia="fr-FR" w:bidi="ar-SA"/>
              </w:rPr>
              <w:t xml:space="preserve"> économiques, </w:t>
            </w:r>
            <w:r w:rsidR="000A6C3D" w:rsidRPr="00960B17">
              <w:rPr>
                <w:rFonts w:eastAsia="Times New Roman" w:cs="Calibri"/>
                <w:sz w:val="18"/>
                <w:szCs w:val="18"/>
                <w:lang w:eastAsia="fr-FR" w:bidi="ar-SA"/>
              </w:rPr>
              <w:t>stratégiques</w:t>
            </w:r>
          </w:p>
        </w:tc>
      </w:tr>
      <w:tr w:rsidR="00FB0C38" w:rsidRPr="00FB0C38" w:rsidTr="00960B17">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YDC000</w:t>
            </w:r>
          </w:p>
        </w:tc>
        <w:tc>
          <w:tcPr>
            <w:tcW w:w="134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calculé</w:t>
            </w:r>
          </w:p>
        </w:tc>
        <w:tc>
          <w:tcPr>
            <w:tcW w:w="67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w:t>
            </w:r>
          </w:p>
        </w:tc>
        <w:tc>
          <w:tcPr>
            <w:tcW w:w="1022"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1</w:t>
            </w:r>
          </w:p>
        </w:tc>
        <w:tc>
          <w:tcPr>
            <w:tcW w:w="208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xml:space="preserve">date de création de l'enregistrement. Alimenté par le </w:t>
            </w:r>
            <w:r w:rsidR="000A6C3D" w:rsidRPr="00960B17">
              <w:rPr>
                <w:rFonts w:eastAsia="Times New Roman" w:cs="Calibri"/>
                <w:sz w:val="18"/>
                <w:szCs w:val="18"/>
                <w:lang w:eastAsia="fr-FR" w:bidi="ar-SA"/>
              </w:rPr>
              <w:t>système</w:t>
            </w:r>
            <w:r w:rsidRPr="00960B17">
              <w:rPr>
                <w:rFonts w:eastAsia="Times New Roman" w:cs="Calibri"/>
                <w:sz w:val="18"/>
                <w:szCs w:val="18"/>
                <w:lang w:eastAsia="fr-FR" w:bidi="ar-SA"/>
              </w:rPr>
              <w:t xml:space="preserve"> A la date du jour de création. Non modifiable</w:t>
            </w:r>
          </w:p>
        </w:tc>
      </w:tr>
      <w:tr w:rsidR="00FB0C38" w:rsidRPr="00FB0C38" w:rsidTr="00960B17">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YDDMAJ</w:t>
            </w:r>
          </w:p>
        </w:tc>
        <w:tc>
          <w:tcPr>
            <w:tcW w:w="134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calculé</w:t>
            </w:r>
          </w:p>
        </w:tc>
        <w:tc>
          <w:tcPr>
            <w:tcW w:w="67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w:t>
            </w:r>
          </w:p>
        </w:tc>
        <w:tc>
          <w:tcPr>
            <w:tcW w:w="1022"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1</w:t>
            </w:r>
          </w:p>
        </w:tc>
        <w:tc>
          <w:tcPr>
            <w:tcW w:w="208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date de la dernière mise A jour de l'enregistrement. Date alimentée par le système Non modifiable</w:t>
            </w:r>
          </w:p>
        </w:tc>
      </w:tr>
      <w:tr w:rsidR="00FB0C38" w:rsidRPr="00FB0C38" w:rsidTr="00960B17">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YDCLOT</w:t>
            </w:r>
          </w:p>
        </w:tc>
        <w:tc>
          <w:tcPr>
            <w:tcW w:w="134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calculé</w:t>
            </w:r>
          </w:p>
        </w:tc>
        <w:tc>
          <w:tcPr>
            <w:tcW w:w="67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w:t>
            </w:r>
          </w:p>
        </w:tc>
        <w:tc>
          <w:tcPr>
            <w:tcW w:w="1022"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1</w:t>
            </w:r>
          </w:p>
        </w:tc>
        <w:tc>
          <w:tcPr>
            <w:tcW w:w="208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xml:space="preserve">date de </w:t>
            </w:r>
            <w:r w:rsidR="000A6C3D" w:rsidRPr="00960B17">
              <w:rPr>
                <w:rFonts w:eastAsia="Times New Roman" w:cs="Calibri"/>
                <w:sz w:val="18"/>
                <w:szCs w:val="18"/>
                <w:lang w:eastAsia="fr-FR" w:bidi="ar-SA"/>
              </w:rPr>
              <w:t>clôture</w:t>
            </w:r>
            <w:r w:rsidRPr="00960B17">
              <w:rPr>
                <w:rFonts w:eastAsia="Times New Roman" w:cs="Calibri"/>
                <w:sz w:val="18"/>
                <w:szCs w:val="18"/>
                <w:lang w:eastAsia="fr-FR" w:bidi="ar-SA"/>
              </w:rPr>
              <w:t xml:space="preserve"> de l'enregistrement alimentée par défaut au 01/01/2076. cette date est modifiable</w:t>
            </w:r>
          </w:p>
        </w:tc>
      </w:tr>
      <w:tr w:rsidR="00FB0C38" w:rsidRPr="00FB0C38" w:rsidTr="00960B17">
        <w:trPr>
          <w:trHeight w:val="627"/>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FB0C38" w:rsidRPr="00960B17" w:rsidRDefault="00FB0C38" w:rsidP="00960B17">
            <w:pPr>
              <w:jc w:val="center"/>
              <w:rPr>
                <w:rFonts w:ascii="Segoe UI" w:eastAsia="Times New Roman" w:hAnsi="Segoe UI" w:cs="Segoe UI"/>
                <w:sz w:val="18"/>
                <w:szCs w:val="18"/>
                <w:lang w:eastAsia="fr-FR" w:bidi="ar-SA"/>
              </w:rPr>
            </w:pPr>
            <w:r w:rsidRPr="00960B17">
              <w:rPr>
                <w:rFonts w:ascii="Segoe UI" w:eastAsia="Times New Roman" w:hAnsi="Segoe UI" w:cs="Segoe UI"/>
                <w:sz w:val="18"/>
                <w:szCs w:val="18"/>
                <w:lang w:eastAsia="fr-FR" w:bidi="ar-SA"/>
              </w:rPr>
              <w:t>CUSER </w:t>
            </w:r>
          </w:p>
        </w:tc>
        <w:tc>
          <w:tcPr>
            <w:tcW w:w="134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calculé , non modifiable</w:t>
            </w:r>
          </w:p>
        </w:tc>
        <w:tc>
          <w:tcPr>
            <w:tcW w:w="67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w:t>
            </w:r>
          </w:p>
        </w:tc>
        <w:tc>
          <w:tcPr>
            <w:tcW w:w="1022"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ascii="Arial" w:eastAsia="Times New Roman" w:hAnsi="Arial"/>
                <w:sz w:val="18"/>
                <w:szCs w:val="18"/>
                <w:lang w:eastAsia="fr-FR" w:bidi="ar-SA"/>
              </w:rPr>
            </w:pPr>
            <w:r w:rsidRPr="00960B17">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8"/>
                <w:szCs w:val="18"/>
                <w:lang w:eastAsia="fr-FR" w:bidi="ar-SA"/>
              </w:rPr>
            </w:pPr>
            <w:r w:rsidRPr="00960B17">
              <w:rPr>
                <w:rFonts w:eastAsia="Times New Roman" w:cs="Calibri"/>
                <w:sz w:val="18"/>
                <w:szCs w:val="18"/>
                <w:lang w:eastAsia="fr-FR" w:bidi="ar-SA"/>
              </w:rPr>
              <w:t>1</w:t>
            </w:r>
          </w:p>
        </w:tc>
        <w:tc>
          <w:tcPr>
            <w:tcW w:w="2089" w:type="dxa"/>
            <w:tcBorders>
              <w:top w:val="nil"/>
              <w:left w:val="nil"/>
              <w:bottom w:val="single" w:sz="4" w:space="0" w:color="auto"/>
              <w:right w:val="single" w:sz="4" w:space="0" w:color="auto"/>
            </w:tcBorders>
            <w:shd w:val="clear" w:color="auto" w:fill="auto"/>
            <w:vAlign w:val="center"/>
            <w:hideMark/>
          </w:tcPr>
          <w:p w:rsidR="00FB0C38" w:rsidRPr="00960B17" w:rsidRDefault="00FB0C38" w:rsidP="00960B17">
            <w:pPr>
              <w:jc w:val="center"/>
              <w:rPr>
                <w:rFonts w:eastAsia="Times New Roman" w:cs="Calibri"/>
                <w:sz w:val="16"/>
                <w:szCs w:val="16"/>
                <w:lang w:eastAsia="fr-FR" w:bidi="ar-SA"/>
              </w:rPr>
            </w:pPr>
            <w:r w:rsidRPr="00960B17">
              <w:rPr>
                <w:rFonts w:eastAsia="Times New Roman" w:cs="Calibri"/>
                <w:sz w:val="16"/>
                <w:szCs w:val="16"/>
                <w:lang w:eastAsia="fr-FR" w:bidi="ar-SA"/>
              </w:rPr>
              <w:t xml:space="preserve">User ayant </w:t>
            </w:r>
            <w:r w:rsidR="000A6C3D" w:rsidRPr="00960B17">
              <w:rPr>
                <w:rFonts w:eastAsia="Times New Roman" w:cs="Calibri"/>
                <w:sz w:val="16"/>
                <w:szCs w:val="16"/>
                <w:lang w:eastAsia="fr-FR" w:bidi="ar-SA"/>
              </w:rPr>
              <w:t>effectué</w:t>
            </w:r>
            <w:r w:rsidRPr="00960B17">
              <w:rPr>
                <w:rFonts w:eastAsia="Times New Roman" w:cs="Calibri"/>
                <w:sz w:val="16"/>
                <w:szCs w:val="16"/>
                <w:lang w:eastAsia="fr-FR" w:bidi="ar-SA"/>
              </w:rPr>
              <w:t xml:space="preserve"> la dernière mise à jour  de l'enregistrement</w:t>
            </w:r>
          </w:p>
        </w:tc>
      </w:tr>
    </w:tbl>
    <w:p w:rsidR="00987BDB" w:rsidRPr="007E57B2" w:rsidRDefault="00987BDB" w:rsidP="00296660">
      <w:pPr>
        <w:rPr>
          <w:rFonts w:asciiTheme="minorHAnsi" w:hAnsiTheme="minorHAnsi" w:cstheme="minorHAnsi"/>
          <w:szCs w:val="24"/>
          <w:lang w:eastAsia="fr-FR" w:bidi="ar-SA"/>
        </w:rPr>
      </w:pPr>
    </w:p>
    <w:p w:rsidR="00096EB3" w:rsidRPr="004E2387" w:rsidRDefault="00096EB3" w:rsidP="00096EB3">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ta_lien_categ_client_sicovam_lmtay533</w:t>
      </w:r>
    </w:p>
    <w:p w:rsidR="00096EB3" w:rsidRPr="007E57B2" w:rsidRDefault="00096EB3" w:rsidP="00096EB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096EB3" w:rsidRPr="007E57B2" w:rsidRDefault="00096EB3" w:rsidP="00AF1B75">
      <w:pPr>
        <w:numPr>
          <w:ilvl w:val="0"/>
          <w:numId w:val="50"/>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 CLOTURE (YDCLOT)</w:t>
      </w:r>
    </w:p>
    <w:p w:rsidR="00096EB3" w:rsidRPr="007E57B2" w:rsidRDefault="00096EB3" w:rsidP="00096EB3">
      <w:pPr>
        <w:autoSpaceDE w:val="0"/>
        <w:autoSpaceDN w:val="0"/>
        <w:adjustRightInd w:val="0"/>
        <w:rPr>
          <w:rFonts w:asciiTheme="minorHAnsi" w:hAnsiTheme="minorHAnsi" w:cstheme="minorHAnsi"/>
          <w:szCs w:val="24"/>
          <w:lang w:eastAsia="fr-FR" w:bidi="ar-SA"/>
        </w:rPr>
      </w:pPr>
    </w:p>
    <w:p w:rsidR="00096EB3" w:rsidRPr="007E57B2" w:rsidRDefault="00096EB3" w:rsidP="00096EB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une liste déroulante : </w:t>
      </w:r>
    </w:p>
    <w:p w:rsidR="00096EB3" w:rsidRPr="007E57B2" w:rsidRDefault="00096EB3" w:rsidP="00AF1B75">
      <w:pPr>
        <w:numPr>
          <w:ilvl w:val="0"/>
          <w:numId w:val="51"/>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CATEGORIE CLIENTELE (CCCLIE) . La liste déroulante propose toutes les valeurs de la table ta_categorie_de_client_lmtay523 qui ne sont pas closes (lignes dont la DATE DE CLOTURE YDCLOT est supérieure strictement à la date du jour), accompagnées de leur libellé YL2CCC</w:t>
      </w:r>
    </w:p>
    <w:p w:rsidR="00096EB3" w:rsidRPr="007E57B2" w:rsidRDefault="00096EB3" w:rsidP="00096EB3">
      <w:pPr>
        <w:tabs>
          <w:tab w:val="left" w:pos="3956"/>
        </w:tabs>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CATEGORIE CLIENTELE SICOVAM (CCACLI). La liste déroulante propose toutes les valeurs de la table ta_categ_sicovam_de_client_lmtay524 qui ne sont pas closes (lignes dont la DATE DE CLOTURE YDCLOT est supérieure strictement à la date du jour), accompagnées de leur libellé LCACLI</w:t>
      </w:r>
    </w:p>
    <w:p w:rsidR="00CA7ACC" w:rsidRPr="007E57B2" w:rsidRDefault="00CA7ACC" w:rsidP="00096EB3">
      <w:pPr>
        <w:tabs>
          <w:tab w:val="left" w:pos="3956"/>
        </w:tabs>
        <w:rPr>
          <w:rFonts w:asciiTheme="minorHAnsi" w:hAnsiTheme="minorHAnsi" w:cstheme="minorHAnsi"/>
          <w:szCs w:val="24"/>
          <w:lang w:eastAsia="fr-FR" w:bidi="ar-SA"/>
        </w:rPr>
      </w:pPr>
    </w:p>
    <w:p w:rsidR="00476F29" w:rsidRPr="00476F29" w:rsidRDefault="00476F29" w:rsidP="00476F29">
      <w:pPr>
        <w:pStyle w:val="Titre4"/>
        <w:rPr>
          <w:rFonts w:asciiTheme="minorHAnsi" w:hAnsiTheme="minorHAnsi" w:cstheme="minorHAnsi"/>
          <w:lang w:eastAsia="fr-FR" w:bidi="ar-SA"/>
        </w:rPr>
      </w:pPr>
      <w:r w:rsidRPr="00476F29">
        <w:rPr>
          <w:rFonts w:asciiTheme="minorHAnsi" w:hAnsiTheme="minorHAnsi" w:cstheme="minorHAnsi"/>
          <w:lang w:eastAsia="fr-FR" w:bidi="ar-SA"/>
        </w:rPr>
        <w:t>Création : contrôle des données de ta_lien_categ_client_sicovam_lmtay533</w:t>
      </w:r>
    </w:p>
    <w:p w:rsidR="00476F29" w:rsidRPr="007E57B2" w:rsidRDefault="00476F29" w:rsidP="00476F29">
      <w:pPr>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 d'unicité : </w:t>
      </w:r>
    </w:p>
    <w:p w:rsidR="00476F29" w:rsidRPr="007E57B2" w:rsidRDefault="00476F29" w:rsidP="00476F29">
      <w:pPr>
        <w:tabs>
          <w:tab w:val="left" w:pos="1978"/>
        </w:tabs>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sur le couple CODE CATEGORIE CLIENTELE (CCCLIE) - CODE CATEGORIE CLIENTELE SICOVAM (CCACLI)</w:t>
      </w:r>
    </w:p>
    <w:p w:rsidR="00CA7ACC" w:rsidRPr="007E57B2" w:rsidRDefault="00CA7ACC" w:rsidP="00096EB3">
      <w:pPr>
        <w:tabs>
          <w:tab w:val="left" w:pos="3956"/>
        </w:tabs>
        <w:rPr>
          <w:rFonts w:asciiTheme="minorHAnsi" w:hAnsiTheme="minorHAnsi" w:cstheme="minorHAnsi"/>
          <w:szCs w:val="24"/>
          <w:lang w:eastAsia="fr-FR" w:bidi="ar-SA"/>
        </w:rPr>
      </w:pPr>
    </w:p>
    <w:p w:rsidR="00CA7ACC" w:rsidRPr="004E2387" w:rsidRDefault="00CA7ACC" w:rsidP="00CA7ACC">
      <w:pPr>
        <w:pStyle w:val="Titre4"/>
        <w:rPr>
          <w:rFonts w:asciiTheme="minorHAnsi" w:hAnsiTheme="minorHAnsi" w:cstheme="minorHAnsi"/>
          <w:lang w:eastAsia="fr-FR" w:bidi="ar-SA"/>
        </w:rPr>
      </w:pPr>
      <w:r w:rsidRPr="004E2387">
        <w:rPr>
          <w:rFonts w:asciiTheme="minorHAnsi" w:hAnsiTheme="minorHAnsi" w:cstheme="minorHAnsi"/>
          <w:lang w:eastAsia="fr-FR" w:bidi="ar-SA"/>
        </w:rPr>
        <w:t>Modification : contrôle des données de ta_lien_categ_client_sicovam_lmtay533</w:t>
      </w:r>
    </w:p>
    <w:p w:rsidR="00CA7ACC" w:rsidRPr="007E57B2" w:rsidRDefault="00CA7ACC" w:rsidP="00CA7ACC">
      <w:pPr>
        <w:tabs>
          <w:tab w:val="left" w:pos="1867"/>
        </w:tabs>
        <w:autoSpaceDE w:val="0"/>
        <w:autoSpaceDN w:val="0"/>
        <w:adjustRightInd w:val="0"/>
        <w:rPr>
          <w:rFonts w:asciiTheme="minorHAnsi" w:hAnsiTheme="minorHAnsi" w:cstheme="minorHAnsi"/>
          <w:szCs w:val="24"/>
        </w:rPr>
      </w:pPr>
      <w:r w:rsidRPr="007E57B2">
        <w:rPr>
          <w:rFonts w:asciiTheme="minorHAnsi" w:hAnsiTheme="minorHAnsi" w:cstheme="minorHAnsi"/>
          <w:szCs w:val="24"/>
        </w:rPr>
        <w:t>Sans objet</w:t>
      </w:r>
    </w:p>
    <w:p w:rsidR="00CA7ACC" w:rsidRDefault="00CA7ACC" w:rsidP="00CA7ACC">
      <w:pPr>
        <w:pStyle w:val="Titre4"/>
        <w:rPr>
          <w:rFonts w:asciiTheme="minorHAnsi" w:hAnsiTheme="minorHAnsi" w:cstheme="minorHAnsi"/>
          <w:lang w:eastAsia="fr-FR" w:bidi="ar-SA"/>
        </w:rPr>
      </w:pPr>
      <w:r w:rsidRPr="00CA7ACC">
        <w:rPr>
          <w:rFonts w:asciiTheme="minorHAnsi" w:hAnsiTheme="minorHAnsi" w:cstheme="minorHAnsi"/>
          <w:lang w:eastAsia="fr-FR" w:bidi="ar-SA"/>
        </w:rPr>
        <w:t>Modification : renseignement des données de ta_lien_categ_client_sicovam_lmtay533</w:t>
      </w:r>
    </w:p>
    <w:p w:rsidR="00CA7ACC" w:rsidRPr="007E57B2" w:rsidRDefault="00CA7ACC" w:rsidP="00CA7AC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CA7ACC" w:rsidRPr="007E57B2" w:rsidRDefault="00CA7ACC" w:rsidP="00357DCC">
      <w:pPr>
        <w:numPr>
          <w:ilvl w:val="0"/>
          <w:numId w:val="492"/>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la DATE DE CLOTURE (YDCLOT) </w:t>
      </w:r>
    </w:p>
    <w:p w:rsidR="00CA7ACC" w:rsidRPr="007E57B2" w:rsidRDefault="00CA7ACC" w:rsidP="00096EB3">
      <w:pPr>
        <w:tabs>
          <w:tab w:val="left" w:pos="3956"/>
        </w:tabs>
        <w:rPr>
          <w:rFonts w:asciiTheme="minorHAnsi" w:hAnsiTheme="minorHAnsi" w:cstheme="minorHAnsi"/>
          <w:szCs w:val="24"/>
          <w:lang w:eastAsia="fr-FR" w:bidi="ar-SA"/>
        </w:rPr>
      </w:pPr>
    </w:p>
    <w:p w:rsidR="008A6E6E" w:rsidRPr="007E57B2" w:rsidRDefault="008A6E6E">
      <w:pPr>
        <w:rPr>
          <w:rFonts w:asciiTheme="minorHAnsi" w:hAnsiTheme="minorHAnsi" w:cstheme="minorHAnsi"/>
          <w:szCs w:val="24"/>
          <w:lang w:eastAsia="fr-FR" w:bidi="ar-SA"/>
        </w:rPr>
      </w:pPr>
      <w:r w:rsidRPr="007E57B2">
        <w:rPr>
          <w:rFonts w:asciiTheme="minorHAnsi" w:hAnsiTheme="minorHAnsi" w:cstheme="minorHAnsi"/>
          <w:szCs w:val="24"/>
          <w:lang w:eastAsia="fr-FR" w:bidi="ar-SA"/>
        </w:rPr>
        <w:br w:type="page"/>
      </w:r>
    </w:p>
    <w:p w:rsidR="00B42C68" w:rsidRPr="00BF16B6" w:rsidRDefault="00797A8E" w:rsidP="00797A8E">
      <w:pPr>
        <w:pStyle w:val="Titre3"/>
      </w:pPr>
      <w:bookmarkStart w:id="870" w:name="_Toc515444432"/>
      <w:r w:rsidRPr="00BF16B6">
        <w:t>ta_lien_categ_client_deposant_lmtay560</w:t>
      </w:r>
      <w:bookmarkEnd w:id="870"/>
      <w:r w:rsidR="005A639E">
        <w:rPr>
          <w:rFonts w:asciiTheme="minorHAnsi" w:hAnsiTheme="minorHAnsi" w:cstheme="minorHAnsi"/>
          <w:lang w:eastAsia="fr-FR" w:bidi="ar-SA"/>
        </w:rPr>
        <w:fldChar w:fldCharType="begin"/>
      </w:r>
      <w:r w:rsidR="005A639E">
        <w:instrText xml:space="preserve"> XE "</w:instrText>
      </w:r>
      <w:r w:rsidR="005A639E" w:rsidRPr="001378E5">
        <w:rPr>
          <w:rFonts w:asciiTheme="minorHAnsi" w:hAnsiTheme="minorHAnsi" w:cstheme="minorHAnsi"/>
          <w:lang w:eastAsia="fr-FR" w:bidi="ar-SA"/>
        </w:rPr>
        <w:instrText>lmtay560</w:instrText>
      </w:r>
      <w:r w:rsidR="005A639E">
        <w:instrText xml:space="preserve">" </w:instrText>
      </w:r>
      <w:r w:rsidR="005A639E">
        <w:rPr>
          <w:rFonts w:asciiTheme="minorHAnsi" w:hAnsiTheme="minorHAnsi" w:cstheme="minorHAnsi"/>
          <w:lang w:eastAsia="fr-FR" w:bidi="ar-SA"/>
        </w:rPr>
        <w:fldChar w:fldCharType="end"/>
      </w:r>
    </w:p>
    <w:p w:rsidR="00296660" w:rsidRPr="007E57B2" w:rsidRDefault="00EF19DA" w:rsidP="00296660">
      <w:pPr>
        <w:rPr>
          <w:rFonts w:asciiTheme="minorHAnsi" w:eastAsia="Times New Roman" w:hAnsiTheme="minorHAnsi" w:cstheme="minorHAnsi"/>
          <w:color w:val="000000"/>
          <w:szCs w:val="24"/>
          <w:lang w:eastAsia="fr-FR" w:bidi="ar-SA"/>
        </w:rPr>
      </w:pPr>
      <w:r w:rsidRPr="007E57B2">
        <w:rPr>
          <w:rFonts w:asciiTheme="minorHAnsi" w:eastAsia="Times New Roman" w:hAnsiTheme="minorHAnsi" w:cstheme="minorHAnsi"/>
          <w:color w:val="000000"/>
          <w:szCs w:val="24"/>
          <w:lang w:eastAsia="fr-FR" w:bidi="ar-SA"/>
        </w:rPr>
        <w:t>Correspondance</w:t>
      </w:r>
      <w:r w:rsidR="00296660" w:rsidRPr="007E57B2">
        <w:rPr>
          <w:rFonts w:asciiTheme="minorHAnsi" w:eastAsia="Times New Roman" w:hAnsiTheme="minorHAnsi" w:cstheme="minorHAnsi"/>
          <w:color w:val="000000"/>
          <w:szCs w:val="24"/>
          <w:lang w:eastAsia="fr-FR" w:bidi="ar-SA"/>
        </w:rPr>
        <w:t xml:space="preserve"> entre la catégorie de clientèle </w:t>
      </w:r>
      <w:r w:rsidR="00BC0002" w:rsidRPr="007E57B2">
        <w:rPr>
          <w:rFonts w:asciiTheme="minorHAnsi" w:eastAsia="Times New Roman" w:hAnsiTheme="minorHAnsi" w:cstheme="minorHAnsi"/>
          <w:color w:val="000000"/>
          <w:szCs w:val="24"/>
          <w:lang w:eastAsia="fr-FR" w:bidi="ar-SA"/>
        </w:rPr>
        <w:t>de la direction bancaire CDC</w:t>
      </w:r>
      <w:r w:rsidR="00296660" w:rsidRPr="007E57B2">
        <w:rPr>
          <w:rFonts w:asciiTheme="minorHAnsi" w:eastAsia="Times New Roman" w:hAnsiTheme="minorHAnsi" w:cstheme="minorHAnsi"/>
          <w:color w:val="000000"/>
          <w:szCs w:val="24"/>
          <w:lang w:eastAsia="fr-FR" w:bidi="ar-SA"/>
        </w:rPr>
        <w:t xml:space="preserve"> et la catégorie BDF de déposant</w:t>
      </w:r>
      <w:r w:rsidR="00BC0002" w:rsidRPr="007E57B2">
        <w:rPr>
          <w:rFonts w:asciiTheme="minorHAnsi" w:eastAsia="Times New Roman" w:hAnsiTheme="minorHAnsi" w:cstheme="minorHAnsi"/>
          <w:color w:val="000000"/>
          <w:szCs w:val="24"/>
          <w:lang w:eastAsia="fr-FR" w:bidi="ar-SA"/>
        </w:rPr>
        <w:t>.</w:t>
      </w:r>
    </w:p>
    <w:p w:rsidR="00BC0002" w:rsidRPr="007E57B2" w:rsidRDefault="00BC0002" w:rsidP="00296660">
      <w:pPr>
        <w:rPr>
          <w:rFonts w:asciiTheme="minorHAnsi" w:eastAsia="Times New Roman" w:hAnsiTheme="minorHAnsi" w:cstheme="minorHAnsi"/>
          <w:color w:val="000000"/>
          <w:szCs w:val="24"/>
          <w:lang w:eastAsia="fr-FR" w:bidi="ar-SA"/>
        </w:rPr>
      </w:pPr>
      <w:r w:rsidRPr="007E57B2">
        <w:rPr>
          <w:rFonts w:asciiTheme="minorHAnsi" w:eastAsia="Times New Roman" w:hAnsiTheme="minorHAnsi" w:cstheme="minorHAnsi"/>
          <w:color w:val="000000"/>
          <w:szCs w:val="24"/>
          <w:lang w:eastAsia="fr-FR" w:bidi="ar-SA"/>
        </w:rPr>
        <w:t>Conservée provisoirement au démarrage de Paraneo.</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Layout w:type="fixed"/>
        <w:tblCellMar>
          <w:left w:w="70" w:type="dxa"/>
          <w:right w:w="70" w:type="dxa"/>
        </w:tblCellMar>
        <w:tblLook w:val="04A0" w:firstRow="1" w:lastRow="0" w:firstColumn="1" w:lastColumn="0" w:noHBand="0" w:noVBand="1"/>
      </w:tblPr>
      <w:tblGrid>
        <w:gridCol w:w="1433"/>
        <w:gridCol w:w="876"/>
        <w:gridCol w:w="1349"/>
        <w:gridCol w:w="1093"/>
        <w:gridCol w:w="509"/>
        <w:gridCol w:w="1022"/>
        <w:gridCol w:w="971"/>
        <w:gridCol w:w="700"/>
        <w:gridCol w:w="2268"/>
      </w:tblGrid>
      <w:tr w:rsidR="00886A1A" w:rsidRPr="00886A1A" w:rsidTr="00886A1A">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Code technique</w:t>
            </w:r>
          </w:p>
        </w:tc>
        <w:tc>
          <w:tcPr>
            <w:tcW w:w="1349" w:type="dxa"/>
            <w:tcBorders>
              <w:top w:val="single" w:sz="4" w:space="0" w:color="auto"/>
              <w:left w:val="nil"/>
              <w:bottom w:val="single" w:sz="4" w:space="0" w:color="auto"/>
              <w:right w:val="single" w:sz="4" w:space="0" w:color="auto"/>
            </w:tcBorders>
            <w:shd w:val="clear" w:color="000000" w:fill="C5D9F1"/>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type longueur</w:t>
            </w:r>
          </w:p>
        </w:tc>
        <w:tc>
          <w:tcPr>
            <w:tcW w:w="1093" w:type="dxa"/>
            <w:tcBorders>
              <w:top w:val="single" w:sz="4" w:space="0" w:color="auto"/>
              <w:left w:val="nil"/>
              <w:bottom w:val="single" w:sz="4" w:space="0" w:color="auto"/>
              <w:right w:val="single" w:sz="4" w:space="0" w:color="auto"/>
            </w:tcBorders>
            <w:shd w:val="clear" w:color="000000" w:fill="C5D9F1"/>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saisi / alimenté</w:t>
            </w:r>
          </w:p>
        </w:tc>
        <w:tc>
          <w:tcPr>
            <w:tcW w:w="509" w:type="dxa"/>
            <w:tcBorders>
              <w:top w:val="single" w:sz="4" w:space="0" w:color="auto"/>
              <w:left w:val="nil"/>
              <w:bottom w:val="single" w:sz="4" w:space="0" w:color="auto"/>
              <w:right w:val="single" w:sz="4" w:space="0" w:color="auto"/>
            </w:tcBorders>
            <w:shd w:val="clear" w:color="000000" w:fill="C5D9F1"/>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clé</w:t>
            </w:r>
          </w:p>
        </w:tc>
        <w:tc>
          <w:tcPr>
            <w:tcW w:w="1022" w:type="dxa"/>
            <w:tcBorders>
              <w:top w:val="single" w:sz="4" w:space="0" w:color="auto"/>
              <w:left w:val="nil"/>
              <w:bottom w:val="single" w:sz="4" w:space="0" w:color="auto"/>
              <w:right w:val="single" w:sz="4" w:space="0" w:color="auto"/>
            </w:tcBorders>
            <w:shd w:val="clear" w:color="000000" w:fill="C5D9F1"/>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table origine</w:t>
            </w:r>
          </w:p>
        </w:tc>
        <w:tc>
          <w:tcPr>
            <w:tcW w:w="971" w:type="dxa"/>
            <w:tcBorders>
              <w:top w:val="single" w:sz="4" w:space="0" w:color="auto"/>
              <w:left w:val="nil"/>
              <w:bottom w:val="single" w:sz="4" w:space="0" w:color="auto"/>
              <w:right w:val="single" w:sz="4" w:space="0" w:color="auto"/>
            </w:tcBorders>
            <w:shd w:val="clear" w:color="000000" w:fill="C5D9F1"/>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obligatoire / facultatif</w:t>
            </w:r>
          </w:p>
        </w:tc>
        <w:tc>
          <w:tcPr>
            <w:tcW w:w="700" w:type="dxa"/>
            <w:tcBorders>
              <w:top w:val="single" w:sz="4" w:space="0" w:color="auto"/>
              <w:left w:val="nil"/>
              <w:bottom w:val="single" w:sz="4" w:space="0" w:color="auto"/>
              <w:right w:val="single" w:sz="4" w:space="0" w:color="auto"/>
            </w:tcBorders>
            <w:shd w:val="clear" w:color="000000" w:fill="C5D9F1"/>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cardinalité</w:t>
            </w:r>
          </w:p>
        </w:tc>
        <w:tc>
          <w:tcPr>
            <w:tcW w:w="2268" w:type="dxa"/>
            <w:tcBorders>
              <w:top w:val="single" w:sz="4" w:space="0" w:color="auto"/>
              <w:left w:val="nil"/>
              <w:bottom w:val="single" w:sz="4" w:space="0" w:color="auto"/>
              <w:right w:val="single" w:sz="4" w:space="0" w:color="auto"/>
            </w:tcBorders>
            <w:shd w:val="clear" w:color="000000" w:fill="C5D9F1"/>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définition</w:t>
            </w:r>
          </w:p>
        </w:tc>
      </w:tr>
      <w:tr w:rsidR="00886A1A" w:rsidRPr="00886A1A" w:rsidTr="00886A1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CODE CATEGORIE CLIENTELE</w:t>
            </w:r>
          </w:p>
        </w:tc>
        <w:tc>
          <w:tcPr>
            <w:tcW w:w="876"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CCCLIE</w:t>
            </w:r>
          </w:p>
        </w:tc>
        <w:tc>
          <w:tcPr>
            <w:tcW w:w="134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alphanumérique (3)</w:t>
            </w:r>
          </w:p>
        </w:tc>
        <w:tc>
          <w:tcPr>
            <w:tcW w:w="1093"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saisi</w:t>
            </w:r>
          </w:p>
        </w:tc>
        <w:tc>
          <w:tcPr>
            <w:tcW w:w="50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clé</w:t>
            </w:r>
          </w:p>
        </w:tc>
        <w:tc>
          <w:tcPr>
            <w:tcW w:w="1022"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LMTAY523</w:t>
            </w:r>
          </w:p>
        </w:tc>
        <w:tc>
          <w:tcPr>
            <w:tcW w:w="971"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obligatoire</w:t>
            </w:r>
          </w:p>
        </w:tc>
        <w:tc>
          <w:tcPr>
            <w:tcW w:w="700"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0A6C3D">
            <w:pPr>
              <w:jc w:val="center"/>
              <w:rPr>
                <w:rFonts w:eastAsia="Times New Roman" w:cs="Calibri"/>
                <w:sz w:val="18"/>
                <w:szCs w:val="18"/>
                <w:lang w:eastAsia="fr-FR" w:bidi="ar-SA"/>
              </w:rPr>
            </w:pPr>
            <w:r w:rsidRPr="00886A1A">
              <w:rPr>
                <w:rFonts w:eastAsia="Times New Roman" w:cs="Calibri"/>
                <w:sz w:val="18"/>
                <w:szCs w:val="18"/>
                <w:lang w:eastAsia="fr-FR" w:bidi="ar-SA"/>
              </w:rPr>
              <w:t xml:space="preserve">classement des </w:t>
            </w:r>
            <w:r w:rsidR="000A6C3D" w:rsidRPr="00886A1A">
              <w:rPr>
                <w:rFonts w:eastAsia="Times New Roman" w:cs="Calibri"/>
                <w:sz w:val="18"/>
                <w:szCs w:val="18"/>
                <w:lang w:eastAsia="fr-FR" w:bidi="ar-SA"/>
              </w:rPr>
              <w:t>clientes</w:t>
            </w:r>
            <w:r w:rsidRPr="00886A1A">
              <w:rPr>
                <w:rFonts w:eastAsia="Times New Roman" w:cs="Calibri"/>
                <w:sz w:val="18"/>
                <w:szCs w:val="18"/>
                <w:lang w:eastAsia="fr-FR" w:bidi="ar-SA"/>
              </w:rPr>
              <w:t xml:space="preserve"> du bancaire en </w:t>
            </w:r>
            <w:r w:rsidR="000A6C3D">
              <w:rPr>
                <w:rFonts w:eastAsia="Times New Roman" w:cs="Calibri"/>
                <w:sz w:val="18"/>
                <w:szCs w:val="18"/>
                <w:lang w:eastAsia="fr-FR" w:bidi="ar-SA"/>
              </w:rPr>
              <w:t>fonction de leurs natures juridi</w:t>
            </w:r>
            <w:r w:rsidRPr="00886A1A">
              <w:rPr>
                <w:rFonts w:eastAsia="Times New Roman" w:cs="Calibri"/>
                <w:sz w:val="18"/>
                <w:szCs w:val="18"/>
                <w:lang w:eastAsia="fr-FR" w:bidi="ar-SA"/>
              </w:rPr>
              <w:t>q</w:t>
            </w:r>
            <w:r w:rsidR="000A6C3D">
              <w:rPr>
                <w:rFonts w:eastAsia="Times New Roman" w:cs="Calibri"/>
                <w:sz w:val="18"/>
                <w:szCs w:val="18"/>
                <w:lang w:eastAsia="fr-FR" w:bidi="ar-SA"/>
              </w:rPr>
              <w:t>u</w:t>
            </w:r>
            <w:r w:rsidRPr="00886A1A">
              <w:rPr>
                <w:rFonts w:eastAsia="Times New Roman" w:cs="Calibri"/>
                <w:sz w:val="18"/>
                <w:szCs w:val="18"/>
                <w:lang w:eastAsia="fr-FR" w:bidi="ar-SA"/>
              </w:rPr>
              <w:t xml:space="preserve">es économiques, </w:t>
            </w:r>
            <w:r w:rsidR="000A6C3D" w:rsidRPr="00886A1A">
              <w:rPr>
                <w:rFonts w:eastAsia="Times New Roman" w:cs="Calibri"/>
                <w:sz w:val="18"/>
                <w:szCs w:val="18"/>
                <w:lang w:eastAsia="fr-FR" w:bidi="ar-SA"/>
              </w:rPr>
              <w:t>stratégiques</w:t>
            </w:r>
          </w:p>
        </w:tc>
      </w:tr>
      <w:tr w:rsidR="00886A1A" w:rsidRPr="00886A1A" w:rsidTr="00886A1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CODE CATEGORIE DEPOSANT</w:t>
            </w:r>
          </w:p>
        </w:tc>
        <w:tc>
          <w:tcPr>
            <w:tcW w:w="876"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CCATDE</w:t>
            </w:r>
          </w:p>
        </w:tc>
        <w:tc>
          <w:tcPr>
            <w:tcW w:w="134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alphanumérique (2)</w:t>
            </w:r>
          </w:p>
        </w:tc>
        <w:tc>
          <w:tcPr>
            <w:tcW w:w="1093"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saisi</w:t>
            </w:r>
          </w:p>
        </w:tc>
        <w:tc>
          <w:tcPr>
            <w:tcW w:w="50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clé</w:t>
            </w:r>
          </w:p>
        </w:tc>
        <w:tc>
          <w:tcPr>
            <w:tcW w:w="1022"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LMTAY525</w:t>
            </w:r>
          </w:p>
        </w:tc>
        <w:tc>
          <w:tcPr>
            <w:tcW w:w="971"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obligatoire</w:t>
            </w:r>
          </w:p>
        </w:tc>
        <w:tc>
          <w:tcPr>
            <w:tcW w:w="700"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xml:space="preserve">jointure avec la catégorie de </w:t>
            </w:r>
            <w:r w:rsidR="000A6C3D" w:rsidRPr="00886A1A">
              <w:rPr>
                <w:rFonts w:eastAsia="Times New Roman" w:cs="Calibri"/>
                <w:sz w:val="18"/>
                <w:szCs w:val="18"/>
                <w:lang w:eastAsia="fr-FR" w:bidi="ar-SA"/>
              </w:rPr>
              <w:t>clientèle</w:t>
            </w:r>
            <w:r w:rsidRPr="00886A1A">
              <w:rPr>
                <w:rFonts w:eastAsia="Times New Roman" w:cs="Calibri"/>
                <w:sz w:val="18"/>
                <w:szCs w:val="18"/>
                <w:lang w:eastAsia="fr-FR" w:bidi="ar-SA"/>
              </w:rPr>
              <w:t xml:space="preserve"> (y523) pour pré-affichage dans la saisie client dans Tiers</w:t>
            </w:r>
          </w:p>
        </w:tc>
      </w:tr>
      <w:tr w:rsidR="00886A1A" w:rsidRPr="00886A1A" w:rsidTr="00886A1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YDCLOT</w:t>
            </w:r>
          </w:p>
        </w:tc>
        <w:tc>
          <w:tcPr>
            <w:tcW w:w="134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date (AAAAJJMM)</w:t>
            </w:r>
          </w:p>
        </w:tc>
        <w:tc>
          <w:tcPr>
            <w:tcW w:w="1093"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calculé</w:t>
            </w:r>
          </w:p>
        </w:tc>
        <w:tc>
          <w:tcPr>
            <w:tcW w:w="50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w:t>
            </w:r>
          </w:p>
        </w:tc>
        <w:tc>
          <w:tcPr>
            <w:tcW w:w="1022"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obligatoire</w:t>
            </w:r>
          </w:p>
        </w:tc>
        <w:tc>
          <w:tcPr>
            <w:tcW w:w="700"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xml:space="preserve">date de </w:t>
            </w:r>
            <w:r w:rsidR="000A6C3D" w:rsidRPr="00886A1A">
              <w:rPr>
                <w:rFonts w:eastAsia="Times New Roman" w:cs="Calibri"/>
                <w:sz w:val="18"/>
                <w:szCs w:val="18"/>
                <w:lang w:eastAsia="fr-FR" w:bidi="ar-SA"/>
              </w:rPr>
              <w:t>clôture</w:t>
            </w:r>
            <w:r w:rsidRPr="00886A1A">
              <w:rPr>
                <w:rFonts w:eastAsia="Times New Roman" w:cs="Calibri"/>
                <w:sz w:val="18"/>
                <w:szCs w:val="18"/>
                <w:lang w:eastAsia="fr-FR" w:bidi="ar-SA"/>
              </w:rPr>
              <w:t xml:space="preserve"> de l'enregistrement alimentée par défaut au 01/01/2076. cette date est modifiable</w:t>
            </w:r>
          </w:p>
        </w:tc>
      </w:tr>
      <w:tr w:rsidR="00886A1A" w:rsidRPr="00886A1A" w:rsidTr="00886A1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YDC000</w:t>
            </w:r>
          </w:p>
        </w:tc>
        <w:tc>
          <w:tcPr>
            <w:tcW w:w="134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date (AAAAJJMM)</w:t>
            </w:r>
          </w:p>
        </w:tc>
        <w:tc>
          <w:tcPr>
            <w:tcW w:w="1093"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calculé</w:t>
            </w:r>
          </w:p>
        </w:tc>
        <w:tc>
          <w:tcPr>
            <w:tcW w:w="50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w:t>
            </w:r>
          </w:p>
        </w:tc>
        <w:tc>
          <w:tcPr>
            <w:tcW w:w="1022"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obligatoire</w:t>
            </w:r>
          </w:p>
        </w:tc>
        <w:tc>
          <w:tcPr>
            <w:tcW w:w="700"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xml:space="preserve">date de création de l'enregistrement. Alimenté par le </w:t>
            </w:r>
            <w:r w:rsidR="000A6C3D" w:rsidRPr="00886A1A">
              <w:rPr>
                <w:rFonts w:eastAsia="Times New Roman" w:cs="Calibri"/>
                <w:sz w:val="18"/>
                <w:szCs w:val="18"/>
                <w:lang w:eastAsia="fr-FR" w:bidi="ar-SA"/>
              </w:rPr>
              <w:t>système</w:t>
            </w:r>
            <w:r w:rsidRPr="00886A1A">
              <w:rPr>
                <w:rFonts w:eastAsia="Times New Roman" w:cs="Calibri"/>
                <w:sz w:val="18"/>
                <w:szCs w:val="18"/>
                <w:lang w:eastAsia="fr-FR" w:bidi="ar-SA"/>
              </w:rPr>
              <w:t xml:space="preserve"> A la date du jour de création. Non modifiable</w:t>
            </w:r>
          </w:p>
        </w:tc>
      </w:tr>
      <w:tr w:rsidR="00886A1A" w:rsidRPr="00886A1A" w:rsidTr="00886A1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YDDMAJ</w:t>
            </w:r>
          </w:p>
        </w:tc>
        <w:tc>
          <w:tcPr>
            <w:tcW w:w="134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date (AAAAJJMM)</w:t>
            </w:r>
          </w:p>
        </w:tc>
        <w:tc>
          <w:tcPr>
            <w:tcW w:w="1093"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calculé</w:t>
            </w:r>
          </w:p>
        </w:tc>
        <w:tc>
          <w:tcPr>
            <w:tcW w:w="50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w:t>
            </w:r>
          </w:p>
        </w:tc>
        <w:tc>
          <w:tcPr>
            <w:tcW w:w="1022"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obligatoire</w:t>
            </w:r>
          </w:p>
        </w:tc>
        <w:tc>
          <w:tcPr>
            <w:tcW w:w="700"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date de la dernière mise A jour de l'enregistrement. Date alimentée par le système Non modifiable</w:t>
            </w:r>
          </w:p>
        </w:tc>
      </w:tr>
      <w:tr w:rsidR="00886A1A" w:rsidRPr="00886A1A" w:rsidTr="00886A1A">
        <w:trPr>
          <w:trHeight w:val="624"/>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886A1A" w:rsidRPr="00886A1A" w:rsidRDefault="00886A1A" w:rsidP="00886A1A">
            <w:pPr>
              <w:jc w:val="center"/>
              <w:rPr>
                <w:rFonts w:ascii="Segoe UI" w:eastAsia="Times New Roman" w:hAnsi="Segoe UI" w:cs="Segoe UI"/>
                <w:sz w:val="18"/>
                <w:szCs w:val="18"/>
                <w:lang w:eastAsia="fr-FR" w:bidi="ar-SA"/>
              </w:rPr>
            </w:pPr>
            <w:r w:rsidRPr="00886A1A">
              <w:rPr>
                <w:rFonts w:ascii="Segoe UI" w:eastAsia="Times New Roman" w:hAnsi="Segoe UI" w:cs="Segoe UI"/>
                <w:sz w:val="18"/>
                <w:szCs w:val="18"/>
                <w:lang w:eastAsia="fr-FR" w:bidi="ar-SA"/>
              </w:rPr>
              <w:t>CUSER </w:t>
            </w:r>
          </w:p>
        </w:tc>
        <w:tc>
          <w:tcPr>
            <w:tcW w:w="134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alphanumérique (varchar255)</w:t>
            </w:r>
          </w:p>
        </w:tc>
        <w:tc>
          <w:tcPr>
            <w:tcW w:w="1093"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calculé , non modifiable</w:t>
            </w:r>
          </w:p>
        </w:tc>
        <w:tc>
          <w:tcPr>
            <w:tcW w:w="509"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w:t>
            </w:r>
          </w:p>
        </w:tc>
        <w:tc>
          <w:tcPr>
            <w:tcW w:w="1022"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ascii="Arial" w:eastAsia="Times New Roman" w:hAnsi="Arial"/>
                <w:sz w:val="18"/>
                <w:szCs w:val="18"/>
                <w:lang w:eastAsia="fr-FR" w:bidi="ar-SA"/>
              </w:rPr>
            </w:pPr>
            <w:r w:rsidRPr="00886A1A">
              <w:rPr>
                <w:rFonts w:ascii="Arial" w:eastAsia="Times New Roman" w:hAnsi="Arial"/>
                <w:sz w:val="18"/>
                <w:szCs w:val="18"/>
                <w:lang w:eastAsia="fr-FR" w:bidi="ar-SA"/>
              </w:rPr>
              <w:t>obligatoire</w:t>
            </w:r>
          </w:p>
        </w:tc>
        <w:tc>
          <w:tcPr>
            <w:tcW w:w="700"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8"/>
                <w:szCs w:val="18"/>
                <w:lang w:eastAsia="fr-FR" w:bidi="ar-SA"/>
              </w:rPr>
            </w:pPr>
            <w:r w:rsidRPr="00886A1A">
              <w:rPr>
                <w:rFonts w:eastAsia="Times New Roman" w:cs="Calibri"/>
                <w:sz w:val="18"/>
                <w:szCs w:val="18"/>
                <w:lang w:eastAsia="fr-FR" w:bidi="ar-SA"/>
              </w:rPr>
              <w:t>1</w:t>
            </w:r>
          </w:p>
        </w:tc>
        <w:tc>
          <w:tcPr>
            <w:tcW w:w="2268" w:type="dxa"/>
            <w:tcBorders>
              <w:top w:val="nil"/>
              <w:left w:val="nil"/>
              <w:bottom w:val="single" w:sz="4" w:space="0" w:color="auto"/>
              <w:right w:val="single" w:sz="4" w:space="0" w:color="auto"/>
            </w:tcBorders>
            <w:shd w:val="clear" w:color="auto" w:fill="auto"/>
            <w:vAlign w:val="center"/>
            <w:hideMark/>
          </w:tcPr>
          <w:p w:rsidR="00886A1A" w:rsidRPr="00886A1A" w:rsidRDefault="00886A1A" w:rsidP="00886A1A">
            <w:pPr>
              <w:jc w:val="center"/>
              <w:rPr>
                <w:rFonts w:eastAsia="Times New Roman" w:cs="Calibri"/>
                <w:sz w:val="16"/>
                <w:szCs w:val="16"/>
                <w:lang w:eastAsia="fr-FR" w:bidi="ar-SA"/>
              </w:rPr>
            </w:pPr>
            <w:r w:rsidRPr="00886A1A">
              <w:rPr>
                <w:rFonts w:eastAsia="Times New Roman" w:cs="Calibri"/>
                <w:sz w:val="16"/>
                <w:szCs w:val="16"/>
                <w:lang w:eastAsia="fr-FR" w:bidi="ar-SA"/>
              </w:rPr>
              <w:t xml:space="preserve">User ayant </w:t>
            </w:r>
            <w:r w:rsidR="000A6C3D" w:rsidRPr="00886A1A">
              <w:rPr>
                <w:rFonts w:eastAsia="Times New Roman" w:cs="Calibri"/>
                <w:sz w:val="16"/>
                <w:szCs w:val="16"/>
                <w:lang w:eastAsia="fr-FR" w:bidi="ar-SA"/>
              </w:rPr>
              <w:t>effectué</w:t>
            </w:r>
            <w:r w:rsidRPr="00886A1A">
              <w:rPr>
                <w:rFonts w:eastAsia="Times New Roman" w:cs="Calibri"/>
                <w:sz w:val="16"/>
                <w:szCs w:val="16"/>
                <w:lang w:eastAsia="fr-FR" w:bidi="ar-SA"/>
              </w:rPr>
              <w:t xml:space="preserve"> la dernière mise à jour  de l'enregistrement</w:t>
            </w:r>
          </w:p>
        </w:tc>
      </w:tr>
    </w:tbl>
    <w:p w:rsidR="00987BDB" w:rsidRPr="007E57B2" w:rsidRDefault="00987BDB" w:rsidP="00296660">
      <w:pPr>
        <w:rPr>
          <w:rFonts w:asciiTheme="minorHAnsi" w:hAnsiTheme="minorHAnsi" w:cstheme="minorHAnsi"/>
          <w:szCs w:val="24"/>
          <w:lang w:eastAsia="fr-FR" w:bidi="ar-SA"/>
        </w:rPr>
      </w:pPr>
    </w:p>
    <w:p w:rsidR="00797A8E" w:rsidRPr="004E2387" w:rsidRDefault="00797A8E" w:rsidP="007B0A85">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ta_lien_categ_client_deposant_lmtay560</w:t>
      </w:r>
    </w:p>
    <w:p w:rsidR="00797A8E" w:rsidRPr="007E57B2" w:rsidRDefault="00797A8E" w:rsidP="00797A8E">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797A8E" w:rsidRPr="007E57B2" w:rsidRDefault="00797A8E" w:rsidP="00AF1B75">
      <w:pPr>
        <w:numPr>
          <w:ilvl w:val="0"/>
          <w:numId w:val="48"/>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la DATE DE CLOTURE (YDCLOT)</w:t>
      </w:r>
    </w:p>
    <w:p w:rsidR="00797A8E" w:rsidRPr="007E57B2" w:rsidRDefault="00797A8E" w:rsidP="00797A8E">
      <w:pPr>
        <w:autoSpaceDE w:val="0"/>
        <w:autoSpaceDN w:val="0"/>
        <w:adjustRightInd w:val="0"/>
        <w:rPr>
          <w:rFonts w:asciiTheme="minorHAnsi" w:hAnsiTheme="minorHAnsi" w:cstheme="minorHAnsi"/>
          <w:szCs w:val="24"/>
          <w:lang w:eastAsia="fr-FR" w:bidi="ar-SA"/>
        </w:rPr>
      </w:pPr>
    </w:p>
    <w:p w:rsidR="00797A8E" w:rsidRPr="007E57B2" w:rsidRDefault="00797A8E" w:rsidP="00797A8E">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une liste déroulante : </w:t>
      </w:r>
    </w:p>
    <w:p w:rsidR="00797A8E" w:rsidRPr="007E57B2" w:rsidRDefault="00797A8E" w:rsidP="00AF1B75">
      <w:pPr>
        <w:numPr>
          <w:ilvl w:val="0"/>
          <w:numId w:val="49"/>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CATEGORIE CLIENTELE (CCCLIE) . La liste déroulante propose toutes les valeurs de la table ta_categorie_de_client_lmtay523 qui ne sont pas closes (lignes dont la DATE DE CLOTURE YDCLOT est supérieure strictement à la date du jour), accompagnées de leur libellé YL2CCC</w:t>
      </w:r>
    </w:p>
    <w:p w:rsidR="00797A8E" w:rsidRPr="007E57B2" w:rsidRDefault="00797A8E" w:rsidP="00797A8E">
      <w:pPr>
        <w:tabs>
          <w:tab w:val="left" w:pos="3956"/>
        </w:tabs>
        <w:rPr>
          <w:rFonts w:asciiTheme="minorHAnsi" w:hAnsiTheme="minorHAnsi" w:cstheme="minorHAnsi"/>
          <w:szCs w:val="24"/>
          <w:lang w:eastAsia="fr-FR" w:bidi="ar-SA"/>
        </w:rPr>
      </w:pPr>
      <w:r w:rsidRPr="007E57B2">
        <w:rPr>
          <w:rFonts w:asciiTheme="minorHAnsi" w:hAnsiTheme="minorHAnsi" w:cstheme="minorHAnsi"/>
          <w:szCs w:val="24"/>
          <w:lang w:eastAsia="fr-FR" w:bidi="ar-SA"/>
        </w:rPr>
        <w:t>CODE CATEGORIE DEPOSANT (CCATDE). La liste déroulante propose toutes les valeurs de la table ta_categorie_de_deposant_lmtay525 qui ne sont pas closes (lignes dont la DATE DE CLOTURE YDCLOT est supérieure strictement à la date du jour), accompagnées de leur libellé LCATDE</w:t>
      </w:r>
    </w:p>
    <w:p w:rsidR="00797A8E" w:rsidRPr="007E57B2" w:rsidRDefault="00797A8E" w:rsidP="00797A8E">
      <w:pPr>
        <w:tabs>
          <w:tab w:val="left" w:pos="3956"/>
        </w:tabs>
        <w:rPr>
          <w:rFonts w:asciiTheme="minorHAnsi" w:hAnsiTheme="minorHAnsi" w:cstheme="minorHAnsi"/>
          <w:szCs w:val="24"/>
          <w:lang w:eastAsia="fr-FR" w:bidi="ar-SA"/>
        </w:rPr>
      </w:pPr>
    </w:p>
    <w:p w:rsidR="00797A8E" w:rsidRPr="004E2387" w:rsidRDefault="00797A8E" w:rsidP="00797A8E">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ta_lien_categ_client_deposant_lmtay560</w:t>
      </w:r>
    </w:p>
    <w:p w:rsidR="00C765B7" w:rsidRPr="007E57B2" w:rsidRDefault="00C765B7" w:rsidP="00C765B7">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Contrôle d'unicité : </w:t>
      </w:r>
    </w:p>
    <w:p w:rsidR="00C765B7" w:rsidRPr="007E57B2" w:rsidRDefault="00C765B7" w:rsidP="00357DCC">
      <w:pPr>
        <w:numPr>
          <w:ilvl w:val="0"/>
          <w:numId w:val="777"/>
        </w:numPr>
        <w:autoSpaceDE w:val="0"/>
        <w:autoSpaceDN w:val="0"/>
        <w:adjustRightInd w:val="0"/>
        <w:spacing w:after="1"/>
        <w:ind w:left="360" w:hanging="360"/>
        <w:rPr>
          <w:rFonts w:asciiTheme="minorHAnsi" w:hAnsiTheme="minorHAnsi" w:cstheme="minorHAnsi"/>
          <w:szCs w:val="24"/>
          <w:lang w:eastAsia="fr-FR" w:bidi="ar-SA"/>
        </w:rPr>
      </w:pPr>
      <w:r w:rsidRPr="007E57B2">
        <w:rPr>
          <w:rFonts w:asciiTheme="minorHAnsi" w:hAnsiTheme="minorHAnsi" w:cstheme="minorHAnsi"/>
          <w:szCs w:val="24"/>
          <w:lang w:eastAsia="fr-FR" w:bidi="ar-SA"/>
        </w:rPr>
        <w:t>sur le couple CODE CATEGORIE CLIENTELE (CCCLIE) - CODE CATEGORIE DEPOSANT (CCATDE)</w:t>
      </w:r>
    </w:p>
    <w:p w:rsidR="00C765B7" w:rsidRPr="007E57B2" w:rsidRDefault="00C765B7" w:rsidP="00C765B7">
      <w:pPr>
        <w:autoSpaceDE w:val="0"/>
        <w:autoSpaceDN w:val="0"/>
        <w:adjustRightInd w:val="0"/>
        <w:rPr>
          <w:rFonts w:asciiTheme="minorHAnsi" w:hAnsiTheme="minorHAnsi" w:cstheme="minorHAnsi"/>
          <w:szCs w:val="24"/>
          <w:lang w:eastAsia="fr-FR" w:bidi="ar-SA"/>
        </w:rPr>
      </w:pPr>
    </w:p>
    <w:p w:rsidR="00797A8E" w:rsidRPr="004E2387" w:rsidRDefault="00797A8E" w:rsidP="00797A8E">
      <w:pPr>
        <w:pStyle w:val="Titre4"/>
        <w:rPr>
          <w:rFonts w:asciiTheme="minorHAnsi" w:hAnsiTheme="minorHAnsi" w:cstheme="minorHAnsi"/>
        </w:rPr>
      </w:pPr>
      <w:r w:rsidRPr="004E2387">
        <w:rPr>
          <w:rFonts w:asciiTheme="minorHAnsi" w:hAnsiTheme="minorHAnsi" w:cstheme="minorHAnsi"/>
        </w:rPr>
        <w:t>Modification : contrôle des données de ta_lien_categ_client_deposant_lmtay560</w:t>
      </w:r>
    </w:p>
    <w:p w:rsidR="00797A8E" w:rsidRPr="007E57B2" w:rsidRDefault="00797A8E" w:rsidP="00797A8E">
      <w:pPr>
        <w:tabs>
          <w:tab w:val="left" w:pos="1867"/>
        </w:tabs>
        <w:autoSpaceDE w:val="0"/>
        <w:autoSpaceDN w:val="0"/>
        <w:adjustRightInd w:val="0"/>
        <w:rPr>
          <w:rFonts w:asciiTheme="minorHAnsi" w:hAnsiTheme="minorHAnsi" w:cstheme="minorHAnsi"/>
          <w:szCs w:val="24"/>
        </w:rPr>
      </w:pPr>
      <w:r w:rsidRPr="007E57B2">
        <w:rPr>
          <w:rFonts w:asciiTheme="minorHAnsi" w:hAnsiTheme="minorHAnsi" w:cstheme="minorHAnsi"/>
          <w:szCs w:val="24"/>
        </w:rPr>
        <w:t>Sans objet</w:t>
      </w:r>
    </w:p>
    <w:p w:rsidR="00CA7ACC" w:rsidRPr="007E57B2" w:rsidRDefault="00CA7ACC" w:rsidP="00797A8E">
      <w:pPr>
        <w:tabs>
          <w:tab w:val="left" w:pos="1867"/>
        </w:tabs>
        <w:autoSpaceDE w:val="0"/>
        <w:autoSpaceDN w:val="0"/>
        <w:adjustRightInd w:val="0"/>
        <w:rPr>
          <w:rFonts w:asciiTheme="minorHAnsi" w:hAnsiTheme="minorHAnsi" w:cstheme="minorHAnsi"/>
          <w:szCs w:val="24"/>
        </w:rPr>
      </w:pPr>
    </w:p>
    <w:p w:rsidR="00CA7ACC" w:rsidRDefault="00CA7ACC" w:rsidP="00CA7ACC">
      <w:pPr>
        <w:pStyle w:val="Titre4"/>
        <w:rPr>
          <w:rFonts w:asciiTheme="minorHAnsi" w:hAnsiTheme="minorHAnsi" w:cstheme="minorHAnsi"/>
        </w:rPr>
      </w:pPr>
      <w:r w:rsidRPr="00CA7ACC">
        <w:rPr>
          <w:rFonts w:asciiTheme="minorHAnsi" w:hAnsiTheme="minorHAnsi" w:cstheme="minorHAnsi"/>
        </w:rPr>
        <w:t>Modification : renseignement des données de ta_lien_categ_client_deposant_lmtay560</w:t>
      </w:r>
    </w:p>
    <w:p w:rsidR="00CA7ACC" w:rsidRPr="007E57B2" w:rsidRDefault="00CA7ACC" w:rsidP="00CA7AC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CA7ACC" w:rsidRPr="007E57B2" w:rsidRDefault="00CA7ACC" w:rsidP="00357DCC">
      <w:pPr>
        <w:numPr>
          <w:ilvl w:val="0"/>
          <w:numId w:val="491"/>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la DATE DE CLOTURE (YDCLOT) </w:t>
      </w:r>
    </w:p>
    <w:p w:rsidR="00CA7ACC" w:rsidRPr="007E57B2" w:rsidRDefault="00CA7ACC" w:rsidP="00CA7ACC">
      <w:pPr>
        <w:rPr>
          <w:rFonts w:asciiTheme="minorHAnsi" w:hAnsiTheme="minorHAnsi" w:cstheme="minorHAnsi"/>
          <w:szCs w:val="24"/>
        </w:rPr>
      </w:pPr>
    </w:p>
    <w:p w:rsidR="008A6E6E" w:rsidRPr="007E57B2" w:rsidRDefault="008A6E6E">
      <w:pPr>
        <w:rPr>
          <w:rFonts w:asciiTheme="minorHAnsi" w:hAnsiTheme="minorHAnsi" w:cstheme="minorHAnsi"/>
          <w:szCs w:val="24"/>
        </w:rPr>
      </w:pPr>
      <w:r w:rsidRPr="007E57B2">
        <w:rPr>
          <w:rFonts w:asciiTheme="minorHAnsi" w:hAnsiTheme="minorHAnsi" w:cstheme="minorHAnsi"/>
          <w:szCs w:val="24"/>
        </w:rPr>
        <w:br w:type="page"/>
      </w:r>
    </w:p>
    <w:p w:rsidR="00B42C68" w:rsidRPr="00BF16B6" w:rsidRDefault="001868E7" w:rsidP="00200813">
      <w:pPr>
        <w:pStyle w:val="Titre3"/>
      </w:pPr>
      <w:bookmarkStart w:id="871" w:name="_Toc515444433"/>
      <w:r w:rsidRPr="00BF16B6">
        <w:t>ta_classification_mif_lmtay718</w:t>
      </w:r>
      <w:bookmarkEnd w:id="871"/>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lmtay718</w:instrText>
      </w:r>
      <w:r w:rsidR="005A639E">
        <w:instrText xml:space="preserve">" </w:instrText>
      </w:r>
      <w:r w:rsidR="005A639E">
        <w:rPr>
          <w:rFonts w:asciiTheme="minorHAnsi" w:hAnsiTheme="minorHAnsi" w:cstheme="minorHAnsi"/>
        </w:rPr>
        <w:fldChar w:fldCharType="end"/>
      </w:r>
    </w:p>
    <w:p w:rsidR="004001CB" w:rsidRPr="007E57B2" w:rsidRDefault="004001CB" w:rsidP="004001CB">
      <w:pPr>
        <w:rPr>
          <w:rFonts w:asciiTheme="minorHAnsi" w:eastAsia="Times New Roman" w:hAnsiTheme="minorHAnsi" w:cstheme="minorHAnsi"/>
          <w:color w:val="000000"/>
          <w:szCs w:val="24"/>
          <w:lang w:eastAsia="fr-FR" w:bidi="ar-SA"/>
        </w:rPr>
      </w:pPr>
      <w:r w:rsidRPr="007E57B2">
        <w:rPr>
          <w:rFonts w:asciiTheme="minorHAnsi" w:eastAsia="Times New Roman" w:hAnsiTheme="minorHAnsi" w:cstheme="minorHAnsi"/>
          <w:color w:val="000000"/>
          <w:szCs w:val="24"/>
          <w:lang w:eastAsia="fr-FR" w:bidi="ar-SA"/>
        </w:rPr>
        <w:t>classement des clients déposants en accord avec la  directive</w:t>
      </w:r>
      <w:r w:rsidR="00BC0002" w:rsidRPr="007E57B2">
        <w:rPr>
          <w:rFonts w:asciiTheme="minorHAnsi" w:eastAsia="Times New Roman" w:hAnsiTheme="minorHAnsi" w:cstheme="minorHAnsi"/>
          <w:color w:val="000000"/>
          <w:szCs w:val="24"/>
          <w:lang w:eastAsia="fr-FR" w:bidi="ar-SA"/>
        </w:rPr>
        <w:t xml:space="preserve"> MIF2004/39/CE</w:t>
      </w:r>
      <w:r w:rsidRPr="007E57B2">
        <w:rPr>
          <w:rFonts w:asciiTheme="minorHAnsi" w:eastAsia="Times New Roman" w:hAnsiTheme="minorHAnsi" w:cstheme="minorHAnsi"/>
          <w:color w:val="000000"/>
          <w:szCs w:val="24"/>
          <w:lang w:eastAsia="fr-FR" w:bidi="ar-SA"/>
        </w:rPr>
        <w:t xml:space="preserve"> parlement européen</w:t>
      </w:r>
      <w:r w:rsidR="00BC0002" w:rsidRPr="007E57B2">
        <w:rPr>
          <w:rFonts w:asciiTheme="minorHAnsi" w:eastAsia="Times New Roman" w:hAnsiTheme="minorHAnsi" w:cstheme="minorHAnsi"/>
          <w:color w:val="000000"/>
          <w:szCs w:val="24"/>
          <w:lang w:eastAsia="fr-FR" w:bidi="ar-SA"/>
        </w:rPr>
        <w:t xml:space="preserve"> (déclinée en</w:t>
      </w:r>
      <w:r w:rsidRPr="007E57B2">
        <w:rPr>
          <w:rFonts w:asciiTheme="minorHAnsi" w:eastAsia="Times New Roman" w:hAnsiTheme="minorHAnsi" w:cstheme="minorHAnsi"/>
          <w:color w:val="000000"/>
          <w:szCs w:val="24"/>
          <w:lang w:eastAsia="fr-FR" w:bidi="ar-SA"/>
        </w:rPr>
        <w:t xml:space="preserve"> droit français décrets 2007, 901 et 904 du 15 mai 2007 faisant obligations aux entreprises</w:t>
      </w:r>
      <w:r w:rsidR="00BC0002" w:rsidRPr="007E57B2">
        <w:rPr>
          <w:rFonts w:asciiTheme="minorHAnsi" w:eastAsia="Times New Roman" w:hAnsiTheme="minorHAnsi" w:cstheme="minorHAnsi"/>
          <w:color w:val="000000"/>
          <w:szCs w:val="24"/>
          <w:lang w:eastAsia="fr-FR" w:bidi="ar-SA"/>
        </w:rPr>
        <w:t xml:space="preserve"> d'investissement). </w:t>
      </w:r>
    </w:p>
    <w:p w:rsidR="00BC0002" w:rsidRPr="007E57B2" w:rsidRDefault="00BC0002" w:rsidP="004001CB">
      <w:pPr>
        <w:rPr>
          <w:rFonts w:asciiTheme="minorHAnsi" w:eastAsia="Times New Roman" w:hAnsiTheme="minorHAnsi" w:cstheme="minorHAnsi"/>
          <w:color w:val="000000"/>
          <w:szCs w:val="24"/>
          <w:lang w:eastAsia="fr-FR" w:bidi="ar-SA"/>
        </w:rPr>
      </w:pPr>
      <w:r w:rsidRPr="007E57B2">
        <w:rPr>
          <w:rFonts w:asciiTheme="minorHAnsi" w:eastAsia="Times New Roman" w:hAnsiTheme="minorHAnsi" w:cstheme="minorHAnsi"/>
          <w:color w:val="000000"/>
          <w:szCs w:val="24"/>
          <w:lang w:eastAsia="fr-FR" w:bidi="ar-SA"/>
        </w:rPr>
        <w:t>Source : Ministère des finances, via direction du bancaire CDC.</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167" w:type="dxa"/>
        <w:tblInd w:w="55" w:type="dxa"/>
        <w:tblCellMar>
          <w:left w:w="70" w:type="dxa"/>
          <w:right w:w="70" w:type="dxa"/>
        </w:tblCellMar>
        <w:tblLook w:val="04A0" w:firstRow="1" w:lastRow="0" w:firstColumn="1" w:lastColumn="0" w:noHBand="0" w:noVBand="1"/>
      </w:tblPr>
      <w:tblGrid>
        <w:gridCol w:w="1433"/>
        <w:gridCol w:w="876"/>
        <w:gridCol w:w="1350"/>
        <w:gridCol w:w="923"/>
        <w:gridCol w:w="678"/>
        <w:gridCol w:w="851"/>
        <w:gridCol w:w="992"/>
        <w:gridCol w:w="992"/>
        <w:gridCol w:w="2072"/>
      </w:tblGrid>
      <w:tr w:rsidR="00845FA3" w:rsidRPr="00845FA3" w:rsidTr="00845FA3">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saisi / alimenté</w:t>
            </w:r>
          </w:p>
        </w:tc>
        <w:tc>
          <w:tcPr>
            <w:tcW w:w="678" w:type="dxa"/>
            <w:tcBorders>
              <w:top w:val="single" w:sz="4" w:space="0" w:color="auto"/>
              <w:left w:val="nil"/>
              <w:bottom w:val="single" w:sz="4" w:space="0" w:color="auto"/>
              <w:right w:val="single" w:sz="4" w:space="0" w:color="auto"/>
            </w:tcBorders>
            <w:shd w:val="clear" w:color="000000" w:fill="C5D9F1"/>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clé</w:t>
            </w:r>
          </w:p>
        </w:tc>
        <w:tc>
          <w:tcPr>
            <w:tcW w:w="851" w:type="dxa"/>
            <w:tcBorders>
              <w:top w:val="single" w:sz="4" w:space="0" w:color="auto"/>
              <w:left w:val="nil"/>
              <w:bottom w:val="single" w:sz="4" w:space="0" w:color="auto"/>
              <w:right w:val="single" w:sz="4" w:space="0" w:color="auto"/>
            </w:tcBorders>
            <w:shd w:val="clear" w:color="000000" w:fill="C5D9F1"/>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table origine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obligatoire / facultatif</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cardinalité</w:t>
            </w:r>
          </w:p>
        </w:tc>
        <w:tc>
          <w:tcPr>
            <w:tcW w:w="2072" w:type="dxa"/>
            <w:tcBorders>
              <w:top w:val="single" w:sz="4" w:space="0" w:color="auto"/>
              <w:left w:val="nil"/>
              <w:bottom w:val="single" w:sz="4" w:space="0" w:color="auto"/>
              <w:right w:val="single" w:sz="4" w:space="0" w:color="auto"/>
            </w:tcBorders>
            <w:shd w:val="clear" w:color="000000" w:fill="C5D9F1"/>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définition</w:t>
            </w:r>
          </w:p>
        </w:tc>
      </w:tr>
      <w:tr w:rsidR="00845FA3" w:rsidRPr="00845FA3" w:rsidTr="00845FA3">
        <w:trPr>
          <w:trHeight w:val="92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CODE CLASSIFICAT° MIF</w:t>
            </w:r>
          </w:p>
        </w:tc>
        <w:tc>
          <w:tcPr>
            <w:tcW w:w="876"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YC0MIF</w:t>
            </w:r>
          </w:p>
        </w:tc>
        <w:tc>
          <w:tcPr>
            <w:tcW w:w="1350"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alphanumérique (1)</w:t>
            </w:r>
          </w:p>
        </w:tc>
        <w:tc>
          <w:tcPr>
            <w:tcW w:w="923"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saisi</w:t>
            </w:r>
          </w:p>
        </w:tc>
        <w:tc>
          <w:tcPr>
            <w:tcW w:w="678"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clé</w:t>
            </w:r>
          </w:p>
        </w:tc>
        <w:tc>
          <w:tcPr>
            <w:tcW w:w="851"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xml:space="preserve">CLASSEMENT DES CLIENTS </w:t>
            </w:r>
            <w:r w:rsidR="000A6C3D" w:rsidRPr="00845FA3">
              <w:rPr>
                <w:rFonts w:eastAsia="Times New Roman" w:cs="Calibri"/>
                <w:sz w:val="18"/>
                <w:szCs w:val="18"/>
                <w:lang w:eastAsia="fr-FR" w:bidi="ar-SA"/>
              </w:rPr>
              <w:t>Déposants</w:t>
            </w:r>
            <w:r w:rsidRPr="00845FA3">
              <w:rPr>
                <w:rFonts w:eastAsia="Times New Roman" w:cs="Calibri"/>
                <w:sz w:val="18"/>
                <w:szCs w:val="18"/>
                <w:lang w:eastAsia="fr-FR" w:bidi="ar-SA"/>
              </w:rPr>
              <w:t xml:space="preserve"> EN ACCORD AVEC LA  DIRECTIVE MIF 2004</w:t>
            </w:r>
          </w:p>
        </w:tc>
      </w:tr>
      <w:tr w:rsidR="00845FA3" w:rsidRPr="00845FA3" w:rsidTr="00845FA3">
        <w:trPr>
          <w:trHeight w:val="1123"/>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xml:space="preserve">date de </w:t>
            </w:r>
            <w:r w:rsidR="000A6C3D" w:rsidRPr="00845FA3">
              <w:rPr>
                <w:rFonts w:eastAsia="Times New Roman" w:cs="Calibri"/>
                <w:sz w:val="18"/>
                <w:szCs w:val="18"/>
                <w:lang w:eastAsia="fr-FR" w:bidi="ar-SA"/>
              </w:rPr>
              <w:t>clôture</w:t>
            </w:r>
            <w:r w:rsidRPr="00845FA3">
              <w:rPr>
                <w:rFonts w:eastAsia="Times New Roman" w:cs="Calibri"/>
                <w:sz w:val="18"/>
                <w:szCs w:val="18"/>
                <w:lang w:eastAsia="fr-FR" w:bidi="ar-SA"/>
              </w:rPr>
              <w:t xml:space="preserve"> de l'enregistrement alimentée par défaut au 01/01/2076. cette date est modifiable</w:t>
            </w:r>
          </w:p>
        </w:tc>
      </w:tr>
      <w:tr w:rsidR="00845FA3" w:rsidRPr="00845FA3" w:rsidTr="00845FA3">
        <w:trPr>
          <w:trHeight w:val="1267"/>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xml:space="preserve">date de création de l'enregistrement. Alimenté par le </w:t>
            </w:r>
            <w:r w:rsidR="000A6C3D" w:rsidRPr="00845FA3">
              <w:rPr>
                <w:rFonts w:eastAsia="Times New Roman" w:cs="Calibri"/>
                <w:sz w:val="18"/>
                <w:szCs w:val="18"/>
                <w:lang w:eastAsia="fr-FR" w:bidi="ar-SA"/>
              </w:rPr>
              <w:t>système</w:t>
            </w:r>
            <w:r w:rsidRPr="00845FA3">
              <w:rPr>
                <w:rFonts w:eastAsia="Times New Roman" w:cs="Calibri"/>
                <w:sz w:val="18"/>
                <w:szCs w:val="18"/>
                <w:lang w:eastAsia="fr-FR" w:bidi="ar-SA"/>
              </w:rPr>
              <w:t xml:space="preserve"> A la date du jour de création. Non modifiable</w:t>
            </w:r>
          </w:p>
        </w:tc>
      </w:tr>
      <w:tr w:rsidR="00845FA3" w:rsidRPr="00845FA3" w:rsidTr="00845FA3">
        <w:trPr>
          <w:trHeight w:val="987"/>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DEBUT EFFET</w:t>
            </w:r>
          </w:p>
        </w:tc>
        <w:tc>
          <w:tcPr>
            <w:tcW w:w="876"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YDDEFF</w:t>
            </w:r>
          </w:p>
        </w:tc>
        <w:tc>
          <w:tcPr>
            <w:tcW w:w="1350"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de début d'effet de l'enregistrement, alimentée par défaut A la date de création, modifiable</w:t>
            </w:r>
          </w:p>
        </w:tc>
      </w:tr>
      <w:tr w:rsidR="00845FA3" w:rsidRPr="00845FA3" w:rsidTr="00845FA3">
        <w:trPr>
          <w:trHeight w:val="875"/>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noWrap/>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noWrap/>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de la dernière mise A jour de l'enregistrement. Date alimentée par le système Non modifiable</w:t>
            </w:r>
          </w:p>
        </w:tc>
      </w:tr>
      <w:tr w:rsidR="00845FA3" w:rsidRPr="00845FA3" w:rsidTr="00845FA3">
        <w:trPr>
          <w:trHeight w:val="973"/>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FIN EFFET</w:t>
            </w:r>
          </w:p>
        </w:tc>
        <w:tc>
          <w:tcPr>
            <w:tcW w:w="876"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YDFEFF</w:t>
            </w:r>
          </w:p>
        </w:tc>
        <w:tc>
          <w:tcPr>
            <w:tcW w:w="1350"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date de fin d'effet de l'enregistrement, alimentée par défaut au 01/01/2076. modifiable</w:t>
            </w:r>
          </w:p>
        </w:tc>
      </w:tr>
      <w:tr w:rsidR="00845FA3" w:rsidRPr="00845FA3" w:rsidTr="00845FA3">
        <w:trPr>
          <w:trHeight w:val="69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LIBELLE CLASSIFICAT° MIF</w:t>
            </w:r>
          </w:p>
        </w:tc>
        <w:tc>
          <w:tcPr>
            <w:tcW w:w="876"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LBCMIF</w:t>
            </w:r>
          </w:p>
        </w:tc>
        <w:tc>
          <w:tcPr>
            <w:tcW w:w="1350"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alphanumérique (64)</w:t>
            </w:r>
          </w:p>
        </w:tc>
        <w:tc>
          <w:tcPr>
            <w:tcW w:w="923"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saisi</w:t>
            </w:r>
          </w:p>
        </w:tc>
        <w:tc>
          <w:tcPr>
            <w:tcW w:w="678"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libellé</w:t>
            </w:r>
          </w:p>
        </w:tc>
      </w:tr>
      <w:tr w:rsidR="00845FA3" w:rsidRPr="00845FA3" w:rsidTr="00845FA3">
        <w:trPr>
          <w:trHeight w:val="7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845FA3" w:rsidRPr="00845FA3" w:rsidRDefault="00845FA3" w:rsidP="00845FA3">
            <w:pPr>
              <w:jc w:val="center"/>
              <w:rPr>
                <w:rFonts w:ascii="Segoe UI" w:eastAsia="Times New Roman" w:hAnsi="Segoe UI" w:cs="Segoe UI"/>
                <w:sz w:val="18"/>
                <w:szCs w:val="18"/>
                <w:lang w:eastAsia="fr-FR" w:bidi="ar-SA"/>
              </w:rPr>
            </w:pPr>
            <w:r w:rsidRPr="00845FA3">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calculé , non modifiable</w:t>
            </w:r>
          </w:p>
        </w:tc>
        <w:tc>
          <w:tcPr>
            <w:tcW w:w="678"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ascii="Arial" w:eastAsia="Times New Roman" w:hAnsi="Arial"/>
                <w:sz w:val="18"/>
                <w:szCs w:val="18"/>
                <w:lang w:eastAsia="fr-FR" w:bidi="ar-SA"/>
              </w:rPr>
            </w:pPr>
            <w:r w:rsidRPr="00845FA3">
              <w:rPr>
                <w:rFonts w:ascii="Arial" w:eastAsia="Times New Roman" w:hAnsi="Arial"/>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8"/>
                <w:szCs w:val="18"/>
                <w:lang w:eastAsia="fr-FR" w:bidi="ar-SA"/>
              </w:rPr>
            </w:pPr>
            <w:r w:rsidRPr="00845FA3">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45FA3" w:rsidRPr="00845FA3" w:rsidRDefault="00845FA3" w:rsidP="00845FA3">
            <w:pPr>
              <w:jc w:val="center"/>
              <w:rPr>
                <w:rFonts w:eastAsia="Times New Roman" w:cs="Calibri"/>
                <w:sz w:val="16"/>
                <w:szCs w:val="16"/>
                <w:lang w:eastAsia="fr-FR" w:bidi="ar-SA"/>
              </w:rPr>
            </w:pPr>
            <w:r w:rsidRPr="00845FA3">
              <w:rPr>
                <w:rFonts w:eastAsia="Times New Roman" w:cs="Calibri"/>
                <w:sz w:val="16"/>
                <w:szCs w:val="16"/>
                <w:lang w:eastAsia="fr-FR" w:bidi="ar-SA"/>
              </w:rPr>
              <w:t xml:space="preserve">User ayant </w:t>
            </w:r>
            <w:r w:rsidR="000A6C3D" w:rsidRPr="00845FA3">
              <w:rPr>
                <w:rFonts w:eastAsia="Times New Roman" w:cs="Calibri"/>
                <w:sz w:val="16"/>
                <w:szCs w:val="16"/>
                <w:lang w:eastAsia="fr-FR" w:bidi="ar-SA"/>
              </w:rPr>
              <w:t>effectué</w:t>
            </w:r>
            <w:r w:rsidRPr="00845FA3">
              <w:rPr>
                <w:rFonts w:eastAsia="Times New Roman" w:cs="Calibri"/>
                <w:sz w:val="16"/>
                <w:szCs w:val="16"/>
                <w:lang w:eastAsia="fr-FR" w:bidi="ar-SA"/>
              </w:rPr>
              <w:t xml:space="preserve"> la dernière mise à jour  de l'enregistrement</w:t>
            </w:r>
          </w:p>
        </w:tc>
      </w:tr>
    </w:tbl>
    <w:p w:rsidR="00987BDB" w:rsidRPr="004F3152" w:rsidRDefault="00987BDB" w:rsidP="004001CB">
      <w:pPr>
        <w:rPr>
          <w:rFonts w:asciiTheme="minorHAnsi" w:hAnsiTheme="minorHAnsi" w:cstheme="minorHAnsi"/>
          <w:szCs w:val="24"/>
        </w:rPr>
      </w:pPr>
    </w:p>
    <w:p w:rsidR="001868E7" w:rsidRPr="007E57B2" w:rsidRDefault="001868E7" w:rsidP="00200813">
      <w:pPr>
        <w:pStyle w:val="Titre4"/>
        <w:rPr>
          <w:rFonts w:asciiTheme="minorHAnsi" w:hAnsiTheme="minorHAnsi" w:cstheme="minorHAnsi"/>
        </w:rPr>
      </w:pPr>
      <w:r w:rsidRPr="007E57B2">
        <w:rPr>
          <w:rFonts w:asciiTheme="minorHAnsi" w:hAnsiTheme="minorHAnsi" w:cstheme="minorHAnsi"/>
        </w:rPr>
        <w:t>Création : renseignement des données de ta_classification_mif_lmtay718</w:t>
      </w:r>
    </w:p>
    <w:p w:rsidR="001868E7" w:rsidRPr="004F3152" w:rsidRDefault="001868E7" w:rsidP="001868E7">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en saisie libre : </w:t>
      </w:r>
    </w:p>
    <w:p w:rsidR="001868E7" w:rsidRPr="004F3152" w:rsidRDefault="001868E7" w:rsidP="00AF1B75">
      <w:pPr>
        <w:numPr>
          <w:ilvl w:val="0"/>
          <w:numId w:val="19"/>
        </w:numPr>
        <w:autoSpaceDE w:val="0"/>
        <w:autoSpaceDN w:val="0"/>
        <w:adjustRightInd w:val="0"/>
        <w:spacing w:after="1"/>
        <w:ind w:left="360" w:hanging="360"/>
        <w:rPr>
          <w:rFonts w:asciiTheme="minorHAnsi" w:hAnsiTheme="minorHAnsi" w:cstheme="minorHAnsi"/>
          <w:szCs w:val="24"/>
          <w:lang w:eastAsia="fr-FR" w:bidi="ar-SA"/>
        </w:rPr>
      </w:pPr>
      <w:r w:rsidRPr="004F3152">
        <w:rPr>
          <w:rFonts w:asciiTheme="minorHAnsi" w:hAnsiTheme="minorHAnsi" w:cstheme="minorHAnsi"/>
          <w:szCs w:val="24"/>
          <w:lang w:eastAsia="fr-FR" w:bidi="ar-SA"/>
        </w:rPr>
        <w:t>le CODE CLASSIFICAT. MIF (YC0MIF)</w:t>
      </w:r>
    </w:p>
    <w:p w:rsidR="001868E7" w:rsidRPr="004F3152" w:rsidRDefault="000A6C3D" w:rsidP="00AF1B75">
      <w:pPr>
        <w:numPr>
          <w:ilvl w:val="0"/>
          <w:numId w:val="19"/>
        </w:numPr>
        <w:autoSpaceDE w:val="0"/>
        <w:autoSpaceDN w:val="0"/>
        <w:adjustRightInd w:val="0"/>
        <w:ind w:left="360" w:hanging="360"/>
        <w:rPr>
          <w:rFonts w:asciiTheme="minorHAnsi" w:hAnsiTheme="minorHAnsi" w:cstheme="minorHAnsi"/>
          <w:szCs w:val="24"/>
          <w:lang w:eastAsia="fr-FR" w:bidi="ar-SA"/>
        </w:rPr>
      </w:pPr>
      <w:r w:rsidRPr="004F3152">
        <w:rPr>
          <w:rFonts w:asciiTheme="minorHAnsi" w:hAnsiTheme="minorHAnsi" w:cstheme="minorHAnsi"/>
          <w:szCs w:val="24"/>
          <w:lang w:eastAsia="fr-FR" w:bidi="ar-SA"/>
        </w:rPr>
        <w:t>le LIBELLÉ</w:t>
      </w:r>
      <w:r w:rsidR="001868E7" w:rsidRPr="004F3152">
        <w:rPr>
          <w:rFonts w:asciiTheme="minorHAnsi" w:hAnsiTheme="minorHAnsi" w:cstheme="minorHAnsi"/>
          <w:szCs w:val="24"/>
          <w:lang w:eastAsia="fr-FR" w:bidi="ar-SA"/>
        </w:rPr>
        <w:t xml:space="preserve"> CLASSIFICAT. MIF (LBCMIF)</w:t>
      </w:r>
    </w:p>
    <w:p w:rsidR="001868E7" w:rsidRPr="004F3152" w:rsidRDefault="001868E7" w:rsidP="001868E7">
      <w:pPr>
        <w:autoSpaceDE w:val="0"/>
        <w:autoSpaceDN w:val="0"/>
        <w:adjustRightInd w:val="0"/>
        <w:rPr>
          <w:rFonts w:asciiTheme="minorHAnsi" w:hAnsiTheme="minorHAnsi" w:cstheme="minorHAnsi"/>
          <w:szCs w:val="24"/>
          <w:lang w:eastAsia="fr-FR" w:bidi="ar-SA"/>
        </w:rPr>
      </w:pPr>
    </w:p>
    <w:p w:rsidR="001868E7" w:rsidRPr="004F3152" w:rsidRDefault="001868E7" w:rsidP="001868E7">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par sélection dans un calendrier : </w:t>
      </w:r>
    </w:p>
    <w:p w:rsidR="001868E7" w:rsidRPr="004F3152" w:rsidRDefault="001868E7" w:rsidP="00AF1B75">
      <w:pPr>
        <w:numPr>
          <w:ilvl w:val="0"/>
          <w:numId w:val="20"/>
        </w:numPr>
        <w:autoSpaceDE w:val="0"/>
        <w:autoSpaceDN w:val="0"/>
        <w:adjustRightInd w:val="0"/>
        <w:spacing w:after="1"/>
        <w:ind w:left="360" w:hanging="360"/>
        <w:rPr>
          <w:rFonts w:asciiTheme="minorHAnsi" w:hAnsiTheme="minorHAnsi" w:cstheme="minorHAnsi"/>
          <w:szCs w:val="24"/>
          <w:lang w:eastAsia="fr-FR" w:bidi="ar-SA"/>
        </w:rPr>
      </w:pPr>
      <w:r w:rsidRPr="004F3152">
        <w:rPr>
          <w:rFonts w:asciiTheme="minorHAnsi" w:hAnsiTheme="minorHAnsi" w:cstheme="minorHAnsi"/>
          <w:szCs w:val="24"/>
          <w:lang w:eastAsia="fr-FR" w:bidi="ar-SA"/>
        </w:rPr>
        <w:t>la DATE DE CLOTURE (YDCLOT)</w:t>
      </w:r>
    </w:p>
    <w:p w:rsidR="001868E7" w:rsidRPr="004F3152" w:rsidRDefault="001868E7" w:rsidP="00AF1B75">
      <w:pPr>
        <w:numPr>
          <w:ilvl w:val="0"/>
          <w:numId w:val="20"/>
        </w:numPr>
        <w:autoSpaceDE w:val="0"/>
        <w:autoSpaceDN w:val="0"/>
        <w:adjustRightInd w:val="0"/>
        <w:ind w:left="360" w:hanging="360"/>
        <w:rPr>
          <w:rFonts w:asciiTheme="minorHAnsi" w:hAnsiTheme="minorHAnsi" w:cstheme="minorHAnsi"/>
          <w:szCs w:val="24"/>
          <w:lang w:eastAsia="fr-FR" w:bidi="ar-SA"/>
        </w:rPr>
      </w:pPr>
      <w:r w:rsidRPr="004F3152">
        <w:rPr>
          <w:rFonts w:asciiTheme="minorHAnsi" w:hAnsiTheme="minorHAnsi" w:cstheme="minorHAnsi"/>
          <w:szCs w:val="24"/>
          <w:lang w:eastAsia="fr-FR" w:bidi="ar-SA"/>
        </w:rPr>
        <w:t>la DATE DEBUT EFFET (YDDEFF)</w:t>
      </w:r>
    </w:p>
    <w:p w:rsidR="001868E7" w:rsidRPr="004F3152" w:rsidRDefault="001868E7" w:rsidP="001868E7">
      <w:pPr>
        <w:rPr>
          <w:rFonts w:asciiTheme="minorHAnsi" w:hAnsiTheme="minorHAnsi" w:cstheme="minorHAnsi"/>
          <w:szCs w:val="24"/>
          <w:lang w:eastAsia="fr-FR" w:bidi="ar-SA"/>
        </w:rPr>
      </w:pPr>
      <w:r w:rsidRPr="004F3152">
        <w:rPr>
          <w:rFonts w:asciiTheme="minorHAnsi" w:hAnsiTheme="minorHAnsi" w:cstheme="minorHAnsi"/>
          <w:szCs w:val="24"/>
          <w:lang w:eastAsia="fr-FR" w:bidi="ar-SA"/>
        </w:rPr>
        <w:t>la DATE FIN EFFET (YDFEFF)</w:t>
      </w:r>
    </w:p>
    <w:p w:rsidR="001868E7" w:rsidRPr="004F3152" w:rsidRDefault="001868E7" w:rsidP="001868E7">
      <w:pPr>
        <w:rPr>
          <w:rFonts w:asciiTheme="minorHAnsi" w:hAnsiTheme="minorHAnsi" w:cstheme="minorHAnsi"/>
          <w:szCs w:val="24"/>
          <w:lang w:eastAsia="fr-FR" w:bidi="ar-SA"/>
        </w:rPr>
      </w:pPr>
    </w:p>
    <w:p w:rsidR="001868E7" w:rsidRPr="004E2387" w:rsidRDefault="001868E7" w:rsidP="001868E7">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ta_classification_mif_lmtay718</w:t>
      </w:r>
    </w:p>
    <w:p w:rsidR="00A5304E" w:rsidRPr="004F3152" w:rsidRDefault="00A5304E" w:rsidP="00A5304E">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Données obligatoires : </w:t>
      </w:r>
    </w:p>
    <w:p w:rsidR="00A5304E" w:rsidRPr="004F3152" w:rsidRDefault="00A5304E" w:rsidP="00357DCC">
      <w:pPr>
        <w:numPr>
          <w:ilvl w:val="0"/>
          <w:numId w:val="754"/>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CODE CLASSIFICAT. MIF (YC0MIF)</w:t>
      </w:r>
    </w:p>
    <w:p w:rsidR="00A5304E" w:rsidRPr="004F3152" w:rsidRDefault="00A5304E" w:rsidP="00357DCC">
      <w:pPr>
        <w:numPr>
          <w:ilvl w:val="0"/>
          <w:numId w:val="754"/>
        </w:num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LIBELLE CLASSIFICAT. MIF (LBCMIF)</w:t>
      </w:r>
    </w:p>
    <w:p w:rsidR="00A5304E" w:rsidRPr="004F3152" w:rsidRDefault="00A5304E" w:rsidP="00A5304E">
      <w:pPr>
        <w:autoSpaceDE w:val="0"/>
        <w:autoSpaceDN w:val="0"/>
        <w:adjustRightInd w:val="0"/>
        <w:rPr>
          <w:rFonts w:asciiTheme="minorHAnsi" w:hAnsiTheme="minorHAnsi" w:cstheme="minorHAnsi"/>
          <w:szCs w:val="24"/>
          <w:lang w:eastAsia="fr-FR" w:bidi="ar-SA"/>
        </w:rPr>
      </w:pPr>
    </w:p>
    <w:p w:rsidR="00A5304E" w:rsidRPr="004F3152" w:rsidRDefault="00A5304E" w:rsidP="00A5304E">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Contrôles de longueur maximale : </w:t>
      </w:r>
    </w:p>
    <w:p w:rsidR="00A5304E" w:rsidRPr="004F3152" w:rsidRDefault="00A5304E" w:rsidP="00357DCC">
      <w:pPr>
        <w:numPr>
          <w:ilvl w:val="0"/>
          <w:numId w:val="755"/>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CODE CLASSIFICAT. MIF (YC0MIF) : 1 caractère.</w:t>
      </w:r>
    </w:p>
    <w:p w:rsidR="00A5304E" w:rsidRPr="004F3152" w:rsidRDefault="00A5304E" w:rsidP="00357DCC">
      <w:pPr>
        <w:numPr>
          <w:ilvl w:val="0"/>
          <w:numId w:val="756"/>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LIBELLE CLASSIFICAT. MIF (LBCMIF) : 64 caractères.</w:t>
      </w:r>
    </w:p>
    <w:p w:rsidR="00A5304E" w:rsidRPr="004F3152" w:rsidRDefault="00A5304E" w:rsidP="00A5304E">
      <w:pPr>
        <w:autoSpaceDE w:val="0"/>
        <w:autoSpaceDN w:val="0"/>
        <w:adjustRightInd w:val="0"/>
        <w:rPr>
          <w:rFonts w:asciiTheme="minorHAnsi" w:hAnsiTheme="minorHAnsi" w:cstheme="minorHAnsi"/>
          <w:szCs w:val="24"/>
          <w:lang w:eastAsia="fr-FR" w:bidi="ar-SA"/>
        </w:rPr>
      </w:pPr>
    </w:p>
    <w:p w:rsidR="00A5304E" w:rsidRPr="004F3152" w:rsidRDefault="00A5304E" w:rsidP="00A5304E">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Contrôle d'unicité : </w:t>
      </w:r>
    </w:p>
    <w:p w:rsidR="00A5304E" w:rsidRPr="004F3152" w:rsidRDefault="00A5304E" w:rsidP="00357DCC">
      <w:pPr>
        <w:numPr>
          <w:ilvl w:val="0"/>
          <w:numId w:val="757"/>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sur CODE CLASSIFICAT. MIF (YC0MIF)</w:t>
      </w:r>
    </w:p>
    <w:p w:rsidR="00A5304E" w:rsidRPr="004F3152" w:rsidRDefault="00A5304E" w:rsidP="00A5304E">
      <w:pPr>
        <w:autoSpaceDE w:val="0"/>
        <w:autoSpaceDN w:val="0"/>
        <w:adjustRightInd w:val="0"/>
        <w:rPr>
          <w:rFonts w:asciiTheme="minorHAnsi" w:hAnsiTheme="minorHAnsi" w:cstheme="minorHAnsi"/>
          <w:szCs w:val="24"/>
          <w:lang w:eastAsia="fr-FR" w:bidi="ar-SA"/>
        </w:rPr>
      </w:pPr>
    </w:p>
    <w:p w:rsidR="00A5304E" w:rsidRPr="004F3152" w:rsidRDefault="00A5304E" w:rsidP="00A5304E">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Contrôle des dates d'effet </w:t>
      </w:r>
    </w:p>
    <w:p w:rsidR="00A5304E" w:rsidRPr="004F3152" w:rsidRDefault="00A5304E" w:rsidP="00357DCC">
      <w:pPr>
        <w:numPr>
          <w:ilvl w:val="0"/>
          <w:numId w:val="758"/>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la DATE FIN EFFET (YDFEFF) doit être supérieure ou égale à la DATE DEBUT EFFET (YDDEFF)</w:t>
      </w:r>
    </w:p>
    <w:p w:rsidR="00A5304E" w:rsidRPr="004F3152" w:rsidRDefault="00A5304E" w:rsidP="00A5304E">
      <w:pPr>
        <w:autoSpaceDE w:val="0"/>
        <w:autoSpaceDN w:val="0"/>
        <w:adjustRightInd w:val="0"/>
        <w:rPr>
          <w:rFonts w:asciiTheme="minorHAnsi" w:hAnsiTheme="minorHAnsi" w:cstheme="minorHAnsi"/>
          <w:szCs w:val="24"/>
          <w:lang w:eastAsia="fr-FR" w:bidi="ar-SA"/>
        </w:rPr>
      </w:pPr>
    </w:p>
    <w:p w:rsidR="00A5304E" w:rsidRPr="004F3152" w:rsidRDefault="00A5304E" w:rsidP="00A5304E">
      <w:pPr>
        <w:autoSpaceDE w:val="0"/>
        <w:autoSpaceDN w:val="0"/>
        <w:adjustRightInd w:val="0"/>
        <w:rPr>
          <w:rFonts w:asciiTheme="minorHAnsi" w:hAnsiTheme="minorHAnsi" w:cstheme="minorHAnsi"/>
          <w:szCs w:val="24"/>
          <w:lang w:eastAsia="fr-FR" w:bidi="ar-SA"/>
        </w:rPr>
      </w:pPr>
    </w:p>
    <w:p w:rsidR="00A5304E" w:rsidRPr="004F3152" w:rsidRDefault="00A5304E" w:rsidP="00A5304E">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Caractères autorisés ( ne concerne que les champs de saisie. Les dates et les listes déroulantes sont exclues de ces contrôles):</w:t>
      </w:r>
    </w:p>
    <w:p w:rsidR="00A5304E" w:rsidRPr="004F3152" w:rsidRDefault="000A6C3D" w:rsidP="00A5304E">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Quel que</w:t>
      </w:r>
      <w:r w:rsidR="00A5304E" w:rsidRPr="004F3152">
        <w:rPr>
          <w:rFonts w:asciiTheme="minorHAnsi" w:hAnsiTheme="minorHAnsi" w:cstheme="minorHAnsi"/>
          <w:szCs w:val="24"/>
          <w:lang w:eastAsia="fr-FR" w:bidi="ar-SA"/>
        </w:rPr>
        <w:t xml:space="preserve"> soit le champs de saisie les caractères autorisés sont : </w:t>
      </w:r>
    </w:p>
    <w:p w:rsidR="00A5304E" w:rsidRPr="004F3152" w:rsidRDefault="00A5304E" w:rsidP="00357DCC">
      <w:pPr>
        <w:numPr>
          <w:ilvl w:val="0"/>
          <w:numId w:val="759"/>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les caractères alphanumériques en majuscules non accentuées (soit A-Z),</w:t>
      </w:r>
    </w:p>
    <w:p w:rsidR="00A5304E" w:rsidRPr="004F3152" w:rsidRDefault="00A5304E" w:rsidP="00357DCC">
      <w:pPr>
        <w:numPr>
          <w:ilvl w:val="0"/>
          <w:numId w:val="759"/>
        </w:num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les chiffres 0-9,</w:t>
      </w:r>
    </w:p>
    <w:p w:rsidR="00A5304E" w:rsidRPr="004F3152" w:rsidRDefault="00A5304E" w:rsidP="00357DCC">
      <w:pPr>
        <w:numPr>
          <w:ilvl w:val="0"/>
          <w:numId w:val="759"/>
        </w:num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les séparateurs ‘ - . ,  /  , </w:t>
      </w:r>
    </w:p>
    <w:p w:rsidR="00A5304E" w:rsidRPr="004F3152" w:rsidRDefault="00A5304E" w:rsidP="00357DCC">
      <w:pPr>
        <w:numPr>
          <w:ilvl w:val="0"/>
          <w:numId w:val="759"/>
        </w:num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le tiret bas ou underscore _,</w:t>
      </w:r>
    </w:p>
    <w:p w:rsidR="00A5304E" w:rsidRPr="004F3152" w:rsidRDefault="00A5304E" w:rsidP="00A5304E">
      <w:pPr>
        <w:autoSpaceDE w:val="0"/>
        <w:autoSpaceDN w:val="0"/>
        <w:adjustRightInd w:val="0"/>
        <w:rPr>
          <w:rFonts w:asciiTheme="minorHAnsi" w:hAnsiTheme="minorHAnsi" w:cstheme="minorHAnsi"/>
          <w:szCs w:val="24"/>
          <w:lang w:eastAsia="fr-FR" w:bidi="ar-SA"/>
        </w:rPr>
      </w:pPr>
    </w:p>
    <w:p w:rsidR="00A5304E" w:rsidRPr="004F3152" w:rsidRDefault="00A5304E" w:rsidP="00A5304E">
      <w:pPr>
        <w:autoSpaceDE w:val="0"/>
        <w:autoSpaceDN w:val="0"/>
        <w:adjustRightInd w:val="0"/>
        <w:rPr>
          <w:rFonts w:asciiTheme="minorHAnsi" w:hAnsiTheme="minorHAnsi" w:cstheme="minorHAnsi"/>
          <w:szCs w:val="24"/>
          <w:lang w:eastAsia="fr-FR" w:bidi="ar-SA"/>
        </w:rPr>
      </w:pPr>
    </w:p>
    <w:p w:rsidR="00A5304E" w:rsidRPr="004F3152" w:rsidRDefault="00A5304E" w:rsidP="00A5304E">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F3152">
        <w:rPr>
          <w:rFonts w:asciiTheme="minorHAnsi" w:hAnsiTheme="minorHAnsi" w:cstheme="minorHAnsi"/>
          <w:szCs w:val="24"/>
          <w:lang w:eastAsia="fr-FR" w:bidi="ar-SA"/>
        </w:rPr>
        <w:t xml:space="preserve"> </w:t>
      </w:r>
    </w:p>
    <w:p w:rsidR="00A5304E" w:rsidRPr="004F3152" w:rsidRDefault="00A5304E" w:rsidP="00357DCC">
      <w:pPr>
        <w:numPr>
          <w:ilvl w:val="0"/>
          <w:numId w:val="760"/>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la valeur de la  DATE DEBUT EFFET (YDDEFF) est totalement indépendante de celle de la DATE CLOTURE (YDCLOT)</w:t>
      </w:r>
    </w:p>
    <w:p w:rsidR="00A5304E" w:rsidRPr="004F3152" w:rsidRDefault="00A5304E" w:rsidP="00357DCC">
      <w:pPr>
        <w:numPr>
          <w:ilvl w:val="0"/>
          <w:numId w:val="760"/>
        </w:num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la valeur de la  DATE FIN EFFET (YDFEFF) est totalement indépendante de celle de la DATE CLOTURE (YDCLOT)</w:t>
      </w:r>
    </w:p>
    <w:p w:rsidR="001868E7" w:rsidRPr="004F3152" w:rsidRDefault="001868E7" w:rsidP="001868E7">
      <w:pPr>
        <w:autoSpaceDE w:val="0"/>
        <w:autoSpaceDN w:val="0"/>
        <w:adjustRightInd w:val="0"/>
        <w:rPr>
          <w:rFonts w:asciiTheme="minorHAnsi" w:hAnsiTheme="minorHAnsi" w:cstheme="minorHAnsi"/>
          <w:szCs w:val="24"/>
          <w:lang w:eastAsia="fr-FR" w:bidi="ar-SA"/>
        </w:rPr>
      </w:pPr>
    </w:p>
    <w:p w:rsidR="001868E7" w:rsidRPr="004E2387" w:rsidRDefault="001868E7" w:rsidP="001868E7">
      <w:pPr>
        <w:pStyle w:val="Titre4"/>
        <w:rPr>
          <w:rFonts w:asciiTheme="minorHAnsi" w:hAnsiTheme="minorHAnsi" w:cstheme="minorHAnsi"/>
        </w:rPr>
      </w:pPr>
      <w:r w:rsidRPr="004E2387">
        <w:rPr>
          <w:rFonts w:asciiTheme="minorHAnsi" w:hAnsiTheme="minorHAnsi" w:cstheme="minorHAnsi"/>
        </w:rPr>
        <w:t>Modification : contrôle des données de ta_classification_mif_lmtay718</w:t>
      </w:r>
    </w:p>
    <w:p w:rsidR="001868E7" w:rsidRPr="004F3152" w:rsidRDefault="001868E7" w:rsidP="001868E7">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Données obligatoires : </w:t>
      </w:r>
    </w:p>
    <w:p w:rsidR="001868E7" w:rsidRPr="004F3152" w:rsidRDefault="001868E7" w:rsidP="005B01C3">
      <w:pPr>
        <w:numPr>
          <w:ilvl w:val="0"/>
          <w:numId w:val="281"/>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LIBELLE CLASSIFICAT. MIF (LBCMIF)</w:t>
      </w:r>
    </w:p>
    <w:p w:rsidR="001868E7" w:rsidRPr="004F3152" w:rsidRDefault="001868E7" w:rsidP="001868E7">
      <w:pPr>
        <w:autoSpaceDE w:val="0"/>
        <w:autoSpaceDN w:val="0"/>
        <w:adjustRightInd w:val="0"/>
        <w:rPr>
          <w:rFonts w:asciiTheme="minorHAnsi" w:hAnsiTheme="minorHAnsi" w:cstheme="minorHAnsi"/>
          <w:szCs w:val="24"/>
          <w:lang w:eastAsia="fr-FR" w:bidi="ar-SA"/>
        </w:rPr>
      </w:pPr>
    </w:p>
    <w:p w:rsidR="001868E7" w:rsidRPr="004F3152" w:rsidRDefault="001868E7" w:rsidP="001868E7">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Contrôles de longueur maximale : </w:t>
      </w:r>
    </w:p>
    <w:p w:rsidR="001868E7" w:rsidRPr="004F3152" w:rsidRDefault="001868E7" w:rsidP="005B01C3">
      <w:pPr>
        <w:numPr>
          <w:ilvl w:val="0"/>
          <w:numId w:val="282"/>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LIBELLE CLASSIFICAT. MIF (LBCMIF) : 64 caractères.</w:t>
      </w:r>
    </w:p>
    <w:p w:rsidR="001868E7" w:rsidRPr="004F3152" w:rsidRDefault="001868E7" w:rsidP="001868E7">
      <w:pPr>
        <w:autoSpaceDE w:val="0"/>
        <w:autoSpaceDN w:val="0"/>
        <w:adjustRightInd w:val="0"/>
        <w:rPr>
          <w:rFonts w:asciiTheme="minorHAnsi" w:hAnsiTheme="minorHAnsi" w:cstheme="minorHAnsi"/>
          <w:szCs w:val="24"/>
          <w:lang w:eastAsia="fr-FR" w:bidi="ar-SA"/>
        </w:rPr>
      </w:pPr>
    </w:p>
    <w:p w:rsidR="001868E7" w:rsidRPr="004F3152" w:rsidRDefault="001868E7" w:rsidP="001868E7">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Contrôle des dates d'effet </w:t>
      </w:r>
    </w:p>
    <w:p w:rsidR="001868E7" w:rsidRPr="004F3152" w:rsidRDefault="001868E7" w:rsidP="005B01C3">
      <w:pPr>
        <w:numPr>
          <w:ilvl w:val="0"/>
          <w:numId w:val="283"/>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la DATE FIN EFFET (YDFEFF) doit être supérieure ou égale à la DATE DEBUT EFFET (YDDEFF)</w:t>
      </w:r>
    </w:p>
    <w:p w:rsidR="001868E7" w:rsidRPr="004F3152" w:rsidRDefault="001868E7" w:rsidP="001868E7">
      <w:pPr>
        <w:autoSpaceDE w:val="0"/>
        <w:autoSpaceDN w:val="0"/>
        <w:adjustRightInd w:val="0"/>
        <w:rPr>
          <w:rFonts w:asciiTheme="minorHAnsi" w:hAnsiTheme="minorHAnsi" w:cstheme="minorHAnsi"/>
          <w:szCs w:val="24"/>
          <w:lang w:eastAsia="fr-FR" w:bidi="ar-SA"/>
        </w:rPr>
      </w:pPr>
    </w:p>
    <w:p w:rsidR="001868E7" w:rsidRPr="004F3152" w:rsidRDefault="001868E7" w:rsidP="001868E7">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Caractères autorisés ( ne concerne que les champs de saisie. Les dates et les listes déroulantes sont exclues de ces contrôles):</w:t>
      </w:r>
    </w:p>
    <w:p w:rsidR="001868E7" w:rsidRPr="004F3152" w:rsidRDefault="000A6C3D" w:rsidP="001868E7">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Quel que</w:t>
      </w:r>
      <w:r w:rsidR="001868E7" w:rsidRPr="004F3152">
        <w:rPr>
          <w:rFonts w:asciiTheme="minorHAnsi" w:hAnsiTheme="minorHAnsi" w:cstheme="minorHAnsi"/>
          <w:szCs w:val="24"/>
          <w:lang w:eastAsia="fr-FR" w:bidi="ar-SA"/>
        </w:rPr>
        <w:t xml:space="preserve"> soit le champs de saisie les caractères autorisés sont : </w:t>
      </w:r>
    </w:p>
    <w:p w:rsidR="001868E7" w:rsidRPr="004F3152" w:rsidRDefault="001868E7" w:rsidP="005B01C3">
      <w:pPr>
        <w:numPr>
          <w:ilvl w:val="0"/>
          <w:numId w:val="284"/>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les caractères alphanumériques en majuscules non accentuées (soit A-Z),</w:t>
      </w:r>
    </w:p>
    <w:p w:rsidR="001868E7" w:rsidRPr="004F3152" w:rsidRDefault="001868E7" w:rsidP="005B01C3">
      <w:pPr>
        <w:numPr>
          <w:ilvl w:val="0"/>
          <w:numId w:val="284"/>
        </w:num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les chiffres 0-9,</w:t>
      </w:r>
    </w:p>
    <w:p w:rsidR="001868E7" w:rsidRPr="004F3152" w:rsidRDefault="001868E7" w:rsidP="005B01C3">
      <w:pPr>
        <w:numPr>
          <w:ilvl w:val="0"/>
          <w:numId w:val="284"/>
        </w:num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les séparateurs ‘ - . ,  /  , </w:t>
      </w:r>
    </w:p>
    <w:p w:rsidR="001868E7" w:rsidRPr="004F3152" w:rsidRDefault="001868E7" w:rsidP="005B01C3">
      <w:pPr>
        <w:numPr>
          <w:ilvl w:val="0"/>
          <w:numId w:val="284"/>
        </w:num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le tiret bas ou underscore _,</w:t>
      </w:r>
    </w:p>
    <w:p w:rsidR="001868E7" w:rsidRPr="004F3152" w:rsidRDefault="001868E7" w:rsidP="001868E7">
      <w:pPr>
        <w:autoSpaceDE w:val="0"/>
        <w:autoSpaceDN w:val="0"/>
        <w:adjustRightInd w:val="0"/>
        <w:rPr>
          <w:rFonts w:asciiTheme="minorHAnsi" w:hAnsiTheme="minorHAnsi" w:cstheme="minorHAnsi"/>
          <w:szCs w:val="24"/>
          <w:lang w:eastAsia="fr-FR" w:bidi="ar-SA"/>
        </w:rPr>
      </w:pPr>
    </w:p>
    <w:p w:rsidR="001868E7" w:rsidRPr="004F3152" w:rsidRDefault="001868E7" w:rsidP="001868E7">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4F3152">
        <w:rPr>
          <w:rFonts w:asciiTheme="minorHAnsi" w:hAnsiTheme="minorHAnsi" w:cstheme="minorHAnsi"/>
          <w:szCs w:val="24"/>
          <w:lang w:eastAsia="fr-FR" w:bidi="ar-SA"/>
        </w:rPr>
        <w:t xml:space="preserve"> </w:t>
      </w:r>
    </w:p>
    <w:p w:rsidR="001868E7" w:rsidRPr="004F3152" w:rsidRDefault="001868E7" w:rsidP="005B01C3">
      <w:pPr>
        <w:numPr>
          <w:ilvl w:val="0"/>
          <w:numId w:val="285"/>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la valeur de la  DATE DEBUT EFFET (YDDEFF) est totalement indépendante de celle de la DATE CLOTURE (YDCLOT)</w:t>
      </w:r>
    </w:p>
    <w:p w:rsidR="001868E7" w:rsidRPr="004F3152" w:rsidRDefault="001868E7" w:rsidP="001868E7">
      <w:pPr>
        <w:tabs>
          <w:tab w:val="left" w:pos="1867"/>
        </w:tabs>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la valeur de la  DATE FIN EFFET (YDFEFF) est totalement indépendante de celle de la DATE CLOTURE (YDCLOT)</w:t>
      </w:r>
    </w:p>
    <w:p w:rsidR="005957F9" w:rsidRPr="004F3152" w:rsidRDefault="005957F9" w:rsidP="001868E7">
      <w:pPr>
        <w:tabs>
          <w:tab w:val="left" w:pos="1867"/>
        </w:tabs>
        <w:autoSpaceDE w:val="0"/>
        <w:autoSpaceDN w:val="0"/>
        <w:adjustRightInd w:val="0"/>
        <w:rPr>
          <w:rFonts w:asciiTheme="minorHAnsi" w:hAnsiTheme="minorHAnsi" w:cstheme="minorHAnsi"/>
          <w:szCs w:val="24"/>
          <w:lang w:eastAsia="fr-FR" w:bidi="ar-SA"/>
        </w:rPr>
      </w:pPr>
    </w:p>
    <w:p w:rsidR="005957F9" w:rsidRDefault="005957F9" w:rsidP="005957F9">
      <w:pPr>
        <w:pStyle w:val="Titre4"/>
        <w:rPr>
          <w:rFonts w:asciiTheme="minorHAnsi" w:hAnsiTheme="minorHAnsi" w:cstheme="minorHAnsi"/>
        </w:rPr>
      </w:pPr>
      <w:r w:rsidRPr="005957F9">
        <w:rPr>
          <w:rFonts w:asciiTheme="minorHAnsi" w:hAnsiTheme="minorHAnsi" w:cstheme="minorHAnsi"/>
        </w:rPr>
        <w:t>Modification : renseignement des données de ta_classification_mif_lmtay718</w:t>
      </w:r>
    </w:p>
    <w:p w:rsidR="005957F9" w:rsidRPr="004F3152" w:rsidRDefault="005957F9" w:rsidP="005957F9">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en saisie libre : </w:t>
      </w:r>
    </w:p>
    <w:p w:rsidR="005957F9" w:rsidRPr="004F3152" w:rsidRDefault="005957F9" w:rsidP="00357DCC">
      <w:pPr>
        <w:numPr>
          <w:ilvl w:val="0"/>
          <w:numId w:val="451"/>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le LIBELLE CLASSIFICAT. MIF (LBCMIF)</w:t>
      </w:r>
    </w:p>
    <w:p w:rsidR="005957F9" w:rsidRPr="004F3152" w:rsidRDefault="005957F9" w:rsidP="005957F9">
      <w:pPr>
        <w:autoSpaceDE w:val="0"/>
        <w:autoSpaceDN w:val="0"/>
        <w:adjustRightInd w:val="0"/>
        <w:rPr>
          <w:rFonts w:asciiTheme="minorHAnsi" w:hAnsiTheme="minorHAnsi" w:cstheme="minorHAnsi"/>
          <w:szCs w:val="24"/>
          <w:lang w:eastAsia="fr-FR" w:bidi="ar-SA"/>
        </w:rPr>
      </w:pPr>
    </w:p>
    <w:p w:rsidR="005957F9" w:rsidRPr="004F3152" w:rsidRDefault="005957F9" w:rsidP="005957F9">
      <w:p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 par sélection dans un calendrier : </w:t>
      </w:r>
    </w:p>
    <w:p w:rsidR="005957F9" w:rsidRPr="004F3152" w:rsidRDefault="005957F9" w:rsidP="00357DCC">
      <w:pPr>
        <w:numPr>
          <w:ilvl w:val="0"/>
          <w:numId w:val="452"/>
        </w:numPr>
        <w:autoSpaceDE w:val="0"/>
        <w:autoSpaceDN w:val="0"/>
        <w:adjustRightInd w:val="0"/>
        <w:spacing w:after="1"/>
        <w:rPr>
          <w:rFonts w:asciiTheme="minorHAnsi" w:hAnsiTheme="minorHAnsi" w:cstheme="minorHAnsi"/>
          <w:szCs w:val="24"/>
          <w:lang w:eastAsia="fr-FR" w:bidi="ar-SA"/>
        </w:rPr>
      </w:pPr>
      <w:r w:rsidRPr="004F3152">
        <w:rPr>
          <w:rFonts w:asciiTheme="minorHAnsi" w:hAnsiTheme="minorHAnsi" w:cstheme="minorHAnsi"/>
          <w:szCs w:val="24"/>
          <w:lang w:eastAsia="fr-FR" w:bidi="ar-SA"/>
        </w:rPr>
        <w:t xml:space="preserve">la DATE DE CLOTURE (YDCLOT) </w:t>
      </w:r>
    </w:p>
    <w:p w:rsidR="005957F9" w:rsidRPr="004F3152" w:rsidRDefault="005957F9" w:rsidP="00357DCC">
      <w:pPr>
        <w:numPr>
          <w:ilvl w:val="0"/>
          <w:numId w:val="452"/>
        </w:num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la DATE DEBUT EFFET (YDDEFF)</w:t>
      </w:r>
    </w:p>
    <w:p w:rsidR="005957F9" w:rsidRPr="004F3152" w:rsidRDefault="005957F9" w:rsidP="00357DCC">
      <w:pPr>
        <w:numPr>
          <w:ilvl w:val="0"/>
          <w:numId w:val="452"/>
        </w:numPr>
        <w:autoSpaceDE w:val="0"/>
        <w:autoSpaceDN w:val="0"/>
        <w:adjustRightInd w:val="0"/>
        <w:rPr>
          <w:rFonts w:asciiTheme="minorHAnsi" w:hAnsiTheme="minorHAnsi" w:cstheme="minorHAnsi"/>
          <w:szCs w:val="24"/>
          <w:lang w:eastAsia="fr-FR" w:bidi="ar-SA"/>
        </w:rPr>
      </w:pPr>
      <w:r w:rsidRPr="004F3152">
        <w:rPr>
          <w:rFonts w:asciiTheme="minorHAnsi" w:hAnsiTheme="minorHAnsi" w:cstheme="minorHAnsi"/>
          <w:szCs w:val="24"/>
          <w:lang w:eastAsia="fr-FR" w:bidi="ar-SA"/>
        </w:rPr>
        <w:t>la DATE FIN EFFET (YDFEFF)</w:t>
      </w:r>
    </w:p>
    <w:p w:rsidR="008A6E6E" w:rsidRPr="004F3152" w:rsidRDefault="008A6E6E">
      <w:pPr>
        <w:rPr>
          <w:rFonts w:asciiTheme="minorHAnsi" w:hAnsiTheme="minorHAnsi" w:cstheme="minorHAnsi"/>
          <w:szCs w:val="24"/>
        </w:rPr>
      </w:pPr>
      <w:r w:rsidRPr="004F3152">
        <w:rPr>
          <w:rFonts w:asciiTheme="minorHAnsi" w:hAnsiTheme="minorHAnsi" w:cstheme="minorHAnsi"/>
          <w:szCs w:val="24"/>
        </w:rPr>
        <w:br w:type="page"/>
      </w:r>
    </w:p>
    <w:p w:rsidR="00B42C68" w:rsidRPr="004F3152" w:rsidRDefault="00200813" w:rsidP="004F3152">
      <w:pPr>
        <w:pStyle w:val="Titre3"/>
      </w:pPr>
      <w:bookmarkStart w:id="872" w:name="_Toc515444434"/>
      <w:r w:rsidRPr="004F3152">
        <w:t>ta_famille_commerciale_lmtay738</w:t>
      </w:r>
      <w:bookmarkEnd w:id="872"/>
    </w:p>
    <w:p w:rsidR="00B73889" w:rsidRPr="005B01C3" w:rsidRDefault="00BC0002" w:rsidP="00B73889">
      <w:pPr>
        <w:rPr>
          <w:rFonts w:asciiTheme="minorHAnsi" w:eastAsia="Times New Roman" w:hAnsiTheme="minorHAnsi" w:cstheme="minorHAnsi"/>
          <w:szCs w:val="24"/>
          <w:lang w:eastAsia="fr-FR" w:bidi="ar-SA"/>
        </w:rPr>
      </w:pPr>
      <w:r w:rsidRPr="005B01C3">
        <w:rPr>
          <w:rFonts w:asciiTheme="minorHAnsi" w:eastAsia="Times New Roman" w:hAnsiTheme="minorHAnsi" w:cstheme="minorHAnsi"/>
          <w:szCs w:val="24"/>
          <w:lang w:eastAsia="fr-FR" w:bidi="ar-SA"/>
        </w:rPr>
        <w:t>nomenclature de client propre à la direction du</w:t>
      </w:r>
      <w:r w:rsidR="00207C2D" w:rsidRPr="005B01C3">
        <w:rPr>
          <w:rFonts w:asciiTheme="minorHAnsi" w:eastAsia="Times New Roman" w:hAnsiTheme="minorHAnsi" w:cstheme="minorHAnsi"/>
          <w:szCs w:val="24"/>
          <w:lang w:eastAsia="fr-FR" w:bidi="ar-SA"/>
        </w:rPr>
        <w:t xml:space="preserve"> bancaire. (en 2016 et en pratique , c’est un </w:t>
      </w:r>
      <w:r w:rsidR="00B73889" w:rsidRPr="005B01C3">
        <w:rPr>
          <w:rFonts w:asciiTheme="minorHAnsi" w:eastAsia="Times New Roman" w:hAnsiTheme="minorHAnsi" w:cstheme="minorHAnsi"/>
          <w:szCs w:val="24"/>
          <w:lang w:eastAsia="fr-FR" w:bidi="ar-SA"/>
        </w:rPr>
        <w:t>regroup</w:t>
      </w:r>
      <w:r w:rsidR="00207C2D" w:rsidRPr="005B01C3">
        <w:rPr>
          <w:rFonts w:asciiTheme="minorHAnsi" w:eastAsia="Times New Roman" w:hAnsiTheme="minorHAnsi" w:cstheme="minorHAnsi"/>
          <w:szCs w:val="24"/>
          <w:lang w:eastAsia="fr-FR" w:bidi="ar-SA"/>
        </w:rPr>
        <w:t>ement de catégorie de clientèle de lmtay523).</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Layout w:type="fixed"/>
        <w:tblCellMar>
          <w:left w:w="70" w:type="dxa"/>
          <w:right w:w="70" w:type="dxa"/>
        </w:tblCellMar>
        <w:tblLook w:val="04A0" w:firstRow="1" w:lastRow="0" w:firstColumn="1" w:lastColumn="0" w:noHBand="0" w:noVBand="1"/>
      </w:tblPr>
      <w:tblGrid>
        <w:gridCol w:w="1433"/>
        <w:gridCol w:w="876"/>
        <w:gridCol w:w="1350"/>
        <w:gridCol w:w="923"/>
        <w:gridCol w:w="510"/>
        <w:gridCol w:w="1160"/>
        <w:gridCol w:w="993"/>
        <w:gridCol w:w="850"/>
        <w:gridCol w:w="2126"/>
      </w:tblGrid>
      <w:tr w:rsidR="000148AA" w:rsidRPr="000148AA" w:rsidTr="000148AA">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saisi / alimenté</w:t>
            </w:r>
          </w:p>
        </w:tc>
        <w:tc>
          <w:tcPr>
            <w:tcW w:w="510" w:type="dxa"/>
            <w:tcBorders>
              <w:top w:val="single" w:sz="4" w:space="0" w:color="auto"/>
              <w:left w:val="nil"/>
              <w:bottom w:val="single" w:sz="4" w:space="0" w:color="auto"/>
              <w:right w:val="single" w:sz="4" w:space="0" w:color="auto"/>
            </w:tcBorders>
            <w:shd w:val="clear" w:color="000000" w:fill="C5D9F1"/>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clé</w:t>
            </w:r>
          </w:p>
        </w:tc>
        <w:tc>
          <w:tcPr>
            <w:tcW w:w="1160" w:type="dxa"/>
            <w:tcBorders>
              <w:top w:val="single" w:sz="4" w:space="0" w:color="auto"/>
              <w:left w:val="nil"/>
              <w:bottom w:val="single" w:sz="4" w:space="0" w:color="auto"/>
              <w:right w:val="single" w:sz="4" w:space="0" w:color="auto"/>
            </w:tcBorders>
            <w:shd w:val="clear" w:color="000000" w:fill="C5D9F1"/>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obligatoire / facultatif</w:t>
            </w:r>
          </w:p>
        </w:tc>
        <w:tc>
          <w:tcPr>
            <w:tcW w:w="850" w:type="dxa"/>
            <w:tcBorders>
              <w:top w:val="single" w:sz="4" w:space="0" w:color="auto"/>
              <w:left w:val="nil"/>
              <w:bottom w:val="single" w:sz="4" w:space="0" w:color="auto"/>
              <w:right w:val="single" w:sz="4" w:space="0" w:color="auto"/>
            </w:tcBorders>
            <w:shd w:val="clear" w:color="000000" w:fill="C5D9F1"/>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cardinalité</w:t>
            </w:r>
          </w:p>
        </w:tc>
        <w:tc>
          <w:tcPr>
            <w:tcW w:w="2126" w:type="dxa"/>
            <w:tcBorders>
              <w:top w:val="single" w:sz="4" w:space="0" w:color="auto"/>
              <w:left w:val="nil"/>
              <w:bottom w:val="single" w:sz="4" w:space="0" w:color="auto"/>
              <w:right w:val="single" w:sz="4" w:space="0" w:color="auto"/>
            </w:tcBorders>
            <w:shd w:val="clear" w:color="000000" w:fill="C5D9F1"/>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définition</w:t>
            </w:r>
          </w:p>
        </w:tc>
      </w:tr>
      <w:tr w:rsidR="000148AA" w:rsidRPr="000148AA" w:rsidTr="000148AA">
        <w:trPr>
          <w:trHeight w:val="48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CODE FAMILLE COMMERC</w:t>
            </w:r>
          </w:p>
        </w:tc>
        <w:tc>
          <w:tcPr>
            <w:tcW w:w="876"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C0FCM</w:t>
            </w:r>
          </w:p>
        </w:tc>
        <w:tc>
          <w:tcPr>
            <w:tcW w:w="135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alphanumérique (2)</w:t>
            </w:r>
          </w:p>
        </w:tc>
        <w:tc>
          <w:tcPr>
            <w:tcW w:w="923"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saisi</w:t>
            </w:r>
          </w:p>
        </w:tc>
        <w:tc>
          <w:tcPr>
            <w:tcW w:w="51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clé</w:t>
            </w:r>
          </w:p>
        </w:tc>
        <w:tc>
          <w:tcPr>
            <w:tcW w:w="116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xml:space="preserve">regroupement des catégories de </w:t>
            </w:r>
            <w:r w:rsidR="000A6C3D" w:rsidRPr="000148AA">
              <w:rPr>
                <w:rFonts w:eastAsia="Times New Roman" w:cs="Calibri"/>
                <w:sz w:val="18"/>
                <w:szCs w:val="18"/>
                <w:lang w:eastAsia="fr-FR" w:bidi="ar-SA"/>
              </w:rPr>
              <w:t>clientèle</w:t>
            </w:r>
            <w:r w:rsidRPr="000148AA">
              <w:rPr>
                <w:rFonts w:eastAsia="Times New Roman" w:cs="Calibri"/>
                <w:sz w:val="18"/>
                <w:szCs w:val="18"/>
                <w:lang w:eastAsia="fr-FR" w:bidi="ar-SA"/>
              </w:rPr>
              <w:t xml:space="preserve"> (créé pour MOSAIC)</w:t>
            </w:r>
          </w:p>
        </w:tc>
      </w:tr>
      <w:tr w:rsidR="000148AA" w:rsidRPr="000148AA" w:rsidTr="000148A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w:t>
            </w:r>
          </w:p>
        </w:tc>
        <w:tc>
          <w:tcPr>
            <w:tcW w:w="116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xml:space="preserve">date de </w:t>
            </w:r>
            <w:r w:rsidR="000A6C3D" w:rsidRPr="000148AA">
              <w:rPr>
                <w:rFonts w:eastAsia="Times New Roman" w:cs="Calibri"/>
                <w:sz w:val="18"/>
                <w:szCs w:val="18"/>
                <w:lang w:eastAsia="fr-FR" w:bidi="ar-SA"/>
              </w:rPr>
              <w:t>clôture</w:t>
            </w:r>
            <w:r w:rsidRPr="000148AA">
              <w:rPr>
                <w:rFonts w:eastAsia="Times New Roman" w:cs="Calibri"/>
                <w:sz w:val="18"/>
                <w:szCs w:val="18"/>
                <w:lang w:eastAsia="fr-FR" w:bidi="ar-SA"/>
              </w:rPr>
              <w:t xml:space="preserve"> de l'enregistrement alimentée par défaut au 01/01/2076. cette date est modifiable</w:t>
            </w:r>
          </w:p>
        </w:tc>
      </w:tr>
      <w:tr w:rsidR="000148AA" w:rsidRPr="000148AA" w:rsidTr="000148AA">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w:t>
            </w:r>
          </w:p>
        </w:tc>
        <w:tc>
          <w:tcPr>
            <w:tcW w:w="116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xml:space="preserve">date de création de l'enregistrement. Alimenté par le </w:t>
            </w:r>
            <w:r w:rsidR="000A6C3D" w:rsidRPr="000148AA">
              <w:rPr>
                <w:rFonts w:eastAsia="Times New Roman" w:cs="Calibri"/>
                <w:sz w:val="18"/>
                <w:szCs w:val="18"/>
                <w:lang w:eastAsia="fr-FR" w:bidi="ar-SA"/>
              </w:rPr>
              <w:t>système</w:t>
            </w:r>
            <w:r w:rsidRPr="000148AA">
              <w:rPr>
                <w:rFonts w:eastAsia="Times New Roman" w:cs="Calibri"/>
                <w:sz w:val="18"/>
                <w:szCs w:val="18"/>
                <w:lang w:eastAsia="fr-FR" w:bidi="ar-SA"/>
              </w:rPr>
              <w:t xml:space="preserve"> A la date du jour de création. Non modifiable</w:t>
            </w:r>
          </w:p>
        </w:tc>
      </w:tr>
      <w:tr w:rsidR="000148AA" w:rsidRPr="000148AA" w:rsidTr="000148AA">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noWrap/>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w:t>
            </w:r>
          </w:p>
        </w:tc>
        <w:tc>
          <w:tcPr>
            <w:tcW w:w="1160" w:type="dxa"/>
            <w:tcBorders>
              <w:top w:val="nil"/>
              <w:left w:val="nil"/>
              <w:bottom w:val="single" w:sz="4" w:space="0" w:color="auto"/>
              <w:right w:val="single" w:sz="4" w:space="0" w:color="auto"/>
            </w:tcBorders>
            <w:shd w:val="clear" w:color="auto" w:fill="auto"/>
            <w:noWrap/>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date de la dernière mise A jour de l'enregistrement. Date alimentée par le système Non modifiable</w:t>
            </w:r>
          </w:p>
        </w:tc>
      </w:tr>
      <w:tr w:rsidR="000148AA" w:rsidRPr="000148AA" w:rsidTr="000148AA">
        <w:trPr>
          <w:trHeight w:val="362"/>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LIBELLE FAMILLE COMMERC</w:t>
            </w:r>
          </w:p>
        </w:tc>
        <w:tc>
          <w:tcPr>
            <w:tcW w:w="876"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LBFCM</w:t>
            </w:r>
          </w:p>
        </w:tc>
        <w:tc>
          <w:tcPr>
            <w:tcW w:w="135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alphanumérique (50)</w:t>
            </w:r>
          </w:p>
        </w:tc>
        <w:tc>
          <w:tcPr>
            <w:tcW w:w="923"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saisi</w:t>
            </w:r>
          </w:p>
        </w:tc>
        <w:tc>
          <w:tcPr>
            <w:tcW w:w="51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w:t>
            </w:r>
          </w:p>
        </w:tc>
        <w:tc>
          <w:tcPr>
            <w:tcW w:w="116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libellé</w:t>
            </w:r>
          </w:p>
        </w:tc>
      </w:tr>
      <w:tr w:rsidR="000148AA" w:rsidRPr="000148AA" w:rsidTr="000148AA">
        <w:trPr>
          <w:trHeight w:val="61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0148AA" w:rsidRPr="000148AA" w:rsidRDefault="000148AA" w:rsidP="000148AA">
            <w:pPr>
              <w:jc w:val="center"/>
              <w:rPr>
                <w:rFonts w:ascii="Segoe UI" w:eastAsia="Times New Roman" w:hAnsi="Segoe UI" w:cs="Segoe UI"/>
                <w:sz w:val="18"/>
                <w:szCs w:val="18"/>
                <w:lang w:eastAsia="fr-FR" w:bidi="ar-SA"/>
              </w:rPr>
            </w:pPr>
            <w:r w:rsidRPr="000148AA">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calculé , non modifiable</w:t>
            </w:r>
          </w:p>
        </w:tc>
        <w:tc>
          <w:tcPr>
            <w:tcW w:w="51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w:t>
            </w:r>
          </w:p>
        </w:tc>
        <w:tc>
          <w:tcPr>
            <w:tcW w:w="116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ascii="Arial" w:eastAsia="Times New Roman" w:hAnsi="Arial"/>
                <w:sz w:val="18"/>
                <w:szCs w:val="18"/>
                <w:lang w:eastAsia="fr-FR" w:bidi="ar-SA"/>
              </w:rPr>
            </w:pPr>
            <w:r w:rsidRPr="000148AA">
              <w:rPr>
                <w:rFonts w:ascii="Arial" w:eastAsia="Times New Roman" w:hAnsi="Arial"/>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8"/>
                <w:szCs w:val="18"/>
                <w:lang w:eastAsia="fr-FR" w:bidi="ar-SA"/>
              </w:rPr>
            </w:pPr>
            <w:r w:rsidRPr="000148AA">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0148AA" w:rsidRPr="000148AA" w:rsidRDefault="000148AA" w:rsidP="000148AA">
            <w:pPr>
              <w:jc w:val="center"/>
              <w:rPr>
                <w:rFonts w:eastAsia="Times New Roman" w:cs="Calibri"/>
                <w:sz w:val="16"/>
                <w:szCs w:val="16"/>
                <w:lang w:eastAsia="fr-FR" w:bidi="ar-SA"/>
              </w:rPr>
            </w:pPr>
            <w:r w:rsidRPr="000148AA">
              <w:rPr>
                <w:rFonts w:eastAsia="Times New Roman" w:cs="Calibri"/>
                <w:sz w:val="16"/>
                <w:szCs w:val="16"/>
                <w:lang w:eastAsia="fr-FR" w:bidi="ar-SA"/>
              </w:rPr>
              <w:t xml:space="preserve">User ayant </w:t>
            </w:r>
            <w:r w:rsidR="000A6C3D" w:rsidRPr="000148AA">
              <w:rPr>
                <w:rFonts w:eastAsia="Times New Roman" w:cs="Calibri"/>
                <w:sz w:val="16"/>
                <w:szCs w:val="16"/>
                <w:lang w:eastAsia="fr-FR" w:bidi="ar-SA"/>
              </w:rPr>
              <w:t>effectué</w:t>
            </w:r>
            <w:r w:rsidRPr="000148AA">
              <w:rPr>
                <w:rFonts w:eastAsia="Times New Roman" w:cs="Calibri"/>
                <w:sz w:val="16"/>
                <w:szCs w:val="16"/>
                <w:lang w:eastAsia="fr-FR" w:bidi="ar-SA"/>
              </w:rPr>
              <w:t xml:space="preserve"> la dernière mise à jour  de l'enregistrement</w:t>
            </w:r>
          </w:p>
        </w:tc>
      </w:tr>
    </w:tbl>
    <w:p w:rsidR="00987BDB" w:rsidRPr="005B01C3" w:rsidRDefault="00987BDB" w:rsidP="00B73889">
      <w:pPr>
        <w:rPr>
          <w:rFonts w:asciiTheme="minorHAnsi" w:hAnsiTheme="minorHAnsi" w:cstheme="minorHAnsi"/>
          <w:szCs w:val="24"/>
        </w:rPr>
      </w:pPr>
    </w:p>
    <w:p w:rsidR="00200813" w:rsidRPr="004E2387" w:rsidRDefault="00200813" w:rsidP="00200813">
      <w:pPr>
        <w:pStyle w:val="Titre4"/>
        <w:rPr>
          <w:rFonts w:asciiTheme="minorHAnsi" w:hAnsiTheme="minorHAnsi" w:cstheme="minorHAnsi"/>
        </w:rPr>
      </w:pPr>
      <w:r w:rsidRPr="004E2387">
        <w:rPr>
          <w:rFonts w:asciiTheme="minorHAnsi" w:hAnsiTheme="minorHAnsi" w:cstheme="minorHAnsi"/>
        </w:rPr>
        <w:t>Création : renseignement des données de ta_famille_commerciale_lmtay738</w:t>
      </w: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 en saisie libre : </w:t>
      </w:r>
    </w:p>
    <w:p w:rsidR="00200813" w:rsidRPr="005B01C3" w:rsidRDefault="00200813" w:rsidP="00AF1B75">
      <w:pPr>
        <w:numPr>
          <w:ilvl w:val="0"/>
          <w:numId w:val="39"/>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le CODE FAMILLE COMMERCIALE (C0FCM)</w:t>
      </w:r>
    </w:p>
    <w:p w:rsidR="00200813" w:rsidRPr="005B01C3" w:rsidRDefault="00200813" w:rsidP="00AF1B75">
      <w:pPr>
        <w:numPr>
          <w:ilvl w:val="0"/>
          <w:numId w:val="40"/>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le LIBELLE FAMILLE COMMERCIALE (LBFCM)</w:t>
      </w:r>
    </w:p>
    <w:p w:rsidR="00200813" w:rsidRPr="005B01C3" w:rsidRDefault="00200813" w:rsidP="00200813">
      <w:pPr>
        <w:autoSpaceDE w:val="0"/>
        <w:autoSpaceDN w:val="0"/>
        <w:adjustRightInd w:val="0"/>
        <w:rPr>
          <w:rFonts w:asciiTheme="minorHAnsi" w:hAnsiTheme="minorHAnsi" w:cstheme="minorHAnsi"/>
          <w:szCs w:val="24"/>
          <w:lang w:eastAsia="fr-FR" w:bidi="ar-SA"/>
        </w:rPr>
      </w:pP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 par sélection dans un calendrier : </w:t>
      </w:r>
    </w:p>
    <w:p w:rsidR="00200813" w:rsidRPr="005B01C3" w:rsidRDefault="00200813" w:rsidP="00200813">
      <w:pPr>
        <w:rPr>
          <w:rFonts w:asciiTheme="minorHAnsi" w:hAnsiTheme="minorHAnsi" w:cstheme="minorHAnsi"/>
          <w:szCs w:val="24"/>
          <w:lang w:eastAsia="fr-FR" w:bidi="ar-SA"/>
        </w:rPr>
      </w:pPr>
      <w:r w:rsidRPr="005B01C3">
        <w:rPr>
          <w:rFonts w:asciiTheme="minorHAnsi" w:hAnsiTheme="minorHAnsi" w:cstheme="minorHAnsi"/>
          <w:szCs w:val="24"/>
          <w:lang w:eastAsia="fr-FR" w:bidi="ar-SA"/>
        </w:rPr>
        <w:t>la DATE DE CLOTURE (YDCLOT)</w:t>
      </w:r>
    </w:p>
    <w:p w:rsidR="00200813" w:rsidRPr="005B01C3" w:rsidRDefault="00200813" w:rsidP="00200813">
      <w:pPr>
        <w:rPr>
          <w:rFonts w:asciiTheme="minorHAnsi" w:hAnsiTheme="minorHAnsi" w:cstheme="minorHAnsi"/>
          <w:szCs w:val="24"/>
          <w:lang w:eastAsia="fr-FR" w:bidi="ar-SA"/>
        </w:rPr>
      </w:pPr>
    </w:p>
    <w:p w:rsidR="00200813" w:rsidRPr="004E2387" w:rsidRDefault="00200813" w:rsidP="00200813">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ta_famille_commerciale_lmtay738</w:t>
      </w: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 Données obligatoires : </w:t>
      </w:r>
    </w:p>
    <w:p w:rsidR="00200813" w:rsidRPr="005B01C3" w:rsidRDefault="00200813" w:rsidP="005B01C3">
      <w:pPr>
        <w:numPr>
          <w:ilvl w:val="0"/>
          <w:numId w:val="118"/>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CODE FAMILLE COMMERCIALE (C0FCM)</w:t>
      </w:r>
    </w:p>
    <w:p w:rsidR="00200813" w:rsidRPr="005B01C3" w:rsidRDefault="00200813" w:rsidP="005B01C3">
      <w:pPr>
        <w:numPr>
          <w:ilvl w:val="0"/>
          <w:numId w:val="118"/>
        </w:numPr>
        <w:autoSpaceDE w:val="0"/>
        <w:autoSpaceDN w:val="0"/>
        <w:adjustRightInd w:val="0"/>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LIBELLE FAMILLE COMMERCIALE (LBFCM)</w:t>
      </w:r>
    </w:p>
    <w:p w:rsidR="00200813" w:rsidRPr="005B01C3" w:rsidRDefault="00200813" w:rsidP="00200813">
      <w:pPr>
        <w:autoSpaceDE w:val="0"/>
        <w:autoSpaceDN w:val="0"/>
        <w:adjustRightInd w:val="0"/>
        <w:rPr>
          <w:rFonts w:asciiTheme="minorHAnsi" w:hAnsiTheme="minorHAnsi" w:cstheme="minorHAnsi"/>
          <w:szCs w:val="24"/>
          <w:lang w:eastAsia="fr-FR" w:bidi="ar-SA"/>
        </w:rPr>
      </w:pP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 Contrôles de longueur maximale : </w:t>
      </w:r>
    </w:p>
    <w:p w:rsidR="00200813" w:rsidRPr="005B01C3" w:rsidRDefault="00200813" w:rsidP="005B01C3">
      <w:pPr>
        <w:numPr>
          <w:ilvl w:val="0"/>
          <w:numId w:val="119"/>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CODE FAMILLE COMMERCIALE (C0FCM) : 2 caractères.</w:t>
      </w:r>
    </w:p>
    <w:p w:rsidR="00200813" w:rsidRPr="005B01C3" w:rsidRDefault="00200813" w:rsidP="005B01C3">
      <w:pPr>
        <w:numPr>
          <w:ilvl w:val="0"/>
          <w:numId w:val="120"/>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LIBELLE FAMILLE COMMERCIALE (LBFCM) : 50 caractères.</w:t>
      </w:r>
    </w:p>
    <w:p w:rsidR="00200813" w:rsidRPr="005B01C3" w:rsidRDefault="00200813" w:rsidP="00200813">
      <w:pPr>
        <w:autoSpaceDE w:val="0"/>
        <w:autoSpaceDN w:val="0"/>
        <w:adjustRightInd w:val="0"/>
        <w:rPr>
          <w:rFonts w:asciiTheme="minorHAnsi" w:hAnsiTheme="minorHAnsi" w:cstheme="minorHAnsi"/>
          <w:szCs w:val="24"/>
          <w:lang w:eastAsia="fr-FR" w:bidi="ar-SA"/>
        </w:rPr>
      </w:pP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 Contrôle d'unicité : </w:t>
      </w: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sur CODE FAMILLE COMMERCIALE (C0FCM)</w:t>
      </w:r>
    </w:p>
    <w:p w:rsidR="00200813" w:rsidRPr="005B01C3" w:rsidRDefault="00200813" w:rsidP="00200813">
      <w:pPr>
        <w:autoSpaceDE w:val="0"/>
        <w:autoSpaceDN w:val="0"/>
        <w:adjustRightInd w:val="0"/>
        <w:rPr>
          <w:rFonts w:asciiTheme="minorHAnsi" w:hAnsiTheme="minorHAnsi" w:cstheme="minorHAnsi"/>
          <w:szCs w:val="24"/>
          <w:lang w:eastAsia="fr-FR" w:bidi="ar-SA"/>
        </w:rPr>
      </w:pP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Caractères autorisés ( ne concerne que les champs de saisie. Les dates et les listes déroulantes sont exclues de ces contrôles):</w:t>
      </w:r>
    </w:p>
    <w:p w:rsidR="00200813" w:rsidRPr="005B01C3" w:rsidRDefault="000A6C3D"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Quel que</w:t>
      </w:r>
      <w:r w:rsidR="00200813" w:rsidRPr="005B01C3">
        <w:rPr>
          <w:rFonts w:asciiTheme="minorHAnsi" w:hAnsiTheme="minorHAnsi" w:cstheme="minorHAnsi"/>
          <w:szCs w:val="24"/>
          <w:lang w:eastAsia="fr-FR" w:bidi="ar-SA"/>
        </w:rPr>
        <w:t xml:space="preserve"> soit le champs de saisie les caractères autorisés sont : </w:t>
      </w:r>
    </w:p>
    <w:p w:rsidR="00200813" w:rsidRPr="005B01C3" w:rsidRDefault="00200813" w:rsidP="005B01C3">
      <w:pPr>
        <w:numPr>
          <w:ilvl w:val="0"/>
          <w:numId w:val="121"/>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les caractères alphanumériques en majuscules non accentuées (soit A-Z),</w:t>
      </w:r>
    </w:p>
    <w:p w:rsidR="00200813" w:rsidRPr="005B01C3" w:rsidRDefault="00200813" w:rsidP="005B01C3">
      <w:pPr>
        <w:numPr>
          <w:ilvl w:val="0"/>
          <w:numId w:val="121"/>
        </w:numPr>
        <w:autoSpaceDE w:val="0"/>
        <w:autoSpaceDN w:val="0"/>
        <w:adjustRightInd w:val="0"/>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les chiffres 0-9,</w:t>
      </w:r>
    </w:p>
    <w:p w:rsidR="00200813" w:rsidRPr="005B01C3" w:rsidRDefault="00200813" w:rsidP="005B01C3">
      <w:pPr>
        <w:numPr>
          <w:ilvl w:val="0"/>
          <w:numId w:val="121"/>
        </w:numPr>
        <w:autoSpaceDE w:val="0"/>
        <w:autoSpaceDN w:val="0"/>
        <w:adjustRightInd w:val="0"/>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les séparateurs ‘ - . ,  /  , </w:t>
      </w: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le tiret bas ou underscore _,</w:t>
      </w:r>
    </w:p>
    <w:p w:rsidR="00200813" w:rsidRPr="005B01C3" w:rsidRDefault="00200813" w:rsidP="00200813">
      <w:pPr>
        <w:autoSpaceDE w:val="0"/>
        <w:autoSpaceDN w:val="0"/>
        <w:adjustRightInd w:val="0"/>
        <w:rPr>
          <w:rFonts w:asciiTheme="minorHAnsi" w:hAnsiTheme="minorHAnsi" w:cstheme="minorHAnsi"/>
          <w:szCs w:val="24"/>
          <w:lang w:eastAsia="fr-FR" w:bidi="ar-SA"/>
        </w:rPr>
      </w:pPr>
    </w:p>
    <w:p w:rsidR="00200813" w:rsidRPr="004E2387" w:rsidRDefault="00200813" w:rsidP="00200813">
      <w:pPr>
        <w:pStyle w:val="Titre4"/>
        <w:rPr>
          <w:rFonts w:asciiTheme="minorHAnsi" w:hAnsiTheme="minorHAnsi" w:cstheme="minorHAnsi"/>
        </w:rPr>
      </w:pPr>
      <w:r w:rsidRPr="004E2387">
        <w:rPr>
          <w:rFonts w:asciiTheme="minorHAnsi" w:hAnsiTheme="minorHAnsi" w:cstheme="minorHAnsi"/>
        </w:rPr>
        <w:t>Modification : contrôle des données de ta_famille_commerciale_lmtay738</w:t>
      </w: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 Données obligatoires : </w:t>
      </w:r>
    </w:p>
    <w:p w:rsidR="00200813" w:rsidRPr="005B01C3" w:rsidRDefault="00200813" w:rsidP="005B01C3">
      <w:pPr>
        <w:numPr>
          <w:ilvl w:val="0"/>
          <w:numId w:val="310"/>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LIBELLE FAMILLE COMMERCIALE (LBFCM)</w:t>
      </w:r>
    </w:p>
    <w:p w:rsidR="00200813" w:rsidRPr="005B01C3" w:rsidRDefault="00200813" w:rsidP="00200813">
      <w:pPr>
        <w:autoSpaceDE w:val="0"/>
        <w:autoSpaceDN w:val="0"/>
        <w:adjustRightInd w:val="0"/>
        <w:rPr>
          <w:rFonts w:asciiTheme="minorHAnsi" w:hAnsiTheme="minorHAnsi" w:cstheme="minorHAnsi"/>
          <w:szCs w:val="24"/>
          <w:lang w:eastAsia="fr-FR" w:bidi="ar-SA"/>
        </w:rPr>
      </w:pP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 Contrôles de longueur maximale : </w:t>
      </w:r>
    </w:p>
    <w:p w:rsidR="00200813" w:rsidRPr="005B01C3" w:rsidRDefault="00200813" w:rsidP="005B01C3">
      <w:pPr>
        <w:numPr>
          <w:ilvl w:val="0"/>
          <w:numId w:val="311"/>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LIBELLE FAMILLE COMMERCIALE (LBFCM) : 50 caractères.</w:t>
      </w:r>
    </w:p>
    <w:p w:rsidR="00200813" w:rsidRPr="005B01C3" w:rsidRDefault="00200813" w:rsidP="00200813">
      <w:pPr>
        <w:autoSpaceDE w:val="0"/>
        <w:autoSpaceDN w:val="0"/>
        <w:adjustRightInd w:val="0"/>
        <w:rPr>
          <w:rFonts w:asciiTheme="minorHAnsi" w:hAnsiTheme="minorHAnsi" w:cstheme="minorHAnsi"/>
          <w:szCs w:val="24"/>
          <w:lang w:eastAsia="fr-FR" w:bidi="ar-SA"/>
        </w:rPr>
      </w:pP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Caractères autorisés ( ne concerne que les champs de saisie. Les dates et les listes déroulantes sont exclues de ces contrôles):</w:t>
      </w:r>
    </w:p>
    <w:p w:rsidR="00200813" w:rsidRPr="005B01C3" w:rsidRDefault="000A6C3D"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Quel que</w:t>
      </w:r>
      <w:r w:rsidR="00200813" w:rsidRPr="005B01C3">
        <w:rPr>
          <w:rFonts w:asciiTheme="minorHAnsi" w:hAnsiTheme="minorHAnsi" w:cstheme="minorHAnsi"/>
          <w:szCs w:val="24"/>
          <w:lang w:eastAsia="fr-FR" w:bidi="ar-SA"/>
        </w:rPr>
        <w:t xml:space="preserve"> soit le champs de saisie les caractères autorisés sont : </w:t>
      </w:r>
    </w:p>
    <w:p w:rsidR="00200813" w:rsidRPr="005B01C3" w:rsidRDefault="00200813" w:rsidP="005B01C3">
      <w:pPr>
        <w:numPr>
          <w:ilvl w:val="0"/>
          <w:numId w:val="312"/>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les caractères alphanumériques en majuscules non accentuées (soit A-Z),</w:t>
      </w:r>
    </w:p>
    <w:p w:rsidR="00200813" w:rsidRPr="005B01C3" w:rsidRDefault="00200813" w:rsidP="005B01C3">
      <w:pPr>
        <w:numPr>
          <w:ilvl w:val="0"/>
          <w:numId w:val="312"/>
        </w:numPr>
        <w:autoSpaceDE w:val="0"/>
        <w:autoSpaceDN w:val="0"/>
        <w:adjustRightInd w:val="0"/>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les chiffres 0-9,</w:t>
      </w:r>
    </w:p>
    <w:p w:rsidR="00200813" w:rsidRPr="005B01C3" w:rsidRDefault="00200813" w:rsidP="005B01C3">
      <w:pPr>
        <w:numPr>
          <w:ilvl w:val="0"/>
          <w:numId w:val="312"/>
        </w:numPr>
        <w:autoSpaceDE w:val="0"/>
        <w:autoSpaceDN w:val="0"/>
        <w:adjustRightInd w:val="0"/>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les séparateurs ‘ - . ,  /  , </w:t>
      </w:r>
    </w:p>
    <w:p w:rsidR="00200813" w:rsidRPr="005B01C3" w:rsidRDefault="00200813" w:rsidP="00200813">
      <w:pPr>
        <w:tabs>
          <w:tab w:val="left" w:pos="1867"/>
        </w:tabs>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le tiret bas ou underscore _,</w:t>
      </w:r>
    </w:p>
    <w:p w:rsidR="005E2BD0" w:rsidRPr="005B01C3" w:rsidRDefault="005E2BD0" w:rsidP="00200813">
      <w:pPr>
        <w:tabs>
          <w:tab w:val="left" w:pos="1867"/>
        </w:tabs>
        <w:autoSpaceDE w:val="0"/>
        <w:autoSpaceDN w:val="0"/>
        <w:adjustRightInd w:val="0"/>
        <w:rPr>
          <w:rFonts w:asciiTheme="minorHAnsi" w:hAnsiTheme="minorHAnsi" w:cstheme="minorHAnsi"/>
          <w:szCs w:val="24"/>
          <w:lang w:eastAsia="fr-FR" w:bidi="ar-SA"/>
        </w:rPr>
      </w:pPr>
    </w:p>
    <w:p w:rsidR="005E2BD0" w:rsidRDefault="005E2BD0" w:rsidP="005E2BD0">
      <w:pPr>
        <w:pStyle w:val="Titre4"/>
        <w:rPr>
          <w:rFonts w:asciiTheme="minorHAnsi" w:hAnsiTheme="minorHAnsi" w:cstheme="minorHAnsi"/>
        </w:rPr>
      </w:pPr>
      <w:r w:rsidRPr="005E2BD0">
        <w:rPr>
          <w:rFonts w:asciiTheme="minorHAnsi" w:hAnsiTheme="minorHAnsi" w:cstheme="minorHAnsi"/>
        </w:rPr>
        <w:t>Modification : renseignement des données de ta_famille_commerciale_lmtay738</w:t>
      </w:r>
    </w:p>
    <w:p w:rsidR="005E2BD0" w:rsidRPr="005B01C3" w:rsidRDefault="005E2BD0" w:rsidP="005E2BD0">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 en saisie libre : </w:t>
      </w:r>
    </w:p>
    <w:p w:rsidR="005E2BD0" w:rsidRPr="005B01C3" w:rsidRDefault="005E2BD0" w:rsidP="00357DCC">
      <w:pPr>
        <w:numPr>
          <w:ilvl w:val="0"/>
          <w:numId w:val="485"/>
        </w:numPr>
        <w:autoSpaceDE w:val="0"/>
        <w:autoSpaceDN w:val="0"/>
        <w:adjustRightInd w:val="0"/>
        <w:spacing w:after="1"/>
        <w:rPr>
          <w:rFonts w:asciiTheme="minorHAnsi" w:hAnsiTheme="minorHAnsi" w:cstheme="minorHAnsi"/>
          <w:szCs w:val="24"/>
          <w:lang w:eastAsia="fr-FR" w:bidi="ar-SA"/>
        </w:rPr>
      </w:pPr>
      <w:r w:rsidRPr="005B01C3">
        <w:rPr>
          <w:rFonts w:asciiTheme="minorHAnsi" w:hAnsiTheme="minorHAnsi" w:cstheme="minorHAnsi"/>
          <w:szCs w:val="24"/>
          <w:lang w:eastAsia="fr-FR" w:bidi="ar-SA"/>
        </w:rPr>
        <w:t>le LIBELLE FAMILLE COMMERCIALE (LBFCM)</w:t>
      </w:r>
    </w:p>
    <w:p w:rsidR="005E2BD0" w:rsidRPr="005B01C3" w:rsidRDefault="005E2BD0" w:rsidP="005E2BD0">
      <w:pPr>
        <w:autoSpaceDE w:val="0"/>
        <w:autoSpaceDN w:val="0"/>
        <w:adjustRightInd w:val="0"/>
        <w:rPr>
          <w:rFonts w:asciiTheme="minorHAnsi" w:hAnsiTheme="minorHAnsi" w:cstheme="minorHAnsi"/>
          <w:szCs w:val="24"/>
          <w:lang w:eastAsia="fr-FR" w:bidi="ar-SA"/>
        </w:rPr>
      </w:pPr>
    </w:p>
    <w:p w:rsidR="005E2BD0" w:rsidRPr="005B01C3" w:rsidRDefault="005E2BD0" w:rsidP="005E2BD0">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 par sélection dans un calendrier : </w:t>
      </w:r>
    </w:p>
    <w:p w:rsidR="005E2BD0" w:rsidRPr="005B01C3" w:rsidRDefault="005E2BD0" w:rsidP="00357DCC">
      <w:pPr>
        <w:numPr>
          <w:ilvl w:val="0"/>
          <w:numId w:val="486"/>
        </w:numPr>
        <w:autoSpaceDE w:val="0"/>
        <w:autoSpaceDN w:val="0"/>
        <w:adjustRightInd w:val="0"/>
        <w:spacing w:after="1"/>
        <w:rPr>
          <w:rFonts w:asciiTheme="minorHAnsi" w:hAnsiTheme="minorHAnsi" w:cstheme="minorHAnsi"/>
          <w:szCs w:val="24"/>
          <w:lang w:eastAsia="fr-FR" w:bidi="ar-SA"/>
        </w:rPr>
      </w:pPr>
      <w:r w:rsidRPr="005B01C3">
        <w:rPr>
          <w:rFonts w:asciiTheme="minorHAnsi" w:hAnsiTheme="minorHAnsi" w:cstheme="minorHAnsi"/>
          <w:szCs w:val="24"/>
          <w:lang w:eastAsia="fr-FR" w:bidi="ar-SA"/>
        </w:rPr>
        <w:t>la DATE DE CLOTURE (YDCLOT)</w:t>
      </w:r>
    </w:p>
    <w:p w:rsidR="005E2BD0" w:rsidRPr="005B01C3" w:rsidRDefault="005E2BD0" w:rsidP="005E2BD0">
      <w:pPr>
        <w:rPr>
          <w:rFonts w:asciiTheme="minorHAnsi" w:hAnsiTheme="minorHAnsi" w:cstheme="minorHAnsi"/>
          <w:szCs w:val="24"/>
        </w:rPr>
      </w:pPr>
    </w:p>
    <w:p w:rsidR="008A6E6E" w:rsidRPr="005B01C3" w:rsidRDefault="008A6E6E">
      <w:pPr>
        <w:rPr>
          <w:rFonts w:asciiTheme="minorHAnsi" w:hAnsiTheme="minorHAnsi" w:cstheme="minorHAnsi"/>
          <w:szCs w:val="24"/>
          <w:lang w:eastAsia="fr-FR" w:bidi="ar-SA"/>
        </w:rPr>
      </w:pPr>
      <w:r w:rsidRPr="005B01C3">
        <w:rPr>
          <w:rFonts w:asciiTheme="minorHAnsi" w:hAnsiTheme="minorHAnsi" w:cstheme="minorHAnsi"/>
          <w:szCs w:val="24"/>
          <w:lang w:eastAsia="fr-FR" w:bidi="ar-SA"/>
        </w:rPr>
        <w:br w:type="page"/>
      </w:r>
    </w:p>
    <w:p w:rsidR="00200813" w:rsidRPr="00BF16B6" w:rsidRDefault="00200813" w:rsidP="00200813">
      <w:pPr>
        <w:pStyle w:val="Titre3"/>
      </w:pPr>
      <w:bookmarkStart w:id="873" w:name="_Toc515444435"/>
      <w:r w:rsidRPr="00BF16B6">
        <w:t>ta_nomenclature_de_clientele_lmtay774</w:t>
      </w:r>
      <w:bookmarkEnd w:id="873"/>
      <w:r w:rsidR="005A639E">
        <w:rPr>
          <w:rFonts w:asciiTheme="minorHAnsi" w:hAnsiTheme="minorHAnsi" w:cstheme="minorHAnsi"/>
          <w:lang w:eastAsia="fr-FR" w:bidi="ar-SA"/>
        </w:rPr>
        <w:fldChar w:fldCharType="begin"/>
      </w:r>
      <w:r w:rsidR="005A639E">
        <w:instrText xml:space="preserve"> XE "</w:instrText>
      </w:r>
      <w:r w:rsidR="005A639E" w:rsidRPr="001378E5">
        <w:rPr>
          <w:rFonts w:asciiTheme="minorHAnsi" w:hAnsiTheme="minorHAnsi" w:cstheme="minorHAnsi"/>
          <w:lang w:eastAsia="fr-FR" w:bidi="ar-SA"/>
        </w:rPr>
        <w:instrText>lmtay774</w:instrText>
      </w:r>
      <w:r w:rsidR="005A639E">
        <w:instrText xml:space="preserve">" </w:instrText>
      </w:r>
      <w:r w:rsidR="005A639E">
        <w:rPr>
          <w:rFonts w:asciiTheme="minorHAnsi" w:hAnsiTheme="minorHAnsi" w:cstheme="minorHAnsi"/>
          <w:lang w:eastAsia="fr-FR" w:bidi="ar-SA"/>
        </w:rPr>
        <w:fldChar w:fldCharType="end"/>
      </w:r>
    </w:p>
    <w:p w:rsidR="009F7089" w:rsidRPr="005B01C3" w:rsidRDefault="009F7089" w:rsidP="009F7089">
      <w:pPr>
        <w:rPr>
          <w:rFonts w:asciiTheme="minorHAnsi" w:eastAsia="Times New Roman" w:hAnsiTheme="minorHAnsi" w:cstheme="minorHAnsi"/>
          <w:szCs w:val="24"/>
          <w:lang w:eastAsia="fr-FR" w:bidi="ar-SA"/>
        </w:rPr>
      </w:pPr>
      <w:r w:rsidRPr="005B01C3">
        <w:rPr>
          <w:rFonts w:asciiTheme="minorHAnsi" w:eastAsia="Times New Roman" w:hAnsiTheme="minorHAnsi" w:cstheme="minorHAnsi"/>
          <w:szCs w:val="24"/>
          <w:lang w:eastAsia="fr-FR" w:bidi="ar-SA"/>
        </w:rPr>
        <w:t xml:space="preserve">nomenclature des clientèles </w:t>
      </w:r>
      <w:r w:rsidR="00207C2D" w:rsidRPr="005B01C3">
        <w:rPr>
          <w:rFonts w:asciiTheme="minorHAnsi" w:eastAsia="Times New Roman" w:hAnsiTheme="minorHAnsi" w:cstheme="minorHAnsi"/>
          <w:szCs w:val="24"/>
          <w:lang w:eastAsia="fr-FR" w:bidi="ar-SA"/>
        </w:rPr>
        <w:t>de l’</w:t>
      </w:r>
      <w:r w:rsidRPr="005B01C3">
        <w:rPr>
          <w:rFonts w:asciiTheme="minorHAnsi" w:eastAsia="Times New Roman" w:hAnsiTheme="minorHAnsi" w:cstheme="minorHAnsi"/>
          <w:szCs w:val="24"/>
          <w:lang w:eastAsia="fr-FR" w:bidi="ar-SA"/>
        </w:rPr>
        <w:t>ex DABF di</w:t>
      </w:r>
      <w:r w:rsidR="00207C2D" w:rsidRPr="005B01C3">
        <w:rPr>
          <w:rFonts w:asciiTheme="minorHAnsi" w:eastAsia="Times New Roman" w:hAnsiTheme="minorHAnsi" w:cstheme="minorHAnsi"/>
          <w:szCs w:val="24"/>
          <w:lang w:eastAsia="fr-FR" w:bidi="ar-SA"/>
        </w:rPr>
        <w:t>te aussi nomenclature FA. (Différent de la caté</w:t>
      </w:r>
      <w:r w:rsidRPr="005B01C3">
        <w:rPr>
          <w:rFonts w:asciiTheme="minorHAnsi" w:eastAsia="Times New Roman" w:hAnsiTheme="minorHAnsi" w:cstheme="minorHAnsi"/>
          <w:szCs w:val="24"/>
          <w:lang w:eastAsia="fr-FR" w:bidi="ar-SA"/>
        </w:rPr>
        <w:t>g</w:t>
      </w:r>
      <w:r w:rsidR="00207C2D" w:rsidRPr="005B01C3">
        <w:rPr>
          <w:rFonts w:asciiTheme="minorHAnsi" w:eastAsia="Times New Roman" w:hAnsiTheme="minorHAnsi" w:cstheme="minorHAnsi"/>
          <w:szCs w:val="24"/>
          <w:lang w:eastAsia="fr-FR" w:bidi="ar-SA"/>
        </w:rPr>
        <w:t>orie de</w:t>
      </w:r>
      <w:r w:rsidRPr="005B01C3">
        <w:rPr>
          <w:rFonts w:asciiTheme="minorHAnsi" w:eastAsia="Times New Roman" w:hAnsiTheme="minorHAnsi" w:cstheme="minorHAnsi"/>
          <w:szCs w:val="24"/>
          <w:lang w:eastAsia="fr-FR" w:bidi="ar-SA"/>
        </w:rPr>
        <w:t xml:space="preserve"> clientèle D</w:t>
      </w:r>
      <w:r w:rsidR="00207C2D" w:rsidRPr="005B01C3">
        <w:rPr>
          <w:rFonts w:asciiTheme="minorHAnsi" w:eastAsia="Times New Roman" w:hAnsiTheme="minorHAnsi" w:cstheme="minorHAnsi"/>
          <w:szCs w:val="24"/>
          <w:lang w:eastAsia="fr-FR" w:bidi="ar-SA"/>
        </w:rPr>
        <w:t>SB</w:t>
      </w:r>
      <w:r w:rsidRPr="005B01C3">
        <w:rPr>
          <w:rFonts w:asciiTheme="minorHAnsi" w:eastAsia="Times New Roman" w:hAnsiTheme="minorHAnsi" w:cstheme="minorHAnsi"/>
          <w:szCs w:val="24"/>
          <w:lang w:eastAsia="fr-FR" w:bidi="ar-SA"/>
        </w:rPr>
        <w:t xml:space="preserve"> </w:t>
      </w:r>
      <w:r w:rsidR="00207C2D" w:rsidRPr="005B01C3">
        <w:rPr>
          <w:rFonts w:asciiTheme="minorHAnsi" w:eastAsia="Times New Roman" w:hAnsiTheme="minorHAnsi" w:cstheme="minorHAnsi"/>
          <w:szCs w:val="24"/>
          <w:lang w:eastAsia="fr-FR" w:bidi="ar-SA"/>
        </w:rPr>
        <w:t xml:space="preserve">suivie </w:t>
      </w:r>
      <w:r w:rsidRPr="005B01C3">
        <w:rPr>
          <w:rFonts w:asciiTheme="minorHAnsi" w:eastAsia="Times New Roman" w:hAnsiTheme="minorHAnsi" w:cstheme="minorHAnsi"/>
          <w:szCs w:val="24"/>
          <w:lang w:eastAsia="fr-FR" w:bidi="ar-SA"/>
        </w:rPr>
        <w:t>en LMTAY523</w:t>
      </w:r>
      <w:r w:rsidR="00207C2D" w:rsidRPr="005B01C3">
        <w:rPr>
          <w:rFonts w:asciiTheme="minorHAnsi" w:eastAsia="Times New Roman" w:hAnsiTheme="minorHAnsi" w:cstheme="minorHAnsi"/>
          <w:szCs w:val="24"/>
          <w:lang w:eastAsia="fr-FR" w:bidi="ar-SA"/>
        </w:rPr>
        <w:t>.</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167" w:type="dxa"/>
        <w:tblInd w:w="55" w:type="dxa"/>
        <w:tblLayout w:type="fixed"/>
        <w:tblCellMar>
          <w:left w:w="70" w:type="dxa"/>
          <w:right w:w="70" w:type="dxa"/>
        </w:tblCellMar>
        <w:tblLook w:val="04A0" w:firstRow="1" w:lastRow="0" w:firstColumn="1" w:lastColumn="0" w:noHBand="0" w:noVBand="1"/>
      </w:tblPr>
      <w:tblGrid>
        <w:gridCol w:w="1433"/>
        <w:gridCol w:w="876"/>
        <w:gridCol w:w="1350"/>
        <w:gridCol w:w="1091"/>
        <w:gridCol w:w="602"/>
        <w:gridCol w:w="900"/>
        <w:gridCol w:w="993"/>
        <w:gridCol w:w="850"/>
        <w:gridCol w:w="2072"/>
      </w:tblGrid>
      <w:tr w:rsidR="00811F8B" w:rsidRPr="00811F8B" w:rsidTr="00811F8B">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type longueur</w:t>
            </w:r>
          </w:p>
        </w:tc>
        <w:tc>
          <w:tcPr>
            <w:tcW w:w="1091" w:type="dxa"/>
            <w:tcBorders>
              <w:top w:val="single" w:sz="4" w:space="0" w:color="auto"/>
              <w:left w:val="nil"/>
              <w:bottom w:val="single" w:sz="4" w:space="0" w:color="auto"/>
              <w:right w:val="single" w:sz="4" w:space="0" w:color="auto"/>
            </w:tcBorders>
            <w:shd w:val="clear" w:color="000000" w:fill="C5D9F1"/>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saisi / alimenté</w:t>
            </w:r>
          </w:p>
        </w:tc>
        <w:tc>
          <w:tcPr>
            <w:tcW w:w="602" w:type="dxa"/>
            <w:tcBorders>
              <w:top w:val="single" w:sz="4" w:space="0" w:color="auto"/>
              <w:left w:val="nil"/>
              <w:bottom w:val="single" w:sz="4" w:space="0" w:color="auto"/>
              <w:right w:val="single" w:sz="4" w:space="0" w:color="auto"/>
            </w:tcBorders>
            <w:shd w:val="clear" w:color="000000" w:fill="C5D9F1"/>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clé</w:t>
            </w:r>
          </w:p>
        </w:tc>
        <w:tc>
          <w:tcPr>
            <w:tcW w:w="900" w:type="dxa"/>
            <w:tcBorders>
              <w:top w:val="single" w:sz="4" w:space="0" w:color="auto"/>
              <w:left w:val="nil"/>
              <w:bottom w:val="single" w:sz="4" w:space="0" w:color="auto"/>
              <w:right w:val="single" w:sz="4" w:space="0" w:color="auto"/>
            </w:tcBorders>
            <w:shd w:val="clear" w:color="000000" w:fill="C5D9F1"/>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table origine</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obligatoire / facultatif</w:t>
            </w:r>
          </w:p>
        </w:tc>
        <w:tc>
          <w:tcPr>
            <w:tcW w:w="850" w:type="dxa"/>
            <w:tcBorders>
              <w:top w:val="single" w:sz="4" w:space="0" w:color="auto"/>
              <w:left w:val="nil"/>
              <w:bottom w:val="single" w:sz="4" w:space="0" w:color="auto"/>
              <w:right w:val="single" w:sz="4" w:space="0" w:color="auto"/>
            </w:tcBorders>
            <w:shd w:val="clear" w:color="000000" w:fill="C5D9F1"/>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cardinalité</w:t>
            </w:r>
          </w:p>
        </w:tc>
        <w:tc>
          <w:tcPr>
            <w:tcW w:w="2072" w:type="dxa"/>
            <w:tcBorders>
              <w:top w:val="single" w:sz="4" w:space="0" w:color="auto"/>
              <w:left w:val="nil"/>
              <w:bottom w:val="single" w:sz="4" w:space="0" w:color="auto"/>
              <w:right w:val="single" w:sz="4" w:space="0" w:color="auto"/>
            </w:tcBorders>
            <w:shd w:val="clear" w:color="000000" w:fill="C5D9F1"/>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définition</w:t>
            </w:r>
          </w:p>
        </w:tc>
      </w:tr>
      <w:tr w:rsidR="00811F8B" w:rsidRPr="00811F8B" w:rsidTr="00811F8B">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CODE NIV. AGREGAT. NOMENCLAT</w:t>
            </w:r>
          </w:p>
        </w:tc>
        <w:tc>
          <w:tcPr>
            <w:tcW w:w="876"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CNAGNO</w:t>
            </w:r>
          </w:p>
        </w:tc>
        <w:tc>
          <w:tcPr>
            <w:tcW w:w="13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alphanumérique (1)</w:t>
            </w:r>
          </w:p>
        </w:tc>
        <w:tc>
          <w:tcPr>
            <w:tcW w:w="1091"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xml:space="preserve">sur famille de la nomenclature de </w:t>
            </w:r>
            <w:r w:rsidR="000A6C3D" w:rsidRPr="00811F8B">
              <w:rPr>
                <w:rFonts w:eastAsia="Times New Roman" w:cs="Calibri"/>
                <w:sz w:val="18"/>
                <w:szCs w:val="18"/>
                <w:lang w:eastAsia="fr-FR" w:bidi="ar-SA"/>
              </w:rPr>
              <w:t>clientèle</w:t>
            </w:r>
            <w:r w:rsidRPr="00811F8B">
              <w:rPr>
                <w:rFonts w:eastAsia="Times New Roman" w:cs="Calibri"/>
                <w:sz w:val="18"/>
                <w:szCs w:val="18"/>
                <w:lang w:eastAsia="fr-FR" w:bidi="ar-SA"/>
              </w:rPr>
              <w:t xml:space="preserve"> (dite FA pour MOSAIC) - </w:t>
            </w:r>
            <w:r w:rsidR="000A6C3D" w:rsidRPr="00811F8B">
              <w:rPr>
                <w:rFonts w:eastAsia="Times New Roman" w:cs="Calibri"/>
                <w:sz w:val="18"/>
                <w:szCs w:val="18"/>
                <w:lang w:eastAsia="fr-FR" w:bidi="ar-SA"/>
              </w:rPr>
              <w:t>obsolète</w:t>
            </w:r>
            <w:r w:rsidRPr="00811F8B">
              <w:rPr>
                <w:rFonts w:eastAsia="Times New Roman" w:cs="Calibri"/>
                <w:sz w:val="18"/>
                <w:szCs w:val="18"/>
                <w:lang w:eastAsia="fr-FR" w:bidi="ar-SA"/>
              </w:rPr>
              <w:t xml:space="preserve"> 2015?)</w:t>
            </w:r>
          </w:p>
        </w:tc>
      </w:tr>
      <w:tr w:rsidR="00811F8B" w:rsidRPr="00811F8B" w:rsidTr="00811F8B">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CODE NOMENCLAT. CLIENTELE</w:t>
            </w:r>
          </w:p>
        </w:tc>
        <w:tc>
          <w:tcPr>
            <w:tcW w:w="876"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YCNCLI</w:t>
            </w:r>
          </w:p>
        </w:tc>
        <w:tc>
          <w:tcPr>
            <w:tcW w:w="13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alphanumérique (3)</w:t>
            </w:r>
          </w:p>
        </w:tc>
        <w:tc>
          <w:tcPr>
            <w:tcW w:w="1091"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clé</w:t>
            </w:r>
          </w:p>
        </w:tc>
        <w:tc>
          <w:tcPr>
            <w:tcW w:w="90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xml:space="preserve">code de la sur famille de la nomenclature de </w:t>
            </w:r>
            <w:r w:rsidR="000A6C3D" w:rsidRPr="00811F8B">
              <w:rPr>
                <w:rFonts w:eastAsia="Times New Roman" w:cs="Calibri"/>
                <w:sz w:val="18"/>
                <w:szCs w:val="18"/>
                <w:lang w:eastAsia="fr-FR" w:bidi="ar-SA"/>
              </w:rPr>
              <w:t>clientèle</w:t>
            </w:r>
            <w:r w:rsidRPr="00811F8B">
              <w:rPr>
                <w:rFonts w:eastAsia="Times New Roman" w:cs="Calibri"/>
                <w:sz w:val="18"/>
                <w:szCs w:val="18"/>
                <w:lang w:eastAsia="fr-FR" w:bidi="ar-SA"/>
              </w:rPr>
              <w:t xml:space="preserve"> (dite FA pour MOSAIC) - </w:t>
            </w:r>
            <w:r w:rsidR="000A6C3D" w:rsidRPr="00811F8B">
              <w:rPr>
                <w:rFonts w:eastAsia="Times New Roman" w:cs="Calibri"/>
                <w:sz w:val="18"/>
                <w:szCs w:val="18"/>
                <w:lang w:eastAsia="fr-FR" w:bidi="ar-SA"/>
              </w:rPr>
              <w:t>obsolète</w:t>
            </w:r>
            <w:r w:rsidRPr="00811F8B">
              <w:rPr>
                <w:rFonts w:eastAsia="Times New Roman" w:cs="Calibri"/>
                <w:sz w:val="18"/>
                <w:szCs w:val="18"/>
                <w:lang w:eastAsia="fr-FR" w:bidi="ar-SA"/>
              </w:rPr>
              <w:t xml:space="preserve"> 2015?)</w:t>
            </w:r>
          </w:p>
        </w:tc>
      </w:tr>
      <w:tr w:rsidR="00811F8B" w:rsidRPr="00811F8B" w:rsidTr="00811F8B">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xml:space="preserve">date de </w:t>
            </w:r>
            <w:r w:rsidR="000A6C3D" w:rsidRPr="00811F8B">
              <w:rPr>
                <w:rFonts w:eastAsia="Times New Roman" w:cs="Calibri"/>
                <w:sz w:val="18"/>
                <w:szCs w:val="18"/>
                <w:lang w:eastAsia="fr-FR" w:bidi="ar-SA"/>
              </w:rPr>
              <w:t>clôture</w:t>
            </w:r>
            <w:r w:rsidRPr="00811F8B">
              <w:rPr>
                <w:rFonts w:eastAsia="Times New Roman" w:cs="Calibri"/>
                <w:sz w:val="18"/>
                <w:szCs w:val="18"/>
                <w:lang w:eastAsia="fr-FR" w:bidi="ar-SA"/>
              </w:rPr>
              <w:t xml:space="preserve"> de l'enregistrement alimentée par défaut au 01/01/2076. cette date est modifiable</w:t>
            </w:r>
          </w:p>
        </w:tc>
      </w:tr>
      <w:tr w:rsidR="00811F8B" w:rsidRPr="00811F8B" w:rsidTr="00811F8B">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xml:space="preserve">date de création de l'enregistrement. Alimenté par le </w:t>
            </w:r>
            <w:r w:rsidR="000A6C3D" w:rsidRPr="00811F8B">
              <w:rPr>
                <w:rFonts w:eastAsia="Times New Roman" w:cs="Calibri"/>
                <w:sz w:val="18"/>
                <w:szCs w:val="18"/>
                <w:lang w:eastAsia="fr-FR" w:bidi="ar-SA"/>
              </w:rPr>
              <w:t>système</w:t>
            </w:r>
            <w:r w:rsidRPr="00811F8B">
              <w:rPr>
                <w:rFonts w:eastAsia="Times New Roman" w:cs="Calibri"/>
                <w:sz w:val="18"/>
                <w:szCs w:val="18"/>
                <w:lang w:eastAsia="fr-FR" w:bidi="ar-SA"/>
              </w:rPr>
              <w:t xml:space="preserve"> A la date du jour de création. Non modifiable</w:t>
            </w:r>
          </w:p>
        </w:tc>
      </w:tr>
      <w:tr w:rsidR="00811F8B" w:rsidRPr="00811F8B" w:rsidTr="00811F8B">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noWrap/>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calculé</w:t>
            </w:r>
          </w:p>
        </w:tc>
        <w:tc>
          <w:tcPr>
            <w:tcW w:w="602" w:type="dxa"/>
            <w:tcBorders>
              <w:top w:val="nil"/>
              <w:left w:val="nil"/>
              <w:bottom w:val="single" w:sz="4" w:space="0" w:color="auto"/>
              <w:right w:val="single" w:sz="4" w:space="0" w:color="auto"/>
            </w:tcBorders>
            <w:shd w:val="clear" w:color="auto" w:fill="auto"/>
            <w:noWrap/>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noWrap/>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date de la dernière mise A jour de l'enregistrement. Date alimentée par le système Non modifiable</w:t>
            </w:r>
          </w:p>
        </w:tc>
      </w:tr>
      <w:tr w:rsidR="00811F8B" w:rsidRPr="00811F8B" w:rsidTr="00811F8B">
        <w:trPr>
          <w:trHeight w:val="72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LIBELLE NOMENCLAT. CLIENTELE</w:t>
            </w:r>
          </w:p>
        </w:tc>
        <w:tc>
          <w:tcPr>
            <w:tcW w:w="876"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LBNCLI</w:t>
            </w:r>
          </w:p>
        </w:tc>
        <w:tc>
          <w:tcPr>
            <w:tcW w:w="13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alphanumérique (32)</w:t>
            </w:r>
          </w:p>
        </w:tc>
        <w:tc>
          <w:tcPr>
            <w:tcW w:w="1091"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saisi</w:t>
            </w:r>
          </w:p>
        </w:tc>
        <w:tc>
          <w:tcPr>
            <w:tcW w:w="60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libellé</w:t>
            </w:r>
          </w:p>
        </w:tc>
      </w:tr>
      <w:tr w:rsidR="00811F8B" w:rsidRPr="00811F8B" w:rsidTr="00811F8B">
        <w:trPr>
          <w:trHeight w:val="69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811F8B" w:rsidRPr="00811F8B" w:rsidRDefault="00811F8B" w:rsidP="00811F8B">
            <w:pPr>
              <w:jc w:val="center"/>
              <w:rPr>
                <w:rFonts w:ascii="Segoe UI" w:eastAsia="Times New Roman" w:hAnsi="Segoe UI" w:cs="Segoe UI"/>
                <w:sz w:val="18"/>
                <w:szCs w:val="18"/>
                <w:lang w:eastAsia="fr-FR" w:bidi="ar-SA"/>
              </w:rPr>
            </w:pPr>
            <w:r w:rsidRPr="00811F8B">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alphanumérique (varchar255)</w:t>
            </w:r>
          </w:p>
        </w:tc>
        <w:tc>
          <w:tcPr>
            <w:tcW w:w="1091"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calculé , non modifiable</w:t>
            </w:r>
          </w:p>
        </w:tc>
        <w:tc>
          <w:tcPr>
            <w:tcW w:w="60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0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ascii="Arial" w:eastAsia="Times New Roman" w:hAnsi="Arial"/>
                <w:sz w:val="18"/>
                <w:szCs w:val="18"/>
                <w:lang w:eastAsia="fr-FR" w:bidi="ar-SA"/>
              </w:rPr>
            </w:pPr>
            <w:r w:rsidRPr="00811F8B">
              <w:rPr>
                <w:rFonts w:ascii="Arial" w:eastAsia="Times New Roman" w:hAnsi="Arial"/>
                <w:sz w:val="18"/>
                <w:szCs w:val="18"/>
                <w:lang w:eastAsia="fr-FR" w:bidi="ar-SA"/>
              </w:rPr>
              <w:t>obligatoire</w:t>
            </w:r>
          </w:p>
        </w:tc>
        <w:tc>
          <w:tcPr>
            <w:tcW w:w="850"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8"/>
                <w:szCs w:val="18"/>
                <w:lang w:eastAsia="fr-FR" w:bidi="ar-SA"/>
              </w:rPr>
            </w:pPr>
            <w:r w:rsidRPr="00811F8B">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811F8B" w:rsidRPr="00811F8B" w:rsidRDefault="00811F8B" w:rsidP="00811F8B">
            <w:pPr>
              <w:jc w:val="center"/>
              <w:rPr>
                <w:rFonts w:eastAsia="Times New Roman" w:cs="Calibri"/>
                <w:sz w:val="16"/>
                <w:szCs w:val="16"/>
                <w:lang w:eastAsia="fr-FR" w:bidi="ar-SA"/>
              </w:rPr>
            </w:pPr>
            <w:r w:rsidRPr="00811F8B">
              <w:rPr>
                <w:rFonts w:eastAsia="Times New Roman" w:cs="Calibri"/>
                <w:sz w:val="16"/>
                <w:szCs w:val="16"/>
                <w:lang w:eastAsia="fr-FR" w:bidi="ar-SA"/>
              </w:rPr>
              <w:t xml:space="preserve">User ayant </w:t>
            </w:r>
            <w:r w:rsidR="000A6C3D" w:rsidRPr="00811F8B">
              <w:rPr>
                <w:rFonts w:eastAsia="Times New Roman" w:cs="Calibri"/>
                <w:sz w:val="16"/>
                <w:szCs w:val="16"/>
                <w:lang w:eastAsia="fr-FR" w:bidi="ar-SA"/>
              </w:rPr>
              <w:t>effectué</w:t>
            </w:r>
            <w:r w:rsidRPr="00811F8B">
              <w:rPr>
                <w:rFonts w:eastAsia="Times New Roman" w:cs="Calibri"/>
                <w:sz w:val="16"/>
                <w:szCs w:val="16"/>
                <w:lang w:eastAsia="fr-FR" w:bidi="ar-SA"/>
              </w:rPr>
              <w:t xml:space="preserve"> la dernière mise à jour  de l'enregistrement</w:t>
            </w:r>
          </w:p>
        </w:tc>
      </w:tr>
    </w:tbl>
    <w:p w:rsidR="00987BDB" w:rsidRPr="005B01C3" w:rsidRDefault="00987BDB" w:rsidP="009F7089">
      <w:pPr>
        <w:rPr>
          <w:rFonts w:asciiTheme="minorHAnsi" w:hAnsiTheme="minorHAnsi" w:cstheme="minorHAnsi"/>
          <w:szCs w:val="24"/>
          <w:lang w:eastAsia="fr-FR" w:bidi="ar-SA"/>
        </w:rPr>
      </w:pPr>
    </w:p>
    <w:p w:rsidR="00200813" w:rsidRPr="005B01C3" w:rsidRDefault="00200813" w:rsidP="00200813">
      <w:pPr>
        <w:pStyle w:val="Titre4"/>
        <w:rPr>
          <w:rFonts w:asciiTheme="minorHAnsi" w:hAnsiTheme="minorHAnsi" w:cstheme="minorHAnsi"/>
          <w:lang w:eastAsia="fr-FR" w:bidi="ar-SA"/>
        </w:rPr>
      </w:pPr>
      <w:r w:rsidRPr="005B01C3">
        <w:rPr>
          <w:rFonts w:asciiTheme="minorHAnsi" w:hAnsiTheme="minorHAnsi" w:cstheme="minorHAnsi"/>
          <w:lang w:eastAsia="fr-FR" w:bidi="ar-SA"/>
        </w:rPr>
        <w:t>Création : renseignement des données de ta_nomenclature_de_clientele_lmtay774</w:t>
      </w: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 en saisie libre : </w:t>
      </w:r>
    </w:p>
    <w:p w:rsidR="00200813" w:rsidRPr="005B01C3" w:rsidRDefault="00200813" w:rsidP="00AF1B75">
      <w:pPr>
        <w:numPr>
          <w:ilvl w:val="0"/>
          <w:numId w:val="61"/>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le CODE NOMENCLAT. CLIENTELE (YCNCLI)</w:t>
      </w:r>
    </w:p>
    <w:p w:rsidR="00200813" w:rsidRPr="005B01C3" w:rsidRDefault="00200813" w:rsidP="00AF1B75">
      <w:pPr>
        <w:numPr>
          <w:ilvl w:val="0"/>
          <w:numId w:val="62"/>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le LIBELLE NOMENCLAT. CLIENTELE (LBNCLI)</w:t>
      </w:r>
    </w:p>
    <w:p w:rsidR="00200813" w:rsidRPr="005B01C3" w:rsidRDefault="00200813" w:rsidP="00200813">
      <w:pPr>
        <w:autoSpaceDE w:val="0"/>
        <w:autoSpaceDN w:val="0"/>
        <w:adjustRightInd w:val="0"/>
        <w:rPr>
          <w:rFonts w:asciiTheme="minorHAnsi" w:hAnsiTheme="minorHAnsi" w:cstheme="minorHAnsi"/>
          <w:szCs w:val="24"/>
          <w:lang w:eastAsia="fr-FR" w:bidi="ar-SA"/>
        </w:rPr>
      </w:pPr>
    </w:p>
    <w:p w:rsidR="00200813" w:rsidRPr="005B01C3" w:rsidRDefault="00200813" w:rsidP="00200813">
      <w:pPr>
        <w:autoSpaceDE w:val="0"/>
        <w:autoSpaceDN w:val="0"/>
        <w:adjustRightInd w:val="0"/>
        <w:rPr>
          <w:rFonts w:asciiTheme="minorHAnsi" w:hAnsiTheme="minorHAnsi" w:cstheme="minorHAnsi"/>
          <w:szCs w:val="24"/>
          <w:lang w:eastAsia="fr-FR" w:bidi="ar-SA"/>
        </w:rPr>
      </w:pPr>
      <w:r w:rsidRPr="005B01C3">
        <w:rPr>
          <w:rFonts w:asciiTheme="minorHAnsi" w:hAnsiTheme="minorHAnsi" w:cstheme="minorHAnsi"/>
          <w:szCs w:val="24"/>
          <w:lang w:eastAsia="fr-FR" w:bidi="ar-SA"/>
        </w:rPr>
        <w:t xml:space="preserve">- par sélection dans un calendrier : </w:t>
      </w:r>
    </w:p>
    <w:p w:rsidR="00200813" w:rsidRPr="005B01C3" w:rsidRDefault="00200813" w:rsidP="00AF1B75">
      <w:pPr>
        <w:numPr>
          <w:ilvl w:val="0"/>
          <w:numId w:val="63"/>
        </w:numPr>
        <w:autoSpaceDE w:val="0"/>
        <w:autoSpaceDN w:val="0"/>
        <w:adjustRightInd w:val="0"/>
        <w:spacing w:after="1"/>
        <w:ind w:left="360" w:hanging="360"/>
        <w:rPr>
          <w:rFonts w:asciiTheme="minorHAnsi" w:hAnsiTheme="minorHAnsi" w:cstheme="minorHAnsi"/>
          <w:szCs w:val="24"/>
          <w:lang w:eastAsia="fr-FR" w:bidi="ar-SA"/>
        </w:rPr>
      </w:pPr>
      <w:r w:rsidRPr="005B01C3">
        <w:rPr>
          <w:rFonts w:asciiTheme="minorHAnsi" w:hAnsiTheme="minorHAnsi" w:cstheme="minorHAnsi"/>
          <w:szCs w:val="24"/>
          <w:lang w:eastAsia="fr-FR" w:bidi="ar-SA"/>
        </w:rPr>
        <w:t>la DATE DE CLOTURE (YDCLOT)</w:t>
      </w:r>
    </w:p>
    <w:p w:rsidR="00200813" w:rsidRPr="005B01C3" w:rsidRDefault="00200813" w:rsidP="00200813">
      <w:pPr>
        <w:autoSpaceDE w:val="0"/>
        <w:autoSpaceDN w:val="0"/>
        <w:adjustRightInd w:val="0"/>
        <w:rPr>
          <w:rFonts w:asciiTheme="minorHAnsi" w:hAnsiTheme="minorHAnsi" w:cstheme="minorHAnsi"/>
          <w:szCs w:val="24"/>
          <w:lang w:eastAsia="fr-FR" w:bidi="ar-SA"/>
        </w:rPr>
      </w:pPr>
    </w:p>
    <w:p w:rsidR="00890FBD" w:rsidRPr="00847AFF" w:rsidRDefault="00200813" w:rsidP="00890FBD">
      <w:pPr>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w:t>
      </w:r>
      <w:r w:rsidR="00890FBD" w:rsidRPr="00847AFF">
        <w:rPr>
          <w:rFonts w:asciiTheme="minorHAnsi" w:hAnsiTheme="minorHAnsi" w:cstheme="minorHAnsi"/>
          <w:szCs w:val="24"/>
          <w:lang w:eastAsia="fr-FR" w:bidi="ar-SA"/>
        </w:rPr>
        <w:t xml:space="preserve">par sélection dans une liste déroulante issue de la TABLE ta_niveau_agregation_nomenclature : </w:t>
      </w:r>
    </w:p>
    <w:p w:rsidR="00890FBD" w:rsidRPr="00847AFF" w:rsidRDefault="00890FBD" w:rsidP="00357DCC">
      <w:pPr>
        <w:numPr>
          <w:ilvl w:val="0"/>
          <w:numId w:val="696"/>
        </w:numPr>
        <w:autoSpaceDE w:val="0"/>
        <w:autoSpaceDN w:val="0"/>
        <w:adjustRightInd w:val="0"/>
        <w:spacing w:after="1"/>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CODE NIV. AGREGAT. NOMENCLAT. (CNAGNO). </w:t>
      </w:r>
    </w:p>
    <w:p w:rsidR="00890FBD" w:rsidRPr="00847AFF" w:rsidRDefault="00890FBD" w:rsidP="00890FBD">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La liste déroulante propose pour chacune de ses zones toutes les valeurs de la table ta_choix_oui_non qui ne sont pas closes (lignes de ta_niveau_agregation_nomenclature dont la DATE DE CLOTURE YDCLOT est supérieure strictement à la date du jour)</w:t>
      </w:r>
    </w:p>
    <w:p w:rsidR="00200813" w:rsidRPr="00847AFF" w:rsidRDefault="00200813" w:rsidP="00890FBD">
      <w:pPr>
        <w:autoSpaceDE w:val="0"/>
        <w:autoSpaceDN w:val="0"/>
        <w:adjustRightInd w:val="0"/>
        <w:rPr>
          <w:rFonts w:asciiTheme="minorHAnsi" w:hAnsiTheme="minorHAnsi" w:cstheme="minorHAnsi"/>
          <w:szCs w:val="24"/>
          <w:lang w:eastAsia="fr-FR" w:bidi="ar-SA"/>
        </w:rPr>
      </w:pPr>
    </w:p>
    <w:p w:rsidR="00200813" w:rsidRPr="004E2387" w:rsidRDefault="00200813" w:rsidP="00200813">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ta_nomenclature_de_clientele_lmtay774</w:t>
      </w:r>
    </w:p>
    <w:p w:rsidR="00200813" w:rsidRPr="00847AFF" w:rsidRDefault="00200813" w:rsidP="00200813">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Données obligatoires : </w:t>
      </w:r>
    </w:p>
    <w:p w:rsidR="00200813" w:rsidRPr="00847AFF" w:rsidRDefault="00200813" w:rsidP="005B01C3">
      <w:pPr>
        <w:numPr>
          <w:ilvl w:val="0"/>
          <w:numId w:val="161"/>
        </w:numPr>
        <w:autoSpaceDE w:val="0"/>
        <w:autoSpaceDN w:val="0"/>
        <w:adjustRightInd w:val="0"/>
        <w:spacing w:after="1"/>
        <w:rPr>
          <w:rFonts w:asciiTheme="minorHAnsi" w:hAnsiTheme="minorHAnsi" w:cstheme="minorHAnsi"/>
          <w:szCs w:val="24"/>
          <w:lang w:eastAsia="fr-FR" w:bidi="ar-SA"/>
        </w:rPr>
      </w:pPr>
      <w:r w:rsidRPr="00847AFF">
        <w:rPr>
          <w:rFonts w:asciiTheme="minorHAnsi" w:hAnsiTheme="minorHAnsi" w:cstheme="minorHAnsi"/>
          <w:szCs w:val="24"/>
          <w:lang w:eastAsia="fr-FR" w:bidi="ar-SA"/>
        </w:rPr>
        <w:t>CODE NOMENCLAT. CLIENTELE (YCNCLI)</w:t>
      </w:r>
    </w:p>
    <w:p w:rsidR="00200813" w:rsidRPr="00847AFF" w:rsidRDefault="00200813" w:rsidP="005B01C3">
      <w:pPr>
        <w:numPr>
          <w:ilvl w:val="0"/>
          <w:numId w:val="161"/>
        </w:num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LIBELLE NOMENCLAT. CLIENTELE (LBNCLI)</w:t>
      </w:r>
    </w:p>
    <w:p w:rsidR="00200813" w:rsidRPr="00847AFF" w:rsidRDefault="00200813" w:rsidP="00200813">
      <w:pPr>
        <w:autoSpaceDE w:val="0"/>
        <w:autoSpaceDN w:val="0"/>
        <w:adjustRightInd w:val="0"/>
        <w:rPr>
          <w:rFonts w:asciiTheme="minorHAnsi" w:hAnsiTheme="minorHAnsi" w:cstheme="minorHAnsi"/>
          <w:szCs w:val="24"/>
          <w:lang w:eastAsia="fr-FR" w:bidi="ar-SA"/>
        </w:rPr>
      </w:pPr>
    </w:p>
    <w:p w:rsidR="00200813" w:rsidRPr="00847AFF" w:rsidRDefault="00200813" w:rsidP="00200813">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Contrôles de longueur maximale : </w:t>
      </w:r>
    </w:p>
    <w:p w:rsidR="00200813" w:rsidRPr="00847AFF" w:rsidRDefault="00200813" w:rsidP="005B01C3">
      <w:pPr>
        <w:numPr>
          <w:ilvl w:val="0"/>
          <w:numId w:val="162"/>
        </w:numPr>
        <w:autoSpaceDE w:val="0"/>
        <w:autoSpaceDN w:val="0"/>
        <w:adjustRightInd w:val="0"/>
        <w:spacing w:after="1"/>
        <w:rPr>
          <w:rFonts w:asciiTheme="minorHAnsi" w:hAnsiTheme="minorHAnsi" w:cstheme="minorHAnsi"/>
          <w:szCs w:val="24"/>
          <w:lang w:eastAsia="fr-FR" w:bidi="ar-SA"/>
        </w:rPr>
      </w:pPr>
      <w:r w:rsidRPr="00847AFF">
        <w:rPr>
          <w:rFonts w:asciiTheme="minorHAnsi" w:hAnsiTheme="minorHAnsi" w:cstheme="minorHAnsi"/>
          <w:szCs w:val="24"/>
          <w:lang w:eastAsia="fr-FR" w:bidi="ar-SA"/>
        </w:rPr>
        <w:t>CODE NOMENCLAT. CLIENTELE (YCNCLI) : 3 caractères.</w:t>
      </w:r>
    </w:p>
    <w:p w:rsidR="00200813" w:rsidRPr="00847AFF" w:rsidRDefault="00200813" w:rsidP="005B01C3">
      <w:pPr>
        <w:numPr>
          <w:ilvl w:val="0"/>
          <w:numId w:val="163"/>
        </w:numPr>
        <w:autoSpaceDE w:val="0"/>
        <w:autoSpaceDN w:val="0"/>
        <w:adjustRightInd w:val="0"/>
        <w:spacing w:after="1"/>
        <w:rPr>
          <w:rFonts w:asciiTheme="minorHAnsi" w:hAnsiTheme="minorHAnsi" w:cstheme="minorHAnsi"/>
          <w:szCs w:val="24"/>
          <w:lang w:eastAsia="fr-FR" w:bidi="ar-SA"/>
        </w:rPr>
      </w:pPr>
      <w:r w:rsidRPr="00847AFF">
        <w:rPr>
          <w:rFonts w:asciiTheme="minorHAnsi" w:hAnsiTheme="minorHAnsi" w:cstheme="minorHAnsi"/>
          <w:szCs w:val="24"/>
          <w:lang w:eastAsia="fr-FR" w:bidi="ar-SA"/>
        </w:rPr>
        <w:t>LIBELLE NOMENCLAT. CLIENTELE (LBNCLI) : 32 caractères.</w:t>
      </w:r>
    </w:p>
    <w:p w:rsidR="00200813" w:rsidRPr="00847AFF" w:rsidRDefault="00200813" w:rsidP="00200813">
      <w:pPr>
        <w:autoSpaceDE w:val="0"/>
        <w:autoSpaceDN w:val="0"/>
        <w:adjustRightInd w:val="0"/>
        <w:rPr>
          <w:rFonts w:asciiTheme="minorHAnsi" w:hAnsiTheme="minorHAnsi" w:cstheme="minorHAnsi"/>
          <w:szCs w:val="24"/>
          <w:lang w:eastAsia="fr-FR" w:bidi="ar-SA"/>
        </w:rPr>
      </w:pPr>
    </w:p>
    <w:p w:rsidR="00200813" w:rsidRPr="00847AFF" w:rsidRDefault="00200813" w:rsidP="00200813">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Contrôle d'unicité : </w:t>
      </w:r>
    </w:p>
    <w:p w:rsidR="00200813" w:rsidRPr="00847AFF" w:rsidRDefault="00200813" w:rsidP="00200813">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sur CODE NOMENCLAT. CLIENTELE (YCNCLI )</w:t>
      </w:r>
    </w:p>
    <w:p w:rsidR="00200813" w:rsidRPr="00847AFF" w:rsidRDefault="00200813" w:rsidP="00200813">
      <w:pPr>
        <w:autoSpaceDE w:val="0"/>
        <w:autoSpaceDN w:val="0"/>
        <w:adjustRightInd w:val="0"/>
        <w:rPr>
          <w:rFonts w:asciiTheme="minorHAnsi" w:hAnsiTheme="minorHAnsi" w:cstheme="minorHAnsi"/>
          <w:szCs w:val="24"/>
          <w:lang w:eastAsia="fr-FR" w:bidi="ar-SA"/>
        </w:rPr>
      </w:pPr>
    </w:p>
    <w:p w:rsidR="00200813" w:rsidRPr="00847AFF" w:rsidRDefault="00200813" w:rsidP="00200813">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Caractères autorisés ( ne concerne que les champs de saisie. Les dates et les listes déroulantes sont exclues de ces contrôles):</w:t>
      </w:r>
    </w:p>
    <w:p w:rsidR="00200813" w:rsidRPr="00847AFF" w:rsidRDefault="000A6C3D" w:rsidP="00200813">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Quel que</w:t>
      </w:r>
      <w:r w:rsidR="00200813" w:rsidRPr="00847AFF">
        <w:rPr>
          <w:rFonts w:asciiTheme="minorHAnsi" w:hAnsiTheme="minorHAnsi" w:cstheme="minorHAnsi"/>
          <w:szCs w:val="24"/>
          <w:lang w:eastAsia="fr-FR" w:bidi="ar-SA"/>
        </w:rPr>
        <w:t xml:space="preserve"> soit le champs de saisie les caractères autorisés sont : </w:t>
      </w:r>
    </w:p>
    <w:p w:rsidR="00200813" w:rsidRPr="00847AFF" w:rsidRDefault="00200813" w:rsidP="005B01C3">
      <w:pPr>
        <w:numPr>
          <w:ilvl w:val="0"/>
          <w:numId w:val="164"/>
        </w:numPr>
        <w:autoSpaceDE w:val="0"/>
        <w:autoSpaceDN w:val="0"/>
        <w:adjustRightInd w:val="0"/>
        <w:spacing w:after="1"/>
        <w:rPr>
          <w:rFonts w:asciiTheme="minorHAnsi" w:hAnsiTheme="minorHAnsi" w:cstheme="minorHAnsi"/>
          <w:szCs w:val="24"/>
          <w:lang w:eastAsia="fr-FR" w:bidi="ar-SA"/>
        </w:rPr>
      </w:pPr>
      <w:r w:rsidRPr="00847AFF">
        <w:rPr>
          <w:rFonts w:asciiTheme="minorHAnsi" w:hAnsiTheme="minorHAnsi" w:cstheme="minorHAnsi"/>
          <w:szCs w:val="24"/>
          <w:lang w:eastAsia="fr-FR" w:bidi="ar-SA"/>
        </w:rPr>
        <w:t>les caractères alphanumériques en majuscules non accentuées (soit A-Z),</w:t>
      </w:r>
    </w:p>
    <w:p w:rsidR="00200813" w:rsidRPr="00847AFF" w:rsidRDefault="00200813" w:rsidP="005B01C3">
      <w:pPr>
        <w:numPr>
          <w:ilvl w:val="0"/>
          <w:numId w:val="164"/>
        </w:num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les chiffres 0-9,</w:t>
      </w:r>
    </w:p>
    <w:p w:rsidR="00200813" w:rsidRPr="00847AFF" w:rsidRDefault="00200813" w:rsidP="005B01C3">
      <w:pPr>
        <w:numPr>
          <w:ilvl w:val="0"/>
          <w:numId w:val="164"/>
        </w:num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les séparateurs ‘ - . ,  /  , </w:t>
      </w:r>
    </w:p>
    <w:p w:rsidR="00200813" w:rsidRPr="00847AFF" w:rsidRDefault="00200813" w:rsidP="00200813">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le tiret bas ou underscore _,</w:t>
      </w:r>
    </w:p>
    <w:p w:rsidR="00200813" w:rsidRPr="00847AFF" w:rsidRDefault="00200813" w:rsidP="00200813">
      <w:pPr>
        <w:autoSpaceDE w:val="0"/>
        <w:autoSpaceDN w:val="0"/>
        <w:adjustRightInd w:val="0"/>
        <w:rPr>
          <w:rFonts w:asciiTheme="minorHAnsi" w:hAnsiTheme="minorHAnsi" w:cstheme="minorHAnsi"/>
          <w:szCs w:val="24"/>
          <w:lang w:eastAsia="fr-FR" w:bidi="ar-SA"/>
        </w:rPr>
      </w:pPr>
    </w:p>
    <w:p w:rsidR="00200813" w:rsidRPr="004E2387" w:rsidRDefault="00200813" w:rsidP="00200813">
      <w:pPr>
        <w:pStyle w:val="Titre4"/>
        <w:rPr>
          <w:rFonts w:asciiTheme="minorHAnsi" w:hAnsiTheme="minorHAnsi" w:cstheme="minorHAnsi"/>
        </w:rPr>
      </w:pPr>
      <w:r w:rsidRPr="004E2387">
        <w:rPr>
          <w:rFonts w:asciiTheme="minorHAnsi" w:hAnsiTheme="minorHAnsi" w:cstheme="minorHAnsi"/>
        </w:rPr>
        <w:t>Modification : contrôle des données de ta_nomenclature_de_clientele_lmtay774</w:t>
      </w:r>
    </w:p>
    <w:p w:rsidR="00200813" w:rsidRPr="00847AFF" w:rsidRDefault="00200813" w:rsidP="00200813">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Données obligatoires : </w:t>
      </w:r>
    </w:p>
    <w:p w:rsidR="00200813" w:rsidRPr="00847AFF" w:rsidRDefault="00200813" w:rsidP="005B01C3">
      <w:pPr>
        <w:numPr>
          <w:ilvl w:val="0"/>
          <w:numId w:val="335"/>
        </w:numPr>
        <w:autoSpaceDE w:val="0"/>
        <w:autoSpaceDN w:val="0"/>
        <w:adjustRightInd w:val="0"/>
        <w:spacing w:after="1"/>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LIBELLE NOMENCLAT. CLIENTELE (LBNCLI)</w:t>
      </w:r>
    </w:p>
    <w:p w:rsidR="00200813" w:rsidRPr="00847AFF" w:rsidRDefault="00200813" w:rsidP="00200813">
      <w:pPr>
        <w:autoSpaceDE w:val="0"/>
        <w:autoSpaceDN w:val="0"/>
        <w:adjustRightInd w:val="0"/>
        <w:rPr>
          <w:rFonts w:asciiTheme="minorHAnsi" w:hAnsiTheme="minorHAnsi" w:cstheme="minorHAnsi"/>
          <w:szCs w:val="24"/>
          <w:lang w:eastAsia="fr-FR" w:bidi="ar-SA"/>
        </w:rPr>
      </w:pPr>
    </w:p>
    <w:p w:rsidR="00200813" w:rsidRPr="00847AFF" w:rsidRDefault="00200813" w:rsidP="00200813">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Contrôles de longueur maximale : </w:t>
      </w:r>
    </w:p>
    <w:p w:rsidR="00200813" w:rsidRPr="00847AFF" w:rsidRDefault="00200813" w:rsidP="005B01C3">
      <w:pPr>
        <w:numPr>
          <w:ilvl w:val="0"/>
          <w:numId w:val="336"/>
        </w:numPr>
        <w:autoSpaceDE w:val="0"/>
        <w:autoSpaceDN w:val="0"/>
        <w:adjustRightInd w:val="0"/>
        <w:spacing w:after="1"/>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LIBELLE NOMENCLAT. CLIENTELE (LBNCLI) : 32 caractères.</w:t>
      </w:r>
    </w:p>
    <w:p w:rsidR="00200813" w:rsidRPr="00847AFF" w:rsidRDefault="00200813" w:rsidP="00200813">
      <w:pPr>
        <w:autoSpaceDE w:val="0"/>
        <w:autoSpaceDN w:val="0"/>
        <w:adjustRightInd w:val="0"/>
        <w:rPr>
          <w:rFonts w:asciiTheme="minorHAnsi" w:hAnsiTheme="minorHAnsi" w:cstheme="minorHAnsi"/>
          <w:szCs w:val="24"/>
          <w:lang w:eastAsia="fr-FR" w:bidi="ar-SA"/>
        </w:rPr>
      </w:pPr>
    </w:p>
    <w:p w:rsidR="00200813" w:rsidRPr="00847AFF" w:rsidRDefault="00200813" w:rsidP="00200813">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Caractères autorisés ( ne concerne que les champs de saisie. Les dates et les listes déroulantes sont exclues de ces contrôles):</w:t>
      </w:r>
    </w:p>
    <w:p w:rsidR="00200813" w:rsidRPr="00847AFF" w:rsidRDefault="000A6C3D" w:rsidP="00200813">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Quel que</w:t>
      </w:r>
      <w:r w:rsidR="00200813" w:rsidRPr="00847AFF">
        <w:rPr>
          <w:rFonts w:asciiTheme="minorHAnsi" w:hAnsiTheme="minorHAnsi" w:cstheme="minorHAnsi"/>
          <w:szCs w:val="24"/>
          <w:lang w:eastAsia="fr-FR" w:bidi="ar-SA"/>
        </w:rPr>
        <w:t xml:space="preserve"> soit le champs de saisie les caractères autorisés sont : </w:t>
      </w:r>
    </w:p>
    <w:p w:rsidR="00200813" w:rsidRPr="00847AFF" w:rsidRDefault="00200813" w:rsidP="005B01C3">
      <w:pPr>
        <w:numPr>
          <w:ilvl w:val="0"/>
          <w:numId w:val="337"/>
        </w:numPr>
        <w:autoSpaceDE w:val="0"/>
        <w:autoSpaceDN w:val="0"/>
        <w:adjustRightInd w:val="0"/>
        <w:spacing w:after="1"/>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les caractères alphanumériques en majuscules non accentuées (soit A-Z),</w:t>
      </w:r>
    </w:p>
    <w:p w:rsidR="00200813" w:rsidRPr="00847AFF" w:rsidRDefault="00200813" w:rsidP="005B01C3">
      <w:pPr>
        <w:numPr>
          <w:ilvl w:val="0"/>
          <w:numId w:val="337"/>
        </w:numPr>
        <w:autoSpaceDE w:val="0"/>
        <w:autoSpaceDN w:val="0"/>
        <w:adjustRightInd w:val="0"/>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les chiffres 0-9,</w:t>
      </w:r>
    </w:p>
    <w:p w:rsidR="00200813" w:rsidRPr="00847AFF" w:rsidRDefault="00200813" w:rsidP="005B01C3">
      <w:pPr>
        <w:numPr>
          <w:ilvl w:val="0"/>
          <w:numId w:val="337"/>
        </w:numPr>
        <w:autoSpaceDE w:val="0"/>
        <w:autoSpaceDN w:val="0"/>
        <w:adjustRightInd w:val="0"/>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les séparateurs ‘ - . ,  /  , </w:t>
      </w:r>
    </w:p>
    <w:p w:rsidR="00200813" w:rsidRPr="00847AFF" w:rsidRDefault="00200813" w:rsidP="00200813">
      <w:pPr>
        <w:tabs>
          <w:tab w:val="left" w:pos="1867"/>
        </w:tabs>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le tiret bas ou underscore _,</w:t>
      </w:r>
    </w:p>
    <w:p w:rsidR="00963104" w:rsidRPr="00847AFF" w:rsidRDefault="00963104" w:rsidP="00200813">
      <w:pPr>
        <w:tabs>
          <w:tab w:val="left" w:pos="1867"/>
        </w:tabs>
        <w:autoSpaceDE w:val="0"/>
        <w:autoSpaceDN w:val="0"/>
        <w:adjustRightInd w:val="0"/>
        <w:rPr>
          <w:rFonts w:asciiTheme="minorHAnsi" w:hAnsiTheme="minorHAnsi" w:cstheme="minorHAnsi"/>
          <w:szCs w:val="24"/>
          <w:lang w:eastAsia="fr-FR" w:bidi="ar-SA"/>
        </w:rPr>
      </w:pPr>
    </w:p>
    <w:p w:rsidR="00963104" w:rsidRDefault="00963104" w:rsidP="00963104">
      <w:pPr>
        <w:pStyle w:val="Titre4"/>
        <w:rPr>
          <w:rFonts w:asciiTheme="minorHAnsi" w:hAnsiTheme="minorHAnsi" w:cstheme="minorHAnsi"/>
        </w:rPr>
      </w:pPr>
      <w:r w:rsidRPr="00963104">
        <w:rPr>
          <w:rFonts w:asciiTheme="minorHAnsi" w:hAnsiTheme="minorHAnsi" w:cstheme="minorHAnsi"/>
        </w:rPr>
        <w:t>Modification : renseignement des données de ta_nomenclature_de_clientele_lmtay774</w:t>
      </w:r>
    </w:p>
    <w:p w:rsidR="00963104" w:rsidRPr="00847AFF" w:rsidRDefault="00963104" w:rsidP="00963104">
      <w:pPr>
        <w:autoSpaceDE w:val="0"/>
        <w:autoSpaceDN w:val="0"/>
        <w:adjustRightInd w:val="0"/>
        <w:rPr>
          <w:rFonts w:asciiTheme="minorHAnsi" w:hAnsiTheme="minorHAnsi" w:cs="Segoe UI"/>
          <w:szCs w:val="24"/>
          <w:lang w:eastAsia="fr-FR" w:bidi="ar-SA"/>
        </w:rPr>
      </w:pPr>
      <w:r w:rsidRPr="00847AFF">
        <w:rPr>
          <w:rFonts w:asciiTheme="minorHAnsi" w:hAnsiTheme="minorHAnsi" w:cs="Segoe UI"/>
          <w:szCs w:val="24"/>
          <w:lang w:eastAsia="fr-FR" w:bidi="ar-SA"/>
        </w:rPr>
        <w:t xml:space="preserve">- en saisie libre : </w:t>
      </w:r>
    </w:p>
    <w:p w:rsidR="00963104" w:rsidRPr="00847AFF" w:rsidRDefault="00963104" w:rsidP="00357DCC">
      <w:pPr>
        <w:numPr>
          <w:ilvl w:val="0"/>
          <w:numId w:val="506"/>
        </w:numPr>
        <w:autoSpaceDE w:val="0"/>
        <w:autoSpaceDN w:val="0"/>
        <w:adjustRightInd w:val="0"/>
        <w:spacing w:after="1"/>
        <w:rPr>
          <w:rFonts w:asciiTheme="minorHAnsi" w:hAnsiTheme="minorHAnsi" w:cs="Segoe UI"/>
          <w:szCs w:val="24"/>
          <w:lang w:eastAsia="fr-FR" w:bidi="ar-SA"/>
        </w:rPr>
      </w:pPr>
      <w:r w:rsidRPr="00847AFF">
        <w:rPr>
          <w:rFonts w:asciiTheme="minorHAnsi" w:hAnsiTheme="minorHAnsi" w:cs="Segoe UI"/>
          <w:szCs w:val="24"/>
          <w:lang w:eastAsia="fr-FR" w:bidi="ar-SA"/>
        </w:rPr>
        <w:t>le LIBELLE NOMENCLAT. CLIENTELE (LBNCLI)</w:t>
      </w:r>
    </w:p>
    <w:p w:rsidR="00963104" w:rsidRPr="00847AFF" w:rsidRDefault="00963104" w:rsidP="00963104">
      <w:pPr>
        <w:autoSpaceDE w:val="0"/>
        <w:autoSpaceDN w:val="0"/>
        <w:adjustRightInd w:val="0"/>
        <w:rPr>
          <w:rFonts w:asciiTheme="minorHAnsi" w:hAnsiTheme="minorHAnsi" w:cs="Segoe UI"/>
          <w:szCs w:val="24"/>
          <w:lang w:eastAsia="fr-FR" w:bidi="ar-SA"/>
        </w:rPr>
      </w:pPr>
    </w:p>
    <w:p w:rsidR="00963104" w:rsidRPr="00847AFF" w:rsidRDefault="00963104" w:rsidP="00963104">
      <w:pPr>
        <w:autoSpaceDE w:val="0"/>
        <w:autoSpaceDN w:val="0"/>
        <w:adjustRightInd w:val="0"/>
        <w:rPr>
          <w:rFonts w:asciiTheme="minorHAnsi" w:hAnsiTheme="minorHAnsi" w:cs="Segoe UI"/>
          <w:szCs w:val="24"/>
          <w:lang w:eastAsia="fr-FR" w:bidi="ar-SA"/>
        </w:rPr>
      </w:pPr>
      <w:r w:rsidRPr="00847AFF">
        <w:rPr>
          <w:rFonts w:asciiTheme="minorHAnsi" w:hAnsiTheme="minorHAnsi" w:cs="Segoe UI"/>
          <w:szCs w:val="24"/>
          <w:lang w:eastAsia="fr-FR" w:bidi="ar-SA"/>
        </w:rPr>
        <w:t xml:space="preserve">- par sélection dans un calendrier : </w:t>
      </w:r>
    </w:p>
    <w:p w:rsidR="00963104" w:rsidRPr="00847AFF" w:rsidRDefault="00963104" w:rsidP="00357DCC">
      <w:pPr>
        <w:numPr>
          <w:ilvl w:val="0"/>
          <w:numId w:val="507"/>
        </w:numPr>
        <w:autoSpaceDE w:val="0"/>
        <w:autoSpaceDN w:val="0"/>
        <w:adjustRightInd w:val="0"/>
        <w:spacing w:after="1"/>
        <w:rPr>
          <w:rFonts w:asciiTheme="minorHAnsi" w:hAnsiTheme="minorHAnsi" w:cs="Segoe UI"/>
          <w:szCs w:val="24"/>
          <w:lang w:eastAsia="fr-FR" w:bidi="ar-SA"/>
        </w:rPr>
      </w:pPr>
      <w:r w:rsidRPr="00847AFF">
        <w:rPr>
          <w:rFonts w:asciiTheme="minorHAnsi" w:hAnsiTheme="minorHAnsi" w:cs="Segoe UI"/>
          <w:szCs w:val="24"/>
          <w:lang w:eastAsia="fr-FR" w:bidi="ar-SA"/>
        </w:rPr>
        <w:t>la DATE DE CLOTURE (YDCLOT)</w:t>
      </w:r>
    </w:p>
    <w:p w:rsidR="00963104" w:rsidRPr="00847AFF" w:rsidRDefault="00963104" w:rsidP="00963104">
      <w:pPr>
        <w:autoSpaceDE w:val="0"/>
        <w:autoSpaceDN w:val="0"/>
        <w:adjustRightInd w:val="0"/>
        <w:rPr>
          <w:rFonts w:asciiTheme="minorHAnsi" w:hAnsiTheme="minorHAnsi" w:cs="Segoe UI"/>
          <w:szCs w:val="24"/>
          <w:lang w:eastAsia="fr-FR" w:bidi="ar-SA"/>
        </w:rPr>
      </w:pPr>
    </w:p>
    <w:p w:rsidR="00963104" w:rsidRPr="00847AFF" w:rsidRDefault="00963104" w:rsidP="00963104">
      <w:pPr>
        <w:autoSpaceDE w:val="0"/>
        <w:autoSpaceDN w:val="0"/>
        <w:adjustRightInd w:val="0"/>
        <w:rPr>
          <w:rFonts w:asciiTheme="minorHAnsi" w:hAnsiTheme="minorHAnsi" w:cs="Segoe UI"/>
          <w:szCs w:val="24"/>
          <w:lang w:eastAsia="fr-FR" w:bidi="ar-SA"/>
        </w:rPr>
      </w:pPr>
      <w:r w:rsidRPr="00847AFF">
        <w:rPr>
          <w:rFonts w:asciiTheme="minorHAnsi" w:hAnsiTheme="minorHAnsi" w:cs="Segoe UI"/>
          <w:szCs w:val="24"/>
          <w:lang w:eastAsia="fr-FR" w:bidi="ar-SA"/>
        </w:rPr>
        <w:t xml:space="preserve">- par sélection dans une liste déroulante issue de la table ta_niveau_agregation_nomenclature : </w:t>
      </w:r>
    </w:p>
    <w:p w:rsidR="00963104" w:rsidRPr="00847AFF" w:rsidRDefault="00963104" w:rsidP="00357DCC">
      <w:pPr>
        <w:numPr>
          <w:ilvl w:val="0"/>
          <w:numId w:val="508"/>
        </w:numPr>
        <w:autoSpaceDE w:val="0"/>
        <w:autoSpaceDN w:val="0"/>
        <w:adjustRightInd w:val="0"/>
        <w:spacing w:after="1"/>
        <w:rPr>
          <w:rFonts w:asciiTheme="minorHAnsi" w:hAnsiTheme="minorHAnsi" w:cs="Segoe UI"/>
          <w:szCs w:val="24"/>
          <w:lang w:eastAsia="fr-FR" w:bidi="ar-SA"/>
        </w:rPr>
      </w:pPr>
      <w:r w:rsidRPr="00847AFF">
        <w:rPr>
          <w:rFonts w:asciiTheme="minorHAnsi" w:hAnsiTheme="minorHAnsi" w:cs="Segoe UI"/>
          <w:szCs w:val="24"/>
          <w:lang w:eastAsia="fr-FR" w:bidi="ar-SA"/>
        </w:rPr>
        <w:t xml:space="preserve">CODE NIV. AGREGAT. NOMENCLAT. (CNAGNO). </w:t>
      </w:r>
    </w:p>
    <w:p w:rsidR="00963104" w:rsidRPr="00847AFF" w:rsidRDefault="00963104" w:rsidP="00963104">
      <w:pPr>
        <w:rPr>
          <w:rFonts w:asciiTheme="minorHAnsi" w:hAnsiTheme="minorHAnsi"/>
          <w:szCs w:val="24"/>
        </w:rPr>
      </w:pPr>
      <w:r w:rsidRPr="00847AFF">
        <w:rPr>
          <w:rFonts w:asciiTheme="minorHAnsi" w:hAnsiTheme="minorHAnsi" w:cs="Segoe UI"/>
          <w:szCs w:val="24"/>
          <w:lang w:eastAsia="fr-FR" w:bidi="ar-SA"/>
        </w:rPr>
        <w:t>La liste déroulante propose toutes les valeurs de la table ta_niveau_agregation_nomenclature qui ne sont pas closes (lignes de ta_niveau_agregation_nomenclature dont la DATE DE CLOTURE YDCLOT est supérieure strictement à la date du jour)  ainsi que la valeur déjà sélectionnée (si elle est close)</w:t>
      </w:r>
    </w:p>
    <w:p w:rsidR="008A6E6E" w:rsidRPr="00847AFF" w:rsidRDefault="008A6E6E">
      <w:pPr>
        <w:rPr>
          <w:rFonts w:asciiTheme="minorHAnsi" w:hAnsiTheme="minorHAnsi" w:cstheme="minorHAnsi"/>
          <w:szCs w:val="24"/>
          <w:lang w:eastAsia="fr-FR" w:bidi="ar-SA"/>
        </w:rPr>
      </w:pPr>
      <w:r w:rsidRPr="00847AFF">
        <w:rPr>
          <w:rFonts w:asciiTheme="minorHAnsi" w:hAnsiTheme="minorHAnsi" w:cstheme="minorHAnsi"/>
          <w:szCs w:val="24"/>
          <w:lang w:eastAsia="fr-FR" w:bidi="ar-SA"/>
        </w:rPr>
        <w:br w:type="page"/>
      </w:r>
    </w:p>
    <w:p w:rsidR="00200813" w:rsidRPr="00BF16B6" w:rsidRDefault="00B137B2" w:rsidP="00B137B2">
      <w:pPr>
        <w:pStyle w:val="Titre3"/>
      </w:pPr>
      <w:bookmarkStart w:id="874" w:name="_Toc515444436"/>
      <w:r w:rsidRPr="00BF16B6">
        <w:t>ta_mode_de_gestion_clients_lmtay831</w:t>
      </w:r>
      <w:bookmarkEnd w:id="874"/>
      <w:r w:rsidR="005A639E">
        <w:rPr>
          <w:rFonts w:asciiTheme="minorHAnsi" w:hAnsiTheme="minorHAnsi" w:cstheme="minorHAnsi"/>
        </w:rPr>
        <w:fldChar w:fldCharType="begin"/>
      </w:r>
      <w:r w:rsidR="005A639E">
        <w:instrText xml:space="preserve"> XE "</w:instrText>
      </w:r>
      <w:r w:rsidR="005A639E" w:rsidRPr="001378E5">
        <w:rPr>
          <w:rFonts w:asciiTheme="minorHAnsi" w:hAnsiTheme="minorHAnsi" w:cstheme="minorHAnsi"/>
        </w:rPr>
        <w:instrText>lmtay831</w:instrText>
      </w:r>
      <w:r w:rsidR="005A639E">
        <w:instrText xml:space="preserve">" </w:instrText>
      </w:r>
      <w:r w:rsidR="005A639E">
        <w:rPr>
          <w:rFonts w:asciiTheme="minorHAnsi" w:hAnsiTheme="minorHAnsi" w:cstheme="minorHAnsi"/>
        </w:rPr>
        <w:fldChar w:fldCharType="end"/>
      </w:r>
    </w:p>
    <w:p w:rsidR="002830D6" w:rsidRPr="00847AFF" w:rsidRDefault="00121CB3" w:rsidP="002830D6">
      <w:pPr>
        <w:rPr>
          <w:rFonts w:asciiTheme="minorHAnsi" w:eastAsia="Times New Roman" w:hAnsiTheme="minorHAnsi" w:cstheme="minorHAnsi"/>
          <w:szCs w:val="24"/>
          <w:lang w:eastAsia="fr-FR" w:bidi="ar-SA"/>
        </w:rPr>
      </w:pPr>
      <w:r w:rsidRPr="00847AFF">
        <w:rPr>
          <w:rFonts w:asciiTheme="minorHAnsi" w:eastAsia="Times New Roman" w:hAnsiTheme="minorHAnsi" w:cstheme="minorHAnsi"/>
          <w:szCs w:val="24"/>
          <w:lang w:eastAsia="fr-FR" w:bidi="ar-SA"/>
        </w:rPr>
        <w:t>L</w:t>
      </w:r>
      <w:r w:rsidR="002830D6" w:rsidRPr="00847AFF">
        <w:rPr>
          <w:rFonts w:asciiTheme="minorHAnsi" w:eastAsia="Times New Roman" w:hAnsiTheme="minorHAnsi" w:cstheme="minorHAnsi"/>
          <w:szCs w:val="24"/>
          <w:lang w:eastAsia="fr-FR" w:bidi="ar-SA"/>
        </w:rPr>
        <w:t>iste des profils bancaires num</w:t>
      </w:r>
      <w:r w:rsidR="00207C2D" w:rsidRPr="00847AFF">
        <w:rPr>
          <w:rFonts w:asciiTheme="minorHAnsi" w:eastAsia="Times New Roman" w:hAnsiTheme="minorHAnsi" w:cstheme="minorHAnsi"/>
          <w:szCs w:val="24"/>
          <w:lang w:eastAsia="fr-FR" w:bidi="ar-SA"/>
        </w:rPr>
        <w:t>éraires</w:t>
      </w:r>
      <w:r w:rsidR="002830D6" w:rsidRPr="00847AFF">
        <w:rPr>
          <w:rFonts w:asciiTheme="minorHAnsi" w:eastAsia="Times New Roman" w:hAnsiTheme="minorHAnsi" w:cstheme="minorHAnsi"/>
          <w:szCs w:val="24"/>
          <w:lang w:eastAsia="fr-FR" w:bidi="ar-SA"/>
        </w:rPr>
        <w:t xml:space="preserve"> appliqués aux clients (notamment selon leur catégorie de clientèle), aussi appelés standards ou CDB (conditions de banque)</w:t>
      </w:r>
      <w:r w:rsidR="00207C2D" w:rsidRPr="00847AFF">
        <w:rPr>
          <w:rFonts w:asciiTheme="minorHAnsi" w:eastAsia="Times New Roman" w:hAnsiTheme="minorHAnsi" w:cstheme="minorHAnsi"/>
          <w:szCs w:val="24"/>
          <w:lang w:eastAsia="fr-FR" w:bidi="ar-SA"/>
        </w:rPr>
        <w:t>.</w:t>
      </w:r>
    </w:p>
    <w:p w:rsidR="00207C2D" w:rsidRPr="00847AFF" w:rsidRDefault="00207C2D" w:rsidP="002830D6">
      <w:pPr>
        <w:rPr>
          <w:rFonts w:asciiTheme="minorHAnsi" w:eastAsia="Times New Roman" w:hAnsiTheme="minorHAnsi" w:cstheme="minorHAnsi"/>
          <w:szCs w:val="24"/>
          <w:lang w:eastAsia="fr-FR" w:bidi="ar-SA"/>
        </w:rPr>
      </w:pPr>
      <w:r w:rsidRPr="00847AFF">
        <w:rPr>
          <w:rFonts w:asciiTheme="minorHAnsi" w:eastAsia="Times New Roman" w:hAnsiTheme="minorHAnsi" w:cstheme="minorHAnsi"/>
          <w:szCs w:val="24"/>
          <w:lang w:eastAsia="fr-FR" w:bidi="ar-SA"/>
        </w:rPr>
        <w:t>Périmée depuis 2015 avec Saturne-SAB, conservée au démarrage de Paraneo.</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Layout w:type="fixed"/>
        <w:tblCellMar>
          <w:left w:w="70" w:type="dxa"/>
          <w:right w:w="70" w:type="dxa"/>
        </w:tblCellMar>
        <w:tblLook w:val="04A0" w:firstRow="1" w:lastRow="0" w:firstColumn="1" w:lastColumn="0" w:noHBand="0" w:noVBand="1"/>
      </w:tblPr>
      <w:tblGrid>
        <w:gridCol w:w="1433"/>
        <w:gridCol w:w="876"/>
        <w:gridCol w:w="1350"/>
        <w:gridCol w:w="1091"/>
        <w:gridCol w:w="510"/>
        <w:gridCol w:w="993"/>
        <w:gridCol w:w="850"/>
        <w:gridCol w:w="992"/>
        <w:gridCol w:w="2126"/>
      </w:tblGrid>
      <w:tr w:rsidR="00E346E4" w:rsidRPr="00E346E4" w:rsidTr="00E346E4">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type longueur</w:t>
            </w:r>
          </w:p>
        </w:tc>
        <w:tc>
          <w:tcPr>
            <w:tcW w:w="1091" w:type="dxa"/>
            <w:tcBorders>
              <w:top w:val="single" w:sz="4" w:space="0" w:color="auto"/>
              <w:left w:val="nil"/>
              <w:bottom w:val="single" w:sz="4" w:space="0" w:color="auto"/>
              <w:right w:val="single" w:sz="4" w:space="0" w:color="auto"/>
            </w:tcBorders>
            <w:shd w:val="clear" w:color="000000" w:fill="C5D9F1"/>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saisi / alimenté</w:t>
            </w:r>
          </w:p>
        </w:tc>
        <w:tc>
          <w:tcPr>
            <w:tcW w:w="510" w:type="dxa"/>
            <w:tcBorders>
              <w:top w:val="single" w:sz="4" w:space="0" w:color="auto"/>
              <w:left w:val="nil"/>
              <w:bottom w:val="single" w:sz="4" w:space="0" w:color="auto"/>
              <w:right w:val="single" w:sz="4" w:space="0" w:color="auto"/>
            </w:tcBorders>
            <w:shd w:val="clear" w:color="000000" w:fill="C5D9F1"/>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clé</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table origine</w:t>
            </w:r>
          </w:p>
        </w:tc>
        <w:tc>
          <w:tcPr>
            <w:tcW w:w="850" w:type="dxa"/>
            <w:tcBorders>
              <w:top w:val="single" w:sz="4" w:space="0" w:color="auto"/>
              <w:left w:val="nil"/>
              <w:bottom w:val="single" w:sz="4" w:space="0" w:color="auto"/>
              <w:right w:val="single" w:sz="4" w:space="0" w:color="auto"/>
            </w:tcBorders>
            <w:shd w:val="clear" w:color="000000" w:fill="C5D9F1"/>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obligatoire / facultatif</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cardinalité</w:t>
            </w:r>
          </w:p>
        </w:tc>
        <w:tc>
          <w:tcPr>
            <w:tcW w:w="2126" w:type="dxa"/>
            <w:tcBorders>
              <w:top w:val="single" w:sz="4" w:space="0" w:color="auto"/>
              <w:left w:val="nil"/>
              <w:bottom w:val="single" w:sz="4" w:space="0" w:color="auto"/>
              <w:right w:val="single" w:sz="4" w:space="0" w:color="auto"/>
            </w:tcBorders>
            <w:shd w:val="clear" w:color="000000" w:fill="C5D9F1"/>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définition</w:t>
            </w:r>
          </w:p>
        </w:tc>
      </w:tr>
      <w:tr w:rsidR="00E346E4" w:rsidRPr="00E346E4" w:rsidTr="00E346E4">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CODE MODE GESTION CLIENTS</w:t>
            </w:r>
          </w:p>
        </w:tc>
        <w:tc>
          <w:tcPr>
            <w:tcW w:w="876"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CMGECL</w:t>
            </w:r>
          </w:p>
        </w:tc>
        <w:tc>
          <w:tcPr>
            <w:tcW w:w="135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alphanumérique (2)</w:t>
            </w:r>
          </w:p>
        </w:tc>
        <w:tc>
          <w:tcPr>
            <w:tcW w:w="1091"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saisi</w:t>
            </w:r>
          </w:p>
        </w:tc>
        <w:tc>
          <w:tcPr>
            <w:tcW w:w="51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clé</w:t>
            </w:r>
          </w:p>
        </w:tc>
        <w:tc>
          <w:tcPr>
            <w:tcW w:w="993"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w:t>
            </w:r>
          </w:p>
        </w:tc>
        <w:tc>
          <w:tcPr>
            <w:tcW w:w="85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xml:space="preserve">standard de gestion par défaut pour un client dans une catégorie de </w:t>
            </w:r>
            <w:r w:rsidR="000A6C3D" w:rsidRPr="00E346E4">
              <w:rPr>
                <w:rFonts w:eastAsia="Times New Roman" w:cs="Calibri"/>
                <w:sz w:val="18"/>
                <w:szCs w:val="18"/>
                <w:lang w:eastAsia="fr-FR" w:bidi="ar-SA"/>
              </w:rPr>
              <w:t>clientèle</w:t>
            </w:r>
            <w:r w:rsidRPr="00E346E4">
              <w:rPr>
                <w:rFonts w:eastAsia="Times New Roman" w:cs="Calibri"/>
                <w:sz w:val="18"/>
                <w:szCs w:val="18"/>
                <w:lang w:eastAsia="fr-FR" w:bidi="ar-SA"/>
              </w:rPr>
              <w:t>- (</w:t>
            </w:r>
            <w:r w:rsidR="000A6C3D" w:rsidRPr="00E346E4">
              <w:rPr>
                <w:rFonts w:eastAsia="Times New Roman" w:cs="Calibri"/>
                <w:sz w:val="18"/>
                <w:szCs w:val="18"/>
                <w:lang w:eastAsia="fr-FR" w:bidi="ar-SA"/>
              </w:rPr>
              <w:t>obsolète</w:t>
            </w:r>
            <w:r w:rsidRPr="00E346E4">
              <w:rPr>
                <w:rFonts w:eastAsia="Times New Roman" w:cs="Calibri"/>
                <w:sz w:val="18"/>
                <w:szCs w:val="18"/>
                <w:lang w:eastAsia="fr-FR" w:bidi="ar-SA"/>
              </w:rPr>
              <w:t xml:space="preserve"> Saturne?)</w:t>
            </w:r>
          </w:p>
        </w:tc>
      </w:tr>
      <w:tr w:rsidR="00E346E4" w:rsidRPr="00E346E4" w:rsidTr="00E346E4">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w:t>
            </w:r>
          </w:p>
        </w:tc>
        <w:tc>
          <w:tcPr>
            <w:tcW w:w="85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xml:space="preserve">date de </w:t>
            </w:r>
            <w:r w:rsidR="000A6C3D" w:rsidRPr="00E346E4">
              <w:rPr>
                <w:rFonts w:eastAsia="Times New Roman" w:cs="Calibri"/>
                <w:sz w:val="18"/>
                <w:szCs w:val="18"/>
                <w:lang w:eastAsia="fr-FR" w:bidi="ar-SA"/>
              </w:rPr>
              <w:t>clôture</w:t>
            </w:r>
            <w:r w:rsidRPr="00E346E4">
              <w:rPr>
                <w:rFonts w:eastAsia="Times New Roman" w:cs="Calibri"/>
                <w:sz w:val="18"/>
                <w:szCs w:val="18"/>
                <w:lang w:eastAsia="fr-FR" w:bidi="ar-SA"/>
              </w:rPr>
              <w:t xml:space="preserve"> de l'enregistrement alimentée par défaut au 01/01/2076. cette date est modifiable</w:t>
            </w:r>
          </w:p>
        </w:tc>
      </w:tr>
      <w:tr w:rsidR="00E346E4" w:rsidRPr="00E346E4" w:rsidTr="00E346E4">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w:t>
            </w:r>
          </w:p>
        </w:tc>
        <w:tc>
          <w:tcPr>
            <w:tcW w:w="85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xml:space="preserve">date de création de l'enregistrement. Alimenté par le </w:t>
            </w:r>
            <w:r w:rsidR="000A6C3D" w:rsidRPr="00E346E4">
              <w:rPr>
                <w:rFonts w:eastAsia="Times New Roman" w:cs="Calibri"/>
                <w:sz w:val="18"/>
                <w:szCs w:val="18"/>
                <w:lang w:eastAsia="fr-FR" w:bidi="ar-SA"/>
              </w:rPr>
              <w:t>système</w:t>
            </w:r>
            <w:r w:rsidRPr="00E346E4">
              <w:rPr>
                <w:rFonts w:eastAsia="Times New Roman" w:cs="Calibri"/>
                <w:sz w:val="18"/>
                <w:szCs w:val="18"/>
                <w:lang w:eastAsia="fr-FR" w:bidi="ar-SA"/>
              </w:rPr>
              <w:t xml:space="preserve"> A la date du jour de création. Non modifiable</w:t>
            </w:r>
          </w:p>
        </w:tc>
      </w:tr>
      <w:tr w:rsidR="00E346E4" w:rsidRPr="00E346E4" w:rsidTr="00E346E4">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noWrap/>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noWrap/>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w:t>
            </w:r>
          </w:p>
        </w:tc>
        <w:tc>
          <w:tcPr>
            <w:tcW w:w="850" w:type="dxa"/>
            <w:tcBorders>
              <w:top w:val="nil"/>
              <w:left w:val="nil"/>
              <w:bottom w:val="single" w:sz="4" w:space="0" w:color="auto"/>
              <w:right w:val="single" w:sz="4" w:space="0" w:color="auto"/>
            </w:tcBorders>
            <w:shd w:val="clear" w:color="auto" w:fill="auto"/>
            <w:noWrap/>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date de la dernière mise A jour de l'enregistrement. Date alimentée par le système Non modifiable</w:t>
            </w:r>
          </w:p>
        </w:tc>
      </w:tr>
      <w:tr w:rsidR="00E346E4" w:rsidRPr="00E346E4" w:rsidTr="00E346E4">
        <w:trPr>
          <w:trHeight w:val="47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LIB. MODE GESTION CLIENTS</w:t>
            </w:r>
          </w:p>
        </w:tc>
        <w:tc>
          <w:tcPr>
            <w:tcW w:w="876"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LMGECL</w:t>
            </w:r>
          </w:p>
        </w:tc>
        <w:tc>
          <w:tcPr>
            <w:tcW w:w="135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alphanumérique (32)</w:t>
            </w:r>
          </w:p>
        </w:tc>
        <w:tc>
          <w:tcPr>
            <w:tcW w:w="1091"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saisi</w:t>
            </w:r>
          </w:p>
        </w:tc>
        <w:tc>
          <w:tcPr>
            <w:tcW w:w="51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w:t>
            </w:r>
          </w:p>
        </w:tc>
        <w:tc>
          <w:tcPr>
            <w:tcW w:w="85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libellé</w:t>
            </w:r>
          </w:p>
        </w:tc>
      </w:tr>
      <w:tr w:rsidR="00E346E4" w:rsidRPr="00E346E4" w:rsidTr="00E346E4">
        <w:trPr>
          <w:trHeight w:val="69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E346E4" w:rsidRPr="00E346E4" w:rsidRDefault="00E346E4" w:rsidP="00E346E4">
            <w:pPr>
              <w:jc w:val="center"/>
              <w:rPr>
                <w:rFonts w:ascii="Segoe UI" w:eastAsia="Times New Roman" w:hAnsi="Segoe UI" w:cs="Segoe UI"/>
                <w:sz w:val="18"/>
                <w:szCs w:val="18"/>
                <w:lang w:eastAsia="fr-FR" w:bidi="ar-SA"/>
              </w:rPr>
            </w:pPr>
            <w:r w:rsidRPr="00E346E4">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alphanumérique (varchar255)</w:t>
            </w:r>
          </w:p>
        </w:tc>
        <w:tc>
          <w:tcPr>
            <w:tcW w:w="1091"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calculé , non modifiable</w:t>
            </w:r>
          </w:p>
        </w:tc>
        <w:tc>
          <w:tcPr>
            <w:tcW w:w="51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 </w:t>
            </w:r>
          </w:p>
        </w:tc>
        <w:tc>
          <w:tcPr>
            <w:tcW w:w="850"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ascii="Arial" w:eastAsia="Times New Roman" w:hAnsi="Arial"/>
                <w:sz w:val="18"/>
                <w:szCs w:val="18"/>
                <w:lang w:eastAsia="fr-FR" w:bidi="ar-SA"/>
              </w:rPr>
            </w:pPr>
            <w:r w:rsidRPr="00E346E4">
              <w:rPr>
                <w:rFonts w:ascii="Arial" w:eastAsia="Times New Roman" w:hAnsi="Arial"/>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8"/>
                <w:szCs w:val="18"/>
                <w:lang w:eastAsia="fr-FR" w:bidi="ar-SA"/>
              </w:rPr>
            </w:pPr>
            <w:r w:rsidRPr="00E346E4">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E346E4" w:rsidRPr="00E346E4" w:rsidRDefault="00E346E4" w:rsidP="00E346E4">
            <w:pPr>
              <w:jc w:val="center"/>
              <w:rPr>
                <w:rFonts w:eastAsia="Times New Roman" w:cs="Calibri"/>
                <w:sz w:val="16"/>
                <w:szCs w:val="16"/>
                <w:lang w:eastAsia="fr-FR" w:bidi="ar-SA"/>
              </w:rPr>
            </w:pPr>
            <w:r w:rsidRPr="00E346E4">
              <w:rPr>
                <w:rFonts w:eastAsia="Times New Roman" w:cs="Calibri"/>
                <w:sz w:val="16"/>
                <w:szCs w:val="16"/>
                <w:lang w:eastAsia="fr-FR" w:bidi="ar-SA"/>
              </w:rPr>
              <w:t xml:space="preserve">User ayant </w:t>
            </w:r>
            <w:r w:rsidR="000A6C3D" w:rsidRPr="00E346E4">
              <w:rPr>
                <w:rFonts w:eastAsia="Times New Roman" w:cs="Calibri"/>
                <w:sz w:val="16"/>
                <w:szCs w:val="16"/>
                <w:lang w:eastAsia="fr-FR" w:bidi="ar-SA"/>
              </w:rPr>
              <w:t>effectué</w:t>
            </w:r>
            <w:r w:rsidRPr="00E346E4">
              <w:rPr>
                <w:rFonts w:eastAsia="Times New Roman" w:cs="Calibri"/>
                <w:sz w:val="16"/>
                <w:szCs w:val="16"/>
                <w:lang w:eastAsia="fr-FR" w:bidi="ar-SA"/>
              </w:rPr>
              <w:t xml:space="preserve"> la dernière mise à jour  de l'enregistrement</w:t>
            </w:r>
          </w:p>
        </w:tc>
      </w:tr>
    </w:tbl>
    <w:p w:rsidR="00987BDB" w:rsidRPr="00847AFF" w:rsidRDefault="00987BDB" w:rsidP="002830D6">
      <w:pPr>
        <w:rPr>
          <w:rFonts w:asciiTheme="minorHAnsi" w:hAnsiTheme="minorHAnsi" w:cstheme="minorHAnsi"/>
          <w:szCs w:val="24"/>
        </w:rPr>
      </w:pPr>
    </w:p>
    <w:p w:rsidR="00B137B2" w:rsidRPr="004E2387" w:rsidRDefault="00B137B2" w:rsidP="00B137B2">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ta_mode_de_gestion_clients_lmtay831</w:t>
      </w:r>
    </w:p>
    <w:p w:rsidR="00B137B2" w:rsidRPr="00847AFF" w:rsidRDefault="00B137B2" w:rsidP="00B137B2">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en saisie libre : </w:t>
      </w:r>
    </w:p>
    <w:p w:rsidR="00B137B2" w:rsidRPr="00847AFF" w:rsidRDefault="00B137B2" w:rsidP="00AF1B75">
      <w:pPr>
        <w:numPr>
          <w:ilvl w:val="0"/>
          <w:numId w:val="55"/>
        </w:numPr>
        <w:autoSpaceDE w:val="0"/>
        <w:autoSpaceDN w:val="0"/>
        <w:adjustRightInd w:val="0"/>
        <w:spacing w:after="1"/>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le CODE MODE DE GESTION CLIENTS (CMGECL)</w:t>
      </w:r>
    </w:p>
    <w:p w:rsidR="00B137B2" w:rsidRPr="00847AFF" w:rsidRDefault="00B137B2" w:rsidP="00AF1B75">
      <w:pPr>
        <w:numPr>
          <w:ilvl w:val="0"/>
          <w:numId w:val="56"/>
        </w:numPr>
        <w:autoSpaceDE w:val="0"/>
        <w:autoSpaceDN w:val="0"/>
        <w:adjustRightInd w:val="0"/>
        <w:spacing w:after="1"/>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le LIBELLE MODE DE GESTION CLIENTS (LMGECL)</w:t>
      </w:r>
    </w:p>
    <w:p w:rsidR="00B137B2" w:rsidRPr="00847AFF" w:rsidRDefault="00B137B2" w:rsidP="00AF1B75">
      <w:pPr>
        <w:numPr>
          <w:ilvl w:val="0"/>
          <w:numId w:val="56"/>
        </w:numPr>
        <w:autoSpaceDE w:val="0"/>
        <w:autoSpaceDN w:val="0"/>
        <w:adjustRightInd w:val="0"/>
        <w:ind w:left="360" w:hanging="360"/>
        <w:rPr>
          <w:rFonts w:asciiTheme="minorHAnsi" w:hAnsiTheme="minorHAnsi" w:cstheme="minorHAnsi"/>
          <w:szCs w:val="24"/>
          <w:lang w:eastAsia="fr-FR" w:bidi="ar-SA"/>
        </w:rPr>
      </w:pPr>
    </w:p>
    <w:p w:rsidR="00B137B2" w:rsidRPr="00847AFF" w:rsidRDefault="00B137B2" w:rsidP="00B137B2">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par sélection dans un calendrier : </w:t>
      </w:r>
    </w:p>
    <w:p w:rsidR="00B137B2" w:rsidRPr="00847AFF" w:rsidRDefault="00B137B2" w:rsidP="00AF1B75">
      <w:pPr>
        <w:numPr>
          <w:ilvl w:val="0"/>
          <w:numId w:val="57"/>
        </w:numPr>
        <w:autoSpaceDE w:val="0"/>
        <w:autoSpaceDN w:val="0"/>
        <w:adjustRightInd w:val="0"/>
        <w:spacing w:after="1"/>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la DATE DE CLOTURE (YDCLOT)</w:t>
      </w:r>
    </w:p>
    <w:p w:rsidR="00B137B2" w:rsidRPr="004E2387" w:rsidRDefault="00B137B2" w:rsidP="00B137B2">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ta_mode_de_gestion_clients_lmtay831</w:t>
      </w:r>
    </w:p>
    <w:p w:rsidR="00B137B2" w:rsidRPr="00847AFF" w:rsidRDefault="00B137B2" w:rsidP="00B137B2">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Données obligatoires : </w:t>
      </w:r>
    </w:p>
    <w:p w:rsidR="00B137B2" w:rsidRPr="00847AFF" w:rsidRDefault="00B137B2" w:rsidP="005B01C3">
      <w:pPr>
        <w:numPr>
          <w:ilvl w:val="0"/>
          <w:numId w:val="153"/>
        </w:numPr>
        <w:autoSpaceDE w:val="0"/>
        <w:autoSpaceDN w:val="0"/>
        <w:adjustRightInd w:val="0"/>
        <w:spacing w:after="1"/>
        <w:rPr>
          <w:rFonts w:asciiTheme="minorHAnsi" w:hAnsiTheme="minorHAnsi" w:cstheme="minorHAnsi"/>
          <w:szCs w:val="24"/>
          <w:lang w:eastAsia="fr-FR" w:bidi="ar-SA"/>
        </w:rPr>
      </w:pPr>
      <w:r w:rsidRPr="00847AFF">
        <w:rPr>
          <w:rFonts w:asciiTheme="minorHAnsi" w:hAnsiTheme="minorHAnsi" w:cstheme="minorHAnsi"/>
          <w:szCs w:val="24"/>
          <w:lang w:eastAsia="fr-FR" w:bidi="ar-SA"/>
        </w:rPr>
        <w:t>CODE MODE DE GESTION CLIENTS (CMGECL)</w:t>
      </w:r>
    </w:p>
    <w:p w:rsidR="00B137B2" w:rsidRPr="00847AFF" w:rsidRDefault="00B137B2" w:rsidP="005B01C3">
      <w:pPr>
        <w:numPr>
          <w:ilvl w:val="0"/>
          <w:numId w:val="153"/>
        </w:num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LIBELLE MODE DE GESTION CLIENTS (LMGECL)</w:t>
      </w:r>
    </w:p>
    <w:p w:rsidR="00B137B2" w:rsidRPr="00847AFF" w:rsidRDefault="00B137B2" w:rsidP="00B137B2">
      <w:pPr>
        <w:autoSpaceDE w:val="0"/>
        <w:autoSpaceDN w:val="0"/>
        <w:adjustRightInd w:val="0"/>
        <w:rPr>
          <w:rFonts w:asciiTheme="minorHAnsi" w:hAnsiTheme="minorHAnsi" w:cstheme="minorHAnsi"/>
          <w:szCs w:val="24"/>
          <w:lang w:eastAsia="fr-FR" w:bidi="ar-SA"/>
        </w:rPr>
      </w:pPr>
    </w:p>
    <w:p w:rsidR="00B137B2" w:rsidRPr="00847AFF" w:rsidRDefault="00B137B2" w:rsidP="00B137B2">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Contrôles de longueur maximale : </w:t>
      </w:r>
    </w:p>
    <w:p w:rsidR="00B137B2" w:rsidRPr="00847AFF" w:rsidRDefault="00B137B2" w:rsidP="005B01C3">
      <w:pPr>
        <w:numPr>
          <w:ilvl w:val="0"/>
          <w:numId w:val="154"/>
        </w:numPr>
        <w:autoSpaceDE w:val="0"/>
        <w:autoSpaceDN w:val="0"/>
        <w:adjustRightInd w:val="0"/>
        <w:spacing w:after="1"/>
        <w:rPr>
          <w:rFonts w:asciiTheme="minorHAnsi" w:hAnsiTheme="minorHAnsi" w:cstheme="minorHAnsi"/>
          <w:szCs w:val="24"/>
          <w:lang w:eastAsia="fr-FR" w:bidi="ar-SA"/>
        </w:rPr>
      </w:pPr>
      <w:r w:rsidRPr="00847AFF">
        <w:rPr>
          <w:rFonts w:asciiTheme="minorHAnsi" w:hAnsiTheme="minorHAnsi" w:cstheme="minorHAnsi"/>
          <w:szCs w:val="24"/>
          <w:lang w:eastAsia="fr-FR" w:bidi="ar-SA"/>
        </w:rPr>
        <w:t>CODE MODE DE GESTION CLIENTS (CMGECL) : 2 caractères.</w:t>
      </w:r>
    </w:p>
    <w:p w:rsidR="00B137B2" w:rsidRPr="00847AFF" w:rsidRDefault="00B137B2" w:rsidP="005B01C3">
      <w:pPr>
        <w:numPr>
          <w:ilvl w:val="0"/>
          <w:numId w:val="155"/>
        </w:numPr>
        <w:autoSpaceDE w:val="0"/>
        <w:autoSpaceDN w:val="0"/>
        <w:adjustRightInd w:val="0"/>
        <w:spacing w:after="1"/>
        <w:rPr>
          <w:rFonts w:asciiTheme="minorHAnsi" w:hAnsiTheme="minorHAnsi" w:cstheme="minorHAnsi"/>
          <w:szCs w:val="24"/>
          <w:lang w:eastAsia="fr-FR" w:bidi="ar-SA"/>
        </w:rPr>
      </w:pPr>
      <w:r w:rsidRPr="00847AFF">
        <w:rPr>
          <w:rFonts w:asciiTheme="minorHAnsi" w:hAnsiTheme="minorHAnsi" w:cstheme="minorHAnsi"/>
          <w:szCs w:val="24"/>
          <w:lang w:eastAsia="fr-FR" w:bidi="ar-SA"/>
        </w:rPr>
        <w:t>LIBELLE MODE DE GESTION CLIENTS (LMGECL) : 32 caractères.</w:t>
      </w:r>
    </w:p>
    <w:p w:rsidR="00B137B2" w:rsidRPr="00847AFF" w:rsidRDefault="00B137B2" w:rsidP="00B137B2">
      <w:pPr>
        <w:autoSpaceDE w:val="0"/>
        <w:autoSpaceDN w:val="0"/>
        <w:adjustRightInd w:val="0"/>
        <w:rPr>
          <w:rFonts w:asciiTheme="minorHAnsi" w:hAnsiTheme="minorHAnsi" w:cstheme="minorHAnsi"/>
          <w:szCs w:val="24"/>
          <w:lang w:eastAsia="fr-FR" w:bidi="ar-SA"/>
        </w:rPr>
      </w:pPr>
    </w:p>
    <w:p w:rsidR="00B137B2" w:rsidRPr="00847AFF" w:rsidRDefault="00B137B2" w:rsidP="00B137B2">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Contrôle d'unicité : </w:t>
      </w:r>
    </w:p>
    <w:p w:rsidR="00B137B2" w:rsidRPr="00847AFF" w:rsidRDefault="00B137B2" w:rsidP="00B137B2">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sur CODE MODE DE GESTION CLIENTS (CMGECL)</w:t>
      </w:r>
    </w:p>
    <w:p w:rsidR="00B137B2" w:rsidRPr="00847AFF" w:rsidRDefault="00B137B2" w:rsidP="00B137B2">
      <w:pPr>
        <w:autoSpaceDE w:val="0"/>
        <w:autoSpaceDN w:val="0"/>
        <w:adjustRightInd w:val="0"/>
        <w:rPr>
          <w:rFonts w:asciiTheme="minorHAnsi" w:hAnsiTheme="minorHAnsi" w:cstheme="minorHAnsi"/>
          <w:szCs w:val="24"/>
          <w:lang w:eastAsia="fr-FR" w:bidi="ar-SA"/>
        </w:rPr>
      </w:pPr>
    </w:p>
    <w:p w:rsidR="00B137B2" w:rsidRPr="00847AFF" w:rsidRDefault="00B137B2" w:rsidP="00B137B2">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Caractères autorisés ( ne concerne que les champs de saisie. Les dates et les listes déroulantes sont exclues de ces contrôles):</w:t>
      </w:r>
    </w:p>
    <w:p w:rsidR="00B137B2" w:rsidRPr="00847AFF" w:rsidRDefault="000A6C3D" w:rsidP="00B137B2">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Quel que</w:t>
      </w:r>
      <w:r w:rsidR="00B137B2" w:rsidRPr="00847AFF">
        <w:rPr>
          <w:rFonts w:asciiTheme="minorHAnsi" w:hAnsiTheme="minorHAnsi" w:cstheme="minorHAnsi"/>
          <w:szCs w:val="24"/>
          <w:lang w:eastAsia="fr-FR" w:bidi="ar-SA"/>
        </w:rPr>
        <w:t xml:space="preserve"> soit le champs de saisie les caractères autorisés sont : </w:t>
      </w:r>
    </w:p>
    <w:p w:rsidR="00B137B2" w:rsidRPr="00847AFF" w:rsidRDefault="00B137B2" w:rsidP="005B01C3">
      <w:pPr>
        <w:numPr>
          <w:ilvl w:val="0"/>
          <w:numId w:val="156"/>
        </w:numPr>
        <w:autoSpaceDE w:val="0"/>
        <w:autoSpaceDN w:val="0"/>
        <w:adjustRightInd w:val="0"/>
        <w:spacing w:after="1"/>
        <w:rPr>
          <w:rFonts w:asciiTheme="minorHAnsi" w:hAnsiTheme="minorHAnsi" w:cstheme="minorHAnsi"/>
          <w:szCs w:val="24"/>
          <w:lang w:eastAsia="fr-FR" w:bidi="ar-SA"/>
        </w:rPr>
      </w:pPr>
      <w:r w:rsidRPr="00847AFF">
        <w:rPr>
          <w:rFonts w:asciiTheme="minorHAnsi" w:hAnsiTheme="minorHAnsi" w:cstheme="minorHAnsi"/>
          <w:szCs w:val="24"/>
          <w:lang w:eastAsia="fr-FR" w:bidi="ar-SA"/>
        </w:rPr>
        <w:t>les caractères alphanumériques en majuscules non accentuées (soit A-Z),</w:t>
      </w:r>
    </w:p>
    <w:p w:rsidR="00B137B2" w:rsidRPr="00847AFF" w:rsidRDefault="00B137B2" w:rsidP="005B01C3">
      <w:pPr>
        <w:numPr>
          <w:ilvl w:val="0"/>
          <w:numId w:val="156"/>
        </w:num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les chiffres 0-9,</w:t>
      </w:r>
    </w:p>
    <w:p w:rsidR="00B137B2" w:rsidRPr="00847AFF" w:rsidRDefault="00B137B2" w:rsidP="005B01C3">
      <w:pPr>
        <w:numPr>
          <w:ilvl w:val="0"/>
          <w:numId w:val="156"/>
        </w:num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les séparateurs ‘ - . ,  /  , </w:t>
      </w:r>
    </w:p>
    <w:p w:rsidR="00B137B2" w:rsidRPr="00847AFF" w:rsidRDefault="00B137B2" w:rsidP="00B137B2">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le tiret bas ou underscore _,</w:t>
      </w:r>
    </w:p>
    <w:p w:rsidR="00B137B2" w:rsidRPr="00847AFF" w:rsidRDefault="00B137B2" w:rsidP="00B137B2">
      <w:pPr>
        <w:autoSpaceDE w:val="0"/>
        <w:autoSpaceDN w:val="0"/>
        <w:adjustRightInd w:val="0"/>
        <w:rPr>
          <w:rFonts w:asciiTheme="minorHAnsi" w:hAnsiTheme="minorHAnsi" w:cstheme="minorHAnsi"/>
          <w:szCs w:val="24"/>
          <w:lang w:eastAsia="fr-FR" w:bidi="ar-SA"/>
        </w:rPr>
      </w:pPr>
    </w:p>
    <w:p w:rsidR="009B63C7" w:rsidRPr="004E2387" w:rsidRDefault="009B63C7" w:rsidP="009B63C7">
      <w:pPr>
        <w:pStyle w:val="Titre4"/>
        <w:rPr>
          <w:rFonts w:asciiTheme="minorHAnsi" w:hAnsiTheme="minorHAnsi" w:cstheme="minorHAnsi"/>
        </w:rPr>
      </w:pPr>
      <w:r w:rsidRPr="004E2387">
        <w:rPr>
          <w:rFonts w:asciiTheme="minorHAnsi" w:hAnsiTheme="minorHAnsi" w:cstheme="minorHAnsi"/>
        </w:rPr>
        <w:t>Modification : contrôle des données de ta_mode_de_gestion_clients_lmtay831</w:t>
      </w:r>
    </w:p>
    <w:p w:rsidR="009B63C7" w:rsidRPr="00847AFF" w:rsidRDefault="009B63C7" w:rsidP="009B63C7">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Données obligatoires : </w:t>
      </w:r>
    </w:p>
    <w:p w:rsidR="009B63C7" w:rsidRPr="00847AFF" w:rsidRDefault="009B63C7" w:rsidP="005B01C3">
      <w:pPr>
        <w:numPr>
          <w:ilvl w:val="0"/>
          <w:numId w:val="324"/>
        </w:numPr>
        <w:autoSpaceDE w:val="0"/>
        <w:autoSpaceDN w:val="0"/>
        <w:adjustRightInd w:val="0"/>
        <w:spacing w:after="1"/>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LIBELLE MODE DE GESTION CLIENTS (LMGECL)</w:t>
      </w:r>
    </w:p>
    <w:p w:rsidR="009B63C7" w:rsidRPr="00847AFF" w:rsidRDefault="009B63C7" w:rsidP="009B63C7">
      <w:pPr>
        <w:autoSpaceDE w:val="0"/>
        <w:autoSpaceDN w:val="0"/>
        <w:adjustRightInd w:val="0"/>
        <w:rPr>
          <w:rFonts w:asciiTheme="minorHAnsi" w:hAnsiTheme="minorHAnsi" w:cstheme="minorHAnsi"/>
          <w:szCs w:val="24"/>
          <w:lang w:eastAsia="fr-FR" w:bidi="ar-SA"/>
        </w:rPr>
      </w:pPr>
    </w:p>
    <w:p w:rsidR="009B63C7" w:rsidRPr="00847AFF" w:rsidRDefault="009B63C7" w:rsidP="009B63C7">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 Contrôles de longueur maximale : </w:t>
      </w:r>
    </w:p>
    <w:p w:rsidR="009B63C7" w:rsidRPr="00847AFF" w:rsidRDefault="009B63C7" w:rsidP="005B01C3">
      <w:pPr>
        <w:numPr>
          <w:ilvl w:val="0"/>
          <w:numId w:val="325"/>
        </w:numPr>
        <w:autoSpaceDE w:val="0"/>
        <w:autoSpaceDN w:val="0"/>
        <w:adjustRightInd w:val="0"/>
        <w:spacing w:after="1"/>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LIBELLE MODE DE GESTION CLIENTS (LMGECL) : 32 caractères.</w:t>
      </w:r>
    </w:p>
    <w:p w:rsidR="009B63C7" w:rsidRPr="00847AFF" w:rsidRDefault="009B63C7" w:rsidP="009B63C7">
      <w:pPr>
        <w:autoSpaceDE w:val="0"/>
        <w:autoSpaceDN w:val="0"/>
        <w:adjustRightInd w:val="0"/>
        <w:rPr>
          <w:rFonts w:asciiTheme="minorHAnsi" w:hAnsiTheme="minorHAnsi" w:cstheme="minorHAnsi"/>
          <w:szCs w:val="24"/>
          <w:lang w:eastAsia="fr-FR" w:bidi="ar-SA"/>
        </w:rPr>
      </w:pPr>
    </w:p>
    <w:p w:rsidR="009B63C7" w:rsidRPr="00847AFF" w:rsidRDefault="009B63C7" w:rsidP="009B63C7">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 Caractères autorisés ( ne concerne que les champs de saisie. Les dates et les listes déroulantes sont exclues de ces contrôles):</w:t>
      </w:r>
    </w:p>
    <w:p w:rsidR="009B63C7" w:rsidRPr="00847AFF" w:rsidRDefault="000A6C3D" w:rsidP="009B63C7">
      <w:pPr>
        <w:autoSpaceDE w:val="0"/>
        <w:autoSpaceDN w:val="0"/>
        <w:adjustRightInd w:val="0"/>
        <w:rPr>
          <w:rFonts w:asciiTheme="minorHAnsi" w:hAnsiTheme="minorHAnsi" w:cstheme="minorHAnsi"/>
          <w:szCs w:val="24"/>
          <w:lang w:eastAsia="fr-FR" w:bidi="ar-SA"/>
        </w:rPr>
      </w:pPr>
      <w:r w:rsidRPr="00847AFF">
        <w:rPr>
          <w:rFonts w:asciiTheme="minorHAnsi" w:hAnsiTheme="minorHAnsi" w:cstheme="minorHAnsi"/>
          <w:szCs w:val="24"/>
          <w:lang w:eastAsia="fr-FR" w:bidi="ar-SA"/>
        </w:rPr>
        <w:t>Quel que</w:t>
      </w:r>
      <w:r w:rsidR="009B63C7" w:rsidRPr="00847AFF">
        <w:rPr>
          <w:rFonts w:asciiTheme="minorHAnsi" w:hAnsiTheme="minorHAnsi" w:cstheme="minorHAnsi"/>
          <w:szCs w:val="24"/>
          <w:lang w:eastAsia="fr-FR" w:bidi="ar-SA"/>
        </w:rPr>
        <w:t xml:space="preserve"> soit le champs de saisie les caractères autorisés sont : </w:t>
      </w:r>
    </w:p>
    <w:p w:rsidR="009B63C7" w:rsidRPr="00847AFF" w:rsidRDefault="009B63C7" w:rsidP="005B01C3">
      <w:pPr>
        <w:numPr>
          <w:ilvl w:val="0"/>
          <w:numId w:val="326"/>
        </w:numPr>
        <w:autoSpaceDE w:val="0"/>
        <w:autoSpaceDN w:val="0"/>
        <w:adjustRightInd w:val="0"/>
        <w:spacing w:after="1"/>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les caractères alphanumériques en majuscules non accentuées (soit A-Z),</w:t>
      </w:r>
    </w:p>
    <w:p w:rsidR="009B63C7" w:rsidRPr="00847AFF" w:rsidRDefault="009B63C7" w:rsidP="005B01C3">
      <w:pPr>
        <w:numPr>
          <w:ilvl w:val="0"/>
          <w:numId w:val="326"/>
        </w:numPr>
        <w:autoSpaceDE w:val="0"/>
        <w:autoSpaceDN w:val="0"/>
        <w:adjustRightInd w:val="0"/>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les chiffres 0-9,</w:t>
      </w:r>
    </w:p>
    <w:p w:rsidR="009B63C7" w:rsidRPr="00847AFF" w:rsidRDefault="009B63C7" w:rsidP="005B01C3">
      <w:pPr>
        <w:numPr>
          <w:ilvl w:val="0"/>
          <w:numId w:val="326"/>
        </w:numPr>
        <w:autoSpaceDE w:val="0"/>
        <w:autoSpaceDN w:val="0"/>
        <w:adjustRightInd w:val="0"/>
        <w:ind w:left="360" w:hanging="360"/>
        <w:rPr>
          <w:rFonts w:asciiTheme="minorHAnsi" w:hAnsiTheme="minorHAnsi" w:cstheme="minorHAnsi"/>
          <w:szCs w:val="24"/>
          <w:lang w:eastAsia="fr-FR" w:bidi="ar-SA"/>
        </w:rPr>
      </w:pPr>
      <w:r w:rsidRPr="00847AFF">
        <w:rPr>
          <w:rFonts w:asciiTheme="minorHAnsi" w:hAnsiTheme="minorHAnsi" w:cstheme="minorHAnsi"/>
          <w:szCs w:val="24"/>
          <w:lang w:eastAsia="fr-FR" w:bidi="ar-SA"/>
        </w:rPr>
        <w:t xml:space="preserve">les séparateurs ‘ - . ,  /  , </w:t>
      </w:r>
    </w:p>
    <w:p w:rsidR="009B63C7" w:rsidRPr="00847AFF" w:rsidRDefault="009B63C7" w:rsidP="009B63C7">
      <w:pPr>
        <w:tabs>
          <w:tab w:val="left" w:pos="1867"/>
        </w:tabs>
        <w:autoSpaceDE w:val="0"/>
        <w:autoSpaceDN w:val="0"/>
        <w:adjustRightInd w:val="0"/>
        <w:rPr>
          <w:rFonts w:asciiTheme="minorHAnsi" w:hAnsiTheme="minorHAnsi" w:cstheme="minorHAnsi"/>
          <w:szCs w:val="24"/>
        </w:rPr>
      </w:pPr>
      <w:r w:rsidRPr="00847AFF">
        <w:rPr>
          <w:rFonts w:asciiTheme="minorHAnsi" w:hAnsiTheme="minorHAnsi" w:cstheme="minorHAnsi"/>
          <w:szCs w:val="24"/>
          <w:lang w:eastAsia="fr-FR" w:bidi="ar-SA"/>
        </w:rPr>
        <w:t>le tiret bas ou underscore _,</w:t>
      </w:r>
    </w:p>
    <w:p w:rsidR="009B63C7" w:rsidRDefault="00963104" w:rsidP="00963104">
      <w:pPr>
        <w:pStyle w:val="Titre4"/>
        <w:rPr>
          <w:rFonts w:asciiTheme="minorHAnsi" w:hAnsiTheme="minorHAnsi" w:cstheme="minorHAnsi"/>
        </w:rPr>
      </w:pPr>
      <w:r w:rsidRPr="00963104">
        <w:rPr>
          <w:rFonts w:asciiTheme="minorHAnsi" w:hAnsiTheme="minorHAnsi" w:cstheme="minorHAnsi"/>
        </w:rPr>
        <w:t>Modification : renseignement des données de ta_mode_de_gestion_clients_lmtay831</w:t>
      </w:r>
    </w:p>
    <w:p w:rsidR="00963104" w:rsidRPr="00847AFF" w:rsidRDefault="00963104" w:rsidP="00963104">
      <w:pPr>
        <w:autoSpaceDE w:val="0"/>
        <w:autoSpaceDN w:val="0"/>
        <w:adjustRightInd w:val="0"/>
        <w:rPr>
          <w:rFonts w:asciiTheme="minorHAnsi" w:hAnsiTheme="minorHAnsi" w:cs="Segoe UI"/>
          <w:szCs w:val="24"/>
          <w:lang w:eastAsia="fr-FR" w:bidi="ar-SA"/>
        </w:rPr>
      </w:pPr>
      <w:r w:rsidRPr="00847AFF">
        <w:rPr>
          <w:rFonts w:asciiTheme="minorHAnsi" w:hAnsiTheme="minorHAnsi" w:cs="Segoe UI"/>
          <w:szCs w:val="24"/>
          <w:lang w:eastAsia="fr-FR" w:bidi="ar-SA"/>
        </w:rPr>
        <w:t xml:space="preserve">- en saisie libre : </w:t>
      </w:r>
    </w:p>
    <w:p w:rsidR="00963104" w:rsidRPr="00847AFF" w:rsidRDefault="00963104" w:rsidP="00357DCC">
      <w:pPr>
        <w:numPr>
          <w:ilvl w:val="0"/>
          <w:numId w:val="499"/>
        </w:numPr>
        <w:autoSpaceDE w:val="0"/>
        <w:autoSpaceDN w:val="0"/>
        <w:adjustRightInd w:val="0"/>
        <w:spacing w:after="1"/>
        <w:rPr>
          <w:rFonts w:asciiTheme="minorHAnsi" w:hAnsiTheme="minorHAnsi" w:cs="Segoe UI"/>
          <w:szCs w:val="24"/>
          <w:lang w:eastAsia="fr-FR" w:bidi="ar-SA"/>
        </w:rPr>
      </w:pPr>
      <w:r w:rsidRPr="00847AFF">
        <w:rPr>
          <w:rFonts w:asciiTheme="minorHAnsi" w:hAnsiTheme="minorHAnsi" w:cs="Segoe UI"/>
          <w:szCs w:val="24"/>
          <w:lang w:eastAsia="fr-FR" w:bidi="ar-SA"/>
        </w:rPr>
        <w:t>le LIBELLE TYPE UTILISAT. ADRESSE (LTUTAD)</w:t>
      </w:r>
    </w:p>
    <w:p w:rsidR="00963104" w:rsidRPr="00847AFF" w:rsidRDefault="00963104" w:rsidP="00963104">
      <w:pPr>
        <w:autoSpaceDE w:val="0"/>
        <w:autoSpaceDN w:val="0"/>
        <w:adjustRightInd w:val="0"/>
        <w:rPr>
          <w:rFonts w:asciiTheme="minorHAnsi" w:hAnsiTheme="minorHAnsi" w:cs="Segoe UI"/>
          <w:szCs w:val="24"/>
          <w:lang w:eastAsia="fr-FR" w:bidi="ar-SA"/>
        </w:rPr>
      </w:pPr>
    </w:p>
    <w:p w:rsidR="00963104" w:rsidRPr="00847AFF" w:rsidRDefault="00963104" w:rsidP="00963104">
      <w:pPr>
        <w:autoSpaceDE w:val="0"/>
        <w:autoSpaceDN w:val="0"/>
        <w:adjustRightInd w:val="0"/>
        <w:rPr>
          <w:rFonts w:asciiTheme="minorHAnsi" w:hAnsiTheme="minorHAnsi" w:cs="Segoe UI"/>
          <w:szCs w:val="24"/>
          <w:lang w:eastAsia="fr-FR" w:bidi="ar-SA"/>
        </w:rPr>
      </w:pPr>
      <w:r w:rsidRPr="00847AFF">
        <w:rPr>
          <w:rFonts w:asciiTheme="minorHAnsi" w:hAnsiTheme="minorHAnsi" w:cs="Segoe UI"/>
          <w:szCs w:val="24"/>
          <w:lang w:eastAsia="fr-FR" w:bidi="ar-SA"/>
        </w:rPr>
        <w:t xml:space="preserve">- par sélection dans un calendrier : </w:t>
      </w:r>
    </w:p>
    <w:p w:rsidR="00963104" w:rsidRPr="00847AFF" w:rsidRDefault="00963104" w:rsidP="00357DCC">
      <w:pPr>
        <w:numPr>
          <w:ilvl w:val="0"/>
          <w:numId w:val="500"/>
        </w:numPr>
        <w:autoSpaceDE w:val="0"/>
        <w:autoSpaceDN w:val="0"/>
        <w:adjustRightInd w:val="0"/>
        <w:spacing w:after="1"/>
        <w:rPr>
          <w:rFonts w:asciiTheme="minorHAnsi" w:hAnsiTheme="minorHAnsi" w:cs="Segoe UI"/>
          <w:szCs w:val="24"/>
          <w:lang w:eastAsia="fr-FR" w:bidi="ar-SA"/>
        </w:rPr>
      </w:pPr>
      <w:r w:rsidRPr="00847AFF">
        <w:rPr>
          <w:rFonts w:asciiTheme="minorHAnsi" w:hAnsiTheme="minorHAnsi" w:cs="Segoe UI"/>
          <w:szCs w:val="24"/>
          <w:lang w:eastAsia="fr-FR" w:bidi="ar-SA"/>
        </w:rPr>
        <w:t xml:space="preserve">la DATE DE CLOTURE (YDCLOT) </w:t>
      </w:r>
    </w:p>
    <w:p w:rsidR="00963104" w:rsidRPr="00847AFF" w:rsidRDefault="00963104" w:rsidP="00963104">
      <w:pPr>
        <w:rPr>
          <w:rFonts w:asciiTheme="minorHAnsi" w:hAnsiTheme="minorHAnsi"/>
          <w:szCs w:val="24"/>
        </w:rPr>
      </w:pPr>
    </w:p>
    <w:p w:rsidR="008A6E6E" w:rsidRPr="00847AFF" w:rsidRDefault="008A6E6E">
      <w:pPr>
        <w:rPr>
          <w:rFonts w:asciiTheme="minorHAnsi" w:hAnsiTheme="minorHAnsi" w:cstheme="minorHAnsi"/>
          <w:szCs w:val="24"/>
          <w:lang w:eastAsia="fr-FR" w:bidi="ar-SA"/>
        </w:rPr>
      </w:pPr>
      <w:r w:rsidRPr="00847AFF">
        <w:rPr>
          <w:rFonts w:asciiTheme="minorHAnsi" w:hAnsiTheme="minorHAnsi" w:cstheme="minorHAnsi"/>
          <w:szCs w:val="24"/>
          <w:lang w:eastAsia="fr-FR" w:bidi="ar-SA"/>
        </w:rPr>
        <w:br w:type="page"/>
      </w:r>
    </w:p>
    <w:p w:rsidR="00643F19" w:rsidRPr="00BF16B6" w:rsidRDefault="00C61554" w:rsidP="00643F19">
      <w:pPr>
        <w:pStyle w:val="Titre3"/>
      </w:pPr>
      <w:r w:rsidRPr="00BF16B6">
        <w:t xml:space="preserve">  </w:t>
      </w:r>
      <w:bookmarkStart w:id="875" w:name="_Toc515444437"/>
      <w:r>
        <w:t>ta_rgpt_categorie_clientele_compt_lmtay947</w:t>
      </w:r>
      <w:bookmarkEnd w:id="875"/>
      <w:r>
        <w:fldChar w:fldCharType="begin"/>
      </w:r>
      <w:r>
        <w:instrText xml:space="preserve"> XE "</w:instrText>
      </w:r>
      <w:r w:rsidRPr="001378E5">
        <w:instrText>lmtay947</w:instrText>
      </w:r>
      <w:r>
        <w:instrText xml:space="preserve">" </w:instrText>
      </w:r>
      <w:r>
        <w:fldChar w:fldCharType="end"/>
      </w:r>
    </w:p>
    <w:p w:rsidR="00643F19" w:rsidRPr="00847AFF" w:rsidRDefault="00121CB3" w:rsidP="00B137B2">
      <w:pPr>
        <w:autoSpaceDE w:val="0"/>
        <w:autoSpaceDN w:val="0"/>
        <w:adjustRightInd w:val="0"/>
        <w:rPr>
          <w:rFonts w:asciiTheme="minorHAnsi" w:eastAsia="Times New Roman" w:hAnsiTheme="minorHAnsi" w:cstheme="minorHAnsi"/>
          <w:szCs w:val="24"/>
          <w:lang w:eastAsia="fr-FR" w:bidi="ar-SA"/>
        </w:rPr>
      </w:pPr>
      <w:r w:rsidRPr="00847AFF">
        <w:rPr>
          <w:rFonts w:asciiTheme="minorHAnsi" w:eastAsia="Times New Roman" w:hAnsiTheme="minorHAnsi" w:cstheme="minorHAnsi"/>
          <w:szCs w:val="24"/>
          <w:lang w:eastAsia="fr-FR" w:bidi="ar-SA"/>
        </w:rPr>
        <w:t>Regroupement</w:t>
      </w:r>
      <w:r w:rsidR="008910BD" w:rsidRPr="00847AFF">
        <w:rPr>
          <w:rFonts w:asciiTheme="minorHAnsi" w:eastAsia="Times New Roman" w:hAnsiTheme="minorHAnsi" w:cstheme="minorHAnsi"/>
          <w:szCs w:val="24"/>
          <w:lang w:eastAsia="fr-FR" w:bidi="ar-SA"/>
        </w:rPr>
        <w:t xml:space="preserve"> des catégories de clientèle de référence permetta</w:t>
      </w:r>
      <w:r w:rsidR="00297CF4" w:rsidRPr="00847AFF">
        <w:rPr>
          <w:rFonts w:asciiTheme="minorHAnsi" w:eastAsia="Times New Roman" w:hAnsiTheme="minorHAnsi" w:cstheme="minorHAnsi"/>
          <w:szCs w:val="24"/>
          <w:lang w:eastAsia="fr-FR" w:bidi="ar-SA"/>
        </w:rPr>
        <w:t xml:space="preserve">nt de réduire le nombre de CRE </w:t>
      </w:r>
      <w:r w:rsidR="008910BD" w:rsidRPr="00847AFF">
        <w:rPr>
          <w:rFonts w:asciiTheme="minorHAnsi" w:eastAsia="Times New Roman" w:hAnsiTheme="minorHAnsi" w:cstheme="minorHAnsi"/>
          <w:szCs w:val="24"/>
          <w:lang w:eastAsia="fr-FR" w:bidi="ar-SA"/>
        </w:rPr>
        <w:t>en entrée de la plateforme comptable</w:t>
      </w:r>
      <w:r w:rsidR="00297CF4" w:rsidRPr="00847AFF">
        <w:rPr>
          <w:rFonts w:asciiTheme="minorHAnsi" w:eastAsia="Times New Roman" w:hAnsiTheme="minorHAnsi" w:cstheme="minorHAnsi"/>
          <w:szCs w:val="24"/>
          <w:lang w:eastAsia="fr-FR" w:bidi="ar-SA"/>
        </w:rPr>
        <w:t>.</w:t>
      </w:r>
    </w:p>
    <w:p w:rsidR="00297CF4" w:rsidRDefault="00297CF4" w:rsidP="00B137B2">
      <w:pPr>
        <w:autoSpaceDE w:val="0"/>
        <w:autoSpaceDN w:val="0"/>
        <w:adjustRightInd w:val="0"/>
        <w:rPr>
          <w:rFonts w:asciiTheme="minorHAnsi" w:eastAsia="Times New Roman" w:hAnsiTheme="minorHAnsi" w:cstheme="minorHAnsi"/>
          <w:szCs w:val="24"/>
          <w:lang w:eastAsia="fr-FR" w:bidi="ar-SA"/>
        </w:rPr>
      </w:pPr>
      <w:r w:rsidRPr="00847AFF">
        <w:rPr>
          <w:rFonts w:asciiTheme="minorHAnsi" w:eastAsia="Times New Roman" w:hAnsiTheme="minorHAnsi" w:cstheme="minorHAnsi"/>
          <w:szCs w:val="24"/>
          <w:lang w:eastAsia="fr-FR" w:bidi="ar-SA"/>
        </w:rPr>
        <w:t>Source : comptabilité du métier bancaire.</w:t>
      </w:r>
    </w:p>
    <w:p w:rsidR="00C61554" w:rsidRPr="00847AFF" w:rsidRDefault="00C61554" w:rsidP="00B137B2">
      <w:pPr>
        <w:autoSpaceDE w:val="0"/>
        <w:autoSpaceDN w:val="0"/>
        <w:adjustRightInd w:val="0"/>
        <w:rPr>
          <w:rFonts w:asciiTheme="minorHAnsi" w:eastAsia="Times New Roman" w:hAnsiTheme="minorHAnsi" w:cstheme="minorHAnsi"/>
          <w:szCs w:val="24"/>
          <w:lang w:eastAsia="fr-FR" w:bidi="ar-SA"/>
        </w:rPr>
      </w:pPr>
      <w:r>
        <w:rPr>
          <w:rFonts w:asciiTheme="minorHAnsi" w:eastAsia="Times New Roman" w:hAnsiTheme="minorHAnsi" w:cstheme="minorHAnsi"/>
          <w:szCs w:val="24"/>
          <w:lang w:eastAsia="fr-FR" w:bidi="ar-SA"/>
        </w:rPr>
        <w:t xml:space="preserve">Anciennement </w:t>
      </w:r>
      <w:r>
        <w:rPr>
          <w:rFonts w:asciiTheme="minorHAnsi" w:hAnsiTheme="minorHAnsi" w:cstheme="minorHAnsi"/>
          <w:lang w:eastAsia="fr-FR" w:bidi="ar-SA"/>
        </w:rPr>
        <w:t xml:space="preserve">lmtay947 </w:t>
      </w:r>
      <w:r w:rsidRPr="004E2387">
        <w:rPr>
          <w:rFonts w:asciiTheme="minorHAnsi" w:hAnsiTheme="minorHAnsi" w:cstheme="minorHAnsi"/>
          <w:lang w:eastAsia="fr-FR" w:bidi="ar-SA"/>
        </w:rPr>
        <w:t>RGPT CATEGORIE CLIENTELE COMPTA FB</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363" w:type="dxa"/>
        <w:tblInd w:w="55" w:type="dxa"/>
        <w:tblLayout w:type="fixed"/>
        <w:tblCellMar>
          <w:left w:w="70" w:type="dxa"/>
          <w:right w:w="70" w:type="dxa"/>
        </w:tblCellMar>
        <w:tblLook w:val="04A0" w:firstRow="1" w:lastRow="0" w:firstColumn="1" w:lastColumn="0" w:noHBand="0" w:noVBand="1"/>
      </w:tblPr>
      <w:tblGrid>
        <w:gridCol w:w="1433"/>
        <w:gridCol w:w="876"/>
        <w:gridCol w:w="1350"/>
        <w:gridCol w:w="1091"/>
        <w:gridCol w:w="510"/>
        <w:gridCol w:w="993"/>
        <w:gridCol w:w="992"/>
        <w:gridCol w:w="992"/>
        <w:gridCol w:w="2126"/>
      </w:tblGrid>
      <w:tr w:rsidR="00284B12" w:rsidRPr="00284B12" w:rsidTr="00284B12">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type longueur</w:t>
            </w:r>
          </w:p>
        </w:tc>
        <w:tc>
          <w:tcPr>
            <w:tcW w:w="1091" w:type="dxa"/>
            <w:tcBorders>
              <w:top w:val="single" w:sz="4" w:space="0" w:color="auto"/>
              <w:left w:val="nil"/>
              <w:bottom w:val="single" w:sz="4" w:space="0" w:color="auto"/>
              <w:right w:val="single" w:sz="4" w:space="0" w:color="auto"/>
            </w:tcBorders>
            <w:shd w:val="clear" w:color="000000" w:fill="C5D9F1"/>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saisi / alimenté</w:t>
            </w:r>
          </w:p>
        </w:tc>
        <w:tc>
          <w:tcPr>
            <w:tcW w:w="510" w:type="dxa"/>
            <w:tcBorders>
              <w:top w:val="single" w:sz="4" w:space="0" w:color="auto"/>
              <w:left w:val="nil"/>
              <w:bottom w:val="single" w:sz="4" w:space="0" w:color="auto"/>
              <w:right w:val="single" w:sz="4" w:space="0" w:color="auto"/>
            </w:tcBorders>
            <w:shd w:val="clear" w:color="000000" w:fill="C5D9F1"/>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clé</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table origine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obligatoire / facultatif</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cardinalité</w:t>
            </w:r>
          </w:p>
        </w:tc>
        <w:tc>
          <w:tcPr>
            <w:tcW w:w="2126" w:type="dxa"/>
            <w:tcBorders>
              <w:top w:val="single" w:sz="4" w:space="0" w:color="auto"/>
              <w:left w:val="nil"/>
              <w:bottom w:val="single" w:sz="4" w:space="0" w:color="auto"/>
              <w:right w:val="single" w:sz="4" w:space="0" w:color="auto"/>
            </w:tcBorders>
            <w:shd w:val="clear" w:color="000000" w:fill="C5D9F1"/>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définition</w:t>
            </w:r>
          </w:p>
        </w:tc>
      </w:tr>
      <w:tr w:rsidR="00284B12" w:rsidRPr="00284B12" w:rsidTr="00284B12">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CODE RGPT CATEG. CL COMPTA FB</w:t>
            </w:r>
          </w:p>
        </w:tc>
        <w:tc>
          <w:tcPr>
            <w:tcW w:w="876"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CCCLIR</w:t>
            </w:r>
          </w:p>
        </w:tc>
        <w:tc>
          <w:tcPr>
            <w:tcW w:w="1350"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alphanumérique (3)</w:t>
            </w:r>
          </w:p>
        </w:tc>
        <w:tc>
          <w:tcPr>
            <w:tcW w:w="1091"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saisi</w:t>
            </w:r>
          </w:p>
        </w:tc>
        <w:tc>
          <w:tcPr>
            <w:tcW w:w="510"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clé</w:t>
            </w:r>
          </w:p>
        </w:tc>
        <w:tc>
          <w:tcPr>
            <w:tcW w:w="993"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xml:space="preserve">regroupement de catégorie de </w:t>
            </w:r>
            <w:r w:rsidR="000A6C3D" w:rsidRPr="00284B12">
              <w:rPr>
                <w:rFonts w:eastAsia="Times New Roman" w:cs="Calibri"/>
                <w:sz w:val="18"/>
                <w:szCs w:val="18"/>
                <w:lang w:eastAsia="fr-FR" w:bidi="ar-SA"/>
              </w:rPr>
              <w:t>clientèle</w:t>
            </w:r>
            <w:r w:rsidRPr="00284B12">
              <w:rPr>
                <w:rFonts w:eastAsia="Times New Roman" w:cs="Calibri"/>
                <w:sz w:val="18"/>
                <w:szCs w:val="18"/>
                <w:lang w:eastAsia="fr-FR" w:bidi="ar-SA"/>
              </w:rPr>
              <w:t xml:space="preserve"> A des fions comptables pour réduire les niveaux d'analyse</w:t>
            </w:r>
          </w:p>
        </w:tc>
      </w:tr>
      <w:tr w:rsidR="00284B12" w:rsidRPr="00284B12" w:rsidTr="00284B12">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xml:space="preserve">date de </w:t>
            </w:r>
            <w:r w:rsidR="000A6C3D" w:rsidRPr="00284B12">
              <w:rPr>
                <w:rFonts w:eastAsia="Times New Roman" w:cs="Calibri"/>
                <w:sz w:val="18"/>
                <w:szCs w:val="18"/>
                <w:lang w:eastAsia="fr-FR" w:bidi="ar-SA"/>
              </w:rPr>
              <w:t>clôture</w:t>
            </w:r>
            <w:r w:rsidRPr="00284B12">
              <w:rPr>
                <w:rFonts w:eastAsia="Times New Roman" w:cs="Calibri"/>
                <w:sz w:val="18"/>
                <w:szCs w:val="18"/>
                <w:lang w:eastAsia="fr-FR" w:bidi="ar-SA"/>
              </w:rPr>
              <w:t xml:space="preserve"> de l'enregistrement alimentée par défaut au 01/01/2076. cette date est modifiable</w:t>
            </w:r>
          </w:p>
        </w:tc>
      </w:tr>
      <w:tr w:rsidR="00284B12" w:rsidRPr="00284B12" w:rsidTr="00284B12">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xml:space="preserve">date de création de l'enregistrement. Alimenté par le </w:t>
            </w:r>
            <w:r w:rsidR="000A6C3D" w:rsidRPr="00284B12">
              <w:rPr>
                <w:rFonts w:eastAsia="Times New Roman" w:cs="Calibri"/>
                <w:sz w:val="18"/>
                <w:szCs w:val="18"/>
                <w:lang w:eastAsia="fr-FR" w:bidi="ar-SA"/>
              </w:rPr>
              <w:t>système</w:t>
            </w:r>
            <w:r w:rsidRPr="00284B12">
              <w:rPr>
                <w:rFonts w:eastAsia="Times New Roman" w:cs="Calibri"/>
                <w:sz w:val="18"/>
                <w:szCs w:val="18"/>
                <w:lang w:eastAsia="fr-FR" w:bidi="ar-SA"/>
              </w:rPr>
              <w:t xml:space="preserve"> A la date du jour de création. Non modifiable</w:t>
            </w:r>
          </w:p>
        </w:tc>
      </w:tr>
      <w:tr w:rsidR="00284B12" w:rsidRPr="00284B12" w:rsidTr="00284B12">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noWrap/>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noWrap/>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date de la dernière mise A jour de l'enregistrement. Date alimentée par le système Non modifiable</w:t>
            </w:r>
          </w:p>
        </w:tc>
      </w:tr>
      <w:tr w:rsidR="00284B12" w:rsidRPr="00284B12" w:rsidTr="00284B12">
        <w:trPr>
          <w:trHeight w:val="7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LIBELLE RGPT CATEG. CL COMPTA FB</w:t>
            </w:r>
          </w:p>
        </w:tc>
        <w:tc>
          <w:tcPr>
            <w:tcW w:w="876"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LCCLIR</w:t>
            </w:r>
          </w:p>
        </w:tc>
        <w:tc>
          <w:tcPr>
            <w:tcW w:w="1350"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alphanumérique (20)</w:t>
            </w:r>
          </w:p>
        </w:tc>
        <w:tc>
          <w:tcPr>
            <w:tcW w:w="1091"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saisi</w:t>
            </w:r>
          </w:p>
        </w:tc>
        <w:tc>
          <w:tcPr>
            <w:tcW w:w="510"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libellé</w:t>
            </w:r>
          </w:p>
        </w:tc>
      </w:tr>
      <w:tr w:rsidR="00284B12" w:rsidRPr="00284B12" w:rsidTr="00284B12">
        <w:trPr>
          <w:trHeight w:val="828"/>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284B12" w:rsidRPr="00284B12" w:rsidRDefault="00284B12" w:rsidP="00284B12">
            <w:pPr>
              <w:jc w:val="center"/>
              <w:rPr>
                <w:rFonts w:ascii="Segoe UI" w:eastAsia="Times New Roman" w:hAnsi="Segoe UI" w:cs="Segoe UI"/>
                <w:sz w:val="18"/>
                <w:szCs w:val="18"/>
                <w:lang w:eastAsia="fr-FR" w:bidi="ar-SA"/>
              </w:rPr>
            </w:pPr>
            <w:r w:rsidRPr="00284B12">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alphanumérique (varchar255)</w:t>
            </w:r>
          </w:p>
        </w:tc>
        <w:tc>
          <w:tcPr>
            <w:tcW w:w="1091"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calculé , non modifiable</w:t>
            </w:r>
          </w:p>
        </w:tc>
        <w:tc>
          <w:tcPr>
            <w:tcW w:w="510"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ascii="Arial" w:eastAsia="Times New Roman" w:hAnsi="Arial"/>
                <w:sz w:val="18"/>
                <w:szCs w:val="18"/>
                <w:lang w:eastAsia="fr-FR" w:bidi="ar-SA"/>
              </w:rPr>
            </w:pPr>
            <w:r w:rsidRPr="00284B12">
              <w:rPr>
                <w:rFonts w:ascii="Arial" w:eastAsia="Times New Roman" w:hAnsi="Arial"/>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8"/>
                <w:szCs w:val="18"/>
                <w:lang w:eastAsia="fr-FR" w:bidi="ar-SA"/>
              </w:rPr>
            </w:pPr>
            <w:r w:rsidRPr="00284B12">
              <w:rPr>
                <w:rFonts w:eastAsia="Times New Roman" w:cs="Calibri"/>
                <w:sz w:val="18"/>
                <w:szCs w:val="18"/>
                <w:lang w:eastAsia="fr-FR" w:bidi="ar-SA"/>
              </w:rPr>
              <w:t>1</w:t>
            </w:r>
          </w:p>
        </w:tc>
        <w:tc>
          <w:tcPr>
            <w:tcW w:w="2126" w:type="dxa"/>
            <w:tcBorders>
              <w:top w:val="nil"/>
              <w:left w:val="nil"/>
              <w:bottom w:val="single" w:sz="4" w:space="0" w:color="auto"/>
              <w:right w:val="single" w:sz="4" w:space="0" w:color="auto"/>
            </w:tcBorders>
            <w:shd w:val="clear" w:color="auto" w:fill="auto"/>
            <w:vAlign w:val="center"/>
            <w:hideMark/>
          </w:tcPr>
          <w:p w:rsidR="00284B12" w:rsidRPr="00284B12" w:rsidRDefault="00284B12" w:rsidP="00284B12">
            <w:pPr>
              <w:jc w:val="center"/>
              <w:rPr>
                <w:rFonts w:eastAsia="Times New Roman" w:cs="Calibri"/>
                <w:sz w:val="16"/>
                <w:szCs w:val="16"/>
                <w:lang w:eastAsia="fr-FR" w:bidi="ar-SA"/>
              </w:rPr>
            </w:pPr>
            <w:r w:rsidRPr="00284B12">
              <w:rPr>
                <w:rFonts w:eastAsia="Times New Roman" w:cs="Calibri"/>
                <w:sz w:val="16"/>
                <w:szCs w:val="16"/>
                <w:lang w:eastAsia="fr-FR" w:bidi="ar-SA"/>
              </w:rPr>
              <w:t xml:space="preserve">User ayant </w:t>
            </w:r>
            <w:r w:rsidR="000A6C3D" w:rsidRPr="00284B12">
              <w:rPr>
                <w:rFonts w:eastAsia="Times New Roman" w:cs="Calibri"/>
                <w:sz w:val="16"/>
                <w:szCs w:val="16"/>
                <w:lang w:eastAsia="fr-FR" w:bidi="ar-SA"/>
              </w:rPr>
              <w:t>effectué</w:t>
            </w:r>
            <w:r w:rsidRPr="00284B12">
              <w:rPr>
                <w:rFonts w:eastAsia="Times New Roman" w:cs="Calibri"/>
                <w:sz w:val="16"/>
                <w:szCs w:val="16"/>
                <w:lang w:eastAsia="fr-FR" w:bidi="ar-SA"/>
              </w:rPr>
              <w:t xml:space="preserve"> la dernière mise à jour  de l'enregistrement</w:t>
            </w:r>
          </w:p>
        </w:tc>
      </w:tr>
    </w:tbl>
    <w:p w:rsidR="00987BDB" w:rsidRPr="00847AFF" w:rsidRDefault="00987BDB" w:rsidP="00B137B2">
      <w:pPr>
        <w:autoSpaceDE w:val="0"/>
        <w:autoSpaceDN w:val="0"/>
        <w:adjustRightInd w:val="0"/>
        <w:rPr>
          <w:rFonts w:asciiTheme="minorHAnsi" w:hAnsiTheme="minorHAnsi" w:cstheme="minorHAnsi"/>
          <w:szCs w:val="24"/>
          <w:lang w:eastAsia="fr-FR" w:bidi="ar-SA"/>
        </w:rPr>
      </w:pPr>
    </w:p>
    <w:p w:rsidR="003363E6" w:rsidRPr="00847AFF" w:rsidRDefault="003363E6" w:rsidP="003363E6">
      <w:pPr>
        <w:pStyle w:val="Titre4"/>
        <w:rPr>
          <w:rFonts w:asciiTheme="minorHAnsi" w:hAnsiTheme="minorHAnsi" w:cstheme="minorHAnsi"/>
        </w:rPr>
      </w:pPr>
      <w:r w:rsidRPr="00847AFF">
        <w:rPr>
          <w:rFonts w:asciiTheme="minorHAnsi" w:hAnsiTheme="minorHAnsi" w:cstheme="minorHAnsi"/>
        </w:rPr>
        <w:t>Gestion de la table</w:t>
      </w:r>
    </w:p>
    <w:p w:rsidR="003363E6" w:rsidRPr="00847AFF" w:rsidRDefault="003363E6" w:rsidP="003363E6">
      <w:pPr>
        <w:rPr>
          <w:rFonts w:asciiTheme="minorHAnsi" w:hAnsiTheme="minorHAnsi"/>
          <w:szCs w:val="24"/>
          <w:lang w:eastAsia="fr-FR" w:bidi="ar-SA"/>
        </w:rPr>
      </w:pPr>
      <w:r w:rsidRPr="00847AFF">
        <w:rPr>
          <w:rFonts w:asciiTheme="minorHAnsi" w:hAnsiTheme="minorHAnsi"/>
          <w:szCs w:val="24"/>
          <w:lang w:eastAsia="fr-FR" w:bidi="ar-SA"/>
        </w:rPr>
        <w:t>La table est accessible en consultation. Elle n’est pas modifiable via l’IHM. Les modifications sont à effectuées par la MOE.</w:t>
      </w:r>
    </w:p>
    <w:p w:rsidR="005E6DE2" w:rsidRPr="00533757" w:rsidRDefault="005E6DE2" w:rsidP="00B137B2">
      <w:pPr>
        <w:autoSpaceDE w:val="0"/>
        <w:autoSpaceDN w:val="0"/>
        <w:adjustRightInd w:val="0"/>
        <w:rPr>
          <w:rFonts w:asciiTheme="minorHAnsi" w:hAnsiTheme="minorHAnsi" w:cstheme="minorHAnsi"/>
          <w:szCs w:val="24"/>
          <w:lang w:eastAsia="fr-FR" w:bidi="ar-SA"/>
        </w:rPr>
      </w:pPr>
    </w:p>
    <w:p w:rsidR="005E6DE2" w:rsidRPr="00533757" w:rsidRDefault="005E6DE2">
      <w:pPr>
        <w:rPr>
          <w:rFonts w:asciiTheme="minorHAnsi" w:hAnsiTheme="minorHAnsi" w:cstheme="minorHAnsi"/>
          <w:szCs w:val="24"/>
          <w:lang w:eastAsia="fr-FR" w:bidi="ar-SA"/>
        </w:rPr>
      </w:pPr>
      <w:r w:rsidRPr="00533757">
        <w:rPr>
          <w:rFonts w:asciiTheme="minorHAnsi" w:hAnsiTheme="minorHAnsi" w:cstheme="minorHAnsi"/>
          <w:szCs w:val="24"/>
          <w:lang w:eastAsia="fr-FR" w:bidi="ar-SA"/>
        </w:rPr>
        <w:br w:type="page"/>
      </w:r>
    </w:p>
    <w:p w:rsidR="00B137B2" w:rsidRPr="00BF16B6" w:rsidRDefault="00590258" w:rsidP="00590258">
      <w:pPr>
        <w:pStyle w:val="Titre3"/>
      </w:pPr>
      <w:bookmarkStart w:id="876" w:name="_Toc515444438"/>
      <w:r w:rsidRPr="00BF16B6">
        <w:t>ta_tier_corresp_insee_nomfa_lmtay999</w:t>
      </w:r>
      <w:bookmarkEnd w:id="876"/>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lmtay999</w:instrText>
      </w:r>
      <w:r w:rsidR="00AE699C">
        <w:instrText xml:space="preserve">" </w:instrText>
      </w:r>
      <w:r w:rsidR="00AE699C">
        <w:rPr>
          <w:rFonts w:asciiTheme="minorHAnsi" w:hAnsiTheme="minorHAnsi" w:cstheme="minorHAnsi"/>
          <w:lang w:eastAsia="fr-FR" w:bidi="ar-SA"/>
        </w:rPr>
        <w:fldChar w:fldCharType="end"/>
      </w:r>
    </w:p>
    <w:p w:rsidR="00BD4448" w:rsidRPr="00533757" w:rsidRDefault="00BD4448" w:rsidP="00BD4448">
      <w:pPr>
        <w:rPr>
          <w:rFonts w:asciiTheme="minorHAnsi" w:eastAsia="Times New Roman" w:hAnsiTheme="minorHAnsi" w:cstheme="minorHAnsi"/>
          <w:color w:val="000000"/>
          <w:szCs w:val="24"/>
          <w:lang w:eastAsia="fr-FR" w:bidi="ar-SA"/>
        </w:rPr>
      </w:pPr>
      <w:r w:rsidRPr="00533757">
        <w:rPr>
          <w:rFonts w:asciiTheme="minorHAnsi" w:eastAsia="Times New Roman" w:hAnsiTheme="minorHAnsi" w:cstheme="minorHAnsi"/>
          <w:color w:val="000000"/>
          <w:szCs w:val="24"/>
          <w:lang w:eastAsia="fr-FR" w:bidi="ar-SA"/>
        </w:rPr>
        <w:t xml:space="preserve">sert à définir </w:t>
      </w:r>
      <w:r w:rsidR="00297CF4" w:rsidRPr="00533757">
        <w:rPr>
          <w:rFonts w:asciiTheme="minorHAnsi" w:eastAsia="Times New Roman" w:hAnsiTheme="minorHAnsi" w:cstheme="minorHAnsi"/>
          <w:color w:val="000000"/>
          <w:szCs w:val="24"/>
          <w:lang w:eastAsia="fr-FR" w:bidi="ar-SA"/>
        </w:rPr>
        <w:t xml:space="preserve">par défaut </w:t>
      </w:r>
      <w:r w:rsidRPr="00533757">
        <w:rPr>
          <w:rFonts w:asciiTheme="minorHAnsi" w:eastAsia="Times New Roman" w:hAnsiTheme="minorHAnsi" w:cstheme="minorHAnsi"/>
          <w:color w:val="000000"/>
          <w:szCs w:val="24"/>
          <w:lang w:eastAsia="fr-FR" w:bidi="ar-SA"/>
        </w:rPr>
        <w:t xml:space="preserve">la </w:t>
      </w:r>
      <w:r w:rsidR="00297CF4" w:rsidRPr="00533757">
        <w:rPr>
          <w:rFonts w:asciiTheme="minorHAnsi" w:eastAsia="Times New Roman" w:hAnsiTheme="minorHAnsi" w:cstheme="minorHAnsi"/>
          <w:color w:val="000000"/>
          <w:szCs w:val="24"/>
          <w:lang w:eastAsia="fr-FR" w:bidi="ar-SA"/>
        </w:rPr>
        <w:t>« </w:t>
      </w:r>
      <w:r w:rsidRPr="00533757">
        <w:rPr>
          <w:rFonts w:asciiTheme="minorHAnsi" w:eastAsia="Times New Roman" w:hAnsiTheme="minorHAnsi" w:cstheme="minorHAnsi"/>
          <w:color w:val="000000"/>
          <w:szCs w:val="24"/>
          <w:lang w:eastAsia="fr-FR" w:bidi="ar-SA"/>
        </w:rPr>
        <w:t>nomenclature de clientèle FA</w:t>
      </w:r>
      <w:r w:rsidR="00297CF4" w:rsidRPr="00533757">
        <w:rPr>
          <w:rFonts w:asciiTheme="minorHAnsi" w:eastAsia="Times New Roman" w:hAnsiTheme="minorHAnsi" w:cstheme="minorHAnsi"/>
          <w:color w:val="000000"/>
          <w:szCs w:val="24"/>
          <w:lang w:eastAsia="fr-FR" w:bidi="ar-SA"/>
        </w:rPr>
        <w:t> » (nomenclature des clientèles de l’ex DABF)</w:t>
      </w:r>
      <w:r w:rsidRPr="00533757">
        <w:rPr>
          <w:rFonts w:asciiTheme="minorHAnsi" w:eastAsia="Times New Roman" w:hAnsiTheme="minorHAnsi" w:cstheme="minorHAnsi"/>
          <w:color w:val="000000"/>
          <w:szCs w:val="24"/>
          <w:lang w:eastAsia="fr-FR" w:bidi="ar-SA"/>
        </w:rPr>
        <w:t xml:space="preserve">  pour les tiers des métiers prêter et investir à partir de leur forme juridique</w:t>
      </w:r>
      <w:r w:rsidR="00297CF4" w:rsidRPr="00533757">
        <w:rPr>
          <w:rFonts w:asciiTheme="minorHAnsi" w:eastAsia="Times New Roman" w:hAnsiTheme="minorHAnsi" w:cstheme="minorHAnsi"/>
          <w:color w:val="000000"/>
          <w:szCs w:val="24"/>
          <w:lang w:eastAsia="fr-FR" w:bidi="ar-SA"/>
        </w:rPr>
        <w:t>.</w:t>
      </w:r>
    </w:p>
    <w:p w:rsidR="00987BDB" w:rsidRPr="004E2387" w:rsidRDefault="00987BDB" w:rsidP="00987BDB">
      <w:pPr>
        <w:pStyle w:val="Titre4"/>
        <w:rPr>
          <w:rFonts w:asciiTheme="minorHAnsi" w:hAnsiTheme="minorHAnsi" w:cstheme="minorHAnsi"/>
        </w:rPr>
      </w:pPr>
      <w:r w:rsidRPr="004E2387">
        <w:rPr>
          <w:rFonts w:asciiTheme="minorHAnsi" w:hAnsiTheme="minorHAnsi" w:cstheme="minorHAnsi"/>
        </w:rPr>
        <w:t>Structure de la table</w:t>
      </w:r>
    </w:p>
    <w:tbl>
      <w:tblPr>
        <w:tblW w:w="10221" w:type="dxa"/>
        <w:tblInd w:w="55" w:type="dxa"/>
        <w:tblCellMar>
          <w:left w:w="70" w:type="dxa"/>
          <w:right w:w="70" w:type="dxa"/>
        </w:tblCellMar>
        <w:tblLook w:val="04A0" w:firstRow="1" w:lastRow="0" w:firstColumn="1" w:lastColumn="0" w:noHBand="0" w:noVBand="1"/>
      </w:tblPr>
      <w:tblGrid>
        <w:gridCol w:w="1433"/>
        <w:gridCol w:w="876"/>
        <w:gridCol w:w="1350"/>
        <w:gridCol w:w="923"/>
        <w:gridCol w:w="678"/>
        <w:gridCol w:w="923"/>
        <w:gridCol w:w="971"/>
        <w:gridCol w:w="915"/>
        <w:gridCol w:w="2152"/>
      </w:tblGrid>
      <w:tr w:rsidR="000E54A3" w:rsidRPr="000E54A3" w:rsidTr="000E54A3">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saisi / alimenté</w:t>
            </w:r>
          </w:p>
        </w:tc>
        <w:tc>
          <w:tcPr>
            <w:tcW w:w="678" w:type="dxa"/>
            <w:tcBorders>
              <w:top w:val="single" w:sz="4" w:space="0" w:color="auto"/>
              <w:left w:val="nil"/>
              <w:bottom w:val="single" w:sz="4" w:space="0" w:color="auto"/>
              <w:right w:val="single" w:sz="4" w:space="0" w:color="auto"/>
            </w:tcBorders>
            <w:shd w:val="clear" w:color="000000" w:fill="C5D9F1"/>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clé</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table origine</w:t>
            </w:r>
          </w:p>
        </w:tc>
        <w:tc>
          <w:tcPr>
            <w:tcW w:w="971" w:type="dxa"/>
            <w:tcBorders>
              <w:top w:val="single" w:sz="4" w:space="0" w:color="auto"/>
              <w:left w:val="nil"/>
              <w:bottom w:val="single" w:sz="4" w:space="0" w:color="auto"/>
              <w:right w:val="single" w:sz="4" w:space="0" w:color="auto"/>
            </w:tcBorders>
            <w:shd w:val="clear" w:color="000000" w:fill="C5D9F1"/>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cardinalité</w:t>
            </w:r>
          </w:p>
        </w:tc>
        <w:tc>
          <w:tcPr>
            <w:tcW w:w="2152" w:type="dxa"/>
            <w:tcBorders>
              <w:top w:val="single" w:sz="4" w:space="0" w:color="auto"/>
              <w:left w:val="nil"/>
              <w:bottom w:val="single" w:sz="4" w:space="0" w:color="auto"/>
              <w:right w:val="single" w:sz="4" w:space="0" w:color="auto"/>
            </w:tcBorders>
            <w:shd w:val="clear" w:color="000000" w:fill="C5D9F1"/>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définition</w:t>
            </w:r>
          </w:p>
        </w:tc>
      </w:tr>
      <w:tr w:rsidR="000E54A3" w:rsidRPr="000E54A3" w:rsidTr="000E54A3">
        <w:trPr>
          <w:trHeight w:val="521"/>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CODE FORM JURIDIQUE DGI</w:t>
            </w:r>
          </w:p>
        </w:tc>
        <w:tc>
          <w:tcPr>
            <w:tcW w:w="876"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YC0FJD</w:t>
            </w:r>
          </w:p>
        </w:tc>
        <w:tc>
          <w:tcPr>
            <w:tcW w:w="1350"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alphanumérique (4)</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saisi</w:t>
            </w:r>
          </w:p>
        </w:tc>
        <w:tc>
          <w:tcPr>
            <w:tcW w:w="678"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clé</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LMTAY518</w:t>
            </w:r>
          </w:p>
        </w:tc>
        <w:tc>
          <w:tcPr>
            <w:tcW w:w="971"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nomenclature INSEE des formes juridiques</w:t>
            </w:r>
          </w:p>
        </w:tc>
      </w:tr>
      <w:tr w:rsidR="000E54A3" w:rsidRPr="000E54A3" w:rsidTr="000E54A3">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CODE NOMENCLAT. CLIENTELE</w:t>
            </w:r>
          </w:p>
        </w:tc>
        <w:tc>
          <w:tcPr>
            <w:tcW w:w="876"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YCNCLI</w:t>
            </w:r>
          </w:p>
        </w:tc>
        <w:tc>
          <w:tcPr>
            <w:tcW w:w="1350"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alphanumérique (3)</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saisi</w:t>
            </w:r>
          </w:p>
        </w:tc>
        <w:tc>
          <w:tcPr>
            <w:tcW w:w="678"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clé</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LMTAY774</w:t>
            </w:r>
          </w:p>
        </w:tc>
        <w:tc>
          <w:tcPr>
            <w:tcW w:w="971"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xml:space="preserve">code de la sur famille de la nomenclature de </w:t>
            </w:r>
            <w:r w:rsidR="000A6C3D" w:rsidRPr="000E54A3">
              <w:rPr>
                <w:rFonts w:eastAsia="Times New Roman" w:cs="Calibri"/>
                <w:sz w:val="18"/>
                <w:szCs w:val="18"/>
                <w:lang w:eastAsia="fr-FR" w:bidi="ar-SA"/>
              </w:rPr>
              <w:t>clientèle</w:t>
            </w:r>
            <w:r w:rsidRPr="000E54A3">
              <w:rPr>
                <w:rFonts w:eastAsia="Times New Roman" w:cs="Calibri"/>
                <w:sz w:val="18"/>
                <w:szCs w:val="18"/>
                <w:lang w:eastAsia="fr-FR" w:bidi="ar-SA"/>
              </w:rPr>
              <w:t xml:space="preserve"> (dite FA pour MOSAIC) - </w:t>
            </w:r>
            <w:r w:rsidR="000A6C3D" w:rsidRPr="000E54A3">
              <w:rPr>
                <w:rFonts w:eastAsia="Times New Roman" w:cs="Calibri"/>
                <w:sz w:val="18"/>
                <w:szCs w:val="18"/>
                <w:lang w:eastAsia="fr-FR" w:bidi="ar-SA"/>
              </w:rPr>
              <w:t>obsolète</w:t>
            </w:r>
            <w:r w:rsidRPr="000E54A3">
              <w:rPr>
                <w:rFonts w:eastAsia="Times New Roman" w:cs="Calibri"/>
                <w:sz w:val="18"/>
                <w:szCs w:val="18"/>
                <w:lang w:eastAsia="fr-FR" w:bidi="ar-SA"/>
              </w:rPr>
              <w:t xml:space="preserve"> 2015?)</w:t>
            </w:r>
          </w:p>
        </w:tc>
      </w:tr>
      <w:tr w:rsidR="000E54A3" w:rsidRPr="000E54A3" w:rsidTr="000E54A3">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xml:space="preserve">date de </w:t>
            </w:r>
            <w:r w:rsidR="000A6C3D" w:rsidRPr="000E54A3">
              <w:rPr>
                <w:rFonts w:eastAsia="Times New Roman" w:cs="Calibri"/>
                <w:sz w:val="18"/>
                <w:szCs w:val="18"/>
                <w:lang w:eastAsia="fr-FR" w:bidi="ar-SA"/>
              </w:rPr>
              <w:t>clôture</w:t>
            </w:r>
            <w:r w:rsidRPr="000E54A3">
              <w:rPr>
                <w:rFonts w:eastAsia="Times New Roman" w:cs="Calibri"/>
                <w:sz w:val="18"/>
                <w:szCs w:val="18"/>
                <w:lang w:eastAsia="fr-FR" w:bidi="ar-SA"/>
              </w:rPr>
              <w:t xml:space="preserve"> de l'enregistrement alimentée par défaut au 01/01/2076. cette date est modifiable</w:t>
            </w:r>
          </w:p>
        </w:tc>
      </w:tr>
      <w:tr w:rsidR="000E54A3" w:rsidRPr="000E54A3" w:rsidTr="000E54A3">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xml:space="preserve">date de création de l'enregistrement. Alimenté par le </w:t>
            </w:r>
            <w:r w:rsidR="000A6C3D" w:rsidRPr="000E54A3">
              <w:rPr>
                <w:rFonts w:eastAsia="Times New Roman" w:cs="Calibri"/>
                <w:sz w:val="18"/>
                <w:szCs w:val="18"/>
                <w:lang w:eastAsia="fr-FR" w:bidi="ar-SA"/>
              </w:rPr>
              <w:t>système</w:t>
            </w:r>
            <w:r w:rsidRPr="000E54A3">
              <w:rPr>
                <w:rFonts w:eastAsia="Times New Roman" w:cs="Calibri"/>
                <w:sz w:val="18"/>
                <w:szCs w:val="18"/>
                <w:lang w:eastAsia="fr-FR" w:bidi="ar-SA"/>
              </w:rPr>
              <w:t xml:space="preserve"> A la date du jour de création. Non modifiable</w:t>
            </w:r>
          </w:p>
        </w:tc>
      </w:tr>
      <w:tr w:rsidR="000E54A3" w:rsidRPr="000E54A3" w:rsidTr="000E54A3">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DEBUT EFFET</w:t>
            </w:r>
          </w:p>
        </w:tc>
        <w:tc>
          <w:tcPr>
            <w:tcW w:w="876"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YDDEFF</w:t>
            </w:r>
          </w:p>
        </w:tc>
        <w:tc>
          <w:tcPr>
            <w:tcW w:w="1350"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de début d'effet de l'enregistrement, alimentée par défaut A la date de création, modifiable</w:t>
            </w:r>
          </w:p>
        </w:tc>
      </w:tr>
      <w:tr w:rsidR="000E54A3" w:rsidRPr="000E54A3" w:rsidTr="000E54A3">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noWrap/>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noWrap/>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noWrap/>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de la dernière mise A jour de l'enregistrement. Date alimentée par le système Non modifiable</w:t>
            </w:r>
          </w:p>
        </w:tc>
      </w:tr>
      <w:tr w:rsidR="000E54A3" w:rsidRPr="000E54A3" w:rsidTr="000E54A3">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FIN EFFET</w:t>
            </w:r>
          </w:p>
        </w:tc>
        <w:tc>
          <w:tcPr>
            <w:tcW w:w="876"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YDFEFF</w:t>
            </w:r>
          </w:p>
        </w:tc>
        <w:tc>
          <w:tcPr>
            <w:tcW w:w="1350"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date de fin d'effet de l'enregistrement, alimentée par défaut au 01/01/2076. modifiable</w:t>
            </w:r>
          </w:p>
        </w:tc>
      </w:tr>
      <w:tr w:rsidR="000E54A3" w:rsidRPr="000E54A3" w:rsidTr="000E54A3">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0E54A3" w:rsidRPr="000E54A3" w:rsidRDefault="000E54A3" w:rsidP="000E54A3">
            <w:pPr>
              <w:jc w:val="center"/>
              <w:rPr>
                <w:rFonts w:ascii="Segoe UI" w:eastAsia="Times New Roman" w:hAnsi="Segoe UI" w:cs="Segoe UI"/>
                <w:sz w:val="18"/>
                <w:szCs w:val="18"/>
                <w:lang w:eastAsia="fr-FR" w:bidi="ar-SA"/>
              </w:rPr>
            </w:pPr>
            <w:r w:rsidRPr="000E54A3">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calculé , non modifiable</w:t>
            </w:r>
          </w:p>
        </w:tc>
        <w:tc>
          <w:tcPr>
            <w:tcW w:w="678"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23"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 </w:t>
            </w:r>
          </w:p>
        </w:tc>
        <w:tc>
          <w:tcPr>
            <w:tcW w:w="971"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ascii="Arial" w:eastAsia="Times New Roman" w:hAnsi="Arial"/>
                <w:sz w:val="18"/>
                <w:szCs w:val="18"/>
                <w:lang w:eastAsia="fr-FR" w:bidi="ar-SA"/>
              </w:rPr>
            </w:pPr>
            <w:r w:rsidRPr="000E54A3">
              <w:rPr>
                <w:rFonts w:ascii="Arial" w:eastAsia="Times New Roman" w:hAnsi="Arial"/>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8"/>
                <w:szCs w:val="18"/>
                <w:lang w:eastAsia="fr-FR" w:bidi="ar-SA"/>
              </w:rPr>
            </w:pPr>
            <w:r w:rsidRPr="000E54A3">
              <w:rPr>
                <w:rFonts w:eastAsia="Times New Roman" w:cs="Calibri"/>
                <w:sz w:val="18"/>
                <w:szCs w:val="18"/>
                <w:lang w:eastAsia="fr-FR" w:bidi="ar-SA"/>
              </w:rPr>
              <w:t>1</w:t>
            </w:r>
          </w:p>
        </w:tc>
        <w:tc>
          <w:tcPr>
            <w:tcW w:w="2152" w:type="dxa"/>
            <w:tcBorders>
              <w:top w:val="nil"/>
              <w:left w:val="nil"/>
              <w:bottom w:val="single" w:sz="4" w:space="0" w:color="auto"/>
              <w:right w:val="single" w:sz="4" w:space="0" w:color="auto"/>
            </w:tcBorders>
            <w:shd w:val="clear" w:color="auto" w:fill="auto"/>
            <w:vAlign w:val="center"/>
            <w:hideMark/>
          </w:tcPr>
          <w:p w:rsidR="000E54A3" w:rsidRPr="000E54A3" w:rsidRDefault="000E54A3" w:rsidP="000E54A3">
            <w:pPr>
              <w:jc w:val="center"/>
              <w:rPr>
                <w:rFonts w:eastAsia="Times New Roman" w:cs="Calibri"/>
                <w:sz w:val="16"/>
                <w:szCs w:val="16"/>
                <w:lang w:eastAsia="fr-FR" w:bidi="ar-SA"/>
              </w:rPr>
            </w:pPr>
            <w:r w:rsidRPr="000E54A3">
              <w:rPr>
                <w:rFonts w:eastAsia="Times New Roman" w:cs="Calibri"/>
                <w:sz w:val="16"/>
                <w:szCs w:val="16"/>
                <w:lang w:eastAsia="fr-FR" w:bidi="ar-SA"/>
              </w:rPr>
              <w:t xml:space="preserve">User ayant </w:t>
            </w:r>
            <w:r w:rsidR="000A6C3D" w:rsidRPr="000E54A3">
              <w:rPr>
                <w:rFonts w:eastAsia="Times New Roman" w:cs="Calibri"/>
                <w:sz w:val="16"/>
                <w:szCs w:val="16"/>
                <w:lang w:eastAsia="fr-FR" w:bidi="ar-SA"/>
              </w:rPr>
              <w:t>effectué</w:t>
            </w:r>
            <w:r w:rsidRPr="000E54A3">
              <w:rPr>
                <w:rFonts w:eastAsia="Times New Roman" w:cs="Calibri"/>
                <w:sz w:val="16"/>
                <w:szCs w:val="16"/>
                <w:lang w:eastAsia="fr-FR" w:bidi="ar-SA"/>
              </w:rPr>
              <w:t xml:space="preserve"> la dernière mise à jour  de l'enregistrement</w:t>
            </w:r>
          </w:p>
        </w:tc>
      </w:tr>
    </w:tbl>
    <w:p w:rsidR="00987BDB" w:rsidRPr="00533757" w:rsidRDefault="00987BDB" w:rsidP="00BD4448">
      <w:pPr>
        <w:rPr>
          <w:rFonts w:asciiTheme="minorHAnsi" w:hAnsiTheme="minorHAnsi" w:cstheme="minorHAnsi"/>
          <w:szCs w:val="24"/>
          <w:lang w:eastAsia="fr-FR" w:bidi="ar-SA"/>
        </w:rPr>
      </w:pPr>
    </w:p>
    <w:p w:rsidR="00590258" w:rsidRPr="004E2387" w:rsidRDefault="00590258" w:rsidP="00590258">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ta_tier_corresp_insee_nomfa_lmtay999</w:t>
      </w:r>
    </w:p>
    <w:p w:rsidR="00590258" w:rsidRPr="00533757" w:rsidRDefault="00590258" w:rsidP="00590258">
      <w:pPr>
        <w:autoSpaceDE w:val="0"/>
        <w:autoSpaceDN w:val="0"/>
        <w:adjustRightInd w:val="0"/>
        <w:rPr>
          <w:rFonts w:asciiTheme="minorHAnsi" w:hAnsiTheme="minorHAnsi" w:cstheme="minorHAnsi"/>
          <w:szCs w:val="24"/>
          <w:lang w:eastAsia="fr-FR" w:bidi="ar-SA"/>
        </w:rPr>
      </w:pPr>
    </w:p>
    <w:p w:rsidR="001E1568" w:rsidRPr="00533757" w:rsidRDefault="001E1568" w:rsidP="001E1568">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par sélection dans une liste déroulante : </w:t>
      </w:r>
    </w:p>
    <w:p w:rsidR="001E1568" w:rsidRPr="00533757" w:rsidRDefault="001E1568" w:rsidP="00357DCC">
      <w:pPr>
        <w:numPr>
          <w:ilvl w:val="0"/>
          <w:numId w:val="710"/>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CODE FORME JURIDIQUE (YC0FJD) . La liste déroulante propose toutes les valeurs de la table ta_forme_juridique_dgi_lmtay518 qui ne sont pas closes (lignes dont la DATE DE CLOTURE YDCLOT est supérieure strictement à la date du jour), accompagnées de leur libellé YL2FJD</w:t>
      </w:r>
    </w:p>
    <w:p w:rsidR="001E1568" w:rsidRPr="00533757" w:rsidRDefault="001E1568" w:rsidP="00357DCC">
      <w:pPr>
        <w:numPr>
          <w:ilvl w:val="0"/>
          <w:numId w:val="710"/>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CODE NOMENCLAT CLIENTELE (YCNCLI). La liste déroulante propose toutes les valeurs de la table ta_nomenclature_de_clientele_lmtay774 qui ne sont pas closes (lignes dont la DATE DE CLOTURE YDCLOT est supérieure strictement à la date du jour), accompagnées de leur libellé LBNCLI</w:t>
      </w:r>
    </w:p>
    <w:p w:rsidR="001E1568" w:rsidRPr="00533757" w:rsidRDefault="001E1568" w:rsidP="001E1568">
      <w:pPr>
        <w:autoSpaceDE w:val="0"/>
        <w:autoSpaceDN w:val="0"/>
        <w:adjustRightInd w:val="0"/>
        <w:rPr>
          <w:rFonts w:asciiTheme="minorHAnsi" w:hAnsiTheme="minorHAnsi" w:cstheme="minorHAnsi"/>
          <w:szCs w:val="24"/>
          <w:lang w:eastAsia="fr-FR" w:bidi="ar-SA"/>
        </w:rPr>
      </w:pPr>
    </w:p>
    <w:p w:rsidR="001E1568" w:rsidRPr="00533757" w:rsidRDefault="001E1568" w:rsidP="001E1568">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par sélection dans un calendrier : </w:t>
      </w:r>
    </w:p>
    <w:p w:rsidR="001E1568" w:rsidRPr="00533757" w:rsidRDefault="001E1568" w:rsidP="00357DCC">
      <w:pPr>
        <w:numPr>
          <w:ilvl w:val="0"/>
          <w:numId w:val="711"/>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DEBUT EFFET (YDDEFF)</w:t>
      </w:r>
    </w:p>
    <w:p w:rsidR="001E1568" w:rsidRPr="00533757" w:rsidRDefault="001E1568" w:rsidP="00357DCC">
      <w:pPr>
        <w:numPr>
          <w:ilvl w:val="0"/>
          <w:numId w:val="711"/>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FIN EFFET (YDFEFF)</w:t>
      </w:r>
    </w:p>
    <w:p w:rsidR="001E1568" w:rsidRPr="00533757" w:rsidRDefault="001E1568" w:rsidP="00357DCC">
      <w:pPr>
        <w:numPr>
          <w:ilvl w:val="0"/>
          <w:numId w:val="711"/>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 CLOTURE (YDCLOT)</w:t>
      </w:r>
    </w:p>
    <w:p w:rsidR="00590258" w:rsidRPr="00533757" w:rsidRDefault="00590258" w:rsidP="00590258">
      <w:pPr>
        <w:autoSpaceDE w:val="0"/>
        <w:autoSpaceDN w:val="0"/>
        <w:adjustRightInd w:val="0"/>
        <w:rPr>
          <w:rFonts w:asciiTheme="minorHAnsi" w:hAnsiTheme="minorHAnsi" w:cstheme="minorHAnsi"/>
          <w:szCs w:val="24"/>
          <w:lang w:eastAsia="fr-FR" w:bidi="ar-SA"/>
        </w:rPr>
      </w:pPr>
    </w:p>
    <w:p w:rsidR="00590258" w:rsidRPr="004E2387" w:rsidRDefault="00590258" w:rsidP="00590258">
      <w:pPr>
        <w:pStyle w:val="Titre4"/>
        <w:rPr>
          <w:rFonts w:asciiTheme="minorHAnsi" w:hAnsiTheme="minorHAnsi" w:cstheme="minorHAnsi"/>
        </w:rPr>
      </w:pPr>
      <w:r w:rsidRPr="004E2387">
        <w:rPr>
          <w:rFonts w:asciiTheme="minorHAnsi" w:hAnsiTheme="minorHAnsi" w:cstheme="minorHAnsi"/>
        </w:rPr>
        <w:t>Création : contrôle des données de ta_tier_corresp_insee_nomfa_lmtay999</w:t>
      </w:r>
    </w:p>
    <w:p w:rsidR="00920F4E" w:rsidRPr="00533757" w:rsidRDefault="00920F4E" w:rsidP="00920F4E">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 d'unicité : </w:t>
      </w:r>
    </w:p>
    <w:p w:rsidR="00920F4E" w:rsidRPr="00533757" w:rsidRDefault="00920F4E" w:rsidP="00357DCC">
      <w:pPr>
        <w:numPr>
          <w:ilvl w:val="0"/>
          <w:numId w:val="616"/>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sur le couple CODE FORME JURIDIQUE (YC0FJD) - CODE NOMENCLAT. CLIENTELE (YCNCLI)</w:t>
      </w:r>
    </w:p>
    <w:p w:rsidR="00920F4E" w:rsidRPr="00533757" w:rsidRDefault="00920F4E" w:rsidP="00920F4E">
      <w:pPr>
        <w:autoSpaceDE w:val="0"/>
        <w:autoSpaceDN w:val="0"/>
        <w:adjustRightInd w:val="0"/>
        <w:rPr>
          <w:rFonts w:asciiTheme="minorHAnsi" w:hAnsiTheme="minorHAnsi" w:cstheme="minorHAnsi"/>
          <w:szCs w:val="24"/>
          <w:lang w:eastAsia="fr-FR" w:bidi="ar-SA"/>
        </w:rPr>
      </w:pPr>
    </w:p>
    <w:p w:rsidR="00920F4E" w:rsidRPr="00533757" w:rsidRDefault="00920F4E" w:rsidP="00920F4E">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 des dates d'effet </w:t>
      </w:r>
    </w:p>
    <w:p w:rsidR="00920F4E" w:rsidRPr="00533757" w:rsidRDefault="00920F4E" w:rsidP="00357DCC">
      <w:pPr>
        <w:numPr>
          <w:ilvl w:val="0"/>
          <w:numId w:val="617"/>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FIN EFFET (YDFEFF) doit être supérieure ou égale à la DATE DEBUT EFFET (YDDEFF)</w:t>
      </w:r>
    </w:p>
    <w:p w:rsidR="00920F4E" w:rsidRPr="00533757" w:rsidRDefault="00920F4E" w:rsidP="00920F4E">
      <w:pPr>
        <w:autoSpaceDE w:val="0"/>
        <w:autoSpaceDN w:val="0"/>
        <w:adjustRightInd w:val="0"/>
        <w:rPr>
          <w:rFonts w:asciiTheme="minorHAnsi" w:hAnsiTheme="minorHAnsi" w:cstheme="minorHAnsi"/>
          <w:szCs w:val="24"/>
          <w:lang w:eastAsia="fr-FR" w:bidi="ar-SA"/>
        </w:rPr>
      </w:pPr>
    </w:p>
    <w:p w:rsidR="00920F4E" w:rsidRPr="00533757" w:rsidRDefault="00920F4E" w:rsidP="00920F4E">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533757">
        <w:rPr>
          <w:rFonts w:asciiTheme="minorHAnsi" w:hAnsiTheme="minorHAnsi" w:cstheme="minorHAnsi"/>
          <w:szCs w:val="24"/>
          <w:lang w:eastAsia="fr-FR" w:bidi="ar-SA"/>
        </w:rPr>
        <w:t xml:space="preserve"> </w:t>
      </w:r>
    </w:p>
    <w:p w:rsidR="00920F4E" w:rsidRPr="00533757" w:rsidRDefault="00920F4E" w:rsidP="00357DCC">
      <w:pPr>
        <w:numPr>
          <w:ilvl w:val="0"/>
          <w:numId w:val="618"/>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la valeur de la  DATE DEBUT EFFET (YDDEFF) est totalement indépendante de celle de la DATE CLOTURE (YDCLOT)</w:t>
      </w:r>
    </w:p>
    <w:p w:rsidR="00920F4E" w:rsidRPr="00533757" w:rsidRDefault="00920F4E" w:rsidP="00357DCC">
      <w:pPr>
        <w:numPr>
          <w:ilvl w:val="0"/>
          <w:numId w:val="618"/>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valeur de la  DATE FIN EFFET (YDFEFF) est totalement indépendante de celle de la DATE CLOTURE (YDCLOT)</w:t>
      </w:r>
    </w:p>
    <w:p w:rsidR="00590258" w:rsidRPr="00533757" w:rsidRDefault="00590258" w:rsidP="00590258">
      <w:pPr>
        <w:tabs>
          <w:tab w:val="left" w:pos="1867"/>
        </w:tabs>
        <w:autoSpaceDE w:val="0"/>
        <w:autoSpaceDN w:val="0"/>
        <w:adjustRightInd w:val="0"/>
        <w:rPr>
          <w:rFonts w:asciiTheme="minorHAnsi" w:hAnsiTheme="minorHAnsi" w:cstheme="minorHAnsi"/>
          <w:szCs w:val="24"/>
          <w:lang w:eastAsia="fr-FR" w:bidi="ar-SA"/>
        </w:rPr>
      </w:pPr>
    </w:p>
    <w:p w:rsidR="00590258" w:rsidRPr="004E2387" w:rsidRDefault="00590258" w:rsidP="00590258">
      <w:pPr>
        <w:pStyle w:val="Titre4"/>
        <w:rPr>
          <w:rFonts w:asciiTheme="minorHAnsi" w:hAnsiTheme="minorHAnsi" w:cstheme="minorHAnsi"/>
        </w:rPr>
      </w:pPr>
      <w:r w:rsidRPr="004E2387">
        <w:rPr>
          <w:rFonts w:asciiTheme="minorHAnsi" w:hAnsiTheme="minorHAnsi" w:cstheme="minorHAnsi"/>
        </w:rPr>
        <w:t>Modification : contrôle des données de ta_tier_corresp_insee_nomfa_lmtay999</w:t>
      </w:r>
    </w:p>
    <w:p w:rsidR="00590258" w:rsidRPr="00533757" w:rsidRDefault="00590258" w:rsidP="00590258">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 des dates d'effet </w:t>
      </w:r>
    </w:p>
    <w:p w:rsidR="00590258" w:rsidRPr="00533757" w:rsidRDefault="00590258" w:rsidP="005B01C3">
      <w:pPr>
        <w:numPr>
          <w:ilvl w:val="0"/>
          <w:numId w:val="364"/>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FIN EFFET (YDFEFF) doit être supérieure ou égale à la DATE DEBUT EFFET (YDDEFF)</w:t>
      </w:r>
    </w:p>
    <w:p w:rsidR="00590258" w:rsidRPr="00533757" w:rsidRDefault="00590258" w:rsidP="00590258">
      <w:pPr>
        <w:autoSpaceDE w:val="0"/>
        <w:autoSpaceDN w:val="0"/>
        <w:adjustRightInd w:val="0"/>
        <w:rPr>
          <w:rFonts w:asciiTheme="minorHAnsi" w:hAnsiTheme="minorHAnsi" w:cstheme="minorHAnsi"/>
          <w:szCs w:val="24"/>
          <w:lang w:eastAsia="fr-FR" w:bidi="ar-SA"/>
        </w:rPr>
      </w:pPr>
    </w:p>
    <w:p w:rsidR="00590258" w:rsidRPr="00533757" w:rsidRDefault="00590258" w:rsidP="00590258">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533757">
        <w:rPr>
          <w:rFonts w:asciiTheme="minorHAnsi" w:hAnsiTheme="minorHAnsi" w:cstheme="minorHAnsi"/>
          <w:szCs w:val="24"/>
          <w:lang w:eastAsia="fr-FR" w:bidi="ar-SA"/>
        </w:rPr>
        <w:t xml:space="preserve"> </w:t>
      </w:r>
    </w:p>
    <w:p w:rsidR="00590258" w:rsidRPr="00533757" w:rsidRDefault="00590258" w:rsidP="005B01C3">
      <w:pPr>
        <w:numPr>
          <w:ilvl w:val="0"/>
          <w:numId w:val="365"/>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valeur de la  DATE DEBUT EFFET (YDDEFF) est totalement indépendante de celle de la DATE CLOTURE (YDCLOT)</w:t>
      </w:r>
    </w:p>
    <w:p w:rsidR="00590258" w:rsidRPr="00533757" w:rsidRDefault="00590258" w:rsidP="00590258">
      <w:pPr>
        <w:tabs>
          <w:tab w:val="left" w:pos="1867"/>
        </w:tabs>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valeur de la  DATE FIN EFFET (YDFEFF) est totalement indépendante de celle de la DATE CLOTURE (YDCLOT)</w:t>
      </w:r>
    </w:p>
    <w:p w:rsidR="00590258" w:rsidRPr="00533757" w:rsidRDefault="00590258" w:rsidP="00590258">
      <w:pPr>
        <w:tabs>
          <w:tab w:val="left" w:pos="1867"/>
        </w:tabs>
        <w:autoSpaceDE w:val="0"/>
        <w:autoSpaceDN w:val="0"/>
        <w:adjustRightInd w:val="0"/>
        <w:rPr>
          <w:rFonts w:asciiTheme="minorHAnsi" w:hAnsiTheme="minorHAnsi" w:cstheme="minorHAnsi"/>
          <w:szCs w:val="24"/>
          <w:lang w:eastAsia="fr-FR" w:bidi="ar-SA"/>
        </w:rPr>
      </w:pPr>
    </w:p>
    <w:p w:rsidR="00000D12" w:rsidRDefault="00000D12" w:rsidP="00000D12">
      <w:pPr>
        <w:pStyle w:val="Titre4"/>
        <w:rPr>
          <w:rFonts w:asciiTheme="minorHAnsi" w:hAnsiTheme="minorHAnsi" w:cstheme="minorHAnsi"/>
        </w:rPr>
      </w:pPr>
      <w:r w:rsidRPr="00000D12">
        <w:rPr>
          <w:rFonts w:asciiTheme="minorHAnsi" w:hAnsiTheme="minorHAnsi" w:cstheme="minorHAnsi"/>
        </w:rPr>
        <w:t>Modification : renseignement des données de ta_tier_corresp_insee_nomfa_lmtay999</w:t>
      </w:r>
    </w:p>
    <w:p w:rsidR="00000D12" w:rsidRPr="00533757" w:rsidRDefault="00000D12" w:rsidP="00000D12">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par sélection dans un calendrier : </w:t>
      </w:r>
    </w:p>
    <w:p w:rsidR="00000D12" w:rsidRPr="00533757" w:rsidRDefault="00000D12" w:rsidP="00357DCC">
      <w:pPr>
        <w:numPr>
          <w:ilvl w:val="0"/>
          <w:numId w:val="530"/>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DEBUT EFFET (YDDEFF)</w:t>
      </w:r>
    </w:p>
    <w:p w:rsidR="00000D12" w:rsidRPr="00533757" w:rsidRDefault="00000D12" w:rsidP="00357DCC">
      <w:pPr>
        <w:numPr>
          <w:ilvl w:val="0"/>
          <w:numId w:val="530"/>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FIN EFFET (YDFEFF)</w:t>
      </w:r>
    </w:p>
    <w:p w:rsidR="00000D12" w:rsidRPr="00533757" w:rsidRDefault="00000D12" w:rsidP="00357DCC">
      <w:pPr>
        <w:numPr>
          <w:ilvl w:val="0"/>
          <w:numId w:val="530"/>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 CLOTURE (YDCLOT)</w:t>
      </w:r>
    </w:p>
    <w:p w:rsidR="00000D12" w:rsidRPr="00533757" w:rsidRDefault="00000D12" w:rsidP="00000D12">
      <w:pPr>
        <w:rPr>
          <w:rFonts w:asciiTheme="minorHAnsi" w:hAnsiTheme="minorHAnsi" w:cstheme="minorHAnsi"/>
          <w:szCs w:val="24"/>
        </w:rPr>
      </w:pPr>
    </w:p>
    <w:p w:rsidR="008A6E6E" w:rsidRPr="00533757" w:rsidRDefault="008A6E6E">
      <w:pPr>
        <w:rPr>
          <w:rFonts w:asciiTheme="minorHAnsi" w:hAnsiTheme="minorHAnsi" w:cstheme="minorHAnsi"/>
          <w:szCs w:val="24"/>
          <w:lang w:eastAsia="fr-FR" w:bidi="ar-SA"/>
        </w:rPr>
      </w:pPr>
      <w:r w:rsidRPr="00533757">
        <w:rPr>
          <w:rFonts w:asciiTheme="minorHAnsi" w:hAnsiTheme="minorHAnsi" w:cstheme="minorHAnsi"/>
          <w:szCs w:val="24"/>
          <w:lang w:eastAsia="fr-FR" w:bidi="ar-SA"/>
        </w:rPr>
        <w:br w:type="page"/>
      </w:r>
    </w:p>
    <w:p w:rsidR="00D0343C" w:rsidRPr="004E2387" w:rsidRDefault="00D04E9F" w:rsidP="009A6460">
      <w:pPr>
        <w:pStyle w:val="Titre2"/>
        <w:rPr>
          <w:rFonts w:asciiTheme="minorHAnsi" w:hAnsiTheme="minorHAnsi" w:cstheme="minorHAnsi"/>
          <w:lang w:eastAsia="fr-FR" w:bidi="ar-SA"/>
        </w:rPr>
      </w:pPr>
      <w:bookmarkStart w:id="877" w:name="_Toc515444439"/>
      <w:r>
        <w:rPr>
          <w:rFonts w:asciiTheme="minorHAnsi" w:hAnsiTheme="minorHAnsi" w:cstheme="minorHAnsi"/>
          <w:lang w:eastAsia="fr-FR" w:bidi="ar-SA"/>
        </w:rPr>
        <w:t xml:space="preserve">Autres tables </w:t>
      </w:r>
      <w:r w:rsidR="00B61DB6">
        <w:rPr>
          <w:rFonts w:asciiTheme="minorHAnsi" w:hAnsiTheme="minorHAnsi" w:cstheme="minorHAnsi"/>
          <w:lang w:eastAsia="fr-FR" w:bidi="ar-SA"/>
        </w:rPr>
        <w:t>(Z)</w:t>
      </w:r>
      <w:bookmarkEnd w:id="877"/>
    </w:p>
    <w:p w:rsidR="009A6460" w:rsidRPr="00BF16B6" w:rsidRDefault="009A6460" w:rsidP="009A6460">
      <w:pPr>
        <w:pStyle w:val="Titre3"/>
      </w:pPr>
      <w:bookmarkStart w:id="878" w:name="_Toc515444440"/>
      <w:r w:rsidRPr="00BF16B6">
        <w:t>ta_code_editique_lmtay403</w:t>
      </w:r>
      <w:bookmarkEnd w:id="878"/>
      <w:r w:rsidR="00AE699C">
        <w:rPr>
          <w:rFonts w:asciiTheme="minorHAnsi" w:hAnsiTheme="minorHAnsi" w:cstheme="minorHAnsi"/>
        </w:rPr>
        <w:fldChar w:fldCharType="begin"/>
      </w:r>
      <w:r w:rsidR="00AE699C">
        <w:instrText xml:space="preserve"> XE "</w:instrText>
      </w:r>
      <w:r w:rsidR="00AE699C" w:rsidRPr="001378E5">
        <w:rPr>
          <w:rFonts w:asciiTheme="minorHAnsi" w:hAnsiTheme="minorHAnsi" w:cstheme="minorHAnsi"/>
        </w:rPr>
        <w:instrText>lmtay403</w:instrText>
      </w:r>
      <w:r w:rsidR="00AE699C">
        <w:instrText xml:space="preserve">" </w:instrText>
      </w:r>
      <w:r w:rsidR="00AE699C">
        <w:rPr>
          <w:rFonts w:asciiTheme="minorHAnsi" w:hAnsiTheme="minorHAnsi" w:cstheme="minorHAnsi"/>
        </w:rPr>
        <w:fldChar w:fldCharType="end"/>
      </w:r>
    </w:p>
    <w:p w:rsidR="00987BDB" w:rsidRPr="00533757" w:rsidRDefault="00732ED2" w:rsidP="00987BDB">
      <w:pPr>
        <w:rPr>
          <w:rFonts w:asciiTheme="minorHAnsi" w:hAnsiTheme="minorHAnsi" w:cstheme="minorHAnsi"/>
          <w:szCs w:val="24"/>
          <w:lang w:eastAsia="fr-FR" w:bidi="ar-SA"/>
        </w:rPr>
      </w:pPr>
      <w:r w:rsidRPr="00533757">
        <w:rPr>
          <w:rFonts w:asciiTheme="minorHAnsi" w:hAnsiTheme="minorHAnsi" w:cstheme="minorHAnsi"/>
          <w:szCs w:val="24"/>
          <w:lang w:eastAsia="fr-FR" w:bidi="ar-SA"/>
        </w:rPr>
        <w:t>Utilise</w:t>
      </w:r>
      <w:r w:rsidR="0008681A" w:rsidRPr="00533757">
        <w:rPr>
          <w:rFonts w:asciiTheme="minorHAnsi" w:hAnsiTheme="minorHAnsi" w:cstheme="minorHAnsi"/>
          <w:szCs w:val="24"/>
          <w:lang w:eastAsia="fr-FR" w:bidi="ar-SA"/>
        </w:rPr>
        <w:t xml:space="preserve"> dans le référentiel Tiers Web</w:t>
      </w:r>
      <w:r w:rsidR="004933E9" w:rsidRPr="00533757">
        <w:rPr>
          <w:rFonts w:asciiTheme="minorHAnsi" w:hAnsiTheme="minorHAnsi" w:cstheme="minorHAnsi"/>
          <w:szCs w:val="24"/>
          <w:lang w:eastAsia="fr-FR" w:bidi="ar-SA"/>
        </w:rPr>
        <w:t>, dans le</w:t>
      </w:r>
      <w:r w:rsidR="0008681A" w:rsidRPr="00533757">
        <w:rPr>
          <w:rFonts w:asciiTheme="minorHAnsi" w:hAnsiTheme="minorHAnsi" w:cstheme="minorHAnsi"/>
          <w:szCs w:val="24"/>
          <w:lang w:eastAsia="fr-FR" w:bidi="ar-SA"/>
        </w:rPr>
        <w:t xml:space="preserve"> rôle client </w:t>
      </w:r>
      <w:r w:rsidR="004933E9" w:rsidRPr="00533757">
        <w:rPr>
          <w:rFonts w:asciiTheme="minorHAnsi" w:hAnsiTheme="minorHAnsi" w:cstheme="minorHAnsi"/>
          <w:szCs w:val="24"/>
          <w:lang w:eastAsia="fr-FR" w:bidi="ar-SA"/>
        </w:rPr>
        <w:t xml:space="preserve">bancaire, </w:t>
      </w:r>
      <w:r w:rsidR="0008681A" w:rsidRPr="00533757">
        <w:rPr>
          <w:rFonts w:asciiTheme="minorHAnsi" w:hAnsiTheme="minorHAnsi" w:cstheme="minorHAnsi"/>
          <w:szCs w:val="24"/>
          <w:lang w:eastAsia="fr-FR" w:bidi="ar-SA"/>
        </w:rPr>
        <w:t xml:space="preserve">pour orienter les relevés des clients vers l'édition </w:t>
      </w:r>
      <w:r w:rsidR="004933E9" w:rsidRPr="00533757">
        <w:rPr>
          <w:rFonts w:asciiTheme="minorHAnsi" w:hAnsiTheme="minorHAnsi" w:cstheme="minorHAnsi"/>
          <w:szCs w:val="24"/>
          <w:lang w:eastAsia="fr-FR" w:bidi="ar-SA"/>
        </w:rPr>
        <w:t xml:space="preserve">au </w:t>
      </w:r>
      <w:r w:rsidR="0008681A" w:rsidRPr="00533757">
        <w:rPr>
          <w:rFonts w:asciiTheme="minorHAnsi" w:hAnsiTheme="minorHAnsi" w:cstheme="minorHAnsi"/>
          <w:szCs w:val="24"/>
          <w:lang w:eastAsia="fr-FR" w:bidi="ar-SA"/>
        </w:rPr>
        <w:t>format numérique (indique si le client est en éditique papier ou numérique)</w:t>
      </w:r>
      <w:r w:rsidR="004933E9" w:rsidRPr="00533757">
        <w:rPr>
          <w:rFonts w:asciiTheme="minorHAnsi" w:hAnsiTheme="minorHAnsi" w:cstheme="minorHAnsi"/>
          <w:szCs w:val="24"/>
          <w:lang w:eastAsia="fr-FR" w:bidi="ar-SA"/>
        </w:rPr>
        <w:t>.</w:t>
      </w:r>
    </w:p>
    <w:p w:rsidR="00987BDB" w:rsidRPr="00533757" w:rsidRDefault="004933E9" w:rsidP="00987BDB">
      <w:pPr>
        <w:rPr>
          <w:rFonts w:asciiTheme="minorHAnsi" w:hAnsiTheme="minorHAnsi" w:cstheme="minorHAnsi"/>
          <w:szCs w:val="24"/>
          <w:lang w:eastAsia="fr-FR" w:bidi="ar-SA"/>
        </w:rPr>
      </w:pPr>
      <w:r w:rsidRPr="00533757">
        <w:rPr>
          <w:rFonts w:asciiTheme="minorHAnsi" w:hAnsiTheme="minorHAnsi" w:cstheme="minorHAnsi"/>
          <w:szCs w:val="24"/>
          <w:lang w:eastAsia="fr-FR" w:bidi="ar-SA"/>
        </w:rPr>
        <w:t>Source : direction bancaire CDC.</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167" w:type="dxa"/>
        <w:tblInd w:w="55" w:type="dxa"/>
        <w:tblCellMar>
          <w:left w:w="70" w:type="dxa"/>
          <w:right w:w="70" w:type="dxa"/>
        </w:tblCellMar>
        <w:tblLook w:val="04A0" w:firstRow="1" w:lastRow="0" w:firstColumn="1" w:lastColumn="0" w:noHBand="0" w:noVBand="1"/>
      </w:tblPr>
      <w:tblGrid>
        <w:gridCol w:w="1433"/>
        <w:gridCol w:w="876"/>
        <w:gridCol w:w="1350"/>
        <w:gridCol w:w="923"/>
        <w:gridCol w:w="678"/>
        <w:gridCol w:w="851"/>
        <w:gridCol w:w="992"/>
        <w:gridCol w:w="992"/>
        <w:gridCol w:w="2072"/>
      </w:tblGrid>
      <w:tr w:rsidR="00F23E3F" w:rsidRPr="00F23E3F" w:rsidTr="00F23E3F">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type longueur</w:t>
            </w:r>
          </w:p>
        </w:tc>
        <w:tc>
          <w:tcPr>
            <w:tcW w:w="923" w:type="dxa"/>
            <w:tcBorders>
              <w:top w:val="single" w:sz="4" w:space="0" w:color="auto"/>
              <w:left w:val="nil"/>
              <w:bottom w:val="single" w:sz="4" w:space="0" w:color="auto"/>
              <w:right w:val="single" w:sz="4" w:space="0" w:color="auto"/>
            </w:tcBorders>
            <w:shd w:val="clear" w:color="000000" w:fill="C5D9F1"/>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saisi / alimenté</w:t>
            </w:r>
          </w:p>
        </w:tc>
        <w:tc>
          <w:tcPr>
            <w:tcW w:w="678" w:type="dxa"/>
            <w:tcBorders>
              <w:top w:val="single" w:sz="4" w:space="0" w:color="auto"/>
              <w:left w:val="nil"/>
              <w:bottom w:val="single" w:sz="4" w:space="0" w:color="auto"/>
              <w:right w:val="single" w:sz="4" w:space="0" w:color="auto"/>
            </w:tcBorders>
            <w:shd w:val="clear" w:color="000000" w:fill="C5D9F1"/>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clé</w:t>
            </w:r>
          </w:p>
        </w:tc>
        <w:tc>
          <w:tcPr>
            <w:tcW w:w="851" w:type="dxa"/>
            <w:tcBorders>
              <w:top w:val="single" w:sz="4" w:space="0" w:color="auto"/>
              <w:left w:val="nil"/>
              <w:bottom w:val="single" w:sz="4" w:space="0" w:color="auto"/>
              <w:right w:val="single" w:sz="4" w:space="0" w:color="auto"/>
            </w:tcBorders>
            <w:shd w:val="clear" w:color="000000" w:fill="C5D9F1"/>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table origine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obligatoire / facultatif</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cardinalité</w:t>
            </w:r>
          </w:p>
        </w:tc>
        <w:tc>
          <w:tcPr>
            <w:tcW w:w="2072" w:type="dxa"/>
            <w:tcBorders>
              <w:top w:val="single" w:sz="4" w:space="0" w:color="auto"/>
              <w:left w:val="nil"/>
              <w:bottom w:val="single" w:sz="4" w:space="0" w:color="auto"/>
              <w:right w:val="single" w:sz="4" w:space="0" w:color="auto"/>
            </w:tcBorders>
            <w:shd w:val="clear" w:color="000000" w:fill="C5D9F1"/>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définition</w:t>
            </w:r>
          </w:p>
        </w:tc>
      </w:tr>
      <w:tr w:rsidR="00F23E3F" w:rsidRPr="00F23E3F" w:rsidTr="00F23E3F">
        <w:trPr>
          <w:trHeight w:val="54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CODE EDITIQUE</w:t>
            </w:r>
          </w:p>
        </w:tc>
        <w:tc>
          <w:tcPr>
            <w:tcW w:w="876"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CDEDIT</w:t>
            </w:r>
          </w:p>
        </w:tc>
        <w:tc>
          <w:tcPr>
            <w:tcW w:w="1350"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alphanumérique (1)</w:t>
            </w:r>
          </w:p>
        </w:tc>
        <w:tc>
          <w:tcPr>
            <w:tcW w:w="923"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saisi</w:t>
            </w:r>
          </w:p>
        </w:tc>
        <w:tc>
          <w:tcPr>
            <w:tcW w:w="678"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clé</w:t>
            </w:r>
          </w:p>
        </w:tc>
        <w:tc>
          <w:tcPr>
            <w:tcW w:w="851"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asciiTheme="minorHAnsi" w:eastAsia="Times New Roman" w:hAnsiTheme="minorHAnsi" w:cstheme="minorHAnsi"/>
                <w:sz w:val="18"/>
                <w:szCs w:val="18"/>
                <w:lang w:eastAsia="fr-FR" w:bidi="ar-SA"/>
              </w:rPr>
            </w:pPr>
            <w:r w:rsidRPr="00F23E3F">
              <w:rPr>
                <w:rFonts w:asciiTheme="minorHAnsi" w:eastAsia="Times New Roman" w:hAnsiTheme="minorHAnsi" w:cstheme="minorHAnsi"/>
                <w:sz w:val="18"/>
                <w:szCs w:val="18"/>
                <w:lang w:eastAsia="fr-FR" w:bidi="ar-SA"/>
              </w:rPr>
              <w:t>Code indiquant sur quel type d’éditique est le client</w:t>
            </w:r>
          </w:p>
        </w:tc>
      </w:tr>
      <w:tr w:rsidR="00F23E3F" w:rsidRPr="00F23E3F" w:rsidTr="00F23E3F">
        <w:trPr>
          <w:trHeight w:val="120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xml:space="preserve">date de </w:t>
            </w:r>
            <w:r w:rsidR="000A6C3D" w:rsidRPr="00F23E3F">
              <w:rPr>
                <w:rFonts w:eastAsia="Times New Roman" w:cs="Calibri"/>
                <w:sz w:val="18"/>
                <w:szCs w:val="18"/>
                <w:lang w:eastAsia="fr-FR" w:bidi="ar-SA"/>
              </w:rPr>
              <w:t>clôture</w:t>
            </w:r>
            <w:r w:rsidRPr="00F23E3F">
              <w:rPr>
                <w:rFonts w:eastAsia="Times New Roman" w:cs="Calibri"/>
                <w:sz w:val="18"/>
                <w:szCs w:val="18"/>
                <w:lang w:eastAsia="fr-FR" w:bidi="ar-SA"/>
              </w:rPr>
              <w:t xml:space="preserve"> de l'enregistrement alimentée par défaut au 01/01/2076. cette date est modifiable</w:t>
            </w:r>
          </w:p>
        </w:tc>
      </w:tr>
      <w:tr w:rsidR="00F23E3F" w:rsidRPr="00F23E3F" w:rsidTr="00F23E3F">
        <w:trPr>
          <w:trHeight w:val="120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xml:space="preserve">date de création de l'enregistrement. Alimenté par le </w:t>
            </w:r>
            <w:r w:rsidR="000A6C3D" w:rsidRPr="00F23E3F">
              <w:rPr>
                <w:rFonts w:eastAsia="Times New Roman" w:cs="Calibri"/>
                <w:sz w:val="18"/>
                <w:szCs w:val="18"/>
                <w:lang w:eastAsia="fr-FR" w:bidi="ar-SA"/>
              </w:rPr>
              <w:t>système</w:t>
            </w:r>
            <w:r w:rsidRPr="00F23E3F">
              <w:rPr>
                <w:rFonts w:eastAsia="Times New Roman" w:cs="Calibri"/>
                <w:sz w:val="18"/>
                <w:szCs w:val="18"/>
                <w:lang w:eastAsia="fr-FR" w:bidi="ar-SA"/>
              </w:rPr>
              <w:t xml:space="preserve"> A la date du jour de création. Non modifiable</w:t>
            </w:r>
          </w:p>
        </w:tc>
      </w:tr>
      <w:tr w:rsidR="00F23E3F" w:rsidRPr="00F23E3F" w:rsidTr="00F23E3F">
        <w:trPr>
          <w:trHeight w:val="12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DEBUT EFFET</w:t>
            </w:r>
          </w:p>
        </w:tc>
        <w:tc>
          <w:tcPr>
            <w:tcW w:w="876"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YDDEFF</w:t>
            </w:r>
          </w:p>
        </w:tc>
        <w:tc>
          <w:tcPr>
            <w:tcW w:w="1350"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de début d'effet de l'enregistrement, alimentée par défaut A la date de création, modifiable</w:t>
            </w:r>
          </w:p>
        </w:tc>
      </w:tr>
      <w:tr w:rsidR="00F23E3F" w:rsidRPr="00F23E3F" w:rsidTr="00F23E3F">
        <w:trPr>
          <w:trHeight w:val="948"/>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de la dernière mise A jour de l'enregistrement. Date alimentée par le système Non modifiable</w:t>
            </w:r>
          </w:p>
        </w:tc>
      </w:tr>
      <w:tr w:rsidR="00F23E3F" w:rsidRPr="00F23E3F" w:rsidTr="00F23E3F">
        <w:trPr>
          <w:trHeight w:val="819"/>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FIN EFFET</w:t>
            </w:r>
          </w:p>
        </w:tc>
        <w:tc>
          <w:tcPr>
            <w:tcW w:w="876"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YDFEFF</w:t>
            </w:r>
          </w:p>
        </w:tc>
        <w:tc>
          <w:tcPr>
            <w:tcW w:w="1350"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(AAAAJJMM)</w:t>
            </w:r>
          </w:p>
        </w:tc>
        <w:tc>
          <w:tcPr>
            <w:tcW w:w="923"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calculé</w:t>
            </w:r>
          </w:p>
        </w:tc>
        <w:tc>
          <w:tcPr>
            <w:tcW w:w="678"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date de fin d'effet de l'enregistrement, alimentée par défaut au 01/01/2076. modifiable</w:t>
            </w:r>
          </w:p>
        </w:tc>
      </w:tr>
      <w:tr w:rsidR="00F23E3F" w:rsidRPr="00F23E3F" w:rsidTr="00F23E3F">
        <w:trPr>
          <w:trHeight w:val="506"/>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LIBELLE CODE EDITIQUE</w:t>
            </w:r>
          </w:p>
        </w:tc>
        <w:tc>
          <w:tcPr>
            <w:tcW w:w="876"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LBEDIT</w:t>
            </w:r>
          </w:p>
        </w:tc>
        <w:tc>
          <w:tcPr>
            <w:tcW w:w="1350"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alphanumérique (60)</w:t>
            </w:r>
          </w:p>
        </w:tc>
        <w:tc>
          <w:tcPr>
            <w:tcW w:w="923"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saisi</w:t>
            </w:r>
          </w:p>
        </w:tc>
        <w:tc>
          <w:tcPr>
            <w:tcW w:w="678"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libellé du code éditique</w:t>
            </w:r>
          </w:p>
        </w:tc>
      </w:tr>
      <w:tr w:rsidR="00F23E3F" w:rsidRPr="00F23E3F" w:rsidTr="00525AA7">
        <w:trPr>
          <w:trHeight w:val="698"/>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F23E3F" w:rsidRPr="00F23E3F" w:rsidRDefault="00F23E3F" w:rsidP="00F23E3F">
            <w:pPr>
              <w:jc w:val="center"/>
              <w:rPr>
                <w:rFonts w:ascii="Segoe UI" w:eastAsia="Times New Roman" w:hAnsi="Segoe UI" w:cs="Segoe UI"/>
                <w:sz w:val="18"/>
                <w:szCs w:val="18"/>
                <w:lang w:eastAsia="fr-FR" w:bidi="ar-SA"/>
              </w:rPr>
            </w:pPr>
            <w:r w:rsidRPr="00F23E3F">
              <w:rPr>
                <w:rFonts w:ascii="Segoe UI" w:eastAsia="Times New Roman" w:hAnsi="Segoe UI" w:cs="Segoe U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alphanumérique (varchar255)</w:t>
            </w:r>
          </w:p>
        </w:tc>
        <w:tc>
          <w:tcPr>
            <w:tcW w:w="923"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calculé , non modifiable</w:t>
            </w:r>
          </w:p>
        </w:tc>
        <w:tc>
          <w:tcPr>
            <w:tcW w:w="678"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851"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ascii="Arial" w:eastAsia="Times New Roman" w:hAnsi="Arial"/>
                <w:sz w:val="18"/>
                <w:szCs w:val="18"/>
                <w:lang w:eastAsia="fr-FR" w:bidi="ar-SA"/>
              </w:rPr>
            </w:pPr>
            <w:r w:rsidRPr="00F23E3F">
              <w:rPr>
                <w:rFonts w:ascii="Arial" w:eastAsia="Times New Roman" w:hAnsi="Arial"/>
                <w:sz w:val="18"/>
                <w:szCs w:val="18"/>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8"/>
                <w:szCs w:val="18"/>
                <w:lang w:eastAsia="fr-FR" w:bidi="ar-SA"/>
              </w:rPr>
            </w:pPr>
            <w:r w:rsidRPr="00F23E3F">
              <w:rPr>
                <w:rFonts w:eastAsia="Times New Roman" w:cs="Calibr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F23E3F" w:rsidRPr="00F23E3F" w:rsidRDefault="00F23E3F" w:rsidP="00F23E3F">
            <w:pPr>
              <w:jc w:val="center"/>
              <w:rPr>
                <w:rFonts w:eastAsia="Times New Roman" w:cs="Calibri"/>
                <w:sz w:val="16"/>
                <w:szCs w:val="16"/>
                <w:lang w:eastAsia="fr-FR" w:bidi="ar-SA"/>
              </w:rPr>
            </w:pPr>
            <w:r w:rsidRPr="00F23E3F">
              <w:rPr>
                <w:rFonts w:eastAsia="Times New Roman" w:cs="Calibri"/>
                <w:sz w:val="16"/>
                <w:szCs w:val="16"/>
                <w:lang w:eastAsia="fr-FR" w:bidi="ar-SA"/>
              </w:rPr>
              <w:t xml:space="preserve">User ayant </w:t>
            </w:r>
            <w:r w:rsidR="000A6C3D" w:rsidRPr="00F23E3F">
              <w:rPr>
                <w:rFonts w:eastAsia="Times New Roman" w:cs="Calibri"/>
                <w:sz w:val="16"/>
                <w:szCs w:val="16"/>
                <w:lang w:eastAsia="fr-FR" w:bidi="ar-SA"/>
              </w:rPr>
              <w:t>effectué</w:t>
            </w:r>
            <w:r w:rsidRPr="00F23E3F">
              <w:rPr>
                <w:rFonts w:eastAsia="Times New Roman" w:cs="Calibri"/>
                <w:sz w:val="16"/>
                <w:szCs w:val="16"/>
                <w:lang w:eastAsia="fr-FR" w:bidi="ar-SA"/>
              </w:rPr>
              <w:t xml:space="preserve"> la dernière mise à jour  de l'enregistrement</w:t>
            </w:r>
          </w:p>
        </w:tc>
      </w:tr>
    </w:tbl>
    <w:p w:rsidR="00987BDB" w:rsidRPr="00533757" w:rsidRDefault="00987BDB" w:rsidP="00987BDB">
      <w:pPr>
        <w:rPr>
          <w:rFonts w:asciiTheme="minorHAnsi" w:hAnsiTheme="minorHAnsi" w:cstheme="minorHAnsi"/>
          <w:szCs w:val="24"/>
          <w:lang w:eastAsia="fr-FR" w:bidi="ar-SA"/>
        </w:rPr>
      </w:pPr>
    </w:p>
    <w:p w:rsidR="009A6460" w:rsidRPr="00533757" w:rsidRDefault="009A6460" w:rsidP="00987BDB">
      <w:pPr>
        <w:pStyle w:val="Titre4"/>
        <w:rPr>
          <w:rFonts w:asciiTheme="minorHAnsi" w:hAnsiTheme="minorHAnsi" w:cstheme="minorHAnsi"/>
          <w:lang w:eastAsia="fr-FR" w:bidi="ar-SA"/>
        </w:rPr>
      </w:pPr>
      <w:r w:rsidRPr="00533757">
        <w:rPr>
          <w:rFonts w:asciiTheme="minorHAnsi" w:hAnsiTheme="minorHAnsi" w:cstheme="minorHAnsi"/>
          <w:lang w:eastAsia="fr-FR" w:bidi="ar-SA"/>
        </w:rPr>
        <w:t>Création : renseignement des données de ta_code_editique_lmtay403</w:t>
      </w: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en saisie libre : </w:t>
      </w:r>
    </w:p>
    <w:p w:rsidR="009A6460" w:rsidRPr="00533757" w:rsidRDefault="009A6460" w:rsidP="00AF1B75">
      <w:pPr>
        <w:numPr>
          <w:ilvl w:val="0"/>
          <w:numId w:val="21"/>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CODE EDITIQUE (CDEDIT)</w:t>
      </w:r>
    </w:p>
    <w:p w:rsidR="009A6460" w:rsidRPr="00533757" w:rsidRDefault="009A6460" w:rsidP="00AF1B75">
      <w:pPr>
        <w:numPr>
          <w:ilvl w:val="0"/>
          <w:numId w:val="21"/>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LIBELLE CODE EDITIQUE (LBEDIT)</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par sélection dans un calendrier : </w:t>
      </w:r>
    </w:p>
    <w:p w:rsidR="009A6460" w:rsidRPr="00533757" w:rsidRDefault="009A6460" w:rsidP="00AF1B75">
      <w:pPr>
        <w:numPr>
          <w:ilvl w:val="0"/>
          <w:numId w:val="22"/>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 CLOTURE (YDCLOT)</w:t>
      </w:r>
    </w:p>
    <w:p w:rsidR="009A6460" w:rsidRPr="00533757" w:rsidRDefault="009A6460" w:rsidP="00AF1B75">
      <w:pPr>
        <w:numPr>
          <w:ilvl w:val="0"/>
          <w:numId w:val="22"/>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DEBUT EFFET (YDDEFF)</w:t>
      </w:r>
    </w:p>
    <w:p w:rsidR="009A6460" w:rsidRPr="00533757" w:rsidRDefault="009A6460" w:rsidP="009A6460">
      <w:pPr>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FIN EFFET (YDFEFF)</w:t>
      </w:r>
    </w:p>
    <w:p w:rsidR="009A6460" w:rsidRPr="00533757" w:rsidRDefault="009A6460" w:rsidP="009A6460">
      <w:pPr>
        <w:rPr>
          <w:rFonts w:asciiTheme="minorHAnsi" w:hAnsiTheme="minorHAnsi" w:cstheme="minorHAnsi"/>
          <w:szCs w:val="24"/>
          <w:lang w:eastAsia="fr-FR" w:bidi="ar-SA"/>
        </w:rPr>
      </w:pPr>
    </w:p>
    <w:p w:rsidR="009A6460" w:rsidRPr="004E2387" w:rsidRDefault="009A6460" w:rsidP="009A6460">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ta_code_editique_lmtay403</w:t>
      </w: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Données obligatoires : </w:t>
      </w:r>
    </w:p>
    <w:p w:rsidR="009A6460" w:rsidRPr="00533757" w:rsidRDefault="009A6460" w:rsidP="005B01C3">
      <w:pPr>
        <w:numPr>
          <w:ilvl w:val="0"/>
          <w:numId w:val="95"/>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CODE EDITIQUE (CDEDIT)</w:t>
      </w:r>
    </w:p>
    <w:p w:rsidR="009A6460" w:rsidRPr="00533757" w:rsidRDefault="009A6460" w:rsidP="005B01C3">
      <w:pPr>
        <w:numPr>
          <w:ilvl w:val="0"/>
          <w:numId w:val="95"/>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CODE EDITIQUE (LBEDIT)</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Contrôles de longueur maximale : </w:t>
      </w:r>
    </w:p>
    <w:p w:rsidR="009A6460" w:rsidRPr="00533757" w:rsidRDefault="009A6460" w:rsidP="005B01C3">
      <w:pPr>
        <w:numPr>
          <w:ilvl w:val="0"/>
          <w:numId w:val="96"/>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CODE EDITIQUE (CDEDIT) : 1 caractère.</w:t>
      </w:r>
    </w:p>
    <w:p w:rsidR="009A6460" w:rsidRPr="00533757" w:rsidRDefault="009A6460" w:rsidP="005B01C3">
      <w:pPr>
        <w:numPr>
          <w:ilvl w:val="0"/>
          <w:numId w:val="97"/>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CODE EDITIQUE (LBEDIT) : 60 caractères.</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 d'unicité : </w:t>
      </w:r>
    </w:p>
    <w:p w:rsidR="009A6460" w:rsidRPr="00533757" w:rsidRDefault="009A6460" w:rsidP="005B01C3">
      <w:pPr>
        <w:numPr>
          <w:ilvl w:val="0"/>
          <w:numId w:val="98"/>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sur CODE EDITIQUE (CDEDIT)</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 des dates d'effet </w:t>
      </w:r>
    </w:p>
    <w:p w:rsidR="009A6460" w:rsidRPr="00533757" w:rsidRDefault="009A6460" w:rsidP="005B01C3">
      <w:pPr>
        <w:numPr>
          <w:ilvl w:val="0"/>
          <w:numId w:val="99"/>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FIN EFFET (YDFEFF) doit être supérieure ou égale à la DATE DEBUT EFFET (YDDEFF)</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Caractères autorisés ( ne concerne que les champs de saisie. Les dates et les listes déroulantes sont exclues de ces contrôles):</w:t>
      </w:r>
    </w:p>
    <w:p w:rsidR="009A6460" w:rsidRPr="00533757" w:rsidRDefault="000A6C3D"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Quel que</w:t>
      </w:r>
      <w:r w:rsidR="009A6460" w:rsidRPr="00533757">
        <w:rPr>
          <w:rFonts w:asciiTheme="minorHAnsi" w:hAnsiTheme="minorHAnsi" w:cstheme="minorHAnsi"/>
          <w:szCs w:val="24"/>
          <w:lang w:eastAsia="fr-FR" w:bidi="ar-SA"/>
        </w:rPr>
        <w:t xml:space="preserve"> soit le champs de saisie les caractères autorisés sont : </w:t>
      </w:r>
    </w:p>
    <w:p w:rsidR="009A6460" w:rsidRPr="00533757" w:rsidRDefault="009A6460" w:rsidP="005B01C3">
      <w:pPr>
        <w:numPr>
          <w:ilvl w:val="0"/>
          <w:numId w:val="100"/>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caractères alphanumériques en majuscules non accentuées (soit A-Z),</w:t>
      </w:r>
    </w:p>
    <w:p w:rsidR="009A6460" w:rsidRPr="00533757" w:rsidRDefault="009A6460" w:rsidP="005B01C3">
      <w:pPr>
        <w:numPr>
          <w:ilvl w:val="0"/>
          <w:numId w:val="100"/>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chiffres 0-9,</w:t>
      </w:r>
    </w:p>
    <w:p w:rsidR="009A6460" w:rsidRPr="00533757" w:rsidRDefault="009A6460" w:rsidP="005B01C3">
      <w:pPr>
        <w:numPr>
          <w:ilvl w:val="0"/>
          <w:numId w:val="100"/>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les séparateurs ‘ - . ,  /  , </w:t>
      </w:r>
    </w:p>
    <w:p w:rsidR="009A6460" w:rsidRPr="00533757" w:rsidRDefault="009A6460" w:rsidP="005B01C3">
      <w:pPr>
        <w:numPr>
          <w:ilvl w:val="0"/>
          <w:numId w:val="100"/>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tiret bas ou underscore _,</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533757">
        <w:rPr>
          <w:rFonts w:asciiTheme="minorHAnsi" w:hAnsiTheme="minorHAnsi" w:cstheme="minorHAnsi"/>
          <w:szCs w:val="24"/>
          <w:lang w:eastAsia="fr-FR" w:bidi="ar-SA"/>
        </w:rPr>
        <w:t xml:space="preserve"> </w:t>
      </w:r>
    </w:p>
    <w:p w:rsidR="009A6460" w:rsidRPr="00533757" w:rsidRDefault="009A6460" w:rsidP="005B01C3">
      <w:pPr>
        <w:numPr>
          <w:ilvl w:val="0"/>
          <w:numId w:val="101"/>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valeur de la  DATE DEBUT EFFET (YDDEFF) est totalement indépendante de celle de la DATE CLOTURE (YDCLOT)</w:t>
      </w: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valeur de la  DATE FIN EFFET (YDFEFF) est totalement indépendante de celle de la DATE CLOTURE (YDCLOT)</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4E2387" w:rsidRDefault="009A6460" w:rsidP="009A6460">
      <w:pPr>
        <w:pStyle w:val="Titre4"/>
        <w:rPr>
          <w:rFonts w:asciiTheme="minorHAnsi" w:hAnsiTheme="minorHAnsi" w:cstheme="minorHAnsi"/>
        </w:rPr>
      </w:pPr>
      <w:r w:rsidRPr="004E2387">
        <w:rPr>
          <w:rFonts w:asciiTheme="minorHAnsi" w:hAnsiTheme="minorHAnsi" w:cstheme="minorHAnsi"/>
        </w:rPr>
        <w:t>Modification : contrôle des données de ta_code_editique_lmtay403</w:t>
      </w: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Données obligatoires : </w:t>
      </w:r>
    </w:p>
    <w:p w:rsidR="009A6460" w:rsidRPr="00533757" w:rsidRDefault="009A6460" w:rsidP="005B01C3">
      <w:pPr>
        <w:numPr>
          <w:ilvl w:val="0"/>
          <w:numId w:val="286"/>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CODE EDITIQUE (LBEDIT)</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Contrôles de longueur maximale : </w:t>
      </w:r>
    </w:p>
    <w:p w:rsidR="009A6460" w:rsidRPr="00533757" w:rsidRDefault="009A6460" w:rsidP="005B01C3">
      <w:pPr>
        <w:numPr>
          <w:ilvl w:val="0"/>
          <w:numId w:val="287"/>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CODE EDITIQUE (LBEDIT) : 60 caractères.</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 des dates d'effet </w:t>
      </w:r>
    </w:p>
    <w:p w:rsidR="009A6460" w:rsidRPr="00533757" w:rsidRDefault="009A6460" w:rsidP="005B01C3">
      <w:pPr>
        <w:numPr>
          <w:ilvl w:val="0"/>
          <w:numId w:val="288"/>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FIN EFFET (YDFEFF) doit être supérieure ou égale à la DATE DEBUT EFFET (YDDEFF)</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Caractères autorisés ( ne concerne que les champs de saisie. Les dates et les listes déroulantes sont exclues de ces contrôles):</w:t>
      </w:r>
    </w:p>
    <w:p w:rsidR="009A6460" w:rsidRPr="00533757" w:rsidRDefault="000A6C3D"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Quel que</w:t>
      </w:r>
      <w:r w:rsidR="009A6460" w:rsidRPr="00533757">
        <w:rPr>
          <w:rFonts w:asciiTheme="minorHAnsi" w:hAnsiTheme="minorHAnsi" w:cstheme="minorHAnsi"/>
          <w:szCs w:val="24"/>
          <w:lang w:eastAsia="fr-FR" w:bidi="ar-SA"/>
        </w:rPr>
        <w:t xml:space="preserve"> soit le champs de saisie les caractères autorisés sont : </w:t>
      </w:r>
    </w:p>
    <w:p w:rsidR="009A6460" w:rsidRPr="00533757" w:rsidRDefault="009A6460" w:rsidP="005B01C3">
      <w:pPr>
        <w:numPr>
          <w:ilvl w:val="0"/>
          <w:numId w:val="289"/>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caractères alphanumériques en majuscules non accentuées (soit A-Z),</w:t>
      </w:r>
    </w:p>
    <w:p w:rsidR="009A6460" w:rsidRPr="00533757" w:rsidRDefault="009A6460" w:rsidP="005B01C3">
      <w:pPr>
        <w:numPr>
          <w:ilvl w:val="0"/>
          <w:numId w:val="289"/>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chiffres 0-9,</w:t>
      </w:r>
    </w:p>
    <w:p w:rsidR="009A6460" w:rsidRPr="00533757" w:rsidRDefault="009A6460" w:rsidP="005B01C3">
      <w:pPr>
        <w:numPr>
          <w:ilvl w:val="0"/>
          <w:numId w:val="289"/>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les séparateurs ‘ - . ,  /  , </w:t>
      </w:r>
    </w:p>
    <w:p w:rsidR="009A6460" w:rsidRPr="00533757" w:rsidRDefault="009A6460" w:rsidP="005B01C3">
      <w:pPr>
        <w:numPr>
          <w:ilvl w:val="0"/>
          <w:numId w:val="289"/>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tiret bas ou underscore _,</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533757">
        <w:rPr>
          <w:rFonts w:asciiTheme="minorHAnsi" w:hAnsiTheme="minorHAnsi" w:cstheme="minorHAnsi"/>
          <w:szCs w:val="24"/>
          <w:lang w:eastAsia="fr-FR" w:bidi="ar-SA"/>
        </w:rPr>
        <w:t xml:space="preserve"> </w:t>
      </w:r>
    </w:p>
    <w:p w:rsidR="009A6460" w:rsidRPr="00533757" w:rsidRDefault="009A6460" w:rsidP="005B01C3">
      <w:pPr>
        <w:numPr>
          <w:ilvl w:val="0"/>
          <w:numId w:val="290"/>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la valeur de la  DATE DEBUT EFFET (YDDEFF) est totalement indépendante de celle de la DATE CLOTURE (YDCLOT)</w:t>
      </w:r>
    </w:p>
    <w:p w:rsidR="009A6460" w:rsidRPr="00533757" w:rsidRDefault="009A6460" w:rsidP="009A6460">
      <w:pPr>
        <w:tabs>
          <w:tab w:val="left" w:pos="1867"/>
        </w:tabs>
        <w:autoSpaceDE w:val="0"/>
        <w:autoSpaceDN w:val="0"/>
        <w:adjustRightInd w:val="0"/>
        <w:rPr>
          <w:rFonts w:asciiTheme="minorHAnsi" w:hAnsiTheme="minorHAnsi" w:cstheme="minorHAnsi"/>
          <w:szCs w:val="24"/>
        </w:rPr>
      </w:pPr>
      <w:r w:rsidRPr="00533757">
        <w:rPr>
          <w:rFonts w:asciiTheme="minorHAnsi" w:hAnsiTheme="minorHAnsi" w:cstheme="minorHAnsi"/>
          <w:szCs w:val="24"/>
          <w:lang w:eastAsia="fr-FR" w:bidi="ar-SA"/>
        </w:rPr>
        <w:t>la valeur de la  DATE FIN EFFET (YDFEFF) est totalement indépendante de celle de la DATE CLOTURE (YDCLOT)</w:t>
      </w:r>
    </w:p>
    <w:p w:rsidR="00BE4D71" w:rsidRPr="00533757" w:rsidRDefault="00BE4D71" w:rsidP="002704D6">
      <w:pPr>
        <w:rPr>
          <w:rFonts w:asciiTheme="minorHAnsi" w:hAnsiTheme="minorHAnsi" w:cstheme="minorHAnsi"/>
          <w:szCs w:val="24"/>
          <w:lang w:eastAsia="fr-FR" w:bidi="ar-SA"/>
        </w:rPr>
      </w:pPr>
    </w:p>
    <w:p w:rsidR="00BE4D71" w:rsidRDefault="00BE4D71" w:rsidP="00BE4D71">
      <w:pPr>
        <w:pStyle w:val="Titre4"/>
        <w:rPr>
          <w:rFonts w:asciiTheme="minorHAnsi" w:hAnsiTheme="minorHAnsi" w:cstheme="minorHAnsi"/>
        </w:rPr>
      </w:pPr>
      <w:r w:rsidRPr="00BE4D71">
        <w:rPr>
          <w:rFonts w:asciiTheme="minorHAnsi" w:hAnsiTheme="minorHAnsi" w:cstheme="minorHAnsi"/>
        </w:rPr>
        <w:t>Modification : renseignement des données de ta_code_editique_lmtay403</w:t>
      </w:r>
    </w:p>
    <w:p w:rsidR="00BE4D71" w:rsidRPr="00533757" w:rsidRDefault="00BE4D71" w:rsidP="00BE4D71">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en saisie libre : </w:t>
      </w:r>
    </w:p>
    <w:p w:rsidR="00BE4D71" w:rsidRPr="00533757" w:rsidRDefault="00BE4D71" w:rsidP="00357DCC">
      <w:pPr>
        <w:numPr>
          <w:ilvl w:val="0"/>
          <w:numId w:val="456"/>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le LIBELLECODE EDITIQUE (LBEDIT)</w:t>
      </w:r>
    </w:p>
    <w:p w:rsidR="00BE4D71" w:rsidRPr="00533757" w:rsidRDefault="00BE4D71" w:rsidP="00BE4D71">
      <w:pPr>
        <w:autoSpaceDE w:val="0"/>
        <w:autoSpaceDN w:val="0"/>
        <w:adjustRightInd w:val="0"/>
        <w:rPr>
          <w:rFonts w:asciiTheme="minorHAnsi" w:hAnsiTheme="minorHAnsi" w:cstheme="minorHAnsi"/>
          <w:szCs w:val="24"/>
          <w:lang w:eastAsia="fr-FR" w:bidi="ar-SA"/>
        </w:rPr>
      </w:pPr>
    </w:p>
    <w:p w:rsidR="00BE4D71" w:rsidRPr="00533757" w:rsidRDefault="00BE4D71" w:rsidP="00BE4D71">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par sélection dans un calendrier : </w:t>
      </w:r>
    </w:p>
    <w:p w:rsidR="00BE4D71" w:rsidRPr="00533757" w:rsidRDefault="00BE4D71" w:rsidP="00357DCC">
      <w:pPr>
        <w:numPr>
          <w:ilvl w:val="0"/>
          <w:numId w:val="457"/>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la DATE DE CLOTURE (YDCLOT) </w:t>
      </w:r>
    </w:p>
    <w:p w:rsidR="00BE4D71" w:rsidRPr="00533757" w:rsidRDefault="00BE4D71" w:rsidP="00357DCC">
      <w:pPr>
        <w:numPr>
          <w:ilvl w:val="0"/>
          <w:numId w:val="457"/>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DEBUT EFFET (YDDEFF)</w:t>
      </w:r>
    </w:p>
    <w:p w:rsidR="008A6E6E" w:rsidRPr="00D04E9F" w:rsidRDefault="00BE4D71" w:rsidP="00D04E9F">
      <w:pPr>
        <w:numPr>
          <w:ilvl w:val="0"/>
          <w:numId w:val="457"/>
        </w:numPr>
        <w:autoSpaceDE w:val="0"/>
        <w:autoSpaceDN w:val="0"/>
        <w:adjustRightInd w:val="0"/>
        <w:rPr>
          <w:rFonts w:asciiTheme="minorHAnsi" w:hAnsiTheme="minorHAnsi" w:cstheme="minorHAnsi"/>
          <w:szCs w:val="24"/>
          <w:lang w:eastAsia="fr-FR" w:bidi="ar-SA"/>
        </w:rPr>
      </w:pPr>
      <w:r w:rsidRPr="00D04E9F">
        <w:rPr>
          <w:rFonts w:asciiTheme="minorHAnsi" w:hAnsiTheme="minorHAnsi" w:cstheme="minorHAnsi"/>
          <w:szCs w:val="24"/>
          <w:lang w:eastAsia="fr-FR" w:bidi="ar-SA"/>
        </w:rPr>
        <w:t>la DATE FIN EFFET (YDFEFF)</w:t>
      </w:r>
      <w:r w:rsidR="008A6E6E" w:rsidRPr="00D04E9F">
        <w:rPr>
          <w:rFonts w:asciiTheme="minorHAnsi" w:hAnsiTheme="minorHAnsi" w:cstheme="minorHAnsi"/>
          <w:szCs w:val="24"/>
          <w:lang w:eastAsia="fr-FR" w:bidi="ar-SA"/>
        </w:rPr>
        <w:br w:type="page"/>
      </w:r>
    </w:p>
    <w:p w:rsidR="009A6460" w:rsidRPr="00BF16B6" w:rsidRDefault="009A6460" w:rsidP="009A6460">
      <w:pPr>
        <w:pStyle w:val="Titre3"/>
      </w:pPr>
      <w:bookmarkStart w:id="879" w:name="_Toc515444441"/>
      <w:r w:rsidRPr="00BF16B6">
        <w:t>ta_residence_fiscale_ficoba_lmtay511</w:t>
      </w:r>
      <w:bookmarkEnd w:id="879"/>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lmtay511</w:instrText>
      </w:r>
      <w:r w:rsidR="00AE699C">
        <w:instrText xml:space="preserve">" </w:instrText>
      </w:r>
      <w:r w:rsidR="00AE699C">
        <w:rPr>
          <w:rFonts w:asciiTheme="minorHAnsi" w:hAnsiTheme="minorHAnsi" w:cstheme="minorHAnsi"/>
          <w:lang w:eastAsia="fr-FR" w:bidi="ar-SA"/>
        </w:rPr>
        <w:fldChar w:fldCharType="end"/>
      </w:r>
    </w:p>
    <w:p w:rsidR="0008681A" w:rsidRPr="00533757" w:rsidRDefault="009E72FB" w:rsidP="0008681A">
      <w:pPr>
        <w:rPr>
          <w:rFonts w:asciiTheme="minorHAnsi" w:eastAsia="Times New Roman" w:hAnsiTheme="minorHAnsi" w:cstheme="minorHAnsi"/>
          <w:szCs w:val="24"/>
          <w:lang w:eastAsia="fr-FR" w:bidi="ar-SA"/>
        </w:rPr>
      </w:pPr>
      <w:r w:rsidRPr="00533757">
        <w:rPr>
          <w:rFonts w:asciiTheme="minorHAnsi" w:eastAsia="Times New Roman" w:hAnsiTheme="minorHAnsi" w:cstheme="minorHAnsi"/>
          <w:szCs w:val="24"/>
          <w:lang w:eastAsia="fr-FR" w:bidi="ar-SA"/>
        </w:rPr>
        <w:t xml:space="preserve">indique le lieu de </w:t>
      </w:r>
      <w:r w:rsidR="0008681A" w:rsidRPr="00533757">
        <w:rPr>
          <w:rFonts w:asciiTheme="minorHAnsi" w:eastAsia="Times New Roman" w:hAnsiTheme="minorHAnsi" w:cstheme="minorHAnsi"/>
          <w:szCs w:val="24"/>
          <w:lang w:eastAsia="fr-FR" w:bidi="ar-SA"/>
        </w:rPr>
        <w:t xml:space="preserve">résidence </w:t>
      </w:r>
      <w:r w:rsidRPr="00533757">
        <w:rPr>
          <w:rFonts w:asciiTheme="minorHAnsi" w:eastAsia="Times New Roman" w:hAnsiTheme="minorHAnsi" w:cstheme="minorHAnsi"/>
          <w:szCs w:val="24"/>
          <w:lang w:eastAsia="fr-FR" w:bidi="ar-SA"/>
        </w:rPr>
        <w:t xml:space="preserve">fiscal des clients du bancaire </w:t>
      </w:r>
      <w:r w:rsidR="0008681A" w:rsidRPr="00533757">
        <w:rPr>
          <w:rFonts w:asciiTheme="minorHAnsi" w:eastAsia="Times New Roman" w:hAnsiTheme="minorHAnsi" w:cstheme="minorHAnsi"/>
          <w:szCs w:val="24"/>
          <w:lang w:eastAsia="fr-FR" w:bidi="ar-SA"/>
        </w:rPr>
        <w:t>(ex : résident Français, résident étranger</w:t>
      </w:r>
      <w:r w:rsidRPr="00533757">
        <w:rPr>
          <w:rFonts w:asciiTheme="minorHAnsi" w:eastAsia="Times New Roman" w:hAnsiTheme="minorHAnsi" w:cstheme="minorHAnsi"/>
          <w:szCs w:val="24"/>
          <w:lang w:eastAsia="fr-FR" w:bidi="ar-SA"/>
        </w:rPr>
        <w:t>). Utilisé pour les déclarations règlementaires.</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232" w:type="dxa"/>
        <w:tblInd w:w="55" w:type="dxa"/>
        <w:tblCellMar>
          <w:left w:w="70" w:type="dxa"/>
          <w:right w:w="70" w:type="dxa"/>
        </w:tblCellMar>
        <w:tblLook w:val="04A0" w:firstRow="1" w:lastRow="0" w:firstColumn="1" w:lastColumn="0" w:noHBand="0" w:noVBand="1"/>
      </w:tblPr>
      <w:tblGrid>
        <w:gridCol w:w="1433"/>
        <w:gridCol w:w="876"/>
        <w:gridCol w:w="1350"/>
        <w:gridCol w:w="1091"/>
        <w:gridCol w:w="510"/>
        <w:gridCol w:w="993"/>
        <w:gridCol w:w="992"/>
        <w:gridCol w:w="915"/>
        <w:gridCol w:w="2072"/>
      </w:tblGrid>
      <w:tr w:rsidR="00DA3195" w:rsidRPr="00DA3195" w:rsidTr="00DA3195">
        <w:trPr>
          <w:trHeight w:val="720"/>
        </w:trPr>
        <w:tc>
          <w:tcPr>
            <w:tcW w:w="1433"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Libellé donnée</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Code technique</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type longueur</w:t>
            </w:r>
          </w:p>
        </w:tc>
        <w:tc>
          <w:tcPr>
            <w:tcW w:w="1091" w:type="dxa"/>
            <w:tcBorders>
              <w:top w:val="single" w:sz="4" w:space="0" w:color="auto"/>
              <w:left w:val="nil"/>
              <w:bottom w:val="single" w:sz="4" w:space="0" w:color="auto"/>
              <w:right w:val="single" w:sz="4" w:space="0" w:color="auto"/>
            </w:tcBorders>
            <w:shd w:val="clear" w:color="000000" w:fill="C5D9F1"/>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saisi / alimenté</w:t>
            </w:r>
          </w:p>
        </w:tc>
        <w:tc>
          <w:tcPr>
            <w:tcW w:w="510" w:type="dxa"/>
            <w:tcBorders>
              <w:top w:val="single" w:sz="4" w:space="0" w:color="auto"/>
              <w:left w:val="nil"/>
              <w:bottom w:val="single" w:sz="4" w:space="0" w:color="auto"/>
              <w:right w:val="single" w:sz="4" w:space="0" w:color="auto"/>
            </w:tcBorders>
            <w:shd w:val="clear" w:color="000000" w:fill="C5D9F1"/>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clé</w:t>
            </w:r>
          </w:p>
        </w:tc>
        <w:tc>
          <w:tcPr>
            <w:tcW w:w="993" w:type="dxa"/>
            <w:tcBorders>
              <w:top w:val="single" w:sz="4" w:space="0" w:color="auto"/>
              <w:left w:val="nil"/>
              <w:bottom w:val="single" w:sz="4" w:space="0" w:color="auto"/>
              <w:right w:val="single" w:sz="4" w:space="0" w:color="auto"/>
            </w:tcBorders>
            <w:shd w:val="clear" w:color="000000" w:fill="C5D9F1"/>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table origine</w:t>
            </w:r>
          </w:p>
        </w:tc>
        <w:tc>
          <w:tcPr>
            <w:tcW w:w="992" w:type="dxa"/>
            <w:tcBorders>
              <w:top w:val="single" w:sz="4" w:space="0" w:color="auto"/>
              <w:left w:val="nil"/>
              <w:bottom w:val="single" w:sz="4" w:space="0" w:color="auto"/>
              <w:right w:val="single" w:sz="4" w:space="0" w:color="auto"/>
            </w:tcBorders>
            <w:shd w:val="clear" w:color="000000" w:fill="C5D9F1"/>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obligatoire / facultatif</w:t>
            </w:r>
          </w:p>
        </w:tc>
        <w:tc>
          <w:tcPr>
            <w:tcW w:w="915" w:type="dxa"/>
            <w:tcBorders>
              <w:top w:val="single" w:sz="4" w:space="0" w:color="auto"/>
              <w:left w:val="nil"/>
              <w:bottom w:val="single" w:sz="4" w:space="0" w:color="auto"/>
              <w:right w:val="single" w:sz="4" w:space="0" w:color="auto"/>
            </w:tcBorders>
            <w:shd w:val="clear" w:color="000000" w:fill="C5D9F1"/>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cardinalité</w:t>
            </w:r>
          </w:p>
        </w:tc>
        <w:tc>
          <w:tcPr>
            <w:tcW w:w="2072" w:type="dxa"/>
            <w:tcBorders>
              <w:top w:val="single" w:sz="4" w:space="0" w:color="auto"/>
              <w:left w:val="nil"/>
              <w:bottom w:val="single" w:sz="4" w:space="0" w:color="auto"/>
              <w:right w:val="single" w:sz="4" w:space="0" w:color="auto"/>
            </w:tcBorders>
            <w:shd w:val="clear" w:color="000000" w:fill="C5D9F1"/>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définition</w:t>
            </w:r>
          </w:p>
        </w:tc>
      </w:tr>
      <w:tr w:rsidR="00DA3195" w:rsidRPr="00DA3195" w:rsidTr="00DA3195">
        <w:trPr>
          <w:trHeight w:val="379"/>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CODE RESIDENCE FISCALE</w:t>
            </w:r>
          </w:p>
        </w:tc>
        <w:tc>
          <w:tcPr>
            <w:tcW w:w="876"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CRDFI</w:t>
            </w:r>
          </w:p>
        </w:tc>
        <w:tc>
          <w:tcPr>
            <w:tcW w:w="135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alphanumérique (1)</w:t>
            </w:r>
          </w:p>
        </w:tc>
        <w:tc>
          <w:tcPr>
            <w:tcW w:w="1091"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saisi</w:t>
            </w:r>
          </w:p>
        </w:tc>
        <w:tc>
          <w:tcPr>
            <w:tcW w:w="51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clé</w:t>
            </w:r>
          </w:p>
        </w:tc>
        <w:tc>
          <w:tcPr>
            <w:tcW w:w="993"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Code indiquant le type de résidence fiscale</w:t>
            </w:r>
          </w:p>
        </w:tc>
      </w:tr>
      <w:tr w:rsidR="00DA3195" w:rsidRPr="00DA3195" w:rsidTr="00DA3195">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DATE CLOTURE</w:t>
            </w:r>
          </w:p>
        </w:tc>
        <w:tc>
          <w:tcPr>
            <w:tcW w:w="876"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YDCLOT</w:t>
            </w:r>
          </w:p>
        </w:tc>
        <w:tc>
          <w:tcPr>
            <w:tcW w:w="135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xml:space="preserve">date de </w:t>
            </w:r>
            <w:r w:rsidR="000A6C3D" w:rsidRPr="00DA3195">
              <w:rPr>
                <w:rFonts w:asciiTheme="minorHAnsi" w:eastAsia="Times New Roman" w:hAnsiTheme="minorHAnsi" w:cstheme="minorHAnsi"/>
                <w:sz w:val="18"/>
                <w:szCs w:val="18"/>
                <w:lang w:eastAsia="fr-FR" w:bidi="ar-SA"/>
              </w:rPr>
              <w:t>clôture</w:t>
            </w:r>
            <w:r w:rsidRPr="00DA3195">
              <w:rPr>
                <w:rFonts w:asciiTheme="minorHAnsi" w:eastAsia="Times New Roman" w:hAnsiTheme="minorHAnsi" w:cstheme="minorHAnsi"/>
                <w:sz w:val="18"/>
                <w:szCs w:val="18"/>
                <w:lang w:eastAsia="fr-FR" w:bidi="ar-SA"/>
              </w:rPr>
              <w:t xml:space="preserve"> de l'enregistrement alimentée par défaut au 01/01/2076. cette date est modifiable</w:t>
            </w:r>
          </w:p>
        </w:tc>
      </w:tr>
      <w:tr w:rsidR="00DA3195" w:rsidRPr="00DA3195" w:rsidTr="00DA3195">
        <w:trPr>
          <w:trHeight w:val="96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DATE CREATION</w:t>
            </w:r>
          </w:p>
        </w:tc>
        <w:tc>
          <w:tcPr>
            <w:tcW w:w="876"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YDC000</w:t>
            </w:r>
          </w:p>
        </w:tc>
        <w:tc>
          <w:tcPr>
            <w:tcW w:w="135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xml:space="preserve">date de création de l'enregistrement. Alimenté par le </w:t>
            </w:r>
            <w:r w:rsidR="000A6C3D" w:rsidRPr="00DA3195">
              <w:rPr>
                <w:rFonts w:asciiTheme="minorHAnsi" w:eastAsia="Times New Roman" w:hAnsiTheme="minorHAnsi" w:cstheme="minorHAnsi"/>
                <w:sz w:val="18"/>
                <w:szCs w:val="18"/>
                <w:lang w:eastAsia="fr-FR" w:bidi="ar-SA"/>
              </w:rPr>
              <w:t>système</w:t>
            </w:r>
            <w:r w:rsidRPr="00DA3195">
              <w:rPr>
                <w:rFonts w:asciiTheme="minorHAnsi" w:eastAsia="Times New Roman" w:hAnsiTheme="minorHAnsi" w:cstheme="minorHAnsi"/>
                <w:sz w:val="18"/>
                <w:szCs w:val="18"/>
                <w:lang w:eastAsia="fr-FR" w:bidi="ar-SA"/>
              </w:rPr>
              <w:t xml:space="preserve"> A la date du jour de création. Non modifiable</w:t>
            </w:r>
          </w:p>
        </w:tc>
      </w:tr>
      <w:tr w:rsidR="00DA3195" w:rsidRPr="00DA3195" w:rsidTr="00DA3195">
        <w:trPr>
          <w:trHeight w:val="960"/>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DATE DERNIERE MAJ</w:t>
            </w:r>
          </w:p>
        </w:tc>
        <w:tc>
          <w:tcPr>
            <w:tcW w:w="876" w:type="dxa"/>
            <w:tcBorders>
              <w:top w:val="nil"/>
              <w:left w:val="nil"/>
              <w:bottom w:val="single" w:sz="4" w:space="0" w:color="auto"/>
              <w:right w:val="single" w:sz="4" w:space="0" w:color="auto"/>
            </w:tcBorders>
            <w:shd w:val="clear" w:color="auto" w:fill="auto"/>
            <w:noWrap/>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YDDMAJ</w:t>
            </w:r>
          </w:p>
        </w:tc>
        <w:tc>
          <w:tcPr>
            <w:tcW w:w="1350" w:type="dxa"/>
            <w:tcBorders>
              <w:top w:val="nil"/>
              <w:left w:val="nil"/>
              <w:bottom w:val="single" w:sz="4" w:space="0" w:color="auto"/>
              <w:right w:val="single" w:sz="4" w:space="0" w:color="auto"/>
            </w:tcBorders>
            <w:shd w:val="clear" w:color="auto" w:fill="auto"/>
            <w:noWrap/>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date (AAAAJJMM)</w:t>
            </w:r>
          </w:p>
        </w:tc>
        <w:tc>
          <w:tcPr>
            <w:tcW w:w="1091" w:type="dxa"/>
            <w:tcBorders>
              <w:top w:val="nil"/>
              <w:left w:val="nil"/>
              <w:bottom w:val="single" w:sz="4" w:space="0" w:color="auto"/>
              <w:right w:val="single" w:sz="4" w:space="0" w:color="auto"/>
            </w:tcBorders>
            <w:shd w:val="clear" w:color="auto" w:fill="auto"/>
            <w:noWrap/>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calculé</w:t>
            </w:r>
          </w:p>
        </w:tc>
        <w:tc>
          <w:tcPr>
            <w:tcW w:w="510" w:type="dxa"/>
            <w:tcBorders>
              <w:top w:val="nil"/>
              <w:left w:val="nil"/>
              <w:bottom w:val="single" w:sz="4" w:space="0" w:color="auto"/>
              <w:right w:val="single" w:sz="4" w:space="0" w:color="auto"/>
            </w:tcBorders>
            <w:shd w:val="clear" w:color="auto" w:fill="auto"/>
            <w:noWrap/>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3" w:type="dxa"/>
            <w:tcBorders>
              <w:top w:val="nil"/>
              <w:left w:val="nil"/>
              <w:bottom w:val="single" w:sz="4" w:space="0" w:color="auto"/>
              <w:right w:val="single" w:sz="4" w:space="0" w:color="auto"/>
            </w:tcBorders>
            <w:shd w:val="clear" w:color="auto" w:fill="auto"/>
            <w:noWrap/>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2" w:type="dxa"/>
            <w:tcBorders>
              <w:top w:val="nil"/>
              <w:left w:val="nil"/>
              <w:bottom w:val="single" w:sz="4" w:space="0" w:color="auto"/>
              <w:right w:val="single" w:sz="4" w:space="0" w:color="auto"/>
            </w:tcBorders>
            <w:shd w:val="clear" w:color="auto" w:fill="auto"/>
            <w:noWrap/>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date de la dernière mise A jour de l'enregistrement. Date alimentée par le système Non modifiable</w:t>
            </w:r>
          </w:p>
        </w:tc>
      </w:tr>
      <w:tr w:rsidR="00DA3195" w:rsidRPr="00DA3195" w:rsidTr="00DA3195">
        <w:trPr>
          <w:trHeight w:val="70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LIB COURT RESIDENCE FISCALE</w:t>
            </w:r>
          </w:p>
        </w:tc>
        <w:tc>
          <w:tcPr>
            <w:tcW w:w="876"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L3RDFI</w:t>
            </w:r>
          </w:p>
        </w:tc>
        <w:tc>
          <w:tcPr>
            <w:tcW w:w="135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alphanumérique (2)</w:t>
            </w:r>
          </w:p>
        </w:tc>
        <w:tc>
          <w:tcPr>
            <w:tcW w:w="1091"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saisi</w:t>
            </w:r>
          </w:p>
        </w:tc>
        <w:tc>
          <w:tcPr>
            <w:tcW w:w="51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Libellé court correspondant au code résidence fiscale</w:t>
            </w:r>
          </w:p>
        </w:tc>
      </w:tr>
      <w:tr w:rsidR="00DA3195" w:rsidRPr="00DA3195" w:rsidTr="00DA3195">
        <w:trPr>
          <w:trHeight w:val="709"/>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LIBELLE RESIDENCE FISCALE</w:t>
            </w:r>
          </w:p>
        </w:tc>
        <w:tc>
          <w:tcPr>
            <w:tcW w:w="876"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LRDFI</w:t>
            </w:r>
          </w:p>
        </w:tc>
        <w:tc>
          <w:tcPr>
            <w:tcW w:w="135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alphanumérique (32)</w:t>
            </w:r>
          </w:p>
        </w:tc>
        <w:tc>
          <w:tcPr>
            <w:tcW w:w="1091"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saisi</w:t>
            </w:r>
          </w:p>
        </w:tc>
        <w:tc>
          <w:tcPr>
            <w:tcW w:w="51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Libellé correspondant au code résidence fiscale</w:t>
            </w:r>
          </w:p>
        </w:tc>
      </w:tr>
      <w:tr w:rsidR="00DA3195" w:rsidRPr="00DA3195" w:rsidTr="00DA3195">
        <w:trPr>
          <w:trHeight w:val="550"/>
        </w:trPr>
        <w:tc>
          <w:tcPr>
            <w:tcW w:w="1433" w:type="dxa"/>
            <w:tcBorders>
              <w:top w:val="nil"/>
              <w:left w:val="single" w:sz="4" w:space="0" w:color="auto"/>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xml:space="preserve"> CODE USER DE DERNIERE MISE A JOUR</w:t>
            </w:r>
          </w:p>
        </w:tc>
        <w:tc>
          <w:tcPr>
            <w:tcW w:w="876" w:type="dxa"/>
            <w:tcBorders>
              <w:top w:val="nil"/>
              <w:left w:val="nil"/>
              <w:bottom w:val="single" w:sz="4" w:space="0" w:color="auto"/>
              <w:right w:val="single" w:sz="4" w:space="0" w:color="auto"/>
            </w:tcBorders>
            <w:shd w:val="clear" w:color="auto" w:fill="auto"/>
            <w:noWrap/>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CUSER </w:t>
            </w:r>
          </w:p>
        </w:tc>
        <w:tc>
          <w:tcPr>
            <w:tcW w:w="135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alphanumérique (varchar255)</w:t>
            </w:r>
          </w:p>
        </w:tc>
        <w:tc>
          <w:tcPr>
            <w:tcW w:w="1091"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calculé , non modifiable</w:t>
            </w:r>
          </w:p>
        </w:tc>
        <w:tc>
          <w:tcPr>
            <w:tcW w:w="510"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3"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 </w:t>
            </w:r>
          </w:p>
        </w:tc>
        <w:tc>
          <w:tcPr>
            <w:tcW w:w="99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obligatoire</w:t>
            </w:r>
          </w:p>
        </w:tc>
        <w:tc>
          <w:tcPr>
            <w:tcW w:w="915"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8"/>
                <w:szCs w:val="18"/>
                <w:lang w:eastAsia="fr-FR" w:bidi="ar-SA"/>
              </w:rPr>
            </w:pPr>
            <w:r w:rsidRPr="00DA3195">
              <w:rPr>
                <w:rFonts w:asciiTheme="minorHAnsi" w:eastAsia="Times New Roman" w:hAnsiTheme="minorHAnsi" w:cstheme="minorHAnsi"/>
                <w:sz w:val="18"/>
                <w:szCs w:val="18"/>
                <w:lang w:eastAsia="fr-FR" w:bidi="ar-SA"/>
              </w:rPr>
              <w:t>1</w:t>
            </w:r>
          </w:p>
        </w:tc>
        <w:tc>
          <w:tcPr>
            <w:tcW w:w="2072" w:type="dxa"/>
            <w:tcBorders>
              <w:top w:val="nil"/>
              <w:left w:val="nil"/>
              <w:bottom w:val="single" w:sz="4" w:space="0" w:color="auto"/>
              <w:right w:val="single" w:sz="4" w:space="0" w:color="auto"/>
            </w:tcBorders>
            <w:shd w:val="clear" w:color="auto" w:fill="auto"/>
            <w:vAlign w:val="center"/>
            <w:hideMark/>
          </w:tcPr>
          <w:p w:rsidR="00DA3195" w:rsidRPr="00DA3195" w:rsidRDefault="00DA3195" w:rsidP="00DA3195">
            <w:pPr>
              <w:jc w:val="center"/>
              <w:rPr>
                <w:rFonts w:asciiTheme="minorHAnsi" w:eastAsia="Times New Roman" w:hAnsiTheme="minorHAnsi" w:cstheme="minorHAnsi"/>
                <w:sz w:val="16"/>
                <w:szCs w:val="16"/>
                <w:lang w:eastAsia="fr-FR" w:bidi="ar-SA"/>
              </w:rPr>
            </w:pPr>
            <w:r w:rsidRPr="00DA3195">
              <w:rPr>
                <w:rFonts w:asciiTheme="minorHAnsi" w:eastAsia="Times New Roman" w:hAnsiTheme="minorHAnsi" w:cstheme="minorHAnsi"/>
                <w:sz w:val="16"/>
                <w:szCs w:val="16"/>
                <w:lang w:eastAsia="fr-FR" w:bidi="ar-SA"/>
              </w:rPr>
              <w:t xml:space="preserve">User ayant </w:t>
            </w:r>
            <w:r w:rsidR="000A6C3D" w:rsidRPr="00DA3195">
              <w:rPr>
                <w:rFonts w:asciiTheme="minorHAnsi" w:eastAsia="Times New Roman" w:hAnsiTheme="minorHAnsi" w:cstheme="minorHAnsi"/>
                <w:sz w:val="16"/>
                <w:szCs w:val="16"/>
                <w:lang w:eastAsia="fr-FR" w:bidi="ar-SA"/>
              </w:rPr>
              <w:t>effectué</w:t>
            </w:r>
            <w:r w:rsidRPr="00DA3195">
              <w:rPr>
                <w:rFonts w:asciiTheme="minorHAnsi" w:eastAsia="Times New Roman" w:hAnsiTheme="minorHAnsi" w:cstheme="minorHAnsi"/>
                <w:sz w:val="16"/>
                <w:szCs w:val="16"/>
                <w:lang w:eastAsia="fr-FR" w:bidi="ar-SA"/>
              </w:rPr>
              <w:t xml:space="preserve"> la dernière mise à jour  de l'enregistrement</w:t>
            </w:r>
          </w:p>
        </w:tc>
      </w:tr>
    </w:tbl>
    <w:p w:rsidR="00987BDB" w:rsidRPr="00533757" w:rsidRDefault="00987BDB" w:rsidP="0008681A">
      <w:pPr>
        <w:rPr>
          <w:rFonts w:asciiTheme="minorHAnsi" w:hAnsiTheme="minorHAnsi" w:cstheme="minorHAnsi"/>
          <w:szCs w:val="24"/>
          <w:lang w:eastAsia="fr-FR" w:bidi="ar-SA"/>
        </w:rPr>
      </w:pPr>
    </w:p>
    <w:p w:rsidR="009A6460" w:rsidRPr="004E2387" w:rsidRDefault="009A6460" w:rsidP="009A6460">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ta_residence_fiscale_ficoba_lmtay511</w:t>
      </w: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en saisie libre : </w:t>
      </w:r>
    </w:p>
    <w:p w:rsidR="009A6460" w:rsidRPr="00533757" w:rsidRDefault="009A6460" w:rsidP="00B97328">
      <w:pPr>
        <w:numPr>
          <w:ilvl w:val="0"/>
          <w:numId w:val="72"/>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CODE RESIDENCE FISCALE (CRDFI)</w:t>
      </w:r>
    </w:p>
    <w:p w:rsidR="009A6460" w:rsidRPr="00533757" w:rsidRDefault="009A6460" w:rsidP="00B97328">
      <w:pPr>
        <w:numPr>
          <w:ilvl w:val="0"/>
          <w:numId w:val="72"/>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LIBELLE RESIDENCE FISCALE (LRDFI)</w:t>
      </w:r>
    </w:p>
    <w:p w:rsidR="009A6460" w:rsidRPr="00533757" w:rsidRDefault="009A6460" w:rsidP="00B97328">
      <w:pPr>
        <w:numPr>
          <w:ilvl w:val="0"/>
          <w:numId w:val="72"/>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LIB. COURT RESIDENCE FISCALE  (L3RDFI)</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par sélection dans un calendrier : </w:t>
      </w: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 CLOTURE (YDCLOT)</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4E2387" w:rsidRDefault="009A6460" w:rsidP="009A6460">
      <w:pPr>
        <w:pStyle w:val="Titre4"/>
        <w:rPr>
          <w:rFonts w:asciiTheme="minorHAnsi" w:hAnsiTheme="minorHAnsi" w:cstheme="minorHAnsi"/>
        </w:rPr>
      </w:pPr>
      <w:r w:rsidRPr="004E2387">
        <w:rPr>
          <w:rFonts w:asciiTheme="minorHAnsi" w:hAnsiTheme="minorHAnsi" w:cstheme="minorHAnsi"/>
        </w:rPr>
        <w:t>Création : contrôle des données de ta_residence_fiscale_ficoba_lmtay511</w:t>
      </w: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Données obligatoires : </w:t>
      </w:r>
    </w:p>
    <w:p w:rsidR="009A6460" w:rsidRPr="00533757" w:rsidRDefault="009A6460" w:rsidP="005B01C3">
      <w:pPr>
        <w:numPr>
          <w:ilvl w:val="0"/>
          <w:numId w:val="190"/>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CODE RESIDENCE FISCALE (CRDFI)</w:t>
      </w:r>
    </w:p>
    <w:p w:rsidR="009A6460" w:rsidRPr="00533757" w:rsidRDefault="009A6460" w:rsidP="005B01C3">
      <w:pPr>
        <w:numPr>
          <w:ilvl w:val="0"/>
          <w:numId w:val="190"/>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RESIDENCE FISCALE (LRDFI)</w:t>
      </w:r>
    </w:p>
    <w:p w:rsidR="009A6460" w:rsidRPr="00533757" w:rsidRDefault="009A6460" w:rsidP="005B01C3">
      <w:pPr>
        <w:numPr>
          <w:ilvl w:val="0"/>
          <w:numId w:val="190"/>
        </w:numPr>
        <w:autoSpaceDE w:val="0"/>
        <w:autoSpaceDN w:val="0"/>
        <w:adjustRightInd w:val="0"/>
        <w:rPr>
          <w:rFonts w:asciiTheme="minorHAnsi" w:hAnsiTheme="minorHAnsi" w:cstheme="minorHAnsi"/>
          <w:szCs w:val="24"/>
          <w:lang w:val="en-US" w:eastAsia="fr-FR" w:bidi="ar-SA"/>
        </w:rPr>
      </w:pPr>
      <w:r w:rsidRPr="00533757">
        <w:rPr>
          <w:rFonts w:asciiTheme="minorHAnsi" w:hAnsiTheme="minorHAnsi" w:cstheme="minorHAnsi"/>
          <w:szCs w:val="24"/>
          <w:lang w:val="en-US" w:eastAsia="fr-FR" w:bidi="ar-SA"/>
        </w:rPr>
        <w:t>LIB. COURT RESIDENCE FISCALE  (L3RDFI)</w:t>
      </w:r>
    </w:p>
    <w:p w:rsidR="009A6460" w:rsidRPr="00533757" w:rsidRDefault="009A6460" w:rsidP="009A6460">
      <w:pPr>
        <w:autoSpaceDE w:val="0"/>
        <w:autoSpaceDN w:val="0"/>
        <w:adjustRightInd w:val="0"/>
        <w:rPr>
          <w:rFonts w:asciiTheme="minorHAnsi" w:hAnsiTheme="minorHAnsi" w:cstheme="minorHAnsi"/>
          <w:szCs w:val="24"/>
          <w:lang w:val="en-US"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Contrôles de longueur maximale : </w:t>
      </w:r>
    </w:p>
    <w:p w:rsidR="009A6460" w:rsidRPr="00533757" w:rsidRDefault="009A6460" w:rsidP="005B01C3">
      <w:pPr>
        <w:numPr>
          <w:ilvl w:val="0"/>
          <w:numId w:val="191"/>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CODE RESIDENCE FISCALE (CRDFI) : 1 caractère</w:t>
      </w:r>
    </w:p>
    <w:p w:rsidR="009A6460" w:rsidRPr="00533757" w:rsidRDefault="009A6460" w:rsidP="005B01C3">
      <w:pPr>
        <w:numPr>
          <w:ilvl w:val="0"/>
          <w:numId w:val="191"/>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RESIDENCE FISCALE (LRDFI) : 32 caractères</w:t>
      </w:r>
    </w:p>
    <w:p w:rsidR="009A6460" w:rsidRPr="00533757" w:rsidRDefault="009A6460" w:rsidP="005B01C3">
      <w:pPr>
        <w:numPr>
          <w:ilvl w:val="0"/>
          <w:numId w:val="191"/>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 COURT RESIDENCE FISCALE  (L3RDFI) : 2 caractères</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 d'unicité : </w:t>
      </w: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sur CODE RESIDENCE FISCALE (CRDFI)</w:t>
      </w:r>
    </w:p>
    <w:p w:rsidR="009A6460" w:rsidRPr="00533757" w:rsidRDefault="009A6460" w:rsidP="009A6460">
      <w:pPr>
        <w:autoSpaceDE w:val="0"/>
        <w:autoSpaceDN w:val="0"/>
        <w:adjustRightInd w:val="0"/>
        <w:rPr>
          <w:rFonts w:asciiTheme="minorHAnsi" w:hAnsiTheme="minorHAnsi" w:cstheme="minorHAnsi"/>
          <w:szCs w:val="24"/>
          <w:lang w:eastAsia="fr-FR" w:bidi="ar-SA"/>
        </w:rPr>
      </w:pPr>
    </w:p>
    <w:p w:rsidR="009A6460" w:rsidRPr="00533757" w:rsidRDefault="009A6460"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Caractères autorisés ( ne concerne que les champs de saisie. Les dates et les listes déroulantes sont exclues de ces contrôles):</w:t>
      </w:r>
    </w:p>
    <w:p w:rsidR="009A6460" w:rsidRPr="00533757" w:rsidRDefault="000A6C3D" w:rsidP="009A6460">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Quel que</w:t>
      </w:r>
      <w:r w:rsidR="009A6460" w:rsidRPr="00533757">
        <w:rPr>
          <w:rFonts w:asciiTheme="minorHAnsi" w:hAnsiTheme="minorHAnsi" w:cstheme="minorHAnsi"/>
          <w:szCs w:val="24"/>
          <w:lang w:eastAsia="fr-FR" w:bidi="ar-SA"/>
        </w:rPr>
        <w:t xml:space="preserve"> soit le champs de saisie les caractères autorisés sont : </w:t>
      </w:r>
    </w:p>
    <w:p w:rsidR="009A6460" w:rsidRPr="00533757" w:rsidRDefault="009A6460" w:rsidP="005B01C3">
      <w:pPr>
        <w:numPr>
          <w:ilvl w:val="0"/>
          <w:numId w:val="192"/>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caractères alphanumériques en majuscules non accentuées (soit A-Z),</w:t>
      </w:r>
    </w:p>
    <w:p w:rsidR="009A6460" w:rsidRPr="00533757" w:rsidRDefault="009A6460" w:rsidP="005B01C3">
      <w:pPr>
        <w:numPr>
          <w:ilvl w:val="0"/>
          <w:numId w:val="192"/>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chiffres 0-9,</w:t>
      </w:r>
    </w:p>
    <w:p w:rsidR="009A6460" w:rsidRPr="00533757" w:rsidRDefault="009A6460" w:rsidP="005B01C3">
      <w:pPr>
        <w:numPr>
          <w:ilvl w:val="0"/>
          <w:numId w:val="192"/>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les séparateurs ‘ - . ,  /  , </w:t>
      </w:r>
    </w:p>
    <w:p w:rsidR="009A6460" w:rsidRPr="00533757" w:rsidRDefault="009A6460" w:rsidP="009A6460">
      <w:pPr>
        <w:tabs>
          <w:tab w:val="left" w:pos="1867"/>
        </w:tabs>
        <w:autoSpaceDE w:val="0"/>
        <w:autoSpaceDN w:val="0"/>
        <w:adjustRightInd w:val="0"/>
        <w:rPr>
          <w:rFonts w:asciiTheme="minorHAnsi" w:hAnsiTheme="minorHAnsi" w:cstheme="minorHAnsi"/>
          <w:szCs w:val="24"/>
        </w:rPr>
      </w:pPr>
      <w:r w:rsidRPr="00533757">
        <w:rPr>
          <w:rFonts w:asciiTheme="minorHAnsi" w:hAnsiTheme="minorHAnsi" w:cstheme="minorHAnsi"/>
          <w:szCs w:val="24"/>
          <w:lang w:eastAsia="fr-FR" w:bidi="ar-SA"/>
        </w:rPr>
        <w:t>le tiret bas ou underscore _,</w:t>
      </w:r>
    </w:p>
    <w:p w:rsidR="009A6460" w:rsidRPr="00533757" w:rsidRDefault="009A6460" w:rsidP="009A6460">
      <w:pPr>
        <w:tabs>
          <w:tab w:val="left" w:pos="1867"/>
        </w:tabs>
        <w:autoSpaceDE w:val="0"/>
        <w:autoSpaceDN w:val="0"/>
        <w:adjustRightInd w:val="0"/>
        <w:rPr>
          <w:rFonts w:asciiTheme="minorHAnsi" w:hAnsiTheme="minorHAnsi" w:cstheme="minorHAnsi"/>
          <w:szCs w:val="24"/>
        </w:rPr>
      </w:pPr>
    </w:p>
    <w:p w:rsidR="008F3E53" w:rsidRPr="004E2387" w:rsidRDefault="008F3E53" w:rsidP="008F3E53">
      <w:pPr>
        <w:pStyle w:val="Titre4"/>
        <w:rPr>
          <w:rFonts w:asciiTheme="minorHAnsi" w:hAnsiTheme="minorHAnsi" w:cstheme="minorHAnsi"/>
        </w:rPr>
      </w:pPr>
      <w:r w:rsidRPr="004E2387">
        <w:rPr>
          <w:rFonts w:asciiTheme="minorHAnsi" w:hAnsiTheme="minorHAnsi" w:cstheme="minorHAnsi"/>
        </w:rPr>
        <w:t>Modification : contrôle des données de ta_residence_fiscale_ficoba_lmtay511</w:t>
      </w:r>
    </w:p>
    <w:p w:rsidR="008F3E53" w:rsidRPr="00533757" w:rsidRDefault="008F3E53" w:rsidP="008F3E53">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Données obligatoires : </w:t>
      </w:r>
    </w:p>
    <w:p w:rsidR="008F3E53" w:rsidRPr="00533757" w:rsidRDefault="008F3E53" w:rsidP="005B01C3">
      <w:pPr>
        <w:numPr>
          <w:ilvl w:val="0"/>
          <w:numId w:val="358"/>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RESIDENCE FISCALE (LRDFI)</w:t>
      </w:r>
    </w:p>
    <w:p w:rsidR="008F3E53" w:rsidRPr="00533757" w:rsidRDefault="008F3E53" w:rsidP="005B01C3">
      <w:pPr>
        <w:numPr>
          <w:ilvl w:val="0"/>
          <w:numId w:val="358"/>
        </w:numPr>
        <w:autoSpaceDE w:val="0"/>
        <w:autoSpaceDN w:val="0"/>
        <w:adjustRightInd w:val="0"/>
        <w:ind w:left="360" w:hanging="360"/>
        <w:rPr>
          <w:rFonts w:asciiTheme="minorHAnsi" w:hAnsiTheme="minorHAnsi" w:cstheme="minorHAnsi"/>
          <w:szCs w:val="24"/>
          <w:lang w:val="en-US" w:eastAsia="fr-FR" w:bidi="ar-SA"/>
        </w:rPr>
      </w:pPr>
      <w:r w:rsidRPr="00533757">
        <w:rPr>
          <w:rFonts w:asciiTheme="minorHAnsi" w:hAnsiTheme="minorHAnsi" w:cstheme="minorHAnsi"/>
          <w:szCs w:val="24"/>
          <w:lang w:val="en-US" w:eastAsia="fr-FR" w:bidi="ar-SA"/>
        </w:rPr>
        <w:t>LIB. COURT RESIDENCE FISCALE  (L3RDFI)</w:t>
      </w:r>
    </w:p>
    <w:p w:rsidR="008F3E53" w:rsidRPr="00533757" w:rsidRDefault="008F3E53" w:rsidP="008F3E53">
      <w:pPr>
        <w:autoSpaceDE w:val="0"/>
        <w:autoSpaceDN w:val="0"/>
        <w:adjustRightInd w:val="0"/>
        <w:rPr>
          <w:rFonts w:asciiTheme="minorHAnsi" w:hAnsiTheme="minorHAnsi" w:cstheme="minorHAnsi"/>
          <w:szCs w:val="24"/>
          <w:lang w:val="en-US" w:eastAsia="fr-FR" w:bidi="ar-SA"/>
        </w:rPr>
      </w:pPr>
    </w:p>
    <w:p w:rsidR="008F3E53" w:rsidRPr="00533757" w:rsidRDefault="008F3E53" w:rsidP="008F3E53">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Contrôles de longueur maximale : </w:t>
      </w:r>
    </w:p>
    <w:p w:rsidR="008F3E53" w:rsidRPr="00533757" w:rsidRDefault="008F3E53" w:rsidP="005B01C3">
      <w:pPr>
        <w:numPr>
          <w:ilvl w:val="0"/>
          <w:numId w:val="359"/>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RESIDENCE FISCALE (LRDFI) : 32 caractères</w:t>
      </w:r>
    </w:p>
    <w:p w:rsidR="008F3E53" w:rsidRPr="00533757" w:rsidRDefault="008F3E53" w:rsidP="005B01C3">
      <w:pPr>
        <w:numPr>
          <w:ilvl w:val="0"/>
          <w:numId w:val="359"/>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 COURT RESIDENCE FISCALE  (L3RDFI) : 2 caractères</w:t>
      </w:r>
    </w:p>
    <w:p w:rsidR="008F3E53" w:rsidRPr="00533757" w:rsidRDefault="008F3E53" w:rsidP="008F3E53">
      <w:pPr>
        <w:autoSpaceDE w:val="0"/>
        <w:autoSpaceDN w:val="0"/>
        <w:adjustRightInd w:val="0"/>
        <w:rPr>
          <w:rFonts w:asciiTheme="minorHAnsi" w:hAnsiTheme="minorHAnsi" w:cstheme="minorHAnsi"/>
          <w:szCs w:val="24"/>
          <w:lang w:eastAsia="fr-FR" w:bidi="ar-SA"/>
        </w:rPr>
      </w:pPr>
    </w:p>
    <w:p w:rsidR="008F3E53" w:rsidRPr="00533757" w:rsidRDefault="008F3E53" w:rsidP="008F3E53">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Caractères autorisés ( ne concerne que les champs de saisie. Les dates et les listes déroulantes sont exclues de ces contrôles):</w:t>
      </w:r>
    </w:p>
    <w:p w:rsidR="008F3E53" w:rsidRPr="00533757" w:rsidRDefault="000A6C3D" w:rsidP="008F3E53">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Quel que</w:t>
      </w:r>
      <w:r w:rsidR="008F3E53" w:rsidRPr="00533757">
        <w:rPr>
          <w:rFonts w:asciiTheme="minorHAnsi" w:hAnsiTheme="minorHAnsi" w:cstheme="minorHAnsi"/>
          <w:szCs w:val="24"/>
          <w:lang w:eastAsia="fr-FR" w:bidi="ar-SA"/>
        </w:rPr>
        <w:t xml:space="preserve"> soit le champs de saisie les caractères autorisés sont : </w:t>
      </w:r>
    </w:p>
    <w:p w:rsidR="008F3E53" w:rsidRPr="00533757" w:rsidRDefault="008F3E53" w:rsidP="005B01C3">
      <w:pPr>
        <w:numPr>
          <w:ilvl w:val="0"/>
          <w:numId w:val="360"/>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caractères alphanumériques en majuscules non accentuées (soit A-Z),</w:t>
      </w:r>
    </w:p>
    <w:p w:rsidR="008F3E53" w:rsidRPr="00533757" w:rsidRDefault="008F3E53" w:rsidP="005B01C3">
      <w:pPr>
        <w:numPr>
          <w:ilvl w:val="0"/>
          <w:numId w:val="360"/>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chiffres 0-9,</w:t>
      </w:r>
    </w:p>
    <w:p w:rsidR="008F3E53" w:rsidRPr="00533757" w:rsidRDefault="008F3E53" w:rsidP="005B01C3">
      <w:pPr>
        <w:numPr>
          <w:ilvl w:val="0"/>
          <w:numId w:val="360"/>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les séparateurs ‘ - . ,  /  , </w:t>
      </w:r>
    </w:p>
    <w:p w:rsidR="008F3E53" w:rsidRPr="00533757" w:rsidRDefault="008F3E53" w:rsidP="008F3E53">
      <w:pPr>
        <w:tabs>
          <w:tab w:val="left" w:pos="1867"/>
        </w:tabs>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tiret bas ou underscore _,</w:t>
      </w:r>
    </w:p>
    <w:p w:rsidR="008F3E53" w:rsidRDefault="003D3093" w:rsidP="003D3093">
      <w:pPr>
        <w:pStyle w:val="Titre4"/>
        <w:rPr>
          <w:rFonts w:asciiTheme="minorHAnsi" w:hAnsiTheme="minorHAnsi" w:cstheme="minorHAnsi"/>
        </w:rPr>
      </w:pPr>
      <w:r w:rsidRPr="003D3093">
        <w:rPr>
          <w:rFonts w:asciiTheme="minorHAnsi" w:hAnsiTheme="minorHAnsi" w:cstheme="minorHAnsi"/>
        </w:rPr>
        <w:t>Modification : renseignement des données de ta_residence_fiscale_ficoba_lmtay511</w:t>
      </w:r>
    </w:p>
    <w:p w:rsidR="003D3093" w:rsidRPr="00533757" w:rsidRDefault="003D3093" w:rsidP="003D3093">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en saisie libre : </w:t>
      </w:r>
    </w:p>
    <w:p w:rsidR="003D3093" w:rsidRPr="00533757" w:rsidRDefault="003D3093" w:rsidP="00357DCC">
      <w:pPr>
        <w:numPr>
          <w:ilvl w:val="0"/>
          <w:numId w:val="524"/>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le LIBELLE RESIDENCE FISCALE (LRDFI)</w:t>
      </w:r>
    </w:p>
    <w:p w:rsidR="003D3093" w:rsidRPr="00533757" w:rsidRDefault="003D3093" w:rsidP="00357DCC">
      <w:pPr>
        <w:numPr>
          <w:ilvl w:val="0"/>
          <w:numId w:val="524"/>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LIB. COURT RESIDENCE FISCALE  (L3RDFI)</w:t>
      </w:r>
    </w:p>
    <w:p w:rsidR="003D3093" w:rsidRPr="00533757" w:rsidRDefault="003D3093" w:rsidP="003D3093">
      <w:pPr>
        <w:autoSpaceDE w:val="0"/>
        <w:autoSpaceDN w:val="0"/>
        <w:adjustRightInd w:val="0"/>
        <w:rPr>
          <w:rFonts w:asciiTheme="minorHAnsi" w:hAnsiTheme="minorHAnsi" w:cstheme="minorHAnsi"/>
          <w:szCs w:val="24"/>
          <w:lang w:eastAsia="fr-FR" w:bidi="ar-SA"/>
        </w:rPr>
      </w:pPr>
    </w:p>
    <w:p w:rsidR="003D3093" w:rsidRPr="00533757" w:rsidRDefault="003D3093" w:rsidP="003D3093">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par sélection dans un calendrier : </w:t>
      </w:r>
    </w:p>
    <w:p w:rsidR="003D3093" w:rsidRPr="00533757" w:rsidRDefault="003D3093" w:rsidP="00357DCC">
      <w:pPr>
        <w:numPr>
          <w:ilvl w:val="0"/>
          <w:numId w:val="525"/>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 CLOTURE (YDCLOT)</w:t>
      </w:r>
    </w:p>
    <w:p w:rsidR="003D3093" w:rsidRPr="00533757" w:rsidRDefault="003D3093" w:rsidP="003D3093">
      <w:pPr>
        <w:rPr>
          <w:rFonts w:asciiTheme="minorHAnsi" w:hAnsiTheme="minorHAnsi" w:cstheme="minorHAnsi"/>
          <w:szCs w:val="24"/>
        </w:rPr>
      </w:pPr>
    </w:p>
    <w:p w:rsidR="008A6E6E" w:rsidRPr="00533757" w:rsidRDefault="008A6E6E">
      <w:pPr>
        <w:rPr>
          <w:rFonts w:asciiTheme="minorHAnsi" w:hAnsiTheme="minorHAnsi" w:cstheme="minorHAnsi"/>
          <w:szCs w:val="24"/>
          <w:lang w:eastAsia="fr-FR" w:bidi="ar-SA"/>
        </w:rPr>
      </w:pPr>
      <w:r w:rsidRPr="00533757">
        <w:rPr>
          <w:rFonts w:asciiTheme="minorHAnsi" w:hAnsiTheme="minorHAnsi" w:cstheme="minorHAnsi"/>
          <w:szCs w:val="24"/>
          <w:lang w:eastAsia="fr-FR" w:bidi="ar-SA"/>
        </w:rPr>
        <w:br w:type="page"/>
      </w:r>
    </w:p>
    <w:p w:rsidR="009A6460" w:rsidRPr="00AF7272" w:rsidRDefault="008F3E53" w:rsidP="00533757">
      <w:pPr>
        <w:pStyle w:val="Titre3"/>
        <w:rPr>
          <w:color w:val="C00000"/>
        </w:rPr>
      </w:pPr>
      <w:bookmarkStart w:id="880" w:name="_Toc515444442"/>
      <w:r w:rsidRPr="00533757">
        <w:t>ta_apparentement_cdc_lmtay538</w:t>
      </w:r>
      <w:r w:rsidR="00AE699C">
        <w:fldChar w:fldCharType="begin"/>
      </w:r>
      <w:r w:rsidR="00AE699C">
        <w:instrText xml:space="preserve"> XE "</w:instrText>
      </w:r>
      <w:r w:rsidR="00AE699C" w:rsidRPr="001378E5">
        <w:instrText>lmtay538</w:instrText>
      </w:r>
      <w:r w:rsidR="00AE699C">
        <w:instrText xml:space="preserve">" </w:instrText>
      </w:r>
      <w:r w:rsidR="00AE699C">
        <w:fldChar w:fldCharType="end"/>
      </w:r>
      <w:r w:rsidR="00AF7272">
        <w:t xml:space="preserve"> </w:t>
      </w:r>
      <w:r w:rsidR="00AF7272" w:rsidRPr="00AF7272">
        <w:rPr>
          <w:color w:val="C00000"/>
        </w:rPr>
        <w:t>reprendre la copie des fichiers dictionnaire</w:t>
      </w:r>
      <w:bookmarkEnd w:id="880"/>
    </w:p>
    <w:p w:rsidR="00296660" w:rsidRPr="00533757" w:rsidRDefault="001C5385" w:rsidP="00296660">
      <w:pPr>
        <w:rPr>
          <w:rFonts w:eastAsia="Times New Roman" w:cs="Calibri"/>
          <w:color w:val="000000"/>
          <w:szCs w:val="24"/>
          <w:lang w:eastAsia="fr-FR" w:bidi="ar-SA"/>
        </w:rPr>
      </w:pPr>
      <w:r w:rsidRPr="00533757">
        <w:rPr>
          <w:rFonts w:eastAsia="Times New Roman" w:cs="Calibri"/>
          <w:color w:val="000000"/>
          <w:szCs w:val="24"/>
          <w:lang w:eastAsia="fr-FR" w:bidi="ar-SA"/>
        </w:rPr>
        <w:t>Lien</w:t>
      </w:r>
      <w:r w:rsidR="00296660" w:rsidRPr="00533757">
        <w:rPr>
          <w:rFonts w:eastAsia="Times New Roman" w:cs="Calibri"/>
          <w:color w:val="000000"/>
          <w:szCs w:val="24"/>
          <w:lang w:eastAsia="fr-FR" w:bidi="ar-SA"/>
        </w:rPr>
        <w:t xml:space="preserve"> entre une personne morale et la CDC (ex : participation, liée, non liée, non-participation).</w:t>
      </w:r>
    </w:p>
    <w:p w:rsidR="00DE45D2" w:rsidRPr="00533757" w:rsidRDefault="00DE45D2" w:rsidP="00296660">
      <w:pPr>
        <w:rPr>
          <w:rFonts w:eastAsia="Times New Roman" w:cs="Calibri"/>
          <w:color w:val="000000"/>
          <w:szCs w:val="24"/>
          <w:lang w:eastAsia="fr-FR" w:bidi="ar-SA"/>
        </w:rPr>
      </w:pPr>
      <w:r w:rsidRPr="00533757">
        <w:rPr>
          <w:rFonts w:eastAsia="Times New Roman" w:cs="Calibri"/>
          <w:color w:val="000000"/>
          <w:szCs w:val="24"/>
          <w:lang w:eastAsia="fr-FR" w:bidi="ar-SA"/>
        </w:rPr>
        <w:t>Source : comptabilité CDC.</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p w:rsidR="00987BDB" w:rsidRPr="00AF7272" w:rsidRDefault="00AF7272" w:rsidP="00296660">
      <w:pPr>
        <w:rPr>
          <w:rFonts w:cs="Calibri"/>
          <w:b/>
          <w:i/>
          <w:color w:val="C00000"/>
          <w:szCs w:val="24"/>
        </w:rPr>
      </w:pPr>
      <w:r w:rsidRPr="00AF7272">
        <w:rPr>
          <w:rFonts w:cs="Calibri"/>
          <w:b/>
          <w:i/>
          <w:color w:val="C00000"/>
          <w:szCs w:val="24"/>
        </w:rPr>
        <w:t>A recopier</w:t>
      </w:r>
    </w:p>
    <w:p w:rsidR="008F3E53" w:rsidRPr="004E2387" w:rsidRDefault="008F3E53" w:rsidP="008F3E53">
      <w:pPr>
        <w:pStyle w:val="Titre4"/>
        <w:rPr>
          <w:rFonts w:asciiTheme="minorHAnsi" w:hAnsiTheme="minorHAnsi" w:cstheme="minorHAnsi"/>
        </w:rPr>
      </w:pPr>
      <w:r w:rsidRPr="004E2387">
        <w:rPr>
          <w:rFonts w:asciiTheme="minorHAnsi" w:hAnsiTheme="minorHAnsi" w:cstheme="minorHAnsi"/>
        </w:rPr>
        <w:t xml:space="preserve">Création : renseignement des données de </w:t>
      </w:r>
      <w:r w:rsidRPr="004E2387">
        <w:rPr>
          <w:rFonts w:asciiTheme="minorHAnsi" w:hAnsiTheme="minorHAnsi" w:cstheme="minorHAnsi"/>
          <w:lang w:eastAsia="fr-FR" w:bidi="ar-SA"/>
        </w:rPr>
        <w:t>ta_apparentement_cdc_lmtay538</w:t>
      </w:r>
    </w:p>
    <w:p w:rsidR="008F3E53" w:rsidRPr="00533757" w:rsidRDefault="008F3E53" w:rsidP="008F3E53">
      <w:pPr>
        <w:autoSpaceDE w:val="0"/>
        <w:autoSpaceDN w:val="0"/>
        <w:adjustRightInd w:val="0"/>
        <w:rPr>
          <w:rFonts w:cs="Calibri"/>
          <w:szCs w:val="24"/>
          <w:lang w:eastAsia="fr-FR" w:bidi="ar-SA"/>
        </w:rPr>
      </w:pPr>
      <w:r w:rsidRPr="00533757">
        <w:rPr>
          <w:rFonts w:cs="Calibri"/>
          <w:szCs w:val="24"/>
          <w:lang w:eastAsia="fr-FR" w:bidi="ar-SA"/>
        </w:rPr>
        <w:t xml:space="preserve">- en saisie libre : </w:t>
      </w:r>
    </w:p>
    <w:p w:rsidR="008F3E53" w:rsidRPr="00533757" w:rsidRDefault="008F3E53" w:rsidP="008F3E53">
      <w:pPr>
        <w:numPr>
          <w:ilvl w:val="0"/>
          <w:numId w:val="2"/>
        </w:numPr>
        <w:autoSpaceDE w:val="0"/>
        <w:autoSpaceDN w:val="0"/>
        <w:adjustRightInd w:val="0"/>
        <w:spacing w:after="1"/>
        <w:ind w:left="360" w:hanging="360"/>
        <w:rPr>
          <w:rFonts w:cs="Calibri"/>
          <w:szCs w:val="24"/>
          <w:lang w:eastAsia="fr-FR" w:bidi="ar-SA"/>
        </w:rPr>
      </w:pPr>
      <w:r w:rsidRPr="00533757">
        <w:rPr>
          <w:rFonts w:cs="Calibri"/>
          <w:szCs w:val="24"/>
          <w:lang w:eastAsia="fr-FR" w:bidi="ar-SA"/>
        </w:rPr>
        <w:t>le CODE APPARENTEMENT CDC (YC0APR)</w:t>
      </w:r>
    </w:p>
    <w:p w:rsidR="008F3E53" w:rsidRPr="00533757" w:rsidRDefault="008F3E53" w:rsidP="008F3E53">
      <w:pPr>
        <w:numPr>
          <w:ilvl w:val="0"/>
          <w:numId w:val="3"/>
        </w:numPr>
        <w:autoSpaceDE w:val="0"/>
        <w:autoSpaceDN w:val="0"/>
        <w:adjustRightInd w:val="0"/>
        <w:spacing w:after="1"/>
        <w:ind w:left="360" w:hanging="360"/>
        <w:rPr>
          <w:rFonts w:cs="Calibri"/>
          <w:szCs w:val="24"/>
          <w:lang w:eastAsia="fr-FR" w:bidi="ar-SA"/>
        </w:rPr>
      </w:pPr>
      <w:r w:rsidRPr="00533757">
        <w:rPr>
          <w:rFonts w:cs="Calibri"/>
          <w:szCs w:val="24"/>
          <w:lang w:eastAsia="fr-FR" w:bidi="ar-SA"/>
        </w:rPr>
        <w:t>le LIB APPARENTEMENT CDC (YL0APR)</w:t>
      </w:r>
    </w:p>
    <w:p w:rsidR="008F3E53" w:rsidRPr="00533757" w:rsidRDefault="008F3E53" w:rsidP="008F3E53">
      <w:pPr>
        <w:numPr>
          <w:ilvl w:val="0"/>
          <w:numId w:val="4"/>
        </w:numPr>
        <w:autoSpaceDE w:val="0"/>
        <w:autoSpaceDN w:val="0"/>
        <w:adjustRightInd w:val="0"/>
        <w:spacing w:after="1"/>
        <w:ind w:left="360" w:hanging="360"/>
        <w:rPr>
          <w:rFonts w:cs="Calibri"/>
          <w:szCs w:val="24"/>
          <w:lang w:eastAsia="fr-FR" w:bidi="ar-SA"/>
        </w:rPr>
      </w:pPr>
      <w:r w:rsidRPr="00533757">
        <w:rPr>
          <w:rFonts w:cs="Calibri"/>
          <w:szCs w:val="24"/>
          <w:lang w:eastAsia="fr-FR" w:bidi="ar-SA"/>
        </w:rPr>
        <w:t>le LIBELLE COURT APPARENTEMENT CDC  (LCAPR)</w:t>
      </w:r>
    </w:p>
    <w:p w:rsidR="008F3E53" w:rsidRPr="00533757" w:rsidRDefault="008F3E53" w:rsidP="008F3E53">
      <w:pPr>
        <w:autoSpaceDE w:val="0"/>
        <w:autoSpaceDN w:val="0"/>
        <w:adjustRightInd w:val="0"/>
        <w:rPr>
          <w:rFonts w:cs="Calibri"/>
          <w:szCs w:val="24"/>
          <w:lang w:eastAsia="fr-FR" w:bidi="ar-SA"/>
        </w:rPr>
      </w:pPr>
    </w:p>
    <w:p w:rsidR="008F3E53" w:rsidRPr="00533757" w:rsidRDefault="008F3E53" w:rsidP="008F3E53">
      <w:pPr>
        <w:autoSpaceDE w:val="0"/>
        <w:autoSpaceDN w:val="0"/>
        <w:adjustRightInd w:val="0"/>
        <w:rPr>
          <w:rFonts w:cs="Calibri"/>
          <w:szCs w:val="24"/>
          <w:lang w:eastAsia="fr-FR" w:bidi="ar-SA"/>
        </w:rPr>
      </w:pPr>
      <w:r w:rsidRPr="00533757">
        <w:rPr>
          <w:rFonts w:cs="Calibri"/>
          <w:szCs w:val="24"/>
          <w:lang w:eastAsia="fr-FR" w:bidi="ar-SA"/>
        </w:rPr>
        <w:t xml:space="preserve">- par sélection dans un calendrier : </w:t>
      </w:r>
    </w:p>
    <w:p w:rsidR="008F3E53" w:rsidRPr="00533757" w:rsidRDefault="008F3E53" w:rsidP="008F3E53">
      <w:pPr>
        <w:numPr>
          <w:ilvl w:val="0"/>
          <w:numId w:val="5"/>
        </w:numPr>
        <w:autoSpaceDE w:val="0"/>
        <w:autoSpaceDN w:val="0"/>
        <w:adjustRightInd w:val="0"/>
        <w:spacing w:after="1"/>
        <w:ind w:left="360" w:hanging="360"/>
        <w:rPr>
          <w:rFonts w:cs="Calibri"/>
          <w:szCs w:val="24"/>
          <w:lang w:eastAsia="fr-FR" w:bidi="ar-SA"/>
        </w:rPr>
      </w:pPr>
      <w:r w:rsidRPr="00533757">
        <w:rPr>
          <w:rFonts w:cs="Calibri"/>
          <w:szCs w:val="24"/>
          <w:lang w:eastAsia="fr-FR" w:bidi="ar-SA"/>
        </w:rPr>
        <w:t>la DATE DE CLOTURE (YDCLOT)</w:t>
      </w:r>
    </w:p>
    <w:p w:rsidR="008F3E53" w:rsidRDefault="008F3E53" w:rsidP="008F3E53">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ta_apparentement_cdc_lmtay538</w:t>
      </w:r>
    </w:p>
    <w:p w:rsidR="008E12B9" w:rsidRPr="00533757" w:rsidRDefault="008E12B9" w:rsidP="008E12B9">
      <w:pPr>
        <w:autoSpaceDE w:val="0"/>
        <w:autoSpaceDN w:val="0"/>
        <w:adjustRightInd w:val="0"/>
        <w:rPr>
          <w:rFonts w:cs="Calibri"/>
          <w:szCs w:val="24"/>
          <w:lang w:eastAsia="fr-FR" w:bidi="ar-SA"/>
        </w:rPr>
      </w:pPr>
      <w:r w:rsidRPr="00533757">
        <w:rPr>
          <w:rFonts w:cs="Calibri"/>
          <w:szCs w:val="24"/>
          <w:lang w:eastAsia="fr-FR" w:bidi="ar-SA"/>
        </w:rPr>
        <w:t xml:space="preserve">- Données obligatoires : </w:t>
      </w:r>
    </w:p>
    <w:p w:rsidR="008E12B9" w:rsidRPr="00533757" w:rsidRDefault="008E12B9" w:rsidP="00357DCC">
      <w:pPr>
        <w:numPr>
          <w:ilvl w:val="0"/>
          <w:numId w:val="721"/>
        </w:numPr>
        <w:autoSpaceDE w:val="0"/>
        <w:autoSpaceDN w:val="0"/>
        <w:adjustRightInd w:val="0"/>
        <w:spacing w:after="1"/>
        <w:rPr>
          <w:rFonts w:cs="Calibri"/>
          <w:szCs w:val="24"/>
          <w:lang w:eastAsia="fr-FR" w:bidi="ar-SA"/>
        </w:rPr>
      </w:pPr>
      <w:r w:rsidRPr="00533757">
        <w:rPr>
          <w:rFonts w:cs="Calibri"/>
          <w:szCs w:val="24"/>
          <w:lang w:eastAsia="fr-FR" w:bidi="ar-SA"/>
        </w:rPr>
        <w:t>CODE APPARENTEMENT CDC (YC0APR)</w:t>
      </w:r>
    </w:p>
    <w:p w:rsidR="008E12B9" w:rsidRPr="00533757" w:rsidRDefault="008E12B9" w:rsidP="00357DCC">
      <w:pPr>
        <w:numPr>
          <w:ilvl w:val="0"/>
          <w:numId w:val="721"/>
        </w:numPr>
        <w:autoSpaceDE w:val="0"/>
        <w:autoSpaceDN w:val="0"/>
        <w:adjustRightInd w:val="0"/>
        <w:rPr>
          <w:rFonts w:cs="Calibri"/>
          <w:szCs w:val="24"/>
          <w:lang w:eastAsia="fr-FR" w:bidi="ar-SA"/>
        </w:rPr>
      </w:pPr>
      <w:r w:rsidRPr="00533757">
        <w:rPr>
          <w:rFonts w:cs="Calibri"/>
          <w:szCs w:val="24"/>
          <w:lang w:eastAsia="fr-FR" w:bidi="ar-SA"/>
        </w:rPr>
        <w:t>LIB APPARENTEMENT CDC (YL0APR)</w:t>
      </w:r>
    </w:p>
    <w:p w:rsidR="008E12B9" w:rsidRPr="00533757" w:rsidRDefault="008E12B9" w:rsidP="00357DCC">
      <w:pPr>
        <w:numPr>
          <w:ilvl w:val="0"/>
          <w:numId w:val="721"/>
        </w:numPr>
        <w:autoSpaceDE w:val="0"/>
        <w:autoSpaceDN w:val="0"/>
        <w:adjustRightInd w:val="0"/>
        <w:rPr>
          <w:rFonts w:cs="Calibri"/>
          <w:szCs w:val="24"/>
          <w:lang w:eastAsia="fr-FR" w:bidi="ar-SA"/>
        </w:rPr>
      </w:pPr>
      <w:r w:rsidRPr="00533757">
        <w:rPr>
          <w:rFonts w:cs="Calibri"/>
          <w:szCs w:val="24"/>
          <w:lang w:eastAsia="fr-FR" w:bidi="ar-SA"/>
        </w:rPr>
        <w:t>LIBELLE COURT APPARENTEMENT CDC (LCAPR)</w:t>
      </w:r>
    </w:p>
    <w:p w:rsidR="008E12B9" w:rsidRPr="00533757" w:rsidRDefault="008E12B9" w:rsidP="008E12B9">
      <w:pPr>
        <w:autoSpaceDE w:val="0"/>
        <w:autoSpaceDN w:val="0"/>
        <w:adjustRightInd w:val="0"/>
        <w:rPr>
          <w:rFonts w:cs="Calibri"/>
          <w:szCs w:val="24"/>
          <w:lang w:eastAsia="fr-FR" w:bidi="ar-SA"/>
        </w:rPr>
      </w:pPr>
    </w:p>
    <w:p w:rsidR="008E12B9" w:rsidRPr="00533757" w:rsidRDefault="008E12B9" w:rsidP="008E12B9">
      <w:pPr>
        <w:autoSpaceDE w:val="0"/>
        <w:autoSpaceDN w:val="0"/>
        <w:adjustRightInd w:val="0"/>
        <w:rPr>
          <w:rFonts w:cs="Calibri"/>
          <w:szCs w:val="24"/>
          <w:lang w:eastAsia="fr-FR" w:bidi="ar-SA"/>
        </w:rPr>
      </w:pPr>
      <w:r w:rsidRPr="00533757">
        <w:rPr>
          <w:rFonts w:cs="Calibri"/>
          <w:szCs w:val="24"/>
          <w:lang w:eastAsia="fr-FR" w:bidi="ar-SA"/>
        </w:rPr>
        <w:t xml:space="preserve">- Contrôles de longueur maximale : </w:t>
      </w:r>
    </w:p>
    <w:p w:rsidR="008E12B9" w:rsidRPr="00533757" w:rsidRDefault="008E12B9" w:rsidP="00357DCC">
      <w:pPr>
        <w:numPr>
          <w:ilvl w:val="0"/>
          <w:numId w:val="722"/>
        </w:numPr>
        <w:autoSpaceDE w:val="0"/>
        <w:autoSpaceDN w:val="0"/>
        <w:adjustRightInd w:val="0"/>
        <w:spacing w:after="1"/>
        <w:rPr>
          <w:rFonts w:cs="Calibri"/>
          <w:szCs w:val="24"/>
          <w:lang w:eastAsia="fr-FR" w:bidi="ar-SA"/>
        </w:rPr>
      </w:pPr>
      <w:r w:rsidRPr="00533757">
        <w:rPr>
          <w:rFonts w:cs="Calibri"/>
          <w:szCs w:val="24"/>
          <w:lang w:eastAsia="fr-FR" w:bidi="ar-SA"/>
        </w:rPr>
        <w:t>CODE APPARENTEMENT CDC (YC0APR) : 1 caractère.</w:t>
      </w:r>
    </w:p>
    <w:p w:rsidR="008E12B9" w:rsidRPr="00533757" w:rsidRDefault="008E12B9" w:rsidP="00357DCC">
      <w:pPr>
        <w:numPr>
          <w:ilvl w:val="0"/>
          <w:numId w:val="723"/>
        </w:numPr>
        <w:autoSpaceDE w:val="0"/>
        <w:autoSpaceDN w:val="0"/>
        <w:adjustRightInd w:val="0"/>
        <w:spacing w:after="1"/>
        <w:rPr>
          <w:rFonts w:cs="Calibri"/>
          <w:szCs w:val="24"/>
          <w:lang w:eastAsia="fr-FR" w:bidi="ar-SA"/>
        </w:rPr>
      </w:pPr>
      <w:r w:rsidRPr="00533757">
        <w:rPr>
          <w:rFonts w:cs="Calibri"/>
          <w:szCs w:val="24"/>
          <w:lang w:eastAsia="fr-FR" w:bidi="ar-SA"/>
        </w:rPr>
        <w:t>LIB APPARENTEMENT CDC (YL0APR) : 32 caractères.</w:t>
      </w:r>
    </w:p>
    <w:p w:rsidR="008E12B9" w:rsidRPr="00533757" w:rsidRDefault="008E12B9" w:rsidP="00357DCC">
      <w:pPr>
        <w:numPr>
          <w:ilvl w:val="0"/>
          <w:numId w:val="723"/>
        </w:numPr>
        <w:autoSpaceDE w:val="0"/>
        <w:autoSpaceDN w:val="0"/>
        <w:adjustRightInd w:val="0"/>
        <w:rPr>
          <w:rFonts w:cs="Calibri"/>
          <w:szCs w:val="24"/>
          <w:lang w:eastAsia="fr-FR" w:bidi="ar-SA"/>
        </w:rPr>
      </w:pPr>
      <w:r w:rsidRPr="00533757">
        <w:rPr>
          <w:rFonts w:cs="Calibri"/>
          <w:szCs w:val="24"/>
          <w:lang w:eastAsia="fr-FR" w:bidi="ar-SA"/>
        </w:rPr>
        <w:t>LIBELLE COURT APPARENTEMENT CDC (LCAPR) : 10 caractères.</w:t>
      </w:r>
    </w:p>
    <w:p w:rsidR="008E12B9" w:rsidRPr="00533757" w:rsidRDefault="008E12B9" w:rsidP="008E12B9">
      <w:pPr>
        <w:autoSpaceDE w:val="0"/>
        <w:autoSpaceDN w:val="0"/>
        <w:adjustRightInd w:val="0"/>
        <w:rPr>
          <w:rFonts w:cs="Calibri"/>
          <w:szCs w:val="24"/>
          <w:lang w:eastAsia="fr-FR" w:bidi="ar-SA"/>
        </w:rPr>
      </w:pPr>
    </w:p>
    <w:p w:rsidR="008E12B9" w:rsidRPr="00533757" w:rsidRDefault="008E12B9" w:rsidP="008E12B9">
      <w:pPr>
        <w:autoSpaceDE w:val="0"/>
        <w:autoSpaceDN w:val="0"/>
        <w:adjustRightInd w:val="0"/>
        <w:rPr>
          <w:rFonts w:cs="Calibri"/>
          <w:szCs w:val="24"/>
          <w:lang w:eastAsia="fr-FR" w:bidi="ar-SA"/>
        </w:rPr>
      </w:pPr>
      <w:r w:rsidRPr="00533757">
        <w:rPr>
          <w:rFonts w:cs="Calibri"/>
          <w:szCs w:val="24"/>
          <w:lang w:eastAsia="fr-FR" w:bidi="ar-SA"/>
        </w:rPr>
        <w:t xml:space="preserve">- Contrôle d'unicité : </w:t>
      </w:r>
    </w:p>
    <w:p w:rsidR="008E12B9" w:rsidRPr="00533757" w:rsidRDefault="008E12B9" w:rsidP="008E12B9">
      <w:pPr>
        <w:autoSpaceDE w:val="0"/>
        <w:autoSpaceDN w:val="0"/>
        <w:adjustRightInd w:val="0"/>
        <w:rPr>
          <w:rFonts w:cs="Calibri"/>
          <w:szCs w:val="24"/>
          <w:lang w:eastAsia="fr-FR" w:bidi="ar-SA"/>
        </w:rPr>
      </w:pPr>
      <w:r w:rsidRPr="00533757">
        <w:rPr>
          <w:rFonts w:cs="Calibri"/>
          <w:szCs w:val="24"/>
          <w:lang w:eastAsia="fr-FR" w:bidi="ar-SA"/>
        </w:rPr>
        <w:t>sur CODE APPARENTEMENT CDC (YC0APR)</w:t>
      </w:r>
    </w:p>
    <w:p w:rsidR="008E12B9" w:rsidRPr="00533757" w:rsidRDefault="008E12B9" w:rsidP="008E12B9">
      <w:pPr>
        <w:autoSpaceDE w:val="0"/>
        <w:autoSpaceDN w:val="0"/>
        <w:adjustRightInd w:val="0"/>
        <w:rPr>
          <w:rFonts w:cs="Calibri"/>
          <w:szCs w:val="24"/>
          <w:lang w:eastAsia="fr-FR" w:bidi="ar-SA"/>
        </w:rPr>
      </w:pPr>
    </w:p>
    <w:p w:rsidR="008E12B9" w:rsidRPr="00533757" w:rsidRDefault="008E12B9" w:rsidP="008E12B9">
      <w:pPr>
        <w:autoSpaceDE w:val="0"/>
        <w:autoSpaceDN w:val="0"/>
        <w:adjustRightInd w:val="0"/>
        <w:rPr>
          <w:rFonts w:cs="Calibri"/>
          <w:szCs w:val="24"/>
          <w:lang w:eastAsia="fr-FR" w:bidi="ar-SA"/>
        </w:rPr>
      </w:pPr>
      <w:r w:rsidRPr="00533757">
        <w:rPr>
          <w:rFonts w:cs="Calibri"/>
          <w:szCs w:val="24"/>
          <w:lang w:eastAsia="fr-FR" w:bidi="ar-SA"/>
        </w:rPr>
        <w:t>- Caractères autorisés ( ne concerne que les champs de saisie. Les dates et les listes déroulantes sont exclues de ces contrôles):</w:t>
      </w:r>
    </w:p>
    <w:p w:rsidR="008E12B9" w:rsidRPr="00533757" w:rsidRDefault="000A6C3D" w:rsidP="008E12B9">
      <w:pPr>
        <w:autoSpaceDE w:val="0"/>
        <w:autoSpaceDN w:val="0"/>
        <w:adjustRightInd w:val="0"/>
        <w:rPr>
          <w:rFonts w:cs="Calibri"/>
          <w:szCs w:val="24"/>
          <w:lang w:eastAsia="fr-FR" w:bidi="ar-SA"/>
        </w:rPr>
      </w:pPr>
      <w:r w:rsidRPr="00533757">
        <w:rPr>
          <w:rFonts w:cs="Calibri"/>
          <w:szCs w:val="24"/>
          <w:lang w:eastAsia="fr-FR" w:bidi="ar-SA"/>
        </w:rPr>
        <w:t>Quel que</w:t>
      </w:r>
      <w:r w:rsidR="008E12B9" w:rsidRPr="00533757">
        <w:rPr>
          <w:rFonts w:cs="Calibri"/>
          <w:szCs w:val="24"/>
          <w:lang w:eastAsia="fr-FR" w:bidi="ar-SA"/>
        </w:rPr>
        <w:t xml:space="preserve"> soit le champs de saisie les caractères autorisés sont : </w:t>
      </w:r>
    </w:p>
    <w:p w:rsidR="008E12B9" w:rsidRPr="00533757" w:rsidRDefault="008E12B9" w:rsidP="00357DCC">
      <w:pPr>
        <w:numPr>
          <w:ilvl w:val="0"/>
          <w:numId w:val="724"/>
        </w:numPr>
        <w:autoSpaceDE w:val="0"/>
        <w:autoSpaceDN w:val="0"/>
        <w:adjustRightInd w:val="0"/>
        <w:spacing w:after="1"/>
        <w:rPr>
          <w:rFonts w:cs="Calibri"/>
          <w:szCs w:val="24"/>
          <w:lang w:eastAsia="fr-FR" w:bidi="ar-SA"/>
        </w:rPr>
      </w:pPr>
      <w:r w:rsidRPr="00533757">
        <w:rPr>
          <w:rFonts w:cs="Calibri"/>
          <w:szCs w:val="24"/>
          <w:lang w:eastAsia="fr-FR" w:bidi="ar-SA"/>
        </w:rPr>
        <w:t>les caractères alphanumériques en majuscules non accentuées (soit A-Z),</w:t>
      </w:r>
    </w:p>
    <w:p w:rsidR="008E12B9" w:rsidRPr="00533757" w:rsidRDefault="008E12B9" w:rsidP="00357DCC">
      <w:pPr>
        <w:numPr>
          <w:ilvl w:val="0"/>
          <w:numId w:val="724"/>
        </w:numPr>
        <w:autoSpaceDE w:val="0"/>
        <w:autoSpaceDN w:val="0"/>
        <w:adjustRightInd w:val="0"/>
        <w:rPr>
          <w:rFonts w:cs="Calibri"/>
          <w:szCs w:val="24"/>
          <w:lang w:eastAsia="fr-FR" w:bidi="ar-SA"/>
        </w:rPr>
      </w:pPr>
      <w:r w:rsidRPr="00533757">
        <w:rPr>
          <w:rFonts w:cs="Calibri"/>
          <w:szCs w:val="24"/>
          <w:lang w:eastAsia="fr-FR" w:bidi="ar-SA"/>
        </w:rPr>
        <w:t>les chiffres 0-9,</w:t>
      </w:r>
    </w:p>
    <w:p w:rsidR="008E12B9" w:rsidRPr="00533757" w:rsidRDefault="008E12B9" w:rsidP="00357DCC">
      <w:pPr>
        <w:numPr>
          <w:ilvl w:val="0"/>
          <w:numId w:val="724"/>
        </w:numPr>
        <w:autoSpaceDE w:val="0"/>
        <w:autoSpaceDN w:val="0"/>
        <w:adjustRightInd w:val="0"/>
        <w:rPr>
          <w:rFonts w:cs="Calibri"/>
          <w:szCs w:val="24"/>
          <w:lang w:eastAsia="fr-FR" w:bidi="ar-SA"/>
        </w:rPr>
      </w:pPr>
      <w:r w:rsidRPr="00533757">
        <w:rPr>
          <w:rFonts w:cs="Calibri"/>
          <w:szCs w:val="24"/>
          <w:lang w:eastAsia="fr-FR" w:bidi="ar-SA"/>
        </w:rPr>
        <w:t xml:space="preserve">les séparateurs ‘ - . ,  /  , </w:t>
      </w:r>
    </w:p>
    <w:p w:rsidR="008E12B9" w:rsidRPr="00533757" w:rsidRDefault="008E12B9" w:rsidP="00357DCC">
      <w:pPr>
        <w:numPr>
          <w:ilvl w:val="0"/>
          <w:numId w:val="724"/>
        </w:numPr>
        <w:autoSpaceDE w:val="0"/>
        <w:autoSpaceDN w:val="0"/>
        <w:adjustRightInd w:val="0"/>
        <w:rPr>
          <w:rFonts w:cs="Calibri"/>
          <w:szCs w:val="24"/>
          <w:lang w:eastAsia="fr-FR" w:bidi="ar-SA"/>
        </w:rPr>
      </w:pPr>
      <w:r w:rsidRPr="00533757">
        <w:rPr>
          <w:rFonts w:cs="Calibri"/>
          <w:szCs w:val="24"/>
          <w:lang w:eastAsia="fr-FR" w:bidi="ar-SA"/>
        </w:rPr>
        <w:t>le tiret bas ou underscore _,</w:t>
      </w:r>
    </w:p>
    <w:p w:rsidR="008E12B9" w:rsidRPr="00533757" w:rsidRDefault="008E12B9" w:rsidP="00357DCC">
      <w:pPr>
        <w:numPr>
          <w:ilvl w:val="0"/>
          <w:numId w:val="724"/>
        </w:numPr>
        <w:autoSpaceDE w:val="0"/>
        <w:autoSpaceDN w:val="0"/>
        <w:adjustRightInd w:val="0"/>
        <w:rPr>
          <w:rFonts w:cs="Calibri"/>
          <w:szCs w:val="24"/>
          <w:lang w:eastAsia="fr-FR" w:bidi="ar-SA"/>
        </w:rPr>
      </w:pPr>
      <w:r w:rsidRPr="00533757">
        <w:rPr>
          <w:rFonts w:cs="Calibri"/>
          <w:szCs w:val="24"/>
          <w:lang w:eastAsia="fr-FR" w:bidi="ar-SA"/>
        </w:rPr>
        <w:t>les parenthèses ().</w:t>
      </w:r>
    </w:p>
    <w:p w:rsidR="00545F54" w:rsidRPr="00533757" w:rsidRDefault="00545F54" w:rsidP="00545F54">
      <w:pPr>
        <w:rPr>
          <w:rFonts w:cs="Calibri"/>
          <w:szCs w:val="24"/>
          <w:lang w:eastAsia="fr-FR" w:bidi="ar-SA"/>
        </w:rPr>
      </w:pPr>
    </w:p>
    <w:p w:rsidR="00545F54" w:rsidRDefault="00545F54" w:rsidP="00545F54">
      <w:pPr>
        <w:pStyle w:val="Titre4"/>
        <w:rPr>
          <w:rFonts w:asciiTheme="minorHAnsi" w:hAnsiTheme="minorHAnsi" w:cstheme="minorHAnsi"/>
          <w:lang w:eastAsia="fr-FR" w:bidi="ar-SA"/>
        </w:rPr>
      </w:pPr>
      <w:r>
        <w:rPr>
          <w:rFonts w:asciiTheme="minorHAnsi" w:hAnsiTheme="minorHAnsi" w:cstheme="minorHAnsi"/>
          <w:lang w:eastAsia="fr-FR" w:bidi="ar-SA"/>
        </w:rPr>
        <w:t>Modification</w:t>
      </w:r>
      <w:r w:rsidRPr="004E2387">
        <w:rPr>
          <w:rFonts w:asciiTheme="minorHAnsi" w:hAnsiTheme="minorHAnsi" w:cstheme="minorHAnsi"/>
          <w:lang w:eastAsia="fr-FR" w:bidi="ar-SA"/>
        </w:rPr>
        <w:t xml:space="preserve"> : contrôle des données de ta_apparentement_cdc_lmtay538</w:t>
      </w:r>
    </w:p>
    <w:p w:rsidR="00545F54" w:rsidRPr="00533757" w:rsidRDefault="00545F54" w:rsidP="00545F54">
      <w:pPr>
        <w:rPr>
          <w:rFonts w:cs="Calibri"/>
          <w:szCs w:val="24"/>
          <w:lang w:eastAsia="fr-FR" w:bidi="ar-SA"/>
        </w:rPr>
      </w:pPr>
    </w:p>
    <w:p w:rsidR="00C4771E" w:rsidRPr="00533757" w:rsidRDefault="00C4771E" w:rsidP="00C4771E">
      <w:pPr>
        <w:autoSpaceDE w:val="0"/>
        <w:autoSpaceDN w:val="0"/>
        <w:adjustRightInd w:val="0"/>
        <w:rPr>
          <w:rFonts w:cs="Calibri"/>
          <w:szCs w:val="24"/>
          <w:lang w:eastAsia="fr-FR" w:bidi="ar-SA"/>
        </w:rPr>
      </w:pPr>
      <w:r w:rsidRPr="00533757">
        <w:rPr>
          <w:rFonts w:cs="Calibri"/>
          <w:szCs w:val="24"/>
          <w:lang w:eastAsia="fr-FR" w:bidi="ar-SA"/>
        </w:rPr>
        <w:t xml:space="preserve">- Données obligatoires : </w:t>
      </w:r>
    </w:p>
    <w:p w:rsidR="00C4771E" w:rsidRPr="00533757" w:rsidRDefault="00C4771E" w:rsidP="00357DCC">
      <w:pPr>
        <w:numPr>
          <w:ilvl w:val="0"/>
          <w:numId w:val="619"/>
        </w:numPr>
        <w:autoSpaceDE w:val="0"/>
        <w:autoSpaceDN w:val="0"/>
        <w:adjustRightInd w:val="0"/>
        <w:spacing w:after="1"/>
        <w:rPr>
          <w:rFonts w:cs="Calibri"/>
          <w:szCs w:val="24"/>
          <w:lang w:eastAsia="fr-FR" w:bidi="ar-SA"/>
        </w:rPr>
      </w:pPr>
      <w:r w:rsidRPr="00533757">
        <w:rPr>
          <w:rFonts w:cs="Calibri"/>
          <w:szCs w:val="24"/>
          <w:lang w:eastAsia="fr-FR" w:bidi="ar-SA"/>
        </w:rPr>
        <w:t>LIB APPARENTEMENT CDC (YL0APR)</w:t>
      </w:r>
    </w:p>
    <w:p w:rsidR="00C4771E" w:rsidRPr="00533757" w:rsidRDefault="00C4771E" w:rsidP="00357DCC">
      <w:pPr>
        <w:numPr>
          <w:ilvl w:val="0"/>
          <w:numId w:val="619"/>
        </w:numPr>
        <w:autoSpaceDE w:val="0"/>
        <w:autoSpaceDN w:val="0"/>
        <w:adjustRightInd w:val="0"/>
        <w:rPr>
          <w:rFonts w:cs="Calibri"/>
          <w:szCs w:val="24"/>
          <w:lang w:eastAsia="fr-FR" w:bidi="ar-SA"/>
        </w:rPr>
      </w:pPr>
      <w:r w:rsidRPr="00533757">
        <w:rPr>
          <w:rFonts w:cs="Calibri"/>
          <w:szCs w:val="24"/>
          <w:lang w:eastAsia="fr-FR" w:bidi="ar-SA"/>
        </w:rPr>
        <w:t>LIBELLE COURT APPARENTEMENT CDC (LCAPR)</w:t>
      </w:r>
    </w:p>
    <w:p w:rsidR="00C4771E" w:rsidRPr="00533757" w:rsidRDefault="00C4771E" w:rsidP="00C4771E">
      <w:pPr>
        <w:autoSpaceDE w:val="0"/>
        <w:autoSpaceDN w:val="0"/>
        <w:adjustRightInd w:val="0"/>
        <w:rPr>
          <w:rFonts w:cs="Calibri"/>
          <w:szCs w:val="24"/>
          <w:lang w:eastAsia="fr-FR" w:bidi="ar-SA"/>
        </w:rPr>
      </w:pPr>
    </w:p>
    <w:p w:rsidR="00C4771E" w:rsidRPr="00533757" w:rsidRDefault="00C4771E" w:rsidP="00C4771E">
      <w:pPr>
        <w:autoSpaceDE w:val="0"/>
        <w:autoSpaceDN w:val="0"/>
        <w:adjustRightInd w:val="0"/>
        <w:rPr>
          <w:rFonts w:cs="Calibri"/>
          <w:szCs w:val="24"/>
          <w:lang w:eastAsia="fr-FR" w:bidi="ar-SA"/>
        </w:rPr>
      </w:pPr>
      <w:r w:rsidRPr="00533757">
        <w:rPr>
          <w:rFonts w:cs="Calibri"/>
          <w:szCs w:val="24"/>
          <w:lang w:eastAsia="fr-FR" w:bidi="ar-SA"/>
        </w:rPr>
        <w:t xml:space="preserve">- Contrôles de longueur maximale : </w:t>
      </w:r>
    </w:p>
    <w:p w:rsidR="00C4771E" w:rsidRPr="00533757" w:rsidRDefault="00C4771E" w:rsidP="00357DCC">
      <w:pPr>
        <w:numPr>
          <w:ilvl w:val="0"/>
          <w:numId w:val="620"/>
        </w:numPr>
        <w:autoSpaceDE w:val="0"/>
        <w:autoSpaceDN w:val="0"/>
        <w:adjustRightInd w:val="0"/>
        <w:spacing w:after="1"/>
        <w:rPr>
          <w:rFonts w:cs="Calibri"/>
          <w:szCs w:val="24"/>
          <w:lang w:eastAsia="fr-FR" w:bidi="ar-SA"/>
        </w:rPr>
      </w:pPr>
      <w:r w:rsidRPr="00533757">
        <w:rPr>
          <w:rFonts w:cs="Calibri"/>
          <w:szCs w:val="24"/>
          <w:lang w:eastAsia="fr-FR" w:bidi="ar-SA"/>
        </w:rPr>
        <w:t>LIB APPARENTEMENT CDC (YL0APR) : 32 caractères.</w:t>
      </w:r>
    </w:p>
    <w:p w:rsidR="00C4771E" w:rsidRPr="00533757" w:rsidRDefault="00C4771E" w:rsidP="00357DCC">
      <w:pPr>
        <w:numPr>
          <w:ilvl w:val="0"/>
          <w:numId w:val="620"/>
        </w:numPr>
        <w:autoSpaceDE w:val="0"/>
        <w:autoSpaceDN w:val="0"/>
        <w:adjustRightInd w:val="0"/>
        <w:rPr>
          <w:rFonts w:cs="Calibri"/>
          <w:szCs w:val="24"/>
          <w:lang w:eastAsia="fr-FR" w:bidi="ar-SA"/>
        </w:rPr>
      </w:pPr>
      <w:r w:rsidRPr="00533757">
        <w:rPr>
          <w:rFonts w:cs="Calibri"/>
          <w:szCs w:val="24"/>
          <w:lang w:eastAsia="fr-FR" w:bidi="ar-SA"/>
        </w:rPr>
        <w:t>LIBELLE COURT APPARENTEMENT CDC (LCAPR) : 10 caractères.</w:t>
      </w:r>
    </w:p>
    <w:p w:rsidR="00C4771E" w:rsidRPr="00533757" w:rsidRDefault="00C4771E" w:rsidP="00C4771E">
      <w:pPr>
        <w:autoSpaceDE w:val="0"/>
        <w:autoSpaceDN w:val="0"/>
        <w:adjustRightInd w:val="0"/>
        <w:rPr>
          <w:rFonts w:cs="Calibri"/>
          <w:szCs w:val="24"/>
          <w:lang w:eastAsia="fr-FR" w:bidi="ar-SA"/>
        </w:rPr>
      </w:pPr>
    </w:p>
    <w:p w:rsidR="00C4771E" w:rsidRPr="00533757" w:rsidRDefault="00C4771E" w:rsidP="00C4771E">
      <w:pPr>
        <w:autoSpaceDE w:val="0"/>
        <w:autoSpaceDN w:val="0"/>
        <w:adjustRightInd w:val="0"/>
        <w:rPr>
          <w:rFonts w:cs="Calibri"/>
          <w:szCs w:val="24"/>
          <w:lang w:eastAsia="fr-FR" w:bidi="ar-SA"/>
        </w:rPr>
      </w:pPr>
      <w:r w:rsidRPr="00533757">
        <w:rPr>
          <w:rFonts w:cs="Calibri"/>
          <w:szCs w:val="24"/>
          <w:lang w:eastAsia="fr-FR" w:bidi="ar-SA"/>
        </w:rPr>
        <w:t>- Caractères autorisés ( ne concerne que les champs de saisie. Les dates et les listes déroulantes sont exclues de ces contrôles):</w:t>
      </w:r>
    </w:p>
    <w:p w:rsidR="00C4771E" w:rsidRPr="00533757" w:rsidRDefault="000A6C3D" w:rsidP="00C4771E">
      <w:pPr>
        <w:autoSpaceDE w:val="0"/>
        <w:autoSpaceDN w:val="0"/>
        <w:adjustRightInd w:val="0"/>
        <w:rPr>
          <w:rFonts w:cs="Calibri"/>
          <w:szCs w:val="24"/>
          <w:lang w:eastAsia="fr-FR" w:bidi="ar-SA"/>
        </w:rPr>
      </w:pPr>
      <w:r w:rsidRPr="00533757">
        <w:rPr>
          <w:rFonts w:cs="Calibri"/>
          <w:szCs w:val="24"/>
          <w:lang w:eastAsia="fr-FR" w:bidi="ar-SA"/>
        </w:rPr>
        <w:t>Quel que</w:t>
      </w:r>
      <w:r w:rsidR="00C4771E" w:rsidRPr="00533757">
        <w:rPr>
          <w:rFonts w:cs="Calibri"/>
          <w:szCs w:val="24"/>
          <w:lang w:eastAsia="fr-FR" w:bidi="ar-SA"/>
        </w:rPr>
        <w:t xml:space="preserve"> soit le champs de saisie les caractères autorisés sont : </w:t>
      </w:r>
    </w:p>
    <w:p w:rsidR="00C4771E" w:rsidRPr="00533757" w:rsidRDefault="00C4771E" w:rsidP="00357DCC">
      <w:pPr>
        <w:numPr>
          <w:ilvl w:val="0"/>
          <w:numId w:val="621"/>
        </w:numPr>
        <w:autoSpaceDE w:val="0"/>
        <w:autoSpaceDN w:val="0"/>
        <w:adjustRightInd w:val="0"/>
        <w:spacing w:after="1"/>
        <w:rPr>
          <w:rFonts w:cs="Calibri"/>
          <w:szCs w:val="24"/>
          <w:lang w:eastAsia="fr-FR" w:bidi="ar-SA"/>
        </w:rPr>
      </w:pPr>
      <w:r w:rsidRPr="00533757">
        <w:rPr>
          <w:rFonts w:cs="Calibri"/>
          <w:szCs w:val="24"/>
          <w:lang w:eastAsia="fr-FR" w:bidi="ar-SA"/>
        </w:rPr>
        <w:t>les caractères alphanumériques en majuscules non accentuées (soit A-Z),</w:t>
      </w:r>
    </w:p>
    <w:p w:rsidR="00C4771E" w:rsidRPr="00533757" w:rsidRDefault="00C4771E" w:rsidP="00357DCC">
      <w:pPr>
        <w:numPr>
          <w:ilvl w:val="0"/>
          <w:numId w:val="621"/>
        </w:numPr>
        <w:autoSpaceDE w:val="0"/>
        <w:autoSpaceDN w:val="0"/>
        <w:adjustRightInd w:val="0"/>
        <w:rPr>
          <w:rFonts w:cs="Calibri"/>
          <w:szCs w:val="24"/>
          <w:lang w:eastAsia="fr-FR" w:bidi="ar-SA"/>
        </w:rPr>
      </w:pPr>
      <w:r w:rsidRPr="00533757">
        <w:rPr>
          <w:rFonts w:cs="Calibri"/>
          <w:szCs w:val="24"/>
          <w:lang w:eastAsia="fr-FR" w:bidi="ar-SA"/>
        </w:rPr>
        <w:t>les chiffres 0-9,</w:t>
      </w:r>
    </w:p>
    <w:p w:rsidR="00C4771E" w:rsidRPr="00533757" w:rsidRDefault="00C4771E" w:rsidP="00357DCC">
      <w:pPr>
        <w:numPr>
          <w:ilvl w:val="0"/>
          <w:numId w:val="621"/>
        </w:numPr>
        <w:autoSpaceDE w:val="0"/>
        <w:autoSpaceDN w:val="0"/>
        <w:adjustRightInd w:val="0"/>
        <w:rPr>
          <w:rFonts w:cs="Calibri"/>
          <w:szCs w:val="24"/>
          <w:lang w:eastAsia="fr-FR" w:bidi="ar-SA"/>
        </w:rPr>
      </w:pPr>
      <w:r w:rsidRPr="00533757">
        <w:rPr>
          <w:rFonts w:cs="Calibri"/>
          <w:szCs w:val="24"/>
          <w:lang w:eastAsia="fr-FR" w:bidi="ar-SA"/>
        </w:rPr>
        <w:t xml:space="preserve">les séparateurs ‘ - . ,  /  , </w:t>
      </w:r>
    </w:p>
    <w:p w:rsidR="00C4771E" w:rsidRPr="00533757" w:rsidRDefault="00C4771E" w:rsidP="00357DCC">
      <w:pPr>
        <w:numPr>
          <w:ilvl w:val="0"/>
          <w:numId w:val="621"/>
        </w:numPr>
        <w:autoSpaceDE w:val="0"/>
        <w:autoSpaceDN w:val="0"/>
        <w:adjustRightInd w:val="0"/>
        <w:rPr>
          <w:rFonts w:cs="Calibri"/>
          <w:szCs w:val="24"/>
          <w:lang w:eastAsia="fr-FR" w:bidi="ar-SA"/>
        </w:rPr>
      </w:pPr>
      <w:r w:rsidRPr="00533757">
        <w:rPr>
          <w:rFonts w:cs="Calibri"/>
          <w:szCs w:val="24"/>
          <w:lang w:eastAsia="fr-FR" w:bidi="ar-SA"/>
        </w:rPr>
        <w:t>le tiret bas ou underscore _,</w:t>
      </w:r>
    </w:p>
    <w:p w:rsidR="008F3E53" w:rsidRPr="00533757" w:rsidRDefault="008F3E53" w:rsidP="008F3E53">
      <w:pPr>
        <w:autoSpaceDE w:val="0"/>
        <w:autoSpaceDN w:val="0"/>
        <w:adjustRightInd w:val="0"/>
        <w:rPr>
          <w:rFonts w:cs="Calibri"/>
          <w:szCs w:val="24"/>
          <w:lang w:eastAsia="fr-FR" w:bidi="ar-SA"/>
        </w:rPr>
      </w:pPr>
    </w:p>
    <w:p w:rsidR="00F011B8" w:rsidRPr="004E2387" w:rsidRDefault="00F011B8" w:rsidP="00F011B8">
      <w:pPr>
        <w:pStyle w:val="Titre4"/>
        <w:rPr>
          <w:rFonts w:asciiTheme="minorHAnsi" w:hAnsiTheme="minorHAnsi" w:cstheme="minorHAnsi"/>
        </w:rPr>
      </w:pPr>
      <w:r w:rsidRPr="00F011B8">
        <w:rPr>
          <w:rFonts w:asciiTheme="minorHAnsi" w:hAnsiTheme="minorHAnsi" w:cstheme="minorHAnsi"/>
        </w:rPr>
        <w:t>Modification : renseignement des données de ta_apparentement_cdc_lmtay538</w:t>
      </w:r>
    </w:p>
    <w:p w:rsidR="00F011B8" w:rsidRPr="00533757" w:rsidRDefault="00F011B8" w:rsidP="00F011B8">
      <w:pPr>
        <w:autoSpaceDE w:val="0"/>
        <w:autoSpaceDN w:val="0"/>
        <w:adjustRightInd w:val="0"/>
        <w:rPr>
          <w:rFonts w:cs="Calibri"/>
          <w:szCs w:val="24"/>
          <w:lang w:eastAsia="fr-FR" w:bidi="ar-SA"/>
        </w:rPr>
      </w:pPr>
      <w:r w:rsidRPr="00533757">
        <w:rPr>
          <w:rFonts w:cs="Calibri"/>
          <w:szCs w:val="24"/>
          <w:lang w:eastAsia="fr-FR" w:bidi="ar-SA"/>
        </w:rPr>
        <w:t xml:space="preserve">- en saisie libre : </w:t>
      </w:r>
    </w:p>
    <w:p w:rsidR="00F011B8" w:rsidRPr="00533757" w:rsidRDefault="00F011B8" w:rsidP="00357DCC">
      <w:pPr>
        <w:numPr>
          <w:ilvl w:val="0"/>
          <w:numId w:val="432"/>
        </w:numPr>
        <w:autoSpaceDE w:val="0"/>
        <w:autoSpaceDN w:val="0"/>
        <w:adjustRightInd w:val="0"/>
        <w:spacing w:after="1"/>
        <w:ind w:left="360" w:hanging="360"/>
        <w:rPr>
          <w:rFonts w:cs="Calibri"/>
          <w:szCs w:val="24"/>
          <w:lang w:eastAsia="fr-FR" w:bidi="ar-SA"/>
        </w:rPr>
      </w:pPr>
      <w:r w:rsidRPr="00533757">
        <w:rPr>
          <w:rFonts w:cs="Calibri"/>
          <w:szCs w:val="24"/>
          <w:lang w:eastAsia="fr-FR" w:bidi="ar-SA"/>
        </w:rPr>
        <w:t>le LIB APPARENTEMENT CDC (YL0APR)</w:t>
      </w:r>
    </w:p>
    <w:p w:rsidR="00F011B8" w:rsidRPr="00533757" w:rsidRDefault="00F011B8" w:rsidP="00357DCC">
      <w:pPr>
        <w:numPr>
          <w:ilvl w:val="0"/>
          <w:numId w:val="432"/>
        </w:numPr>
        <w:autoSpaceDE w:val="0"/>
        <w:autoSpaceDN w:val="0"/>
        <w:adjustRightInd w:val="0"/>
        <w:ind w:left="360" w:hanging="360"/>
        <w:rPr>
          <w:rFonts w:cs="Calibri"/>
          <w:szCs w:val="24"/>
          <w:lang w:eastAsia="fr-FR" w:bidi="ar-SA"/>
        </w:rPr>
      </w:pPr>
      <w:r w:rsidRPr="00533757">
        <w:rPr>
          <w:rFonts w:cs="Calibri"/>
          <w:szCs w:val="24"/>
          <w:lang w:eastAsia="fr-FR" w:bidi="ar-SA"/>
        </w:rPr>
        <w:t>le LIBELLE COURT APPARENTEMENT CDC  (LCAPR)</w:t>
      </w:r>
    </w:p>
    <w:p w:rsidR="00F011B8" w:rsidRPr="00533757" w:rsidRDefault="00F011B8" w:rsidP="00F011B8">
      <w:pPr>
        <w:autoSpaceDE w:val="0"/>
        <w:autoSpaceDN w:val="0"/>
        <w:adjustRightInd w:val="0"/>
        <w:rPr>
          <w:rFonts w:cs="Calibri"/>
          <w:szCs w:val="24"/>
          <w:lang w:eastAsia="fr-FR" w:bidi="ar-SA"/>
        </w:rPr>
      </w:pPr>
    </w:p>
    <w:p w:rsidR="00F011B8" w:rsidRPr="00533757" w:rsidRDefault="00F011B8" w:rsidP="00F011B8">
      <w:pPr>
        <w:autoSpaceDE w:val="0"/>
        <w:autoSpaceDN w:val="0"/>
        <w:adjustRightInd w:val="0"/>
        <w:rPr>
          <w:rFonts w:cs="Calibri"/>
          <w:szCs w:val="24"/>
          <w:lang w:eastAsia="fr-FR" w:bidi="ar-SA"/>
        </w:rPr>
      </w:pPr>
      <w:r w:rsidRPr="00533757">
        <w:rPr>
          <w:rFonts w:cs="Calibri"/>
          <w:szCs w:val="24"/>
          <w:lang w:eastAsia="fr-FR" w:bidi="ar-SA"/>
        </w:rPr>
        <w:t xml:space="preserve">- par sélection dans un calendrier : </w:t>
      </w:r>
    </w:p>
    <w:p w:rsidR="00F011B8" w:rsidRPr="00533757" w:rsidRDefault="00F011B8" w:rsidP="00F011B8">
      <w:pPr>
        <w:tabs>
          <w:tab w:val="left" w:pos="1076"/>
        </w:tabs>
        <w:autoSpaceDE w:val="0"/>
        <w:autoSpaceDN w:val="0"/>
        <w:adjustRightInd w:val="0"/>
        <w:rPr>
          <w:rFonts w:cs="Calibri"/>
          <w:szCs w:val="24"/>
        </w:rPr>
      </w:pPr>
      <w:r w:rsidRPr="00533757">
        <w:rPr>
          <w:rFonts w:cs="Calibri"/>
          <w:szCs w:val="24"/>
          <w:lang w:eastAsia="fr-FR" w:bidi="ar-SA"/>
        </w:rPr>
        <w:t>la DATE DE CLOTURE (YDCLOT)</w:t>
      </w:r>
    </w:p>
    <w:p w:rsidR="008A6E6E" w:rsidRPr="00533757" w:rsidRDefault="008A6E6E">
      <w:pPr>
        <w:rPr>
          <w:rFonts w:cs="Calibri"/>
          <w:szCs w:val="24"/>
          <w:lang w:eastAsia="fr-FR" w:bidi="ar-SA"/>
        </w:rPr>
      </w:pPr>
      <w:r w:rsidRPr="00533757">
        <w:rPr>
          <w:rFonts w:cs="Calibri"/>
          <w:szCs w:val="24"/>
          <w:lang w:eastAsia="fr-FR" w:bidi="ar-SA"/>
        </w:rPr>
        <w:br w:type="page"/>
      </w:r>
    </w:p>
    <w:p w:rsidR="009A6460" w:rsidRPr="00BF16B6" w:rsidRDefault="008F3E53" w:rsidP="009A6460">
      <w:pPr>
        <w:pStyle w:val="Titre3"/>
      </w:pPr>
      <w:bookmarkStart w:id="881" w:name="_Toc515444443"/>
      <w:r w:rsidRPr="00BF16B6">
        <w:t>ta_classification_bale2_lmtay717</w:t>
      </w:r>
      <w:bookmarkEnd w:id="881"/>
      <w:r w:rsidR="00AE699C">
        <w:rPr>
          <w:rFonts w:asciiTheme="minorHAnsi" w:hAnsiTheme="minorHAnsi" w:cstheme="minorHAnsi"/>
        </w:rPr>
        <w:fldChar w:fldCharType="begin"/>
      </w:r>
      <w:r w:rsidR="00AE699C">
        <w:instrText xml:space="preserve"> XE "</w:instrText>
      </w:r>
      <w:r w:rsidR="00AE699C" w:rsidRPr="001378E5">
        <w:rPr>
          <w:rFonts w:asciiTheme="minorHAnsi" w:hAnsiTheme="minorHAnsi" w:cstheme="minorHAnsi"/>
        </w:rPr>
        <w:instrText>lmtay717</w:instrText>
      </w:r>
      <w:r w:rsidR="00AE699C">
        <w:instrText xml:space="preserve">" </w:instrText>
      </w:r>
      <w:r w:rsidR="00AE699C">
        <w:rPr>
          <w:rFonts w:asciiTheme="minorHAnsi" w:hAnsiTheme="minorHAnsi" w:cstheme="minorHAnsi"/>
        </w:rPr>
        <w:fldChar w:fldCharType="end"/>
      </w:r>
    </w:p>
    <w:p w:rsidR="004001CB" w:rsidRPr="00533757" w:rsidRDefault="003135B6" w:rsidP="004001CB">
      <w:pPr>
        <w:rPr>
          <w:rFonts w:eastAsia="Times New Roman" w:cs="Calibri"/>
          <w:color w:val="000000"/>
          <w:szCs w:val="24"/>
          <w:lang w:eastAsia="fr-FR" w:bidi="ar-SA"/>
        </w:rPr>
      </w:pPr>
      <w:r w:rsidRPr="00533757">
        <w:rPr>
          <w:rFonts w:eastAsia="Times New Roman" w:cs="Calibri"/>
          <w:color w:val="000000"/>
          <w:szCs w:val="24"/>
          <w:lang w:eastAsia="fr-FR" w:bidi="ar-SA"/>
        </w:rPr>
        <w:t xml:space="preserve">classification BALE II </w:t>
      </w:r>
      <w:r w:rsidR="004001CB" w:rsidRPr="00533757">
        <w:rPr>
          <w:rFonts w:eastAsia="Times New Roman" w:cs="Calibri"/>
          <w:color w:val="000000"/>
          <w:szCs w:val="24"/>
          <w:lang w:eastAsia="fr-FR" w:bidi="ar-SA"/>
        </w:rPr>
        <w:t>attribuées à des tiers par la direction des risques</w:t>
      </w:r>
      <w:r w:rsidRPr="00533757">
        <w:rPr>
          <w:rFonts w:eastAsia="Times New Roman" w:cs="Calibri"/>
          <w:color w:val="000000"/>
          <w:szCs w:val="24"/>
          <w:lang w:eastAsia="fr-FR" w:bidi="ar-SA"/>
        </w:rPr>
        <w:t>, suit la norme européenne.</w:t>
      </w:r>
    </w:p>
    <w:p w:rsidR="003135B6" w:rsidRPr="00533757" w:rsidRDefault="003135B6" w:rsidP="004001CB">
      <w:pPr>
        <w:rPr>
          <w:rFonts w:eastAsia="Times New Roman" w:cs="Calibri"/>
          <w:color w:val="000000"/>
          <w:szCs w:val="24"/>
          <w:lang w:eastAsia="fr-FR" w:bidi="ar-SA"/>
        </w:rPr>
      </w:pPr>
      <w:r w:rsidRPr="00533757">
        <w:rPr>
          <w:rFonts w:eastAsia="Times New Roman" w:cs="Calibri"/>
          <w:color w:val="000000"/>
          <w:szCs w:val="24"/>
          <w:lang w:eastAsia="fr-FR" w:bidi="ar-SA"/>
        </w:rPr>
        <w:t xml:space="preserve">Source : ministère des </w:t>
      </w:r>
      <w:r w:rsidR="000A6C3D" w:rsidRPr="00533757">
        <w:rPr>
          <w:rFonts w:eastAsia="Times New Roman" w:cs="Calibri"/>
          <w:color w:val="000000"/>
          <w:szCs w:val="24"/>
          <w:lang w:eastAsia="fr-FR" w:bidi="ar-SA"/>
        </w:rPr>
        <w:t>finances</w:t>
      </w:r>
      <w:r w:rsidRPr="00533757">
        <w:rPr>
          <w:rFonts w:eastAsia="Times New Roman" w:cs="Calibri"/>
          <w:color w:val="000000"/>
          <w:szCs w:val="24"/>
          <w:lang w:eastAsia="fr-FR" w:bidi="ar-SA"/>
        </w:rPr>
        <w:t xml:space="preserve"> (ACPR) via la direction des risques CDC.</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147122" w:rsidRPr="004E2387" w:rsidTr="00147122">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147122" w:rsidRPr="004E2387" w:rsidRDefault="00147122" w:rsidP="001C538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147122" w:rsidRPr="004E2387" w:rsidRDefault="00147122" w:rsidP="001C538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147122" w:rsidRPr="004E2387" w:rsidRDefault="00147122" w:rsidP="001C538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147122" w:rsidRPr="004E2387" w:rsidTr="00147122">
        <w:trPr>
          <w:trHeight w:val="48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BALE 2</w:t>
            </w:r>
          </w:p>
        </w:tc>
        <w:tc>
          <w:tcPr>
            <w:tcW w:w="96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YC0BA2</w:t>
            </w:r>
          </w:p>
        </w:tc>
        <w:tc>
          <w:tcPr>
            <w:tcW w:w="12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(12)</w:t>
            </w: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représentant la classification BALE II sur tiers</w:t>
            </w:r>
          </w:p>
        </w:tc>
      </w:tr>
      <w:tr w:rsidR="00147122" w:rsidRPr="004E2387" w:rsidTr="00147122">
        <w:trPr>
          <w:trHeight w:val="96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147122" w:rsidRPr="004E2387" w:rsidTr="00D2274A">
        <w:trPr>
          <w:trHeight w:val="66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147122" w:rsidRPr="004E2387" w:rsidTr="00D2274A">
        <w:trPr>
          <w:trHeight w:val="667"/>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DEBUT EFFET</w:t>
            </w:r>
          </w:p>
        </w:tc>
        <w:tc>
          <w:tcPr>
            <w:tcW w:w="96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YDDEFF</w:t>
            </w:r>
          </w:p>
        </w:tc>
        <w:tc>
          <w:tcPr>
            <w:tcW w:w="12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début d'effet de l'enregistrement, alimentée par défaut à la date de création, modifiable</w:t>
            </w:r>
          </w:p>
        </w:tc>
      </w:tr>
      <w:tr w:rsidR="00147122" w:rsidRPr="004E2387" w:rsidTr="00D2274A">
        <w:trPr>
          <w:trHeight w:val="41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147122" w:rsidRPr="004E2387" w:rsidTr="00D2274A">
        <w:trPr>
          <w:trHeight w:val="55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FIN EFFET</w:t>
            </w:r>
          </w:p>
        </w:tc>
        <w:tc>
          <w:tcPr>
            <w:tcW w:w="96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YDFEFF</w:t>
            </w:r>
          </w:p>
        </w:tc>
        <w:tc>
          <w:tcPr>
            <w:tcW w:w="12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fin d'effet de l'enregistrement, alimentée par défaut au 01/01/2076. modifiable</w:t>
            </w:r>
          </w:p>
        </w:tc>
      </w:tr>
      <w:tr w:rsidR="00147122" w:rsidRPr="004E2387" w:rsidTr="00D2274A">
        <w:trPr>
          <w:trHeight w:val="23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LIGNE 1</w:t>
            </w:r>
          </w:p>
        </w:tc>
        <w:tc>
          <w:tcPr>
            <w:tcW w:w="96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YL2DE1</w:t>
            </w:r>
          </w:p>
        </w:tc>
        <w:tc>
          <w:tcPr>
            <w:tcW w:w="12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(50)</w:t>
            </w: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Libellé associé au code de classification</w:t>
            </w:r>
          </w:p>
        </w:tc>
      </w:tr>
      <w:tr w:rsidR="00147122" w:rsidRPr="004E2387" w:rsidTr="001C5385">
        <w:trPr>
          <w:trHeight w:val="454"/>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LIGNE 2</w:t>
            </w:r>
          </w:p>
        </w:tc>
        <w:tc>
          <w:tcPr>
            <w:tcW w:w="960" w:type="dxa"/>
            <w:tcBorders>
              <w:top w:val="nil"/>
              <w:left w:val="nil"/>
              <w:bottom w:val="single" w:sz="4" w:space="0" w:color="auto"/>
              <w:right w:val="single" w:sz="4" w:space="0" w:color="auto"/>
            </w:tcBorders>
            <w:shd w:val="clear" w:color="auto" w:fill="auto"/>
            <w:noWrap/>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YL2DE2</w:t>
            </w:r>
          </w:p>
        </w:tc>
        <w:tc>
          <w:tcPr>
            <w:tcW w:w="12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(50)</w:t>
            </w:r>
          </w:p>
        </w:tc>
        <w:tc>
          <w:tcPr>
            <w:tcW w:w="114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noWrap/>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147122" w:rsidRPr="004E2387" w:rsidRDefault="00147122" w:rsidP="001C5385">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F</w:t>
            </w:r>
          </w:p>
        </w:tc>
        <w:tc>
          <w:tcPr>
            <w:tcW w:w="2480" w:type="dxa"/>
            <w:tcBorders>
              <w:top w:val="nil"/>
              <w:left w:val="nil"/>
              <w:bottom w:val="single" w:sz="4" w:space="0" w:color="auto"/>
              <w:right w:val="single" w:sz="4" w:space="0" w:color="auto"/>
            </w:tcBorders>
            <w:shd w:val="clear" w:color="auto" w:fill="auto"/>
            <w:vAlign w:val="bottom"/>
            <w:hideMark/>
          </w:tcPr>
          <w:p w:rsidR="00147122" w:rsidRPr="004E2387" w:rsidRDefault="00147122" w:rsidP="0014712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associé au code de classification (suite) si le libellé est supérieur à 50 caractères</w:t>
            </w:r>
          </w:p>
        </w:tc>
      </w:tr>
    </w:tbl>
    <w:p w:rsidR="00987BDB" w:rsidRPr="00533757" w:rsidRDefault="00987BDB" w:rsidP="004001CB">
      <w:pPr>
        <w:rPr>
          <w:rFonts w:cs="Calibri"/>
          <w:szCs w:val="24"/>
        </w:rPr>
      </w:pPr>
    </w:p>
    <w:p w:rsidR="008F3E53" w:rsidRPr="004E2387" w:rsidRDefault="008F3E53" w:rsidP="008F3E53">
      <w:pPr>
        <w:pStyle w:val="Titre4"/>
        <w:rPr>
          <w:rFonts w:asciiTheme="minorHAnsi" w:hAnsiTheme="minorHAnsi" w:cstheme="minorHAnsi"/>
        </w:rPr>
      </w:pPr>
      <w:r w:rsidRPr="004E2387">
        <w:rPr>
          <w:rFonts w:asciiTheme="minorHAnsi" w:hAnsiTheme="minorHAnsi" w:cstheme="minorHAnsi"/>
        </w:rPr>
        <w:t>Création : renseignement des données de ta_classification_bale2_lmtay717</w:t>
      </w:r>
    </w:p>
    <w:p w:rsidR="008F3E53" w:rsidRPr="00533757" w:rsidRDefault="008F3E53" w:rsidP="008F3E53">
      <w:pPr>
        <w:autoSpaceDE w:val="0"/>
        <w:autoSpaceDN w:val="0"/>
        <w:adjustRightInd w:val="0"/>
        <w:rPr>
          <w:rFonts w:cs="Calibri"/>
          <w:szCs w:val="24"/>
          <w:lang w:eastAsia="fr-FR" w:bidi="ar-SA"/>
        </w:rPr>
      </w:pPr>
      <w:r w:rsidRPr="00533757">
        <w:rPr>
          <w:rFonts w:cs="Calibri"/>
          <w:szCs w:val="24"/>
          <w:lang w:eastAsia="fr-FR" w:bidi="ar-SA"/>
        </w:rPr>
        <w:t xml:space="preserve">- en saisie libre : </w:t>
      </w:r>
    </w:p>
    <w:p w:rsidR="008F3E53" w:rsidRPr="00533757" w:rsidRDefault="008F3E53" w:rsidP="00AF1B75">
      <w:pPr>
        <w:numPr>
          <w:ilvl w:val="0"/>
          <w:numId w:val="17"/>
        </w:numPr>
        <w:autoSpaceDE w:val="0"/>
        <w:autoSpaceDN w:val="0"/>
        <w:adjustRightInd w:val="0"/>
        <w:spacing w:after="1"/>
        <w:ind w:left="360" w:hanging="360"/>
        <w:rPr>
          <w:rFonts w:cs="Calibri"/>
          <w:szCs w:val="24"/>
          <w:lang w:eastAsia="fr-FR" w:bidi="ar-SA"/>
        </w:rPr>
      </w:pPr>
      <w:r w:rsidRPr="00533757">
        <w:rPr>
          <w:rFonts w:cs="Calibri"/>
          <w:szCs w:val="24"/>
          <w:lang w:eastAsia="fr-FR" w:bidi="ar-SA"/>
        </w:rPr>
        <w:t>le CODE BALE 2(YCOBA2)</w:t>
      </w:r>
    </w:p>
    <w:p w:rsidR="008F3E53" w:rsidRPr="00533757" w:rsidRDefault="008F3E53" w:rsidP="00AF1B75">
      <w:pPr>
        <w:numPr>
          <w:ilvl w:val="0"/>
          <w:numId w:val="17"/>
        </w:numPr>
        <w:autoSpaceDE w:val="0"/>
        <w:autoSpaceDN w:val="0"/>
        <w:adjustRightInd w:val="0"/>
        <w:ind w:left="360" w:hanging="360"/>
        <w:rPr>
          <w:rFonts w:cs="Calibri"/>
          <w:szCs w:val="24"/>
          <w:lang w:eastAsia="fr-FR" w:bidi="ar-SA"/>
        </w:rPr>
      </w:pPr>
      <w:r w:rsidRPr="00533757">
        <w:rPr>
          <w:rFonts w:cs="Calibri"/>
          <w:szCs w:val="24"/>
          <w:lang w:eastAsia="fr-FR" w:bidi="ar-SA"/>
        </w:rPr>
        <w:t>le LIBELLE LIGNE 1(YL2DE1)</w:t>
      </w:r>
    </w:p>
    <w:p w:rsidR="008F3E53" w:rsidRPr="00533757" w:rsidRDefault="008F3E53" w:rsidP="00AF1B75">
      <w:pPr>
        <w:numPr>
          <w:ilvl w:val="0"/>
          <w:numId w:val="17"/>
        </w:numPr>
        <w:autoSpaceDE w:val="0"/>
        <w:autoSpaceDN w:val="0"/>
        <w:adjustRightInd w:val="0"/>
        <w:ind w:left="360" w:hanging="360"/>
        <w:rPr>
          <w:rFonts w:cs="Calibri"/>
          <w:szCs w:val="24"/>
          <w:lang w:eastAsia="fr-FR" w:bidi="ar-SA"/>
        </w:rPr>
      </w:pPr>
      <w:r w:rsidRPr="00533757">
        <w:rPr>
          <w:rFonts w:cs="Calibri"/>
          <w:szCs w:val="24"/>
          <w:lang w:eastAsia="fr-FR" w:bidi="ar-SA"/>
        </w:rPr>
        <w:t>le LIBELLE LIGNE 2(YL2DE2)</w:t>
      </w:r>
    </w:p>
    <w:p w:rsidR="008F3E53" w:rsidRPr="00533757" w:rsidRDefault="008F3E53" w:rsidP="008F3E53">
      <w:pPr>
        <w:autoSpaceDE w:val="0"/>
        <w:autoSpaceDN w:val="0"/>
        <w:adjustRightInd w:val="0"/>
        <w:rPr>
          <w:rFonts w:cs="Calibri"/>
          <w:szCs w:val="24"/>
          <w:lang w:eastAsia="fr-FR" w:bidi="ar-SA"/>
        </w:rPr>
      </w:pPr>
    </w:p>
    <w:p w:rsidR="008F3E53" w:rsidRPr="00533757" w:rsidRDefault="008F3E53" w:rsidP="008F3E53">
      <w:pPr>
        <w:autoSpaceDE w:val="0"/>
        <w:autoSpaceDN w:val="0"/>
        <w:adjustRightInd w:val="0"/>
        <w:rPr>
          <w:rFonts w:cs="Calibri"/>
          <w:szCs w:val="24"/>
          <w:lang w:eastAsia="fr-FR" w:bidi="ar-SA"/>
        </w:rPr>
      </w:pPr>
      <w:r w:rsidRPr="00533757">
        <w:rPr>
          <w:rFonts w:cs="Calibri"/>
          <w:szCs w:val="24"/>
          <w:lang w:eastAsia="fr-FR" w:bidi="ar-SA"/>
        </w:rPr>
        <w:t xml:space="preserve">- par sélection dans un calendrier : </w:t>
      </w:r>
    </w:p>
    <w:p w:rsidR="008F3E53" w:rsidRPr="00533757" w:rsidRDefault="008F3E53" w:rsidP="00AF1B75">
      <w:pPr>
        <w:numPr>
          <w:ilvl w:val="0"/>
          <w:numId w:val="18"/>
        </w:numPr>
        <w:autoSpaceDE w:val="0"/>
        <w:autoSpaceDN w:val="0"/>
        <w:adjustRightInd w:val="0"/>
        <w:spacing w:after="1"/>
        <w:ind w:left="360" w:hanging="360"/>
        <w:rPr>
          <w:rFonts w:cs="Calibri"/>
          <w:szCs w:val="24"/>
          <w:lang w:eastAsia="fr-FR" w:bidi="ar-SA"/>
        </w:rPr>
      </w:pPr>
      <w:r w:rsidRPr="00533757">
        <w:rPr>
          <w:rFonts w:cs="Calibri"/>
          <w:szCs w:val="24"/>
          <w:lang w:eastAsia="fr-FR" w:bidi="ar-SA"/>
        </w:rPr>
        <w:t>la DATE DE CLOTURE (YDCLOT)</w:t>
      </w:r>
    </w:p>
    <w:p w:rsidR="008F3E53" w:rsidRPr="00533757" w:rsidRDefault="008F3E53" w:rsidP="00AF1B75">
      <w:pPr>
        <w:numPr>
          <w:ilvl w:val="0"/>
          <w:numId w:val="18"/>
        </w:numPr>
        <w:autoSpaceDE w:val="0"/>
        <w:autoSpaceDN w:val="0"/>
        <w:adjustRightInd w:val="0"/>
        <w:ind w:left="360" w:hanging="360"/>
        <w:rPr>
          <w:rFonts w:cs="Calibri"/>
          <w:szCs w:val="24"/>
          <w:lang w:eastAsia="fr-FR" w:bidi="ar-SA"/>
        </w:rPr>
      </w:pPr>
      <w:r w:rsidRPr="00533757">
        <w:rPr>
          <w:rFonts w:cs="Calibri"/>
          <w:szCs w:val="24"/>
          <w:lang w:eastAsia="fr-FR" w:bidi="ar-SA"/>
        </w:rPr>
        <w:t>la DATE DEBUT EFFET (YDDEFF)</w:t>
      </w:r>
    </w:p>
    <w:p w:rsidR="008F3E53" w:rsidRPr="00533757" w:rsidRDefault="008F3E53" w:rsidP="008F3E53">
      <w:pPr>
        <w:rPr>
          <w:rFonts w:cs="Calibri"/>
          <w:szCs w:val="24"/>
          <w:lang w:eastAsia="fr-FR" w:bidi="ar-SA"/>
        </w:rPr>
      </w:pPr>
      <w:r w:rsidRPr="00533757">
        <w:rPr>
          <w:rFonts w:cs="Calibri"/>
          <w:szCs w:val="24"/>
          <w:lang w:eastAsia="fr-FR" w:bidi="ar-SA"/>
        </w:rPr>
        <w:t>la DATE FIN EFFET (YDFEFF)</w:t>
      </w:r>
    </w:p>
    <w:p w:rsidR="008F3E53" w:rsidRPr="00533757" w:rsidRDefault="008F3E53" w:rsidP="008F3E53">
      <w:pPr>
        <w:rPr>
          <w:rFonts w:cs="Calibri"/>
          <w:szCs w:val="24"/>
          <w:lang w:eastAsia="fr-FR" w:bidi="ar-SA"/>
        </w:rPr>
      </w:pPr>
    </w:p>
    <w:p w:rsidR="008F3E53" w:rsidRPr="004E2387" w:rsidRDefault="008F3E53" w:rsidP="008F3E53">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ta_classification_bale2_lmtay717</w:t>
      </w:r>
    </w:p>
    <w:p w:rsidR="008F3E53" w:rsidRPr="00533757" w:rsidRDefault="008F3E53" w:rsidP="008F3E53">
      <w:pPr>
        <w:autoSpaceDE w:val="0"/>
        <w:autoSpaceDN w:val="0"/>
        <w:adjustRightInd w:val="0"/>
        <w:rPr>
          <w:rFonts w:cs="Calibri"/>
          <w:szCs w:val="24"/>
          <w:lang w:eastAsia="fr-FR" w:bidi="ar-SA"/>
        </w:rPr>
      </w:pPr>
    </w:p>
    <w:p w:rsidR="003908B2" w:rsidRPr="00533757" w:rsidRDefault="003908B2" w:rsidP="003908B2">
      <w:pPr>
        <w:autoSpaceDE w:val="0"/>
        <w:autoSpaceDN w:val="0"/>
        <w:adjustRightInd w:val="0"/>
        <w:rPr>
          <w:rFonts w:cs="Calibri"/>
          <w:szCs w:val="24"/>
          <w:lang w:eastAsia="fr-FR" w:bidi="ar-SA"/>
        </w:rPr>
      </w:pPr>
      <w:r w:rsidRPr="00533757">
        <w:rPr>
          <w:rFonts w:cs="Calibri"/>
          <w:szCs w:val="24"/>
          <w:lang w:eastAsia="fr-FR" w:bidi="ar-SA"/>
        </w:rPr>
        <w:t xml:space="preserve">- Données obligatoires : </w:t>
      </w:r>
    </w:p>
    <w:p w:rsidR="003908B2" w:rsidRPr="00533757" w:rsidRDefault="003908B2" w:rsidP="00357DCC">
      <w:pPr>
        <w:numPr>
          <w:ilvl w:val="0"/>
          <w:numId w:val="747"/>
        </w:numPr>
        <w:autoSpaceDE w:val="0"/>
        <w:autoSpaceDN w:val="0"/>
        <w:adjustRightInd w:val="0"/>
        <w:spacing w:after="1"/>
        <w:rPr>
          <w:rFonts w:cs="Calibri"/>
          <w:szCs w:val="24"/>
          <w:lang w:eastAsia="fr-FR" w:bidi="ar-SA"/>
        </w:rPr>
      </w:pPr>
      <w:r w:rsidRPr="00533757">
        <w:rPr>
          <w:rFonts w:cs="Calibri"/>
          <w:szCs w:val="24"/>
          <w:lang w:eastAsia="fr-FR" w:bidi="ar-SA"/>
        </w:rPr>
        <w:t>CODE BALE 2 (YCOBA2)</w:t>
      </w:r>
    </w:p>
    <w:p w:rsidR="003908B2" w:rsidRPr="00533757" w:rsidRDefault="003908B2" w:rsidP="00357DCC">
      <w:pPr>
        <w:numPr>
          <w:ilvl w:val="0"/>
          <w:numId w:val="747"/>
        </w:numPr>
        <w:autoSpaceDE w:val="0"/>
        <w:autoSpaceDN w:val="0"/>
        <w:adjustRightInd w:val="0"/>
        <w:rPr>
          <w:rFonts w:cs="Calibri"/>
          <w:szCs w:val="24"/>
          <w:lang w:eastAsia="fr-FR" w:bidi="ar-SA"/>
        </w:rPr>
      </w:pPr>
      <w:r w:rsidRPr="00533757">
        <w:rPr>
          <w:rFonts w:cs="Calibri"/>
          <w:szCs w:val="24"/>
          <w:lang w:eastAsia="fr-FR" w:bidi="ar-SA"/>
        </w:rPr>
        <w:t>LIBELLE LIGNE 1 (YL2DE1)</w:t>
      </w:r>
    </w:p>
    <w:p w:rsidR="003908B2" w:rsidRPr="00533757" w:rsidRDefault="003908B2" w:rsidP="003908B2">
      <w:pPr>
        <w:autoSpaceDE w:val="0"/>
        <w:autoSpaceDN w:val="0"/>
        <w:adjustRightInd w:val="0"/>
        <w:rPr>
          <w:rFonts w:cs="Calibri"/>
          <w:szCs w:val="24"/>
          <w:lang w:eastAsia="fr-FR" w:bidi="ar-SA"/>
        </w:rPr>
      </w:pPr>
    </w:p>
    <w:p w:rsidR="003908B2" w:rsidRPr="00533757" w:rsidRDefault="003908B2" w:rsidP="003908B2">
      <w:pPr>
        <w:autoSpaceDE w:val="0"/>
        <w:autoSpaceDN w:val="0"/>
        <w:adjustRightInd w:val="0"/>
        <w:rPr>
          <w:rFonts w:cs="Calibri"/>
          <w:szCs w:val="24"/>
          <w:lang w:eastAsia="fr-FR" w:bidi="ar-SA"/>
        </w:rPr>
      </w:pPr>
      <w:r w:rsidRPr="00533757">
        <w:rPr>
          <w:rFonts w:cs="Calibri"/>
          <w:szCs w:val="24"/>
          <w:lang w:eastAsia="fr-FR" w:bidi="ar-SA"/>
        </w:rPr>
        <w:t xml:space="preserve">- Contrôles de longueur maximale : </w:t>
      </w:r>
    </w:p>
    <w:p w:rsidR="003908B2" w:rsidRPr="00533757" w:rsidRDefault="003908B2" w:rsidP="00357DCC">
      <w:pPr>
        <w:numPr>
          <w:ilvl w:val="0"/>
          <w:numId w:val="748"/>
        </w:numPr>
        <w:autoSpaceDE w:val="0"/>
        <w:autoSpaceDN w:val="0"/>
        <w:adjustRightInd w:val="0"/>
        <w:spacing w:after="1"/>
        <w:rPr>
          <w:rFonts w:cs="Calibri"/>
          <w:szCs w:val="24"/>
          <w:lang w:eastAsia="fr-FR" w:bidi="ar-SA"/>
        </w:rPr>
      </w:pPr>
      <w:r w:rsidRPr="00533757">
        <w:rPr>
          <w:rFonts w:cs="Calibri"/>
          <w:szCs w:val="24"/>
          <w:lang w:eastAsia="fr-FR" w:bidi="ar-SA"/>
        </w:rPr>
        <w:t>CODE BALE 2 (YCOBA2) : 12 caractères.</w:t>
      </w:r>
    </w:p>
    <w:p w:rsidR="003908B2" w:rsidRPr="00533757" w:rsidRDefault="003908B2" w:rsidP="00357DCC">
      <w:pPr>
        <w:numPr>
          <w:ilvl w:val="0"/>
          <w:numId w:val="749"/>
        </w:numPr>
        <w:autoSpaceDE w:val="0"/>
        <w:autoSpaceDN w:val="0"/>
        <w:adjustRightInd w:val="0"/>
        <w:spacing w:after="1"/>
        <w:rPr>
          <w:rFonts w:cs="Calibri"/>
          <w:szCs w:val="24"/>
          <w:lang w:eastAsia="fr-FR" w:bidi="ar-SA"/>
        </w:rPr>
      </w:pPr>
      <w:r w:rsidRPr="00533757">
        <w:rPr>
          <w:rFonts w:cs="Calibri"/>
          <w:szCs w:val="24"/>
          <w:lang w:eastAsia="fr-FR" w:bidi="ar-SA"/>
        </w:rPr>
        <w:t>LIBELLE LIGNE 1 (YL2DE1) : 50 caractères.</w:t>
      </w:r>
    </w:p>
    <w:p w:rsidR="003908B2" w:rsidRPr="00533757" w:rsidRDefault="003908B2" w:rsidP="00357DCC">
      <w:pPr>
        <w:numPr>
          <w:ilvl w:val="0"/>
          <w:numId w:val="749"/>
        </w:numPr>
        <w:autoSpaceDE w:val="0"/>
        <w:autoSpaceDN w:val="0"/>
        <w:adjustRightInd w:val="0"/>
        <w:rPr>
          <w:rFonts w:cs="Calibri"/>
          <w:szCs w:val="24"/>
          <w:lang w:eastAsia="fr-FR" w:bidi="ar-SA"/>
        </w:rPr>
      </w:pPr>
      <w:r w:rsidRPr="00533757">
        <w:rPr>
          <w:rFonts w:cs="Calibri"/>
          <w:szCs w:val="24"/>
          <w:lang w:eastAsia="fr-FR" w:bidi="ar-SA"/>
        </w:rPr>
        <w:t>LIBELLE LIGNE 2 (YL2DE2) : 50 caractères.</w:t>
      </w:r>
    </w:p>
    <w:p w:rsidR="003908B2" w:rsidRPr="00533757" w:rsidRDefault="003908B2" w:rsidP="003908B2">
      <w:pPr>
        <w:autoSpaceDE w:val="0"/>
        <w:autoSpaceDN w:val="0"/>
        <w:adjustRightInd w:val="0"/>
        <w:rPr>
          <w:rFonts w:cs="Calibri"/>
          <w:szCs w:val="24"/>
          <w:lang w:eastAsia="fr-FR" w:bidi="ar-SA"/>
        </w:rPr>
      </w:pPr>
    </w:p>
    <w:p w:rsidR="003908B2" w:rsidRPr="00533757" w:rsidRDefault="003908B2" w:rsidP="003908B2">
      <w:pPr>
        <w:autoSpaceDE w:val="0"/>
        <w:autoSpaceDN w:val="0"/>
        <w:adjustRightInd w:val="0"/>
        <w:rPr>
          <w:rFonts w:cs="Calibri"/>
          <w:szCs w:val="24"/>
          <w:lang w:eastAsia="fr-FR" w:bidi="ar-SA"/>
        </w:rPr>
      </w:pPr>
      <w:r w:rsidRPr="00533757">
        <w:rPr>
          <w:rFonts w:cs="Calibri"/>
          <w:szCs w:val="24"/>
          <w:lang w:eastAsia="fr-FR" w:bidi="ar-SA"/>
        </w:rPr>
        <w:t xml:space="preserve">- Contrôle d'unicité : </w:t>
      </w:r>
    </w:p>
    <w:p w:rsidR="003908B2" w:rsidRPr="00533757" w:rsidRDefault="003908B2" w:rsidP="00357DCC">
      <w:pPr>
        <w:numPr>
          <w:ilvl w:val="0"/>
          <w:numId w:val="750"/>
        </w:numPr>
        <w:autoSpaceDE w:val="0"/>
        <w:autoSpaceDN w:val="0"/>
        <w:adjustRightInd w:val="0"/>
        <w:spacing w:after="1"/>
        <w:rPr>
          <w:rFonts w:cs="Calibri"/>
          <w:szCs w:val="24"/>
          <w:lang w:eastAsia="fr-FR" w:bidi="ar-SA"/>
        </w:rPr>
      </w:pPr>
      <w:r w:rsidRPr="00533757">
        <w:rPr>
          <w:rFonts w:cs="Calibri"/>
          <w:szCs w:val="24"/>
          <w:lang w:eastAsia="fr-FR" w:bidi="ar-SA"/>
        </w:rPr>
        <w:t>sur CODE BALE 2 (YCOBA2)</w:t>
      </w:r>
    </w:p>
    <w:p w:rsidR="003908B2" w:rsidRPr="00533757" w:rsidRDefault="003908B2" w:rsidP="003908B2">
      <w:pPr>
        <w:autoSpaceDE w:val="0"/>
        <w:autoSpaceDN w:val="0"/>
        <w:adjustRightInd w:val="0"/>
        <w:rPr>
          <w:rFonts w:cs="Calibri"/>
          <w:szCs w:val="24"/>
          <w:lang w:eastAsia="fr-FR" w:bidi="ar-SA"/>
        </w:rPr>
      </w:pPr>
    </w:p>
    <w:p w:rsidR="003908B2" w:rsidRPr="00533757" w:rsidRDefault="003908B2" w:rsidP="003908B2">
      <w:pPr>
        <w:autoSpaceDE w:val="0"/>
        <w:autoSpaceDN w:val="0"/>
        <w:adjustRightInd w:val="0"/>
        <w:rPr>
          <w:rFonts w:cs="Calibri"/>
          <w:szCs w:val="24"/>
          <w:lang w:eastAsia="fr-FR" w:bidi="ar-SA"/>
        </w:rPr>
      </w:pPr>
      <w:r w:rsidRPr="00533757">
        <w:rPr>
          <w:rFonts w:cs="Calibri"/>
          <w:szCs w:val="24"/>
          <w:lang w:eastAsia="fr-FR" w:bidi="ar-SA"/>
        </w:rPr>
        <w:t xml:space="preserve">- Contrôle des dates d'effet </w:t>
      </w:r>
    </w:p>
    <w:p w:rsidR="003908B2" w:rsidRPr="00533757" w:rsidRDefault="003908B2" w:rsidP="00357DCC">
      <w:pPr>
        <w:numPr>
          <w:ilvl w:val="0"/>
          <w:numId w:val="751"/>
        </w:numPr>
        <w:autoSpaceDE w:val="0"/>
        <w:autoSpaceDN w:val="0"/>
        <w:adjustRightInd w:val="0"/>
        <w:spacing w:after="1"/>
        <w:rPr>
          <w:rFonts w:cs="Calibri"/>
          <w:szCs w:val="24"/>
          <w:lang w:eastAsia="fr-FR" w:bidi="ar-SA"/>
        </w:rPr>
      </w:pPr>
      <w:r w:rsidRPr="00533757">
        <w:rPr>
          <w:rFonts w:cs="Calibri"/>
          <w:szCs w:val="24"/>
          <w:lang w:eastAsia="fr-FR" w:bidi="ar-SA"/>
        </w:rPr>
        <w:t>la DATE FIN EFFET (YDFEFF) doit être supérieure ou égale à la DATE DEBUT EFFET (YDDEFF)</w:t>
      </w:r>
    </w:p>
    <w:p w:rsidR="003908B2" w:rsidRPr="00533757" w:rsidRDefault="003908B2" w:rsidP="003908B2">
      <w:pPr>
        <w:autoSpaceDE w:val="0"/>
        <w:autoSpaceDN w:val="0"/>
        <w:adjustRightInd w:val="0"/>
        <w:rPr>
          <w:rFonts w:cs="Calibri"/>
          <w:szCs w:val="24"/>
          <w:lang w:eastAsia="fr-FR" w:bidi="ar-SA"/>
        </w:rPr>
      </w:pPr>
    </w:p>
    <w:p w:rsidR="003908B2" w:rsidRPr="00533757" w:rsidRDefault="003908B2" w:rsidP="003908B2">
      <w:pPr>
        <w:autoSpaceDE w:val="0"/>
        <w:autoSpaceDN w:val="0"/>
        <w:adjustRightInd w:val="0"/>
        <w:rPr>
          <w:rFonts w:cs="Calibri"/>
          <w:szCs w:val="24"/>
          <w:lang w:eastAsia="fr-FR" w:bidi="ar-SA"/>
        </w:rPr>
      </w:pPr>
      <w:r w:rsidRPr="00533757">
        <w:rPr>
          <w:rFonts w:cs="Calibri"/>
          <w:szCs w:val="24"/>
          <w:lang w:eastAsia="fr-FR" w:bidi="ar-SA"/>
        </w:rPr>
        <w:t>- Caractères autorisés ( ne concerne que les champs de saisie. Les dates et les listes déroulantes sont exclues de ces contrôles):</w:t>
      </w:r>
    </w:p>
    <w:p w:rsidR="003908B2" w:rsidRPr="00533757" w:rsidRDefault="000A6C3D" w:rsidP="003908B2">
      <w:pPr>
        <w:autoSpaceDE w:val="0"/>
        <w:autoSpaceDN w:val="0"/>
        <w:adjustRightInd w:val="0"/>
        <w:rPr>
          <w:rFonts w:cs="Calibri"/>
          <w:szCs w:val="24"/>
          <w:lang w:eastAsia="fr-FR" w:bidi="ar-SA"/>
        </w:rPr>
      </w:pPr>
      <w:r w:rsidRPr="00533757">
        <w:rPr>
          <w:rFonts w:cs="Calibri"/>
          <w:szCs w:val="24"/>
          <w:lang w:eastAsia="fr-FR" w:bidi="ar-SA"/>
        </w:rPr>
        <w:t>Quel que</w:t>
      </w:r>
      <w:r w:rsidR="003908B2" w:rsidRPr="00533757">
        <w:rPr>
          <w:rFonts w:cs="Calibri"/>
          <w:szCs w:val="24"/>
          <w:lang w:eastAsia="fr-FR" w:bidi="ar-SA"/>
        </w:rPr>
        <w:t xml:space="preserve"> soit le champs de saisie les caractères autorisés sont : </w:t>
      </w:r>
    </w:p>
    <w:p w:rsidR="003908B2" w:rsidRPr="00533757" w:rsidRDefault="003908B2" w:rsidP="00357DCC">
      <w:pPr>
        <w:numPr>
          <w:ilvl w:val="0"/>
          <w:numId w:val="752"/>
        </w:numPr>
        <w:autoSpaceDE w:val="0"/>
        <w:autoSpaceDN w:val="0"/>
        <w:adjustRightInd w:val="0"/>
        <w:spacing w:after="1"/>
        <w:rPr>
          <w:rFonts w:cs="Calibri"/>
          <w:szCs w:val="24"/>
          <w:lang w:eastAsia="fr-FR" w:bidi="ar-SA"/>
        </w:rPr>
      </w:pPr>
      <w:r w:rsidRPr="00533757">
        <w:rPr>
          <w:rFonts w:cs="Calibri"/>
          <w:szCs w:val="24"/>
          <w:lang w:eastAsia="fr-FR" w:bidi="ar-SA"/>
        </w:rPr>
        <w:t>les caractères alphanumériques en majuscules non accentuées (soit A-Z),</w:t>
      </w:r>
    </w:p>
    <w:p w:rsidR="003908B2" w:rsidRPr="00533757" w:rsidRDefault="003908B2" w:rsidP="00357DCC">
      <w:pPr>
        <w:numPr>
          <w:ilvl w:val="0"/>
          <w:numId w:val="752"/>
        </w:numPr>
        <w:autoSpaceDE w:val="0"/>
        <w:autoSpaceDN w:val="0"/>
        <w:adjustRightInd w:val="0"/>
        <w:rPr>
          <w:rFonts w:cs="Calibri"/>
          <w:szCs w:val="24"/>
          <w:lang w:eastAsia="fr-FR" w:bidi="ar-SA"/>
        </w:rPr>
      </w:pPr>
      <w:r w:rsidRPr="00533757">
        <w:rPr>
          <w:rFonts w:cs="Calibri"/>
          <w:szCs w:val="24"/>
          <w:lang w:eastAsia="fr-FR" w:bidi="ar-SA"/>
        </w:rPr>
        <w:t>les chiffres 0-9,</w:t>
      </w:r>
    </w:p>
    <w:p w:rsidR="003908B2" w:rsidRPr="00533757" w:rsidRDefault="003908B2" w:rsidP="00357DCC">
      <w:pPr>
        <w:numPr>
          <w:ilvl w:val="0"/>
          <w:numId w:val="752"/>
        </w:numPr>
        <w:autoSpaceDE w:val="0"/>
        <w:autoSpaceDN w:val="0"/>
        <w:adjustRightInd w:val="0"/>
        <w:rPr>
          <w:rFonts w:cs="Calibri"/>
          <w:szCs w:val="24"/>
          <w:lang w:eastAsia="fr-FR" w:bidi="ar-SA"/>
        </w:rPr>
      </w:pPr>
      <w:r w:rsidRPr="00533757">
        <w:rPr>
          <w:rFonts w:cs="Calibri"/>
          <w:szCs w:val="24"/>
          <w:lang w:eastAsia="fr-FR" w:bidi="ar-SA"/>
        </w:rPr>
        <w:t xml:space="preserve">les séparateurs ‘ - . ,  /  , </w:t>
      </w:r>
    </w:p>
    <w:p w:rsidR="003908B2" w:rsidRPr="00533757" w:rsidRDefault="003908B2" w:rsidP="00357DCC">
      <w:pPr>
        <w:numPr>
          <w:ilvl w:val="0"/>
          <w:numId w:val="752"/>
        </w:numPr>
        <w:autoSpaceDE w:val="0"/>
        <w:autoSpaceDN w:val="0"/>
        <w:adjustRightInd w:val="0"/>
        <w:rPr>
          <w:rFonts w:cs="Calibri"/>
          <w:szCs w:val="24"/>
          <w:lang w:eastAsia="fr-FR" w:bidi="ar-SA"/>
        </w:rPr>
      </w:pPr>
      <w:r w:rsidRPr="00533757">
        <w:rPr>
          <w:rFonts w:cs="Calibri"/>
          <w:szCs w:val="24"/>
          <w:lang w:eastAsia="fr-FR" w:bidi="ar-SA"/>
        </w:rPr>
        <w:t>le tiret bas ou underscore _,</w:t>
      </w:r>
    </w:p>
    <w:p w:rsidR="003908B2" w:rsidRPr="00533757" w:rsidRDefault="003908B2" w:rsidP="003908B2">
      <w:pPr>
        <w:autoSpaceDE w:val="0"/>
        <w:autoSpaceDN w:val="0"/>
        <w:adjustRightInd w:val="0"/>
        <w:rPr>
          <w:rFonts w:cs="Calibri"/>
          <w:szCs w:val="24"/>
          <w:lang w:eastAsia="fr-FR" w:bidi="ar-SA"/>
        </w:rPr>
      </w:pPr>
    </w:p>
    <w:p w:rsidR="003908B2" w:rsidRPr="00533757" w:rsidRDefault="003908B2" w:rsidP="003908B2">
      <w:pPr>
        <w:autoSpaceDE w:val="0"/>
        <w:autoSpaceDN w:val="0"/>
        <w:adjustRightInd w:val="0"/>
        <w:rPr>
          <w:rFonts w:cs="Calibri"/>
          <w:szCs w:val="24"/>
          <w:lang w:eastAsia="fr-FR" w:bidi="ar-SA"/>
        </w:rPr>
      </w:pPr>
    </w:p>
    <w:p w:rsidR="003908B2" w:rsidRPr="00533757" w:rsidRDefault="003908B2" w:rsidP="003908B2">
      <w:pPr>
        <w:autoSpaceDE w:val="0"/>
        <w:autoSpaceDN w:val="0"/>
        <w:adjustRightInd w:val="0"/>
        <w:rPr>
          <w:rFonts w:cs="Calibri"/>
          <w:szCs w:val="24"/>
          <w:lang w:eastAsia="fr-FR" w:bidi="ar-SA"/>
        </w:rPr>
      </w:pPr>
      <w:r w:rsidRPr="00533757">
        <w:rPr>
          <w:rFonts w:cs="Calibri"/>
          <w:szCs w:val="24"/>
          <w:lang w:eastAsia="fr-FR" w:bidi="ar-SA"/>
        </w:rPr>
        <w:t xml:space="preserve">- </w:t>
      </w:r>
      <w:r w:rsidR="008371E3">
        <w:rPr>
          <w:rFonts w:cs="Calibri"/>
          <w:szCs w:val="24"/>
          <w:lang w:eastAsia="fr-FR" w:bidi="ar-SA"/>
        </w:rPr>
        <w:t>Remarque:</w:t>
      </w:r>
      <w:r w:rsidRPr="00533757">
        <w:rPr>
          <w:rFonts w:cs="Calibri"/>
          <w:szCs w:val="24"/>
          <w:lang w:eastAsia="fr-FR" w:bidi="ar-SA"/>
        </w:rPr>
        <w:t xml:space="preserve"> </w:t>
      </w:r>
    </w:p>
    <w:p w:rsidR="003908B2" w:rsidRPr="00533757" w:rsidRDefault="003908B2" w:rsidP="00357DCC">
      <w:pPr>
        <w:numPr>
          <w:ilvl w:val="0"/>
          <w:numId w:val="753"/>
        </w:numPr>
        <w:autoSpaceDE w:val="0"/>
        <w:autoSpaceDN w:val="0"/>
        <w:adjustRightInd w:val="0"/>
        <w:spacing w:after="1"/>
        <w:rPr>
          <w:rFonts w:cs="Calibri"/>
          <w:szCs w:val="24"/>
          <w:lang w:eastAsia="fr-FR" w:bidi="ar-SA"/>
        </w:rPr>
      </w:pPr>
      <w:r w:rsidRPr="00533757">
        <w:rPr>
          <w:rFonts w:cs="Calibri"/>
          <w:szCs w:val="24"/>
          <w:lang w:eastAsia="fr-FR" w:bidi="ar-SA"/>
        </w:rPr>
        <w:t>LIBELLE LIGNE 2 (YL2DE2) est facultative</w:t>
      </w:r>
    </w:p>
    <w:p w:rsidR="003908B2" w:rsidRPr="00533757" w:rsidRDefault="003908B2" w:rsidP="00357DCC">
      <w:pPr>
        <w:numPr>
          <w:ilvl w:val="0"/>
          <w:numId w:val="753"/>
        </w:numPr>
        <w:autoSpaceDE w:val="0"/>
        <w:autoSpaceDN w:val="0"/>
        <w:adjustRightInd w:val="0"/>
        <w:rPr>
          <w:rFonts w:cs="Calibri"/>
          <w:szCs w:val="24"/>
          <w:lang w:eastAsia="fr-FR" w:bidi="ar-SA"/>
        </w:rPr>
      </w:pPr>
      <w:r w:rsidRPr="00533757">
        <w:rPr>
          <w:rFonts w:cs="Calibri"/>
          <w:szCs w:val="24"/>
          <w:lang w:eastAsia="fr-FR" w:bidi="ar-SA"/>
        </w:rPr>
        <w:t>la valeur de la  DATE DEBUT EFFET (YDDEFF) est totalement indépendante de celle de la DATE CLOTURE (YDCLOT)</w:t>
      </w:r>
    </w:p>
    <w:p w:rsidR="003908B2" w:rsidRPr="00533757" w:rsidRDefault="003908B2" w:rsidP="00357DCC">
      <w:pPr>
        <w:numPr>
          <w:ilvl w:val="0"/>
          <w:numId w:val="753"/>
        </w:numPr>
        <w:autoSpaceDE w:val="0"/>
        <w:autoSpaceDN w:val="0"/>
        <w:adjustRightInd w:val="0"/>
        <w:rPr>
          <w:rFonts w:cs="Calibri"/>
          <w:szCs w:val="24"/>
          <w:lang w:eastAsia="fr-FR" w:bidi="ar-SA"/>
        </w:rPr>
      </w:pPr>
      <w:r w:rsidRPr="00533757">
        <w:rPr>
          <w:rFonts w:cs="Calibri"/>
          <w:szCs w:val="24"/>
          <w:lang w:eastAsia="fr-FR" w:bidi="ar-SA"/>
        </w:rPr>
        <w:t>la valeur de la  DATE FIN EFFET (YDFEFF) est totalement indépendante de celle de la DATE CLOTURE (YDCLOT)</w:t>
      </w:r>
    </w:p>
    <w:p w:rsidR="008F3E53" w:rsidRPr="00533757" w:rsidRDefault="008F3E53" w:rsidP="008F3E53">
      <w:pPr>
        <w:autoSpaceDE w:val="0"/>
        <w:autoSpaceDN w:val="0"/>
        <w:adjustRightInd w:val="0"/>
        <w:rPr>
          <w:rFonts w:cs="Calibri"/>
          <w:szCs w:val="24"/>
          <w:lang w:eastAsia="fr-FR" w:bidi="ar-SA"/>
        </w:rPr>
      </w:pPr>
    </w:p>
    <w:p w:rsidR="008F3E53" w:rsidRPr="004E2387" w:rsidRDefault="008F3E53" w:rsidP="008F3E53">
      <w:pPr>
        <w:pStyle w:val="Titre4"/>
        <w:rPr>
          <w:rFonts w:asciiTheme="minorHAnsi" w:hAnsiTheme="minorHAnsi" w:cstheme="minorHAnsi"/>
        </w:rPr>
      </w:pPr>
      <w:r w:rsidRPr="004E2387">
        <w:rPr>
          <w:rFonts w:asciiTheme="minorHAnsi" w:hAnsiTheme="minorHAnsi" w:cstheme="minorHAnsi"/>
        </w:rPr>
        <w:t>Modification : contrôle des données de ta_classification_bale2_lmtay717</w:t>
      </w:r>
    </w:p>
    <w:p w:rsidR="008F3E53" w:rsidRPr="00533757" w:rsidRDefault="008F3E53" w:rsidP="008F3E53">
      <w:pPr>
        <w:autoSpaceDE w:val="0"/>
        <w:autoSpaceDN w:val="0"/>
        <w:adjustRightInd w:val="0"/>
        <w:rPr>
          <w:rFonts w:cs="Calibri"/>
          <w:szCs w:val="24"/>
          <w:lang w:eastAsia="fr-FR" w:bidi="ar-SA"/>
        </w:rPr>
      </w:pPr>
      <w:r w:rsidRPr="00533757">
        <w:rPr>
          <w:rFonts w:cs="Calibri"/>
          <w:szCs w:val="24"/>
          <w:lang w:eastAsia="fr-FR" w:bidi="ar-SA"/>
        </w:rPr>
        <w:t xml:space="preserve">- Données obligatoires : </w:t>
      </w:r>
    </w:p>
    <w:p w:rsidR="008F3E53" w:rsidRPr="00533757" w:rsidRDefault="008F3E53" w:rsidP="005B01C3">
      <w:pPr>
        <w:numPr>
          <w:ilvl w:val="0"/>
          <w:numId w:val="276"/>
        </w:numPr>
        <w:autoSpaceDE w:val="0"/>
        <w:autoSpaceDN w:val="0"/>
        <w:adjustRightInd w:val="0"/>
        <w:spacing w:after="1"/>
        <w:rPr>
          <w:rFonts w:cs="Calibri"/>
          <w:szCs w:val="24"/>
          <w:lang w:eastAsia="fr-FR" w:bidi="ar-SA"/>
        </w:rPr>
      </w:pPr>
      <w:r w:rsidRPr="00533757">
        <w:rPr>
          <w:rFonts w:cs="Calibri"/>
          <w:szCs w:val="24"/>
          <w:lang w:eastAsia="fr-FR" w:bidi="ar-SA"/>
        </w:rPr>
        <w:t>LIBELLE LIGNE 1 (YL2DE1)</w:t>
      </w:r>
    </w:p>
    <w:p w:rsidR="008F3E53" w:rsidRPr="00533757" w:rsidRDefault="008F3E53" w:rsidP="008F3E53">
      <w:pPr>
        <w:autoSpaceDE w:val="0"/>
        <w:autoSpaceDN w:val="0"/>
        <w:adjustRightInd w:val="0"/>
        <w:rPr>
          <w:rFonts w:cs="Calibri"/>
          <w:szCs w:val="24"/>
          <w:lang w:eastAsia="fr-FR" w:bidi="ar-SA"/>
        </w:rPr>
      </w:pPr>
    </w:p>
    <w:p w:rsidR="008F3E53" w:rsidRPr="00533757" w:rsidRDefault="008F3E53" w:rsidP="008F3E53">
      <w:pPr>
        <w:autoSpaceDE w:val="0"/>
        <w:autoSpaceDN w:val="0"/>
        <w:adjustRightInd w:val="0"/>
        <w:rPr>
          <w:rFonts w:cs="Calibri"/>
          <w:szCs w:val="24"/>
          <w:lang w:eastAsia="fr-FR" w:bidi="ar-SA"/>
        </w:rPr>
      </w:pPr>
      <w:r w:rsidRPr="00533757">
        <w:rPr>
          <w:rFonts w:cs="Calibri"/>
          <w:szCs w:val="24"/>
          <w:lang w:eastAsia="fr-FR" w:bidi="ar-SA"/>
        </w:rPr>
        <w:t xml:space="preserve">- Contrôles de longueur maximale : </w:t>
      </w:r>
    </w:p>
    <w:p w:rsidR="008F3E53" w:rsidRPr="00533757" w:rsidRDefault="008F3E53" w:rsidP="005B01C3">
      <w:pPr>
        <w:numPr>
          <w:ilvl w:val="0"/>
          <w:numId w:val="277"/>
        </w:numPr>
        <w:autoSpaceDE w:val="0"/>
        <w:autoSpaceDN w:val="0"/>
        <w:adjustRightInd w:val="0"/>
        <w:spacing w:after="1"/>
        <w:rPr>
          <w:rFonts w:cs="Calibri"/>
          <w:szCs w:val="24"/>
          <w:lang w:eastAsia="fr-FR" w:bidi="ar-SA"/>
        </w:rPr>
      </w:pPr>
      <w:r w:rsidRPr="00533757">
        <w:rPr>
          <w:rFonts w:cs="Calibri"/>
          <w:szCs w:val="24"/>
          <w:lang w:eastAsia="fr-FR" w:bidi="ar-SA"/>
        </w:rPr>
        <w:t>LIBELLE LIGNE 1 (YL2DE1) : 50 caractères.</w:t>
      </w:r>
    </w:p>
    <w:p w:rsidR="008F3E53" w:rsidRPr="00533757" w:rsidRDefault="008F3E53" w:rsidP="005B01C3">
      <w:pPr>
        <w:numPr>
          <w:ilvl w:val="0"/>
          <w:numId w:val="277"/>
        </w:numPr>
        <w:autoSpaceDE w:val="0"/>
        <w:autoSpaceDN w:val="0"/>
        <w:adjustRightInd w:val="0"/>
        <w:rPr>
          <w:rFonts w:cs="Calibri"/>
          <w:szCs w:val="24"/>
          <w:lang w:eastAsia="fr-FR" w:bidi="ar-SA"/>
        </w:rPr>
      </w:pPr>
      <w:r w:rsidRPr="00533757">
        <w:rPr>
          <w:rFonts w:cs="Calibri"/>
          <w:szCs w:val="24"/>
          <w:lang w:eastAsia="fr-FR" w:bidi="ar-SA"/>
        </w:rPr>
        <w:t>LIBELLE LIGNE 2 (YL2DE2) : 50 caractères.</w:t>
      </w:r>
    </w:p>
    <w:p w:rsidR="008F3E53" w:rsidRPr="00533757" w:rsidRDefault="008F3E53" w:rsidP="008F3E53">
      <w:pPr>
        <w:autoSpaceDE w:val="0"/>
        <w:autoSpaceDN w:val="0"/>
        <w:adjustRightInd w:val="0"/>
        <w:rPr>
          <w:rFonts w:cs="Calibri"/>
          <w:szCs w:val="24"/>
          <w:lang w:eastAsia="fr-FR" w:bidi="ar-SA"/>
        </w:rPr>
      </w:pPr>
    </w:p>
    <w:p w:rsidR="008F3E53" w:rsidRPr="00533757" w:rsidRDefault="008F3E53" w:rsidP="008F3E53">
      <w:pPr>
        <w:autoSpaceDE w:val="0"/>
        <w:autoSpaceDN w:val="0"/>
        <w:adjustRightInd w:val="0"/>
        <w:rPr>
          <w:rFonts w:cs="Calibri"/>
          <w:szCs w:val="24"/>
          <w:lang w:eastAsia="fr-FR" w:bidi="ar-SA"/>
        </w:rPr>
      </w:pPr>
      <w:r w:rsidRPr="00533757">
        <w:rPr>
          <w:rFonts w:cs="Calibri"/>
          <w:szCs w:val="24"/>
          <w:lang w:eastAsia="fr-FR" w:bidi="ar-SA"/>
        </w:rPr>
        <w:t xml:space="preserve">- Contrôle des dates d'effet </w:t>
      </w:r>
    </w:p>
    <w:p w:rsidR="008F3E53" w:rsidRPr="00533757" w:rsidRDefault="008F3E53" w:rsidP="005B01C3">
      <w:pPr>
        <w:numPr>
          <w:ilvl w:val="0"/>
          <w:numId w:val="278"/>
        </w:numPr>
        <w:autoSpaceDE w:val="0"/>
        <w:autoSpaceDN w:val="0"/>
        <w:adjustRightInd w:val="0"/>
        <w:spacing w:after="1"/>
        <w:rPr>
          <w:rFonts w:cs="Calibri"/>
          <w:szCs w:val="24"/>
          <w:lang w:eastAsia="fr-FR" w:bidi="ar-SA"/>
        </w:rPr>
      </w:pPr>
      <w:r w:rsidRPr="00533757">
        <w:rPr>
          <w:rFonts w:cs="Calibri"/>
          <w:szCs w:val="24"/>
          <w:lang w:eastAsia="fr-FR" w:bidi="ar-SA"/>
        </w:rPr>
        <w:t>la DATE FIN EFFET (YDFEFF) doit être supérieure ou égale à la DATE DEBUT EFFET (YDDEFF)</w:t>
      </w:r>
    </w:p>
    <w:p w:rsidR="008F3E53" w:rsidRPr="00533757" w:rsidRDefault="008F3E53" w:rsidP="008F3E53">
      <w:pPr>
        <w:autoSpaceDE w:val="0"/>
        <w:autoSpaceDN w:val="0"/>
        <w:adjustRightInd w:val="0"/>
        <w:rPr>
          <w:rFonts w:cs="Calibri"/>
          <w:szCs w:val="24"/>
          <w:lang w:eastAsia="fr-FR" w:bidi="ar-SA"/>
        </w:rPr>
      </w:pPr>
    </w:p>
    <w:p w:rsidR="008F3E53" w:rsidRPr="00533757" w:rsidRDefault="008F3E53" w:rsidP="008F3E53">
      <w:pPr>
        <w:autoSpaceDE w:val="0"/>
        <w:autoSpaceDN w:val="0"/>
        <w:adjustRightInd w:val="0"/>
        <w:rPr>
          <w:rFonts w:cs="Calibri"/>
          <w:szCs w:val="24"/>
          <w:lang w:eastAsia="fr-FR" w:bidi="ar-SA"/>
        </w:rPr>
      </w:pPr>
      <w:r w:rsidRPr="00533757">
        <w:rPr>
          <w:rFonts w:cs="Calibri"/>
          <w:szCs w:val="24"/>
          <w:lang w:eastAsia="fr-FR" w:bidi="ar-SA"/>
        </w:rPr>
        <w:t>- Caractères autorisés ( ne concerne que les champs de saisie. Les dates et les listes déroulantes sont exclues de ces contrôles):</w:t>
      </w:r>
    </w:p>
    <w:p w:rsidR="008F3E53" w:rsidRPr="00533757" w:rsidRDefault="000A6C3D" w:rsidP="008F3E53">
      <w:pPr>
        <w:autoSpaceDE w:val="0"/>
        <w:autoSpaceDN w:val="0"/>
        <w:adjustRightInd w:val="0"/>
        <w:rPr>
          <w:rFonts w:cs="Calibri"/>
          <w:szCs w:val="24"/>
          <w:lang w:eastAsia="fr-FR" w:bidi="ar-SA"/>
        </w:rPr>
      </w:pPr>
      <w:r w:rsidRPr="00533757">
        <w:rPr>
          <w:rFonts w:cs="Calibri"/>
          <w:szCs w:val="24"/>
          <w:lang w:eastAsia="fr-FR" w:bidi="ar-SA"/>
        </w:rPr>
        <w:t>Quel que</w:t>
      </w:r>
      <w:r w:rsidR="008F3E53" w:rsidRPr="00533757">
        <w:rPr>
          <w:rFonts w:cs="Calibri"/>
          <w:szCs w:val="24"/>
          <w:lang w:eastAsia="fr-FR" w:bidi="ar-SA"/>
        </w:rPr>
        <w:t xml:space="preserve"> soit le champs de saisie les caractères autorisés sont : </w:t>
      </w:r>
    </w:p>
    <w:p w:rsidR="008F3E53" w:rsidRPr="00533757" w:rsidRDefault="008F3E53" w:rsidP="005B01C3">
      <w:pPr>
        <w:numPr>
          <w:ilvl w:val="0"/>
          <w:numId w:val="279"/>
        </w:numPr>
        <w:autoSpaceDE w:val="0"/>
        <w:autoSpaceDN w:val="0"/>
        <w:adjustRightInd w:val="0"/>
        <w:spacing w:after="1"/>
        <w:rPr>
          <w:rFonts w:cs="Calibri"/>
          <w:szCs w:val="24"/>
          <w:lang w:eastAsia="fr-FR" w:bidi="ar-SA"/>
        </w:rPr>
      </w:pPr>
      <w:r w:rsidRPr="00533757">
        <w:rPr>
          <w:rFonts w:cs="Calibri"/>
          <w:szCs w:val="24"/>
          <w:lang w:eastAsia="fr-FR" w:bidi="ar-SA"/>
        </w:rPr>
        <w:t>les caractères alphanumériques en majuscules non accentuées (soit A-Z),</w:t>
      </w:r>
    </w:p>
    <w:p w:rsidR="008F3E53" w:rsidRPr="00533757" w:rsidRDefault="008F3E53" w:rsidP="005B01C3">
      <w:pPr>
        <w:numPr>
          <w:ilvl w:val="0"/>
          <w:numId w:val="279"/>
        </w:numPr>
        <w:autoSpaceDE w:val="0"/>
        <w:autoSpaceDN w:val="0"/>
        <w:adjustRightInd w:val="0"/>
        <w:rPr>
          <w:rFonts w:cs="Calibri"/>
          <w:szCs w:val="24"/>
          <w:lang w:eastAsia="fr-FR" w:bidi="ar-SA"/>
        </w:rPr>
      </w:pPr>
      <w:r w:rsidRPr="00533757">
        <w:rPr>
          <w:rFonts w:cs="Calibri"/>
          <w:szCs w:val="24"/>
          <w:lang w:eastAsia="fr-FR" w:bidi="ar-SA"/>
        </w:rPr>
        <w:t>les chiffres 0-9,</w:t>
      </w:r>
    </w:p>
    <w:p w:rsidR="008F3E53" w:rsidRPr="00533757" w:rsidRDefault="008F3E53" w:rsidP="005B01C3">
      <w:pPr>
        <w:numPr>
          <w:ilvl w:val="0"/>
          <w:numId w:val="279"/>
        </w:numPr>
        <w:autoSpaceDE w:val="0"/>
        <w:autoSpaceDN w:val="0"/>
        <w:adjustRightInd w:val="0"/>
        <w:rPr>
          <w:rFonts w:cs="Calibri"/>
          <w:szCs w:val="24"/>
          <w:lang w:eastAsia="fr-FR" w:bidi="ar-SA"/>
        </w:rPr>
      </w:pPr>
      <w:r w:rsidRPr="00533757">
        <w:rPr>
          <w:rFonts w:cs="Calibri"/>
          <w:szCs w:val="24"/>
          <w:lang w:eastAsia="fr-FR" w:bidi="ar-SA"/>
        </w:rPr>
        <w:t xml:space="preserve">les séparateurs ‘ - . ,  /  , </w:t>
      </w:r>
    </w:p>
    <w:p w:rsidR="008F3E53" w:rsidRPr="00533757" w:rsidRDefault="008F3E53" w:rsidP="005B01C3">
      <w:pPr>
        <w:numPr>
          <w:ilvl w:val="0"/>
          <w:numId w:val="279"/>
        </w:numPr>
        <w:autoSpaceDE w:val="0"/>
        <w:autoSpaceDN w:val="0"/>
        <w:adjustRightInd w:val="0"/>
        <w:rPr>
          <w:rFonts w:cs="Calibri"/>
          <w:szCs w:val="24"/>
          <w:lang w:eastAsia="fr-FR" w:bidi="ar-SA"/>
        </w:rPr>
      </w:pPr>
      <w:r w:rsidRPr="00533757">
        <w:rPr>
          <w:rFonts w:cs="Calibri"/>
          <w:szCs w:val="24"/>
          <w:lang w:eastAsia="fr-FR" w:bidi="ar-SA"/>
        </w:rPr>
        <w:t>le tiret bas ou underscore _,</w:t>
      </w:r>
    </w:p>
    <w:p w:rsidR="008F3E53" w:rsidRPr="00533757" w:rsidRDefault="008F3E53" w:rsidP="008F3E53">
      <w:pPr>
        <w:autoSpaceDE w:val="0"/>
        <w:autoSpaceDN w:val="0"/>
        <w:adjustRightInd w:val="0"/>
        <w:rPr>
          <w:rFonts w:cs="Calibri"/>
          <w:szCs w:val="24"/>
          <w:lang w:eastAsia="fr-FR" w:bidi="ar-SA"/>
        </w:rPr>
      </w:pPr>
    </w:p>
    <w:p w:rsidR="008F3E53" w:rsidRPr="00533757" w:rsidRDefault="008F3E53" w:rsidP="008F3E53">
      <w:pPr>
        <w:autoSpaceDE w:val="0"/>
        <w:autoSpaceDN w:val="0"/>
        <w:adjustRightInd w:val="0"/>
        <w:rPr>
          <w:rFonts w:cs="Calibri"/>
          <w:szCs w:val="24"/>
          <w:lang w:eastAsia="fr-FR" w:bidi="ar-SA"/>
        </w:rPr>
      </w:pPr>
      <w:r w:rsidRPr="00533757">
        <w:rPr>
          <w:rFonts w:cs="Calibri"/>
          <w:szCs w:val="24"/>
          <w:lang w:eastAsia="fr-FR" w:bidi="ar-SA"/>
        </w:rPr>
        <w:t xml:space="preserve">- </w:t>
      </w:r>
      <w:r w:rsidR="008371E3">
        <w:rPr>
          <w:rFonts w:cs="Calibri"/>
          <w:szCs w:val="24"/>
          <w:lang w:eastAsia="fr-FR" w:bidi="ar-SA"/>
        </w:rPr>
        <w:t>Remarque:</w:t>
      </w:r>
      <w:r w:rsidRPr="00533757">
        <w:rPr>
          <w:rFonts w:cs="Calibri"/>
          <w:szCs w:val="24"/>
          <w:lang w:eastAsia="fr-FR" w:bidi="ar-SA"/>
        </w:rPr>
        <w:t xml:space="preserve"> </w:t>
      </w:r>
    </w:p>
    <w:p w:rsidR="008F3E53" w:rsidRPr="00533757" w:rsidRDefault="008F3E53" w:rsidP="005B01C3">
      <w:pPr>
        <w:numPr>
          <w:ilvl w:val="0"/>
          <w:numId w:val="280"/>
        </w:numPr>
        <w:autoSpaceDE w:val="0"/>
        <w:autoSpaceDN w:val="0"/>
        <w:adjustRightInd w:val="0"/>
        <w:spacing w:after="1"/>
        <w:rPr>
          <w:rFonts w:cs="Calibri"/>
          <w:szCs w:val="24"/>
          <w:lang w:eastAsia="fr-FR" w:bidi="ar-SA"/>
        </w:rPr>
      </w:pPr>
      <w:r w:rsidRPr="00533757">
        <w:rPr>
          <w:rFonts w:cs="Calibri"/>
          <w:szCs w:val="24"/>
          <w:lang w:eastAsia="fr-FR" w:bidi="ar-SA"/>
        </w:rPr>
        <w:t>LIBELLE LIGNE 2 (YL2DE2) est facultative</w:t>
      </w:r>
    </w:p>
    <w:p w:rsidR="00545F54" w:rsidRPr="00533757" w:rsidRDefault="008F3E53" w:rsidP="005B01C3">
      <w:pPr>
        <w:numPr>
          <w:ilvl w:val="0"/>
          <w:numId w:val="280"/>
        </w:numPr>
        <w:autoSpaceDE w:val="0"/>
        <w:autoSpaceDN w:val="0"/>
        <w:adjustRightInd w:val="0"/>
        <w:rPr>
          <w:rFonts w:cs="Calibri"/>
          <w:szCs w:val="24"/>
          <w:lang w:eastAsia="fr-FR" w:bidi="ar-SA"/>
        </w:rPr>
      </w:pPr>
      <w:r w:rsidRPr="00533757">
        <w:rPr>
          <w:rFonts w:cs="Calibri"/>
          <w:szCs w:val="24"/>
          <w:lang w:eastAsia="fr-FR" w:bidi="ar-SA"/>
        </w:rPr>
        <w:t>la valeur de la  DATE DEBUT EFFET (YDDEFF) est totalement indépendante de celle de la DATE CLOTURE (YDCLOT)</w:t>
      </w:r>
    </w:p>
    <w:p w:rsidR="008F3E53" w:rsidRPr="00533757" w:rsidRDefault="008F3E53" w:rsidP="005B01C3">
      <w:pPr>
        <w:numPr>
          <w:ilvl w:val="0"/>
          <w:numId w:val="280"/>
        </w:numPr>
        <w:autoSpaceDE w:val="0"/>
        <w:autoSpaceDN w:val="0"/>
        <w:adjustRightInd w:val="0"/>
        <w:rPr>
          <w:rFonts w:cs="Calibri"/>
          <w:szCs w:val="24"/>
          <w:lang w:eastAsia="fr-FR" w:bidi="ar-SA"/>
        </w:rPr>
      </w:pPr>
      <w:r w:rsidRPr="00533757">
        <w:rPr>
          <w:rFonts w:cs="Calibri"/>
          <w:szCs w:val="24"/>
          <w:lang w:eastAsia="fr-FR" w:bidi="ar-SA"/>
        </w:rPr>
        <w:t>la valeur de la  DATE FIN EFFET (YDFEFF) est totalement indépendante de celle de la DATE CLOTURE (YDCLOT)</w:t>
      </w:r>
    </w:p>
    <w:p w:rsidR="005957F9" w:rsidRPr="00533757" w:rsidRDefault="005957F9" w:rsidP="008F3E53">
      <w:pPr>
        <w:tabs>
          <w:tab w:val="left" w:pos="1867"/>
        </w:tabs>
        <w:autoSpaceDE w:val="0"/>
        <w:autoSpaceDN w:val="0"/>
        <w:adjustRightInd w:val="0"/>
        <w:rPr>
          <w:rFonts w:cs="Calibri"/>
          <w:szCs w:val="24"/>
          <w:lang w:eastAsia="fr-FR" w:bidi="ar-SA"/>
        </w:rPr>
      </w:pPr>
    </w:p>
    <w:p w:rsidR="005957F9" w:rsidRDefault="005957F9" w:rsidP="005957F9">
      <w:pPr>
        <w:pStyle w:val="Titre4"/>
        <w:rPr>
          <w:rFonts w:asciiTheme="minorHAnsi" w:hAnsiTheme="minorHAnsi" w:cstheme="minorHAnsi"/>
        </w:rPr>
      </w:pPr>
      <w:r w:rsidRPr="005957F9">
        <w:rPr>
          <w:rFonts w:asciiTheme="minorHAnsi" w:hAnsiTheme="minorHAnsi" w:cstheme="minorHAnsi"/>
        </w:rPr>
        <w:t>Modification : renseignement des données de ta_classification_bale2_lmtay717</w:t>
      </w:r>
    </w:p>
    <w:p w:rsidR="005957F9" w:rsidRPr="00533757" w:rsidRDefault="005957F9" w:rsidP="005957F9">
      <w:pPr>
        <w:autoSpaceDE w:val="0"/>
        <w:autoSpaceDN w:val="0"/>
        <w:adjustRightInd w:val="0"/>
        <w:rPr>
          <w:rFonts w:cs="Calibri"/>
          <w:szCs w:val="24"/>
          <w:lang w:eastAsia="fr-FR" w:bidi="ar-SA"/>
        </w:rPr>
      </w:pPr>
      <w:r w:rsidRPr="00533757">
        <w:rPr>
          <w:rFonts w:cs="Calibri"/>
          <w:szCs w:val="24"/>
          <w:lang w:eastAsia="fr-FR" w:bidi="ar-SA"/>
        </w:rPr>
        <w:t xml:space="preserve">- en saisie libre : </w:t>
      </w:r>
    </w:p>
    <w:p w:rsidR="005957F9" w:rsidRPr="00533757" w:rsidRDefault="005957F9" w:rsidP="00357DCC">
      <w:pPr>
        <w:numPr>
          <w:ilvl w:val="0"/>
          <w:numId w:val="449"/>
        </w:numPr>
        <w:autoSpaceDE w:val="0"/>
        <w:autoSpaceDN w:val="0"/>
        <w:adjustRightInd w:val="0"/>
        <w:spacing w:after="1"/>
        <w:rPr>
          <w:rFonts w:cs="Calibri"/>
          <w:szCs w:val="24"/>
          <w:lang w:eastAsia="fr-FR" w:bidi="ar-SA"/>
        </w:rPr>
      </w:pPr>
      <w:r w:rsidRPr="00533757">
        <w:rPr>
          <w:rFonts w:cs="Calibri"/>
          <w:szCs w:val="24"/>
          <w:lang w:eastAsia="fr-FR" w:bidi="ar-SA"/>
        </w:rPr>
        <w:t>le LIBELLE LIGNE 1 (YL2DE1)</w:t>
      </w:r>
    </w:p>
    <w:p w:rsidR="005957F9" w:rsidRPr="00533757" w:rsidRDefault="005957F9" w:rsidP="00357DCC">
      <w:pPr>
        <w:numPr>
          <w:ilvl w:val="0"/>
          <w:numId w:val="449"/>
        </w:numPr>
        <w:autoSpaceDE w:val="0"/>
        <w:autoSpaceDN w:val="0"/>
        <w:adjustRightInd w:val="0"/>
        <w:rPr>
          <w:rFonts w:cs="Calibri"/>
          <w:szCs w:val="24"/>
          <w:lang w:eastAsia="fr-FR" w:bidi="ar-SA"/>
        </w:rPr>
      </w:pPr>
      <w:r w:rsidRPr="00533757">
        <w:rPr>
          <w:rFonts w:cs="Calibri"/>
          <w:szCs w:val="24"/>
          <w:lang w:eastAsia="fr-FR" w:bidi="ar-SA"/>
        </w:rPr>
        <w:t>le LIBELLE LIGNE 2 (YL2DE2)</w:t>
      </w:r>
    </w:p>
    <w:p w:rsidR="005957F9" w:rsidRPr="00533757" w:rsidRDefault="005957F9" w:rsidP="005957F9">
      <w:pPr>
        <w:autoSpaceDE w:val="0"/>
        <w:autoSpaceDN w:val="0"/>
        <w:adjustRightInd w:val="0"/>
        <w:rPr>
          <w:rFonts w:cs="Calibri"/>
          <w:szCs w:val="24"/>
          <w:lang w:eastAsia="fr-FR" w:bidi="ar-SA"/>
        </w:rPr>
      </w:pPr>
    </w:p>
    <w:p w:rsidR="005957F9" w:rsidRPr="00533757" w:rsidRDefault="005957F9" w:rsidP="005957F9">
      <w:pPr>
        <w:autoSpaceDE w:val="0"/>
        <w:autoSpaceDN w:val="0"/>
        <w:adjustRightInd w:val="0"/>
        <w:rPr>
          <w:rFonts w:cs="Calibri"/>
          <w:szCs w:val="24"/>
          <w:lang w:eastAsia="fr-FR" w:bidi="ar-SA"/>
        </w:rPr>
      </w:pPr>
      <w:r w:rsidRPr="00533757">
        <w:rPr>
          <w:rFonts w:cs="Calibri"/>
          <w:szCs w:val="24"/>
          <w:lang w:eastAsia="fr-FR" w:bidi="ar-SA"/>
        </w:rPr>
        <w:t xml:space="preserve">- par sélection dans un calendrier : </w:t>
      </w:r>
    </w:p>
    <w:p w:rsidR="005957F9" w:rsidRPr="00533757" w:rsidRDefault="005957F9" w:rsidP="00357DCC">
      <w:pPr>
        <w:numPr>
          <w:ilvl w:val="0"/>
          <w:numId w:val="450"/>
        </w:numPr>
        <w:autoSpaceDE w:val="0"/>
        <w:autoSpaceDN w:val="0"/>
        <w:adjustRightInd w:val="0"/>
        <w:spacing w:after="1"/>
        <w:rPr>
          <w:rFonts w:cs="Calibri"/>
          <w:szCs w:val="24"/>
          <w:lang w:eastAsia="fr-FR" w:bidi="ar-SA"/>
        </w:rPr>
      </w:pPr>
      <w:r w:rsidRPr="00533757">
        <w:rPr>
          <w:rFonts w:cs="Calibri"/>
          <w:szCs w:val="24"/>
          <w:lang w:eastAsia="fr-FR" w:bidi="ar-SA"/>
        </w:rPr>
        <w:t xml:space="preserve">la DATE DE CLOTURE (YDCLOT) </w:t>
      </w:r>
    </w:p>
    <w:p w:rsidR="005957F9" w:rsidRPr="00533757" w:rsidRDefault="005957F9" w:rsidP="00357DCC">
      <w:pPr>
        <w:numPr>
          <w:ilvl w:val="0"/>
          <w:numId w:val="450"/>
        </w:numPr>
        <w:autoSpaceDE w:val="0"/>
        <w:autoSpaceDN w:val="0"/>
        <w:adjustRightInd w:val="0"/>
        <w:rPr>
          <w:rFonts w:cs="Calibri"/>
          <w:szCs w:val="24"/>
          <w:lang w:eastAsia="fr-FR" w:bidi="ar-SA"/>
        </w:rPr>
      </w:pPr>
      <w:r w:rsidRPr="00533757">
        <w:rPr>
          <w:rFonts w:cs="Calibri"/>
          <w:szCs w:val="24"/>
          <w:lang w:eastAsia="fr-FR" w:bidi="ar-SA"/>
        </w:rPr>
        <w:t>la DATE DEBUT EFFET (YDDEFF)</w:t>
      </w:r>
    </w:p>
    <w:p w:rsidR="005957F9" w:rsidRPr="00533757" w:rsidRDefault="005957F9" w:rsidP="00357DCC">
      <w:pPr>
        <w:numPr>
          <w:ilvl w:val="0"/>
          <w:numId w:val="450"/>
        </w:numPr>
        <w:autoSpaceDE w:val="0"/>
        <w:autoSpaceDN w:val="0"/>
        <w:adjustRightInd w:val="0"/>
        <w:rPr>
          <w:rFonts w:cs="Calibri"/>
          <w:szCs w:val="24"/>
          <w:lang w:eastAsia="fr-FR" w:bidi="ar-SA"/>
        </w:rPr>
      </w:pPr>
      <w:r w:rsidRPr="00533757">
        <w:rPr>
          <w:rFonts w:cs="Calibri"/>
          <w:szCs w:val="24"/>
          <w:lang w:eastAsia="fr-FR" w:bidi="ar-SA"/>
        </w:rPr>
        <w:t>la DATE FIN EFFET (YDFEFF)</w:t>
      </w:r>
    </w:p>
    <w:p w:rsidR="005957F9" w:rsidRPr="00533757" w:rsidRDefault="005957F9" w:rsidP="005957F9">
      <w:pPr>
        <w:rPr>
          <w:rFonts w:cs="Calibri"/>
          <w:szCs w:val="24"/>
        </w:rPr>
      </w:pPr>
    </w:p>
    <w:p w:rsidR="008A6E6E" w:rsidRPr="00533757" w:rsidRDefault="008A6E6E">
      <w:pPr>
        <w:rPr>
          <w:rFonts w:cs="Calibri"/>
          <w:szCs w:val="24"/>
        </w:rPr>
      </w:pPr>
      <w:r w:rsidRPr="00533757">
        <w:rPr>
          <w:rFonts w:cs="Calibri"/>
          <w:szCs w:val="24"/>
        </w:rPr>
        <w:br w:type="page"/>
      </w:r>
    </w:p>
    <w:p w:rsidR="009F7089" w:rsidRPr="00BF16B6" w:rsidRDefault="001B4EE0" w:rsidP="001B4EE0">
      <w:pPr>
        <w:pStyle w:val="Titre3"/>
      </w:pPr>
      <w:bookmarkStart w:id="882" w:name="_Toc515444444"/>
      <w:r w:rsidRPr="00BF16B6">
        <w:t>ta_jour_ferie_target_lmtay739</w:t>
      </w:r>
      <w:bookmarkEnd w:id="882"/>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lmtay739</w:instrText>
      </w:r>
      <w:r w:rsidR="00AE699C">
        <w:instrText xml:space="preserve">" </w:instrText>
      </w:r>
      <w:r w:rsidR="00AE699C">
        <w:rPr>
          <w:rFonts w:asciiTheme="minorHAnsi" w:hAnsiTheme="minorHAnsi" w:cstheme="minorHAnsi"/>
          <w:lang w:eastAsia="fr-FR" w:bidi="ar-SA"/>
        </w:rPr>
        <w:fldChar w:fldCharType="end"/>
      </w:r>
    </w:p>
    <w:p w:rsidR="009F7089" w:rsidRPr="00533757" w:rsidRDefault="00D2274A" w:rsidP="009F7089">
      <w:pPr>
        <w:rPr>
          <w:rFonts w:eastAsia="Times New Roman" w:cs="Calibri"/>
          <w:color w:val="000000"/>
          <w:szCs w:val="24"/>
          <w:lang w:eastAsia="fr-FR" w:bidi="ar-SA"/>
        </w:rPr>
      </w:pPr>
      <w:r w:rsidRPr="00533757">
        <w:rPr>
          <w:rFonts w:eastAsia="Times New Roman" w:cs="Calibri"/>
          <w:color w:val="000000"/>
          <w:szCs w:val="24"/>
          <w:lang w:eastAsia="fr-FR" w:bidi="ar-SA"/>
        </w:rPr>
        <w:t>Calendrier</w:t>
      </w:r>
      <w:r w:rsidR="009F7089" w:rsidRPr="00533757">
        <w:rPr>
          <w:rFonts w:eastAsia="Times New Roman" w:cs="Calibri"/>
          <w:color w:val="000000"/>
          <w:szCs w:val="24"/>
          <w:lang w:eastAsia="fr-FR" w:bidi="ar-SA"/>
        </w:rPr>
        <w:t xml:space="preserve"> des jours fériés du système TARGET. </w:t>
      </w:r>
      <w:r w:rsidR="00293223" w:rsidRPr="00533757">
        <w:rPr>
          <w:rFonts w:eastAsia="Times New Roman" w:cs="Calibri"/>
          <w:color w:val="000000"/>
          <w:szCs w:val="24"/>
          <w:lang w:eastAsia="fr-FR" w:bidi="ar-SA"/>
        </w:rPr>
        <w:t>I</w:t>
      </w:r>
      <w:r w:rsidR="009F7089" w:rsidRPr="00533757">
        <w:rPr>
          <w:rFonts w:eastAsia="Times New Roman" w:cs="Calibri"/>
          <w:color w:val="000000"/>
          <w:szCs w:val="24"/>
          <w:lang w:eastAsia="fr-FR" w:bidi="ar-SA"/>
        </w:rPr>
        <w:t>l s'agit des jours non ouvrés, du 01/01 et du 25/12, 26/12, vendredi saint, lundi de paques. 1 mai, gros montants euro à partir du 01/01/02 ; le lundi de pentecôte est ouvré pour TARGET</w:t>
      </w:r>
      <w:r w:rsidR="00293223" w:rsidRPr="00533757">
        <w:rPr>
          <w:rFonts w:eastAsia="Times New Roman" w:cs="Calibri"/>
          <w:color w:val="000000"/>
          <w:szCs w:val="24"/>
          <w:lang w:eastAsia="fr-FR" w:bidi="ar-SA"/>
        </w:rPr>
        <w:t>.</w:t>
      </w:r>
    </w:p>
    <w:p w:rsidR="00293223" w:rsidRPr="00533757" w:rsidRDefault="00293223" w:rsidP="009F7089">
      <w:pPr>
        <w:rPr>
          <w:rFonts w:eastAsia="Times New Roman" w:cs="Calibri"/>
          <w:color w:val="000000"/>
          <w:szCs w:val="24"/>
          <w:lang w:eastAsia="fr-FR" w:bidi="ar-SA"/>
        </w:rPr>
      </w:pPr>
      <w:r w:rsidRPr="00533757">
        <w:rPr>
          <w:rFonts w:eastAsia="Times New Roman" w:cs="Calibri"/>
          <w:color w:val="000000"/>
          <w:szCs w:val="24"/>
          <w:lang w:eastAsia="fr-FR" w:bidi="ar-SA"/>
        </w:rPr>
        <w:t>Source : la place, via la direction des opérations financières.</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D1414C" w:rsidRPr="004E2387" w:rsidTr="00D1414C">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D1414C" w:rsidRPr="004E2387" w:rsidRDefault="00D1414C" w:rsidP="00D1414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D1414C" w:rsidRPr="004E2387" w:rsidRDefault="00D1414C" w:rsidP="00D1414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D1414C" w:rsidRPr="004E2387" w:rsidRDefault="00D1414C" w:rsidP="00D1414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D1414C" w:rsidRPr="004E2387" w:rsidTr="00D2274A">
        <w:trPr>
          <w:trHeight w:val="58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D1414C" w:rsidRPr="004E2387" w:rsidTr="00D2274A">
        <w:trPr>
          <w:trHeight w:val="51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D1414C" w:rsidRPr="004E2387" w:rsidTr="00D2274A">
        <w:trPr>
          <w:trHeight w:val="19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DU JOUR FERIE</w:t>
            </w:r>
          </w:p>
        </w:tc>
        <w:tc>
          <w:tcPr>
            <w:tcW w:w="96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YDJFER</w:t>
            </w:r>
          </w:p>
        </w:tc>
        <w:tc>
          <w:tcPr>
            <w:tcW w:w="12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D1414C" w:rsidRPr="004E2387" w:rsidRDefault="00D1414C" w:rsidP="00D141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du jour férié</w:t>
            </w:r>
          </w:p>
        </w:tc>
      </w:tr>
    </w:tbl>
    <w:p w:rsidR="001B4EE0" w:rsidRPr="004E2387" w:rsidRDefault="001B4EE0" w:rsidP="00E018E2">
      <w:pPr>
        <w:pStyle w:val="Titre4"/>
        <w:rPr>
          <w:lang w:eastAsia="fr-FR" w:bidi="ar-SA"/>
        </w:rPr>
      </w:pPr>
      <w:r w:rsidRPr="004E2387">
        <w:rPr>
          <w:lang w:eastAsia="fr-FR" w:bidi="ar-SA"/>
        </w:rPr>
        <w:t>Création : renseignement des données de ta_jour_ferie_target_lmtay739</w:t>
      </w:r>
    </w:p>
    <w:p w:rsidR="001B4EE0" w:rsidRPr="00533757" w:rsidRDefault="001B4EE0" w:rsidP="001B4EE0">
      <w:pPr>
        <w:autoSpaceDE w:val="0"/>
        <w:autoSpaceDN w:val="0"/>
        <w:adjustRightInd w:val="0"/>
        <w:rPr>
          <w:rFonts w:cs="Calibri"/>
          <w:szCs w:val="24"/>
          <w:lang w:eastAsia="fr-FR" w:bidi="ar-SA"/>
        </w:rPr>
      </w:pPr>
      <w:r w:rsidRPr="00533757">
        <w:rPr>
          <w:rFonts w:cs="Calibri"/>
          <w:szCs w:val="24"/>
          <w:lang w:eastAsia="fr-FR" w:bidi="ar-SA"/>
        </w:rPr>
        <w:t xml:space="preserve">- par sélection dans un calendrier : </w:t>
      </w:r>
    </w:p>
    <w:p w:rsidR="001B4EE0" w:rsidRPr="00533757" w:rsidRDefault="001B4EE0" w:rsidP="009F7089">
      <w:pPr>
        <w:rPr>
          <w:rFonts w:cs="Calibri"/>
          <w:szCs w:val="24"/>
          <w:lang w:eastAsia="fr-FR" w:bidi="ar-SA"/>
        </w:rPr>
      </w:pPr>
      <w:r w:rsidRPr="00533757">
        <w:rPr>
          <w:rFonts w:cs="Calibri"/>
          <w:szCs w:val="24"/>
          <w:lang w:eastAsia="fr-FR" w:bidi="ar-SA"/>
        </w:rPr>
        <w:t>la DATE DU JOUR FERIE (YDJFER)</w:t>
      </w:r>
    </w:p>
    <w:p w:rsidR="001B4EE0" w:rsidRPr="00533757" w:rsidRDefault="001B4EE0" w:rsidP="001B4EE0">
      <w:pPr>
        <w:tabs>
          <w:tab w:val="left" w:pos="3956"/>
        </w:tabs>
        <w:rPr>
          <w:rFonts w:cs="Calibri"/>
          <w:szCs w:val="24"/>
          <w:lang w:eastAsia="fr-FR" w:bidi="ar-SA"/>
        </w:rPr>
      </w:pPr>
    </w:p>
    <w:p w:rsidR="001B4EE0" w:rsidRPr="004E2387" w:rsidRDefault="001B4EE0" w:rsidP="001B4EE0">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ta_jour_ferie_target_lmtay739</w:t>
      </w:r>
    </w:p>
    <w:p w:rsidR="001B4EE0" w:rsidRPr="00533757" w:rsidRDefault="001B4EE0" w:rsidP="001B4EE0">
      <w:pPr>
        <w:autoSpaceDE w:val="0"/>
        <w:autoSpaceDN w:val="0"/>
        <w:adjustRightInd w:val="0"/>
        <w:rPr>
          <w:rFonts w:cs="Calibri"/>
          <w:szCs w:val="24"/>
          <w:lang w:eastAsia="fr-FR" w:bidi="ar-SA"/>
        </w:rPr>
      </w:pPr>
      <w:r w:rsidRPr="00533757">
        <w:rPr>
          <w:rFonts w:cs="Calibri"/>
          <w:szCs w:val="24"/>
          <w:lang w:eastAsia="fr-FR" w:bidi="ar-SA"/>
        </w:rPr>
        <w:t xml:space="preserve">- Contrôle d'unicité : </w:t>
      </w:r>
    </w:p>
    <w:p w:rsidR="001B4EE0" w:rsidRPr="00533757" w:rsidRDefault="001B4EE0" w:rsidP="001B4EE0">
      <w:pPr>
        <w:autoSpaceDE w:val="0"/>
        <w:autoSpaceDN w:val="0"/>
        <w:adjustRightInd w:val="0"/>
        <w:rPr>
          <w:rFonts w:cs="Calibri"/>
          <w:szCs w:val="24"/>
          <w:lang w:eastAsia="fr-FR" w:bidi="ar-SA"/>
        </w:rPr>
      </w:pPr>
      <w:r w:rsidRPr="00533757">
        <w:rPr>
          <w:rFonts w:cs="Calibri"/>
          <w:szCs w:val="24"/>
          <w:lang w:eastAsia="fr-FR" w:bidi="ar-SA"/>
        </w:rPr>
        <w:t>sur DATE DU JOUR FERIE (YDJFER)</w:t>
      </w:r>
    </w:p>
    <w:p w:rsidR="00AB3928" w:rsidRPr="00533757" w:rsidRDefault="00AB3928" w:rsidP="001B4EE0">
      <w:pPr>
        <w:autoSpaceDE w:val="0"/>
        <w:autoSpaceDN w:val="0"/>
        <w:adjustRightInd w:val="0"/>
        <w:rPr>
          <w:rFonts w:cs="Calibri"/>
          <w:szCs w:val="24"/>
          <w:lang w:eastAsia="fr-FR" w:bidi="ar-SA"/>
        </w:rPr>
      </w:pPr>
    </w:p>
    <w:p w:rsidR="00AB3928" w:rsidRPr="00533757" w:rsidRDefault="00AB3928" w:rsidP="00533757">
      <w:pPr>
        <w:pStyle w:val="Titre4"/>
        <w:rPr>
          <w:rFonts w:asciiTheme="minorHAnsi" w:hAnsiTheme="minorHAnsi" w:cstheme="minorHAnsi"/>
          <w:lang w:eastAsia="fr-FR" w:bidi="ar-SA"/>
        </w:rPr>
      </w:pPr>
      <w:r w:rsidRPr="00533757">
        <w:rPr>
          <w:rFonts w:asciiTheme="minorHAnsi" w:hAnsiTheme="minorHAnsi" w:cstheme="minorHAnsi"/>
          <w:lang w:eastAsia="fr-FR" w:bidi="ar-SA"/>
        </w:rPr>
        <w:t>suppression</w:t>
      </w:r>
    </w:p>
    <w:p w:rsidR="00AB3928" w:rsidRPr="00533757" w:rsidRDefault="00AB3928" w:rsidP="00AB3928">
      <w:pPr>
        <w:autoSpaceDE w:val="0"/>
        <w:autoSpaceDN w:val="0"/>
        <w:adjustRightInd w:val="0"/>
        <w:rPr>
          <w:rFonts w:cs="Calibri"/>
          <w:szCs w:val="24"/>
          <w:lang w:eastAsia="fr-FR" w:bidi="ar-SA"/>
        </w:rPr>
      </w:pPr>
    </w:p>
    <w:p w:rsidR="008A6E6E" w:rsidRPr="00533757" w:rsidRDefault="008A6E6E" w:rsidP="00AB3928">
      <w:pPr>
        <w:autoSpaceDE w:val="0"/>
        <w:autoSpaceDN w:val="0"/>
        <w:adjustRightInd w:val="0"/>
        <w:rPr>
          <w:rFonts w:cs="Calibri"/>
          <w:szCs w:val="24"/>
          <w:lang w:eastAsia="fr-FR" w:bidi="ar-SA"/>
        </w:rPr>
      </w:pPr>
      <w:r w:rsidRPr="00533757">
        <w:rPr>
          <w:rFonts w:cs="Calibri"/>
          <w:szCs w:val="24"/>
          <w:lang w:eastAsia="fr-FR" w:bidi="ar-SA"/>
        </w:rPr>
        <w:br w:type="page"/>
      </w:r>
    </w:p>
    <w:p w:rsidR="009A6460" w:rsidRPr="00BF16B6" w:rsidRDefault="00572AAF" w:rsidP="00983509">
      <w:pPr>
        <w:pStyle w:val="Titre3"/>
      </w:pPr>
      <w:bookmarkStart w:id="883" w:name="_Toc515444445"/>
      <w:r w:rsidRPr="00BF16B6">
        <w:t>ta_etat_personne_morale_lmtay786</w:t>
      </w:r>
      <w:bookmarkEnd w:id="883"/>
      <w:r w:rsidR="00AE699C">
        <w:rPr>
          <w:rFonts w:asciiTheme="minorHAnsi" w:hAnsiTheme="minorHAnsi" w:cstheme="minorHAnsi"/>
        </w:rPr>
        <w:fldChar w:fldCharType="begin"/>
      </w:r>
      <w:r w:rsidR="00AE699C">
        <w:instrText xml:space="preserve"> XE "</w:instrText>
      </w:r>
      <w:r w:rsidR="00AE699C" w:rsidRPr="001378E5">
        <w:rPr>
          <w:rFonts w:asciiTheme="minorHAnsi" w:hAnsiTheme="minorHAnsi" w:cstheme="minorHAnsi"/>
        </w:rPr>
        <w:instrText>lmtay786</w:instrText>
      </w:r>
      <w:r w:rsidR="00AE699C">
        <w:instrText xml:space="preserve">" </w:instrText>
      </w:r>
      <w:r w:rsidR="00AE699C">
        <w:rPr>
          <w:rFonts w:asciiTheme="minorHAnsi" w:hAnsiTheme="minorHAnsi" w:cstheme="minorHAnsi"/>
        </w:rPr>
        <w:fldChar w:fldCharType="end"/>
      </w:r>
    </w:p>
    <w:p w:rsidR="00096A68" w:rsidRPr="00533757" w:rsidRDefault="00D2274A" w:rsidP="00096A68">
      <w:pPr>
        <w:rPr>
          <w:rFonts w:asciiTheme="minorHAnsi" w:eastAsia="Times New Roman" w:hAnsiTheme="minorHAnsi" w:cstheme="minorHAnsi"/>
          <w:color w:val="000000"/>
          <w:szCs w:val="24"/>
          <w:lang w:eastAsia="fr-FR" w:bidi="ar-SA"/>
        </w:rPr>
      </w:pPr>
      <w:r w:rsidRPr="00533757">
        <w:rPr>
          <w:rFonts w:asciiTheme="minorHAnsi" w:eastAsia="Times New Roman" w:hAnsiTheme="minorHAnsi" w:cstheme="minorHAnsi"/>
          <w:color w:val="000000"/>
          <w:szCs w:val="24"/>
          <w:lang w:eastAsia="fr-FR" w:bidi="ar-SA"/>
        </w:rPr>
        <w:t>Précise</w:t>
      </w:r>
      <w:r w:rsidR="00096A68" w:rsidRPr="00533757">
        <w:rPr>
          <w:rFonts w:asciiTheme="minorHAnsi" w:eastAsia="Times New Roman" w:hAnsiTheme="minorHAnsi" w:cstheme="minorHAnsi"/>
          <w:color w:val="000000"/>
          <w:szCs w:val="24"/>
          <w:lang w:eastAsia="fr-FR" w:bidi="ar-SA"/>
        </w:rPr>
        <w:t xml:space="preserve"> l'état de la </w:t>
      </w:r>
      <w:r w:rsidR="00D94463" w:rsidRPr="00533757">
        <w:rPr>
          <w:rFonts w:asciiTheme="minorHAnsi" w:eastAsia="Times New Roman" w:hAnsiTheme="minorHAnsi" w:cstheme="minorHAnsi"/>
          <w:color w:val="000000"/>
          <w:szCs w:val="24"/>
          <w:lang w:eastAsia="fr-FR" w:bidi="ar-SA"/>
        </w:rPr>
        <w:t xml:space="preserve">personne morale </w:t>
      </w:r>
      <w:r w:rsidR="00096A68" w:rsidRPr="00533757">
        <w:rPr>
          <w:rFonts w:asciiTheme="minorHAnsi" w:eastAsia="Times New Roman" w:hAnsiTheme="minorHAnsi" w:cstheme="minorHAnsi"/>
          <w:color w:val="000000"/>
          <w:szCs w:val="24"/>
          <w:lang w:eastAsia="fr-FR" w:bidi="ar-SA"/>
        </w:rPr>
        <w:t>PM ou P</w:t>
      </w:r>
      <w:r w:rsidR="00D94463" w:rsidRPr="00533757">
        <w:rPr>
          <w:rFonts w:asciiTheme="minorHAnsi" w:eastAsia="Times New Roman" w:hAnsiTheme="minorHAnsi" w:cstheme="minorHAnsi"/>
          <w:color w:val="000000"/>
          <w:szCs w:val="24"/>
          <w:lang w:eastAsia="fr-FR" w:bidi="ar-SA"/>
        </w:rPr>
        <w:t>A</w:t>
      </w:r>
      <w:r w:rsidR="00096A68" w:rsidRPr="00533757">
        <w:rPr>
          <w:rFonts w:asciiTheme="minorHAnsi" w:eastAsia="Times New Roman" w:hAnsiTheme="minorHAnsi" w:cstheme="minorHAnsi"/>
          <w:color w:val="000000"/>
          <w:szCs w:val="24"/>
          <w:lang w:eastAsia="fr-FR" w:bidi="ar-SA"/>
        </w:rPr>
        <w:t xml:space="preserve"> assimilée dans </w:t>
      </w:r>
      <w:r w:rsidR="00D94463" w:rsidRPr="00533757">
        <w:rPr>
          <w:rFonts w:asciiTheme="minorHAnsi" w:eastAsia="Times New Roman" w:hAnsiTheme="minorHAnsi" w:cstheme="minorHAnsi"/>
          <w:color w:val="000000"/>
          <w:szCs w:val="24"/>
          <w:lang w:eastAsia="fr-FR" w:bidi="ar-SA"/>
        </w:rPr>
        <w:t>le référentiel</w:t>
      </w:r>
      <w:r w:rsidR="00096A68" w:rsidRPr="00533757">
        <w:rPr>
          <w:rFonts w:asciiTheme="minorHAnsi" w:eastAsia="Times New Roman" w:hAnsiTheme="minorHAnsi" w:cstheme="minorHAnsi"/>
          <w:color w:val="000000"/>
          <w:szCs w:val="24"/>
          <w:lang w:eastAsia="fr-FR" w:bidi="ar-SA"/>
        </w:rPr>
        <w:t xml:space="preserve"> Tiers (en création, fusionnée, ...)</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0A1392" w:rsidRPr="004E2387" w:rsidTr="000A1392">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0A1392" w:rsidRPr="004E2387" w:rsidRDefault="000A1392" w:rsidP="000A139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0A1392" w:rsidRPr="004E2387" w:rsidRDefault="000A1392" w:rsidP="000A139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0A1392" w:rsidRPr="004E2387" w:rsidRDefault="000A1392" w:rsidP="000A139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0A1392" w:rsidRPr="004E2387" w:rsidTr="00D2274A">
        <w:trPr>
          <w:trHeight w:val="27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ETAT PERSONNE MORALE</w:t>
            </w:r>
          </w:p>
        </w:tc>
        <w:tc>
          <w:tcPr>
            <w:tcW w:w="96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CEPMAS</w:t>
            </w:r>
          </w:p>
        </w:tc>
        <w:tc>
          <w:tcPr>
            <w:tcW w:w="12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w:t>
            </w:r>
          </w:p>
        </w:tc>
        <w:tc>
          <w:tcPr>
            <w:tcW w:w="11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correspondant à l’état de la personne morale</w:t>
            </w:r>
          </w:p>
        </w:tc>
      </w:tr>
      <w:tr w:rsidR="000A1392" w:rsidRPr="004E2387" w:rsidTr="00D2274A">
        <w:trPr>
          <w:trHeight w:val="64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0A1392" w:rsidRPr="004E2387" w:rsidTr="00D2274A">
        <w:trPr>
          <w:trHeight w:val="527"/>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noWrap/>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noWrap/>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0A1392" w:rsidRPr="004E2387" w:rsidTr="00D2274A">
        <w:trPr>
          <w:trHeight w:val="211"/>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ETAT PERSONNE MORALE</w:t>
            </w:r>
          </w:p>
        </w:tc>
        <w:tc>
          <w:tcPr>
            <w:tcW w:w="96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LEPMAS</w:t>
            </w:r>
          </w:p>
        </w:tc>
        <w:tc>
          <w:tcPr>
            <w:tcW w:w="12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correspondant à l’état de la personne morale</w:t>
            </w:r>
          </w:p>
        </w:tc>
      </w:tr>
      <w:tr w:rsidR="000A1392" w:rsidRPr="004E2387" w:rsidTr="00D2274A">
        <w:trPr>
          <w:trHeight w:val="71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0A1392" w:rsidRPr="004E2387" w:rsidRDefault="000A1392" w:rsidP="000A13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533757" w:rsidRDefault="00987BDB" w:rsidP="00096A68">
      <w:pPr>
        <w:rPr>
          <w:rFonts w:asciiTheme="minorHAnsi" w:hAnsiTheme="minorHAnsi" w:cstheme="minorHAnsi"/>
          <w:szCs w:val="24"/>
        </w:rPr>
      </w:pPr>
    </w:p>
    <w:p w:rsidR="00572AAF" w:rsidRPr="004E2387" w:rsidRDefault="00572AAF" w:rsidP="00572AAF">
      <w:pPr>
        <w:pStyle w:val="Titre4"/>
        <w:rPr>
          <w:rFonts w:asciiTheme="minorHAnsi" w:hAnsiTheme="minorHAnsi" w:cstheme="minorHAnsi"/>
        </w:rPr>
      </w:pPr>
      <w:r w:rsidRPr="004E2387">
        <w:rPr>
          <w:rFonts w:asciiTheme="minorHAnsi" w:hAnsiTheme="minorHAnsi" w:cstheme="minorHAnsi"/>
        </w:rPr>
        <w:t>Création : renseignement des données de ta_etat_personne_morale_lmtay786</w:t>
      </w: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en saisie libre : </w:t>
      </w:r>
    </w:p>
    <w:p w:rsidR="00572AAF" w:rsidRPr="00533757" w:rsidRDefault="00572AAF" w:rsidP="00AF1B75">
      <w:pPr>
        <w:numPr>
          <w:ilvl w:val="0"/>
          <w:numId w:val="37"/>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CODE ETAT PERSONNE MORALE (CEPMAS)</w:t>
      </w:r>
    </w:p>
    <w:p w:rsidR="00572AAF" w:rsidRPr="00533757" w:rsidRDefault="00572AAF" w:rsidP="00AF1B75">
      <w:pPr>
        <w:numPr>
          <w:ilvl w:val="0"/>
          <w:numId w:val="38"/>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LIB ETAT PERSONNE MORALE (LEPMAS)</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par sélection dans un calendrier : </w:t>
      </w:r>
    </w:p>
    <w:p w:rsidR="00572AAF" w:rsidRPr="00533757" w:rsidRDefault="00572AAF" w:rsidP="00572AAF">
      <w:pPr>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 CLOTURE (YDCLOT)</w:t>
      </w:r>
    </w:p>
    <w:p w:rsidR="00572AAF" w:rsidRPr="00533757" w:rsidRDefault="00572AAF" w:rsidP="00572AAF">
      <w:pPr>
        <w:rPr>
          <w:rFonts w:asciiTheme="minorHAnsi" w:hAnsiTheme="minorHAnsi" w:cstheme="minorHAnsi"/>
          <w:szCs w:val="24"/>
          <w:lang w:eastAsia="fr-FR" w:bidi="ar-SA"/>
        </w:rPr>
      </w:pPr>
    </w:p>
    <w:p w:rsidR="00572AAF" w:rsidRPr="004E2387" w:rsidRDefault="00572AAF" w:rsidP="00572AA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ta_etat_personne_morale_lmtay786</w:t>
      </w: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Données obligatoires : </w:t>
      </w:r>
    </w:p>
    <w:p w:rsidR="00572AAF" w:rsidRPr="00533757" w:rsidRDefault="00572AAF" w:rsidP="005B01C3">
      <w:pPr>
        <w:numPr>
          <w:ilvl w:val="0"/>
          <w:numId w:val="113"/>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CODE ETAT PERSONNE MORALE (CEPMAS)</w:t>
      </w:r>
    </w:p>
    <w:p w:rsidR="00572AAF" w:rsidRPr="00533757" w:rsidRDefault="00572AAF" w:rsidP="005B01C3">
      <w:pPr>
        <w:numPr>
          <w:ilvl w:val="0"/>
          <w:numId w:val="114"/>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 ETAT PERSONNE MORALE (LEPMAS)</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Contrôles de longueur maximale : </w:t>
      </w:r>
    </w:p>
    <w:p w:rsidR="00572AAF" w:rsidRPr="00533757" w:rsidRDefault="00572AAF" w:rsidP="005B01C3">
      <w:pPr>
        <w:numPr>
          <w:ilvl w:val="0"/>
          <w:numId w:val="115"/>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CODE ETAT PERSONNE MORALE (CEPMAS) : 2 caractères.</w:t>
      </w:r>
    </w:p>
    <w:p w:rsidR="00572AAF" w:rsidRPr="00533757" w:rsidRDefault="00572AAF" w:rsidP="005B01C3">
      <w:pPr>
        <w:numPr>
          <w:ilvl w:val="0"/>
          <w:numId w:val="116"/>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 ETAT PERSONNE MORALE (LEPMAS) : 32 caractères.</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 d'unicité : </w:t>
      </w: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sur CODE ETAT PERSONNE MORALE (CEPMAS)</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Caractères autorisés ( ne concerne que les champs de saisie. Les dates et les listes déroulantes sont exclues de ces contrôles):</w:t>
      </w:r>
    </w:p>
    <w:p w:rsidR="00572AAF" w:rsidRPr="00533757" w:rsidRDefault="000A6C3D"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Quel que</w:t>
      </w:r>
      <w:r w:rsidR="00572AAF" w:rsidRPr="00533757">
        <w:rPr>
          <w:rFonts w:asciiTheme="minorHAnsi" w:hAnsiTheme="minorHAnsi" w:cstheme="minorHAnsi"/>
          <w:szCs w:val="24"/>
          <w:lang w:eastAsia="fr-FR" w:bidi="ar-SA"/>
        </w:rPr>
        <w:t xml:space="preserve"> soit le champs de saisie les caractères autorisés sont : </w:t>
      </w:r>
    </w:p>
    <w:p w:rsidR="00572AAF" w:rsidRPr="00533757" w:rsidRDefault="00572AAF" w:rsidP="005B01C3">
      <w:pPr>
        <w:numPr>
          <w:ilvl w:val="0"/>
          <w:numId w:val="117"/>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caractères alphanumériques en majuscules non accentuées (soit A-Z),</w:t>
      </w:r>
    </w:p>
    <w:p w:rsidR="00572AAF" w:rsidRPr="00533757" w:rsidRDefault="00572AAF" w:rsidP="005B01C3">
      <w:pPr>
        <w:numPr>
          <w:ilvl w:val="0"/>
          <w:numId w:val="117"/>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chiffres 0-9,</w:t>
      </w:r>
    </w:p>
    <w:p w:rsidR="00572AAF" w:rsidRPr="00533757" w:rsidRDefault="00572AAF" w:rsidP="005B01C3">
      <w:pPr>
        <w:numPr>
          <w:ilvl w:val="0"/>
          <w:numId w:val="117"/>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les séparateurs ‘ - . ,  /  , </w:t>
      </w:r>
    </w:p>
    <w:p w:rsidR="00572AAF" w:rsidRPr="00533757" w:rsidRDefault="00572AAF" w:rsidP="00572AAF">
      <w:pPr>
        <w:autoSpaceDE w:val="0"/>
        <w:autoSpaceDN w:val="0"/>
        <w:adjustRightInd w:val="0"/>
        <w:ind w:firstLine="708"/>
        <w:rPr>
          <w:rFonts w:asciiTheme="minorHAnsi" w:hAnsiTheme="minorHAnsi" w:cstheme="minorHAnsi"/>
          <w:szCs w:val="24"/>
          <w:lang w:eastAsia="fr-FR" w:bidi="ar-SA"/>
        </w:rPr>
      </w:pPr>
      <w:r w:rsidRPr="00533757">
        <w:rPr>
          <w:rFonts w:asciiTheme="minorHAnsi" w:hAnsiTheme="minorHAnsi" w:cstheme="minorHAnsi"/>
          <w:szCs w:val="24"/>
          <w:lang w:eastAsia="fr-FR" w:bidi="ar-SA"/>
        </w:rPr>
        <w:t>le tiret bas ou underscore _,</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4E2387" w:rsidRDefault="00572AAF" w:rsidP="00572AAF">
      <w:pPr>
        <w:pStyle w:val="Titre4"/>
        <w:rPr>
          <w:rFonts w:asciiTheme="minorHAnsi" w:hAnsiTheme="minorHAnsi" w:cstheme="minorHAnsi"/>
        </w:rPr>
      </w:pPr>
      <w:r w:rsidRPr="004E2387">
        <w:rPr>
          <w:rFonts w:asciiTheme="minorHAnsi" w:hAnsiTheme="minorHAnsi" w:cstheme="minorHAnsi"/>
        </w:rPr>
        <w:t>Modification : contrôle des données de ta_etat_personne_morale_lmtay786</w:t>
      </w: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Données obligatoires : </w:t>
      </w:r>
    </w:p>
    <w:p w:rsidR="00572AAF" w:rsidRPr="00533757" w:rsidRDefault="00572AAF" w:rsidP="005B01C3">
      <w:pPr>
        <w:numPr>
          <w:ilvl w:val="0"/>
          <w:numId w:val="307"/>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LIB ETAT PERSONNE MORALE (LEPMAS)</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Contrôles de longueur maximale : </w:t>
      </w:r>
    </w:p>
    <w:p w:rsidR="00572AAF" w:rsidRPr="00533757" w:rsidRDefault="00572AAF" w:rsidP="005B01C3">
      <w:pPr>
        <w:numPr>
          <w:ilvl w:val="0"/>
          <w:numId w:val="308"/>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LIB ETAT PERSONNE MORALE (LEPMAS) : 32 caractères.</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Caractères autorisés ( ne concerne que les champs de saisie. Les dates et les listes déroulantes sont exclues de ces contrôles):</w:t>
      </w:r>
    </w:p>
    <w:p w:rsidR="00572AAF" w:rsidRPr="00533757" w:rsidRDefault="000A6C3D"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Quel que</w:t>
      </w:r>
      <w:r w:rsidR="00572AAF" w:rsidRPr="00533757">
        <w:rPr>
          <w:rFonts w:asciiTheme="minorHAnsi" w:hAnsiTheme="minorHAnsi" w:cstheme="minorHAnsi"/>
          <w:szCs w:val="24"/>
          <w:lang w:eastAsia="fr-FR" w:bidi="ar-SA"/>
        </w:rPr>
        <w:t xml:space="preserve"> soit le champs de saisie les caractères autorisés sont : </w:t>
      </w:r>
    </w:p>
    <w:p w:rsidR="00572AAF" w:rsidRPr="00533757" w:rsidRDefault="00572AAF" w:rsidP="005B01C3">
      <w:pPr>
        <w:numPr>
          <w:ilvl w:val="0"/>
          <w:numId w:val="309"/>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caractères alphanumériques en majuscules non accentuées (soit A-Z),</w:t>
      </w:r>
    </w:p>
    <w:p w:rsidR="00572AAF" w:rsidRPr="00533757" w:rsidRDefault="00572AAF" w:rsidP="005B01C3">
      <w:pPr>
        <w:numPr>
          <w:ilvl w:val="0"/>
          <w:numId w:val="309"/>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chiffres 0-9,</w:t>
      </w:r>
    </w:p>
    <w:p w:rsidR="00572AAF" w:rsidRPr="00533757" w:rsidRDefault="00572AAF" w:rsidP="005B01C3">
      <w:pPr>
        <w:numPr>
          <w:ilvl w:val="0"/>
          <w:numId w:val="309"/>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les séparateurs ‘ - . ,  /  , </w:t>
      </w:r>
    </w:p>
    <w:p w:rsidR="00572AAF" w:rsidRPr="00533757" w:rsidRDefault="00572AAF" w:rsidP="00572AAF">
      <w:pPr>
        <w:tabs>
          <w:tab w:val="left" w:pos="1867"/>
        </w:tabs>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tiret bas ou underscore _</w:t>
      </w:r>
      <w:r w:rsidR="0058259C" w:rsidRPr="00533757">
        <w:rPr>
          <w:rFonts w:asciiTheme="minorHAnsi" w:hAnsiTheme="minorHAnsi" w:cstheme="minorHAnsi"/>
          <w:szCs w:val="24"/>
          <w:lang w:eastAsia="fr-FR" w:bidi="ar-SA"/>
        </w:rPr>
        <w:t xml:space="preserve"> </w:t>
      </w:r>
    </w:p>
    <w:p w:rsidR="0058259C" w:rsidRPr="00533757" w:rsidRDefault="0058259C" w:rsidP="00572AAF">
      <w:pPr>
        <w:tabs>
          <w:tab w:val="left" w:pos="1867"/>
        </w:tabs>
        <w:autoSpaceDE w:val="0"/>
        <w:autoSpaceDN w:val="0"/>
        <w:adjustRightInd w:val="0"/>
        <w:rPr>
          <w:rFonts w:asciiTheme="minorHAnsi" w:hAnsiTheme="minorHAnsi" w:cstheme="minorHAnsi"/>
          <w:szCs w:val="24"/>
          <w:lang w:eastAsia="fr-FR" w:bidi="ar-SA"/>
        </w:rPr>
      </w:pPr>
    </w:p>
    <w:p w:rsidR="0058259C" w:rsidRDefault="0058259C" w:rsidP="0058259C">
      <w:pPr>
        <w:pStyle w:val="Titre4"/>
        <w:rPr>
          <w:rFonts w:asciiTheme="minorHAnsi" w:hAnsiTheme="minorHAnsi" w:cstheme="minorHAnsi"/>
        </w:rPr>
      </w:pPr>
      <w:r w:rsidRPr="0058259C">
        <w:rPr>
          <w:rFonts w:asciiTheme="minorHAnsi" w:hAnsiTheme="minorHAnsi" w:cstheme="minorHAnsi"/>
        </w:rPr>
        <w:t>Modification : renseignement des données de ta_etat_personne_morale_lmtay786</w:t>
      </w:r>
    </w:p>
    <w:p w:rsidR="0058259C" w:rsidRPr="00533757" w:rsidRDefault="0058259C" w:rsidP="0058259C">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en saisie libre : </w:t>
      </w:r>
    </w:p>
    <w:p w:rsidR="0058259C" w:rsidRPr="00533757" w:rsidRDefault="0058259C" w:rsidP="00357DCC">
      <w:pPr>
        <w:numPr>
          <w:ilvl w:val="0"/>
          <w:numId w:val="483"/>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le LIB ETAT PERSONNE MORALE (LEPMAS)</w:t>
      </w:r>
    </w:p>
    <w:p w:rsidR="0058259C" w:rsidRPr="00533757" w:rsidRDefault="0058259C" w:rsidP="0058259C">
      <w:pPr>
        <w:autoSpaceDE w:val="0"/>
        <w:autoSpaceDN w:val="0"/>
        <w:adjustRightInd w:val="0"/>
        <w:rPr>
          <w:rFonts w:asciiTheme="minorHAnsi" w:hAnsiTheme="minorHAnsi" w:cstheme="minorHAnsi"/>
          <w:szCs w:val="24"/>
          <w:lang w:eastAsia="fr-FR" w:bidi="ar-SA"/>
        </w:rPr>
      </w:pPr>
    </w:p>
    <w:p w:rsidR="0058259C" w:rsidRPr="00533757" w:rsidRDefault="0058259C" w:rsidP="0058259C">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par sélection dans un calendrier : </w:t>
      </w:r>
    </w:p>
    <w:p w:rsidR="0058259C" w:rsidRPr="00533757" w:rsidRDefault="0058259C" w:rsidP="00357DCC">
      <w:pPr>
        <w:numPr>
          <w:ilvl w:val="0"/>
          <w:numId w:val="484"/>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 CLOTURE (YDCLOT)</w:t>
      </w:r>
    </w:p>
    <w:p w:rsidR="0058259C" w:rsidRPr="00533757" w:rsidRDefault="0058259C" w:rsidP="0058259C">
      <w:pPr>
        <w:rPr>
          <w:rFonts w:asciiTheme="minorHAnsi" w:hAnsiTheme="minorHAnsi" w:cstheme="minorHAnsi"/>
          <w:szCs w:val="24"/>
        </w:rPr>
      </w:pPr>
    </w:p>
    <w:p w:rsidR="008A6E6E" w:rsidRPr="00533757" w:rsidRDefault="008A6E6E">
      <w:pPr>
        <w:rPr>
          <w:rFonts w:asciiTheme="minorHAnsi" w:hAnsiTheme="minorHAnsi" w:cstheme="minorHAnsi"/>
          <w:szCs w:val="24"/>
        </w:rPr>
      </w:pPr>
      <w:r w:rsidRPr="00533757">
        <w:rPr>
          <w:rFonts w:asciiTheme="minorHAnsi" w:hAnsiTheme="minorHAnsi" w:cstheme="minorHAnsi"/>
          <w:szCs w:val="24"/>
        </w:rPr>
        <w:br w:type="page"/>
      </w:r>
    </w:p>
    <w:p w:rsidR="009A6460" w:rsidRPr="00BF16B6" w:rsidRDefault="00572AAF" w:rsidP="00983509">
      <w:pPr>
        <w:pStyle w:val="Titre3"/>
      </w:pPr>
      <w:bookmarkStart w:id="884" w:name="_Toc515444446"/>
      <w:r w:rsidRPr="00BF16B6">
        <w:t>ta_regime_matrimonial_lmtay788</w:t>
      </w:r>
      <w:bookmarkEnd w:id="884"/>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lmtay788</w:instrText>
      </w:r>
      <w:r w:rsidR="00AE699C">
        <w:instrText xml:space="preserve">" </w:instrText>
      </w:r>
      <w:r w:rsidR="00AE699C">
        <w:rPr>
          <w:rFonts w:asciiTheme="minorHAnsi" w:hAnsiTheme="minorHAnsi" w:cstheme="minorHAnsi"/>
          <w:lang w:eastAsia="fr-FR" w:bidi="ar-SA"/>
        </w:rPr>
        <w:fldChar w:fldCharType="end"/>
      </w:r>
    </w:p>
    <w:p w:rsidR="00622FEA" w:rsidRPr="00533757" w:rsidRDefault="00622FEA" w:rsidP="00622FEA">
      <w:pPr>
        <w:rPr>
          <w:rFonts w:asciiTheme="minorHAnsi" w:eastAsia="Times New Roman" w:hAnsiTheme="minorHAnsi" w:cstheme="minorHAnsi"/>
          <w:color w:val="000000"/>
          <w:szCs w:val="24"/>
          <w:lang w:eastAsia="fr-FR" w:bidi="ar-SA"/>
        </w:rPr>
      </w:pPr>
      <w:r w:rsidRPr="00533757">
        <w:rPr>
          <w:rFonts w:asciiTheme="minorHAnsi" w:eastAsia="Times New Roman" w:hAnsiTheme="minorHAnsi" w:cstheme="minorHAnsi"/>
          <w:color w:val="000000"/>
          <w:szCs w:val="24"/>
          <w:lang w:eastAsia="fr-FR" w:bidi="ar-SA"/>
        </w:rPr>
        <w:t>régime matrimonial des clients personnes physiques</w:t>
      </w:r>
      <w:r w:rsidR="007E62BA" w:rsidRPr="00533757">
        <w:rPr>
          <w:rFonts w:asciiTheme="minorHAnsi" w:eastAsia="Times New Roman" w:hAnsiTheme="minorHAnsi" w:cstheme="minorHAnsi"/>
          <w:color w:val="000000"/>
          <w:szCs w:val="24"/>
          <w:lang w:eastAsia="fr-FR" w:bidi="ar-SA"/>
        </w:rPr>
        <w:t xml:space="preserve">. </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2036"/>
        <w:gridCol w:w="950"/>
        <w:gridCol w:w="1223"/>
        <w:gridCol w:w="1120"/>
        <w:gridCol w:w="624"/>
        <w:gridCol w:w="1116"/>
        <w:gridCol w:w="795"/>
        <w:gridCol w:w="2436"/>
      </w:tblGrid>
      <w:tr w:rsidR="00887FA6" w:rsidRPr="004E2387" w:rsidTr="00887FA6">
        <w:trPr>
          <w:trHeight w:val="450"/>
        </w:trPr>
        <w:tc>
          <w:tcPr>
            <w:tcW w:w="2036"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50" w:type="dxa"/>
            <w:tcBorders>
              <w:top w:val="single" w:sz="4" w:space="0" w:color="auto"/>
              <w:left w:val="nil"/>
              <w:bottom w:val="single" w:sz="4" w:space="0" w:color="auto"/>
              <w:right w:val="single" w:sz="4" w:space="0" w:color="auto"/>
            </w:tcBorders>
            <w:shd w:val="clear" w:color="000000" w:fill="C5D9F1"/>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23" w:type="dxa"/>
            <w:tcBorders>
              <w:top w:val="single" w:sz="4" w:space="0" w:color="auto"/>
              <w:left w:val="nil"/>
              <w:bottom w:val="single" w:sz="4" w:space="0" w:color="auto"/>
              <w:right w:val="single" w:sz="4" w:space="0" w:color="auto"/>
            </w:tcBorders>
            <w:shd w:val="clear" w:color="000000" w:fill="C5D9F1"/>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20" w:type="dxa"/>
            <w:tcBorders>
              <w:top w:val="single" w:sz="4" w:space="0" w:color="auto"/>
              <w:left w:val="nil"/>
              <w:bottom w:val="single" w:sz="4" w:space="0" w:color="auto"/>
              <w:right w:val="single" w:sz="4" w:space="0" w:color="auto"/>
            </w:tcBorders>
            <w:shd w:val="clear" w:color="000000" w:fill="C5D9F1"/>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24" w:type="dxa"/>
            <w:tcBorders>
              <w:top w:val="single" w:sz="4" w:space="0" w:color="auto"/>
              <w:left w:val="nil"/>
              <w:bottom w:val="single" w:sz="4" w:space="0" w:color="auto"/>
              <w:right w:val="single" w:sz="4" w:space="0" w:color="auto"/>
            </w:tcBorders>
            <w:shd w:val="clear" w:color="000000" w:fill="C5D9F1"/>
            <w:vAlign w:val="bottom"/>
            <w:hideMark/>
          </w:tcPr>
          <w:p w:rsidR="00887FA6" w:rsidRPr="004E2387" w:rsidRDefault="00887FA6" w:rsidP="00887FA6">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16" w:type="dxa"/>
            <w:tcBorders>
              <w:top w:val="single" w:sz="4" w:space="0" w:color="auto"/>
              <w:left w:val="nil"/>
              <w:bottom w:val="single" w:sz="4" w:space="0" w:color="auto"/>
              <w:right w:val="single" w:sz="4" w:space="0" w:color="auto"/>
            </w:tcBorders>
            <w:shd w:val="clear" w:color="000000" w:fill="C5D9F1"/>
            <w:vAlign w:val="bottom"/>
            <w:hideMark/>
          </w:tcPr>
          <w:p w:rsidR="00887FA6" w:rsidRPr="004E2387" w:rsidRDefault="00887FA6" w:rsidP="00887FA6">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795" w:type="dxa"/>
            <w:tcBorders>
              <w:top w:val="single" w:sz="4" w:space="0" w:color="auto"/>
              <w:left w:val="nil"/>
              <w:bottom w:val="single" w:sz="4" w:space="0" w:color="auto"/>
              <w:right w:val="single" w:sz="4" w:space="0" w:color="auto"/>
            </w:tcBorders>
            <w:shd w:val="clear" w:color="000000" w:fill="C5D9F1"/>
            <w:vAlign w:val="bottom"/>
            <w:hideMark/>
          </w:tcPr>
          <w:p w:rsidR="00887FA6" w:rsidRPr="004E2387" w:rsidRDefault="00887FA6" w:rsidP="00887FA6">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36" w:type="dxa"/>
            <w:tcBorders>
              <w:top w:val="single" w:sz="4" w:space="0" w:color="auto"/>
              <w:left w:val="nil"/>
              <w:bottom w:val="single" w:sz="4" w:space="0" w:color="auto"/>
              <w:right w:val="single" w:sz="4" w:space="0" w:color="auto"/>
            </w:tcBorders>
            <w:shd w:val="clear" w:color="000000" w:fill="C5D9F1"/>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887FA6" w:rsidRPr="004E2387" w:rsidTr="00D2274A">
        <w:trPr>
          <w:trHeight w:val="137"/>
        </w:trPr>
        <w:tc>
          <w:tcPr>
            <w:tcW w:w="2036" w:type="dxa"/>
            <w:tcBorders>
              <w:top w:val="nil"/>
              <w:left w:val="single" w:sz="4" w:space="0" w:color="auto"/>
              <w:bottom w:val="single" w:sz="4" w:space="0" w:color="auto"/>
              <w:right w:val="single" w:sz="4" w:space="0" w:color="auto"/>
            </w:tcBorders>
            <w:shd w:val="clear" w:color="auto" w:fill="auto"/>
            <w:noWrap/>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REGIME MATRIMON.</w:t>
            </w:r>
          </w:p>
        </w:tc>
        <w:tc>
          <w:tcPr>
            <w:tcW w:w="950" w:type="dxa"/>
            <w:tcBorders>
              <w:top w:val="nil"/>
              <w:left w:val="nil"/>
              <w:bottom w:val="single" w:sz="4" w:space="0" w:color="auto"/>
              <w:right w:val="single" w:sz="4" w:space="0" w:color="auto"/>
            </w:tcBorders>
            <w:shd w:val="clear" w:color="auto" w:fill="auto"/>
            <w:noWrap/>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CRMATR</w:t>
            </w:r>
          </w:p>
        </w:tc>
        <w:tc>
          <w:tcPr>
            <w:tcW w:w="1223"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20"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24" w:type="dxa"/>
            <w:tcBorders>
              <w:top w:val="nil"/>
              <w:left w:val="nil"/>
              <w:bottom w:val="single" w:sz="4" w:space="0" w:color="auto"/>
              <w:right w:val="single" w:sz="4" w:space="0" w:color="auto"/>
            </w:tcBorders>
            <w:shd w:val="clear" w:color="auto" w:fill="auto"/>
            <w:noWrap/>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16" w:type="dxa"/>
            <w:tcBorders>
              <w:top w:val="nil"/>
              <w:left w:val="nil"/>
              <w:bottom w:val="single" w:sz="4" w:space="0" w:color="auto"/>
              <w:right w:val="single" w:sz="4" w:space="0" w:color="auto"/>
            </w:tcBorders>
            <w:shd w:val="clear" w:color="auto" w:fill="auto"/>
            <w:noWrap/>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795" w:type="dxa"/>
            <w:tcBorders>
              <w:top w:val="nil"/>
              <w:left w:val="nil"/>
              <w:bottom w:val="single" w:sz="4" w:space="0" w:color="auto"/>
              <w:right w:val="single" w:sz="4" w:space="0" w:color="auto"/>
            </w:tcBorders>
            <w:shd w:val="clear" w:color="auto" w:fill="auto"/>
            <w:noWrap/>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36"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correspondant au type de régime matrimonial</w:t>
            </w:r>
          </w:p>
        </w:tc>
      </w:tr>
      <w:tr w:rsidR="00887FA6" w:rsidRPr="004E2387" w:rsidTr="00D2274A">
        <w:trPr>
          <w:trHeight w:val="724"/>
        </w:trPr>
        <w:tc>
          <w:tcPr>
            <w:tcW w:w="2036" w:type="dxa"/>
            <w:tcBorders>
              <w:top w:val="nil"/>
              <w:left w:val="single" w:sz="4" w:space="0" w:color="auto"/>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50"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23"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20"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4"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16"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795"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36"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887FA6" w:rsidRPr="004E2387" w:rsidTr="00D2274A">
        <w:trPr>
          <w:trHeight w:val="494"/>
        </w:trPr>
        <w:tc>
          <w:tcPr>
            <w:tcW w:w="2036" w:type="dxa"/>
            <w:tcBorders>
              <w:top w:val="nil"/>
              <w:left w:val="single" w:sz="4" w:space="0" w:color="auto"/>
              <w:bottom w:val="single" w:sz="4" w:space="0" w:color="auto"/>
              <w:right w:val="single" w:sz="4" w:space="0" w:color="auto"/>
            </w:tcBorders>
            <w:shd w:val="clear" w:color="auto" w:fill="auto"/>
            <w:noWrap/>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50" w:type="dxa"/>
            <w:tcBorders>
              <w:top w:val="nil"/>
              <w:left w:val="nil"/>
              <w:bottom w:val="single" w:sz="4" w:space="0" w:color="auto"/>
              <w:right w:val="single" w:sz="4" w:space="0" w:color="auto"/>
            </w:tcBorders>
            <w:shd w:val="clear" w:color="auto" w:fill="auto"/>
            <w:noWrap/>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23"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20"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4" w:type="dxa"/>
            <w:tcBorders>
              <w:top w:val="nil"/>
              <w:left w:val="nil"/>
              <w:bottom w:val="single" w:sz="4" w:space="0" w:color="auto"/>
              <w:right w:val="single" w:sz="4" w:space="0" w:color="auto"/>
            </w:tcBorders>
            <w:shd w:val="clear" w:color="auto" w:fill="auto"/>
            <w:noWrap/>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16" w:type="dxa"/>
            <w:tcBorders>
              <w:top w:val="nil"/>
              <w:left w:val="nil"/>
              <w:bottom w:val="single" w:sz="4" w:space="0" w:color="auto"/>
              <w:right w:val="single" w:sz="4" w:space="0" w:color="auto"/>
            </w:tcBorders>
            <w:shd w:val="clear" w:color="auto" w:fill="auto"/>
            <w:noWrap/>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795" w:type="dxa"/>
            <w:tcBorders>
              <w:top w:val="nil"/>
              <w:left w:val="nil"/>
              <w:bottom w:val="single" w:sz="4" w:space="0" w:color="auto"/>
              <w:right w:val="single" w:sz="4" w:space="0" w:color="auto"/>
            </w:tcBorders>
            <w:shd w:val="clear" w:color="auto" w:fill="auto"/>
            <w:noWrap/>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36"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887FA6" w:rsidRPr="004E2387" w:rsidTr="00D2274A">
        <w:trPr>
          <w:trHeight w:val="318"/>
        </w:trPr>
        <w:tc>
          <w:tcPr>
            <w:tcW w:w="2036" w:type="dxa"/>
            <w:tcBorders>
              <w:top w:val="nil"/>
              <w:left w:val="single" w:sz="4" w:space="0" w:color="auto"/>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REGIME MATRIMON.</w:t>
            </w:r>
          </w:p>
        </w:tc>
        <w:tc>
          <w:tcPr>
            <w:tcW w:w="950"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LRMATR</w:t>
            </w:r>
          </w:p>
        </w:tc>
        <w:tc>
          <w:tcPr>
            <w:tcW w:w="1223"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20"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24"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16"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795"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36"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correspondant au type de régime matrimonial</w:t>
            </w:r>
          </w:p>
        </w:tc>
      </w:tr>
      <w:tr w:rsidR="00887FA6" w:rsidRPr="004E2387" w:rsidTr="00D2274A">
        <w:trPr>
          <w:trHeight w:val="636"/>
        </w:trPr>
        <w:tc>
          <w:tcPr>
            <w:tcW w:w="2036" w:type="dxa"/>
            <w:tcBorders>
              <w:top w:val="nil"/>
              <w:left w:val="single" w:sz="4" w:space="0" w:color="auto"/>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50"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23"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20"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4"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16"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795"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D2274A">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36" w:type="dxa"/>
            <w:tcBorders>
              <w:top w:val="nil"/>
              <w:left w:val="nil"/>
              <w:bottom w:val="single" w:sz="4" w:space="0" w:color="auto"/>
              <w:right w:val="single" w:sz="4" w:space="0" w:color="auto"/>
            </w:tcBorders>
            <w:shd w:val="clear" w:color="auto" w:fill="auto"/>
            <w:vAlign w:val="bottom"/>
            <w:hideMark/>
          </w:tcPr>
          <w:p w:rsidR="00887FA6" w:rsidRPr="004E2387" w:rsidRDefault="00887FA6" w:rsidP="00887FA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533757" w:rsidRDefault="00987BDB" w:rsidP="00622FEA">
      <w:pPr>
        <w:rPr>
          <w:rFonts w:asciiTheme="minorHAnsi" w:hAnsiTheme="minorHAnsi" w:cstheme="minorHAnsi"/>
          <w:szCs w:val="24"/>
          <w:lang w:eastAsia="fr-FR" w:bidi="ar-SA"/>
        </w:rPr>
      </w:pPr>
    </w:p>
    <w:p w:rsidR="00572AAF" w:rsidRPr="004E2387" w:rsidRDefault="00572AAF" w:rsidP="00572AA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ta_regime_matrimonial_lmtay788</w:t>
      </w:r>
    </w:p>
    <w:p w:rsidR="00572AAF" w:rsidRPr="00533757" w:rsidRDefault="00572AAF" w:rsidP="00572AAF">
      <w:pPr>
        <w:tabs>
          <w:tab w:val="left" w:pos="3956"/>
        </w:tabs>
        <w:ind w:left="2124"/>
        <w:rPr>
          <w:rFonts w:asciiTheme="minorHAnsi" w:hAnsiTheme="minorHAnsi" w:cstheme="minorHAnsi"/>
          <w:szCs w:val="24"/>
          <w:lang w:eastAsia="fr-FR" w:bidi="ar-SA"/>
        </w:rPr>
      </w:pPr>
    </w:p>
    <w:p w:rsidR="00572AAF" w:rsidRPr="00533757" w:rsidRDefault="00572AAF" w:rsidP="00572AAF">
      <w:pPr>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en saisie libre : </w:t>
      </w:r>
    </w:p>
    <w:p w:rsidR="00572AAF" w:rsidRPr="00533757" w:rsidRDefault="00572AAF" w:rsidP="00B97328">
      <w:pPr>
        <w:numPr>
          <w:ilvl w:val="0"/>
          <w:numId w:val="70"/>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CODE REGIME MATRIMON. (CRMATR)</w:t>
      </w:r>
    </w:p>
    <w:p w:rsidR="00572AAF" w:rsidRPr="00533757" w:rsidRDefault="00572AAF" w:rsidP="00B97328">
      <w:pPr>
        <w:numPr>
          <w:ilvl w:val="0"/>
          <w:numId w:val="71"/>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LIBELLE REGIME MATRIMON. (LRMATR)</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par sélection dans un calendrier : </w:t>
      </w: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 CLOTURE (YDCLOT)</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4E2387" w:rsidRDefault="00572AAF" w:rsidP="00572AAF">
      <w:pPr>
        <w:pStyle w:val="Titre4"/>
        <w:rPr>
          <w:rFonts w:asciiTheme="minorHAnsi" w:hAnsiTheme="minorHAnsi" w:cstheme="minorHAnsi"/>
        </w:rPr>
      </w:pPr>
      <w:r w:rsidRPr="004E2387">
        <w:rPr>
          <w:rFonts w:asciiTheme="minorHAnsi" w:hAnsiTheme="minorHAnsi" w:cstheme="minorHAnsi"/>
        </w:rPr>
        <w:t>Création : contrôle des données de ta_regime_matrimonial_lmtay788</w:t>
      </w: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Données obligatoires : </w:t>
      </w:r>
    </w:p>
    <w:p w:rsidR="00572AAF" w:rsidRPr="00533757" w:rsidRDefault="00572AAF" w:rsidP="005B01C3">
      <w:pPr>
        <w:numPr>
          <w:ilvl w:val="0"/>
          <w:numId w:val="185"/>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CODE REGIME MATRIMON. (CRMATR)</w:t>
      </w:r>
    </w:p>
    <w:p w:rsidR="00572AAF" w:rsidRPr="00533757" w:rsidRDefault="00572AAF" w:rsidP="005B01C3">
      <w:pPr>
        <w:numPr>
          <w:ilvl w:val="0"/>
          <w:numId w:val="186"/>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REGIME MATRIMON. (LRMATR)</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Contrôles de longueur maximale : </w:t>
      </w:r>
    </w:p>
    <w:p w:rsidR="00572AAF" w:rsidRPr="00533757" w:rsidRDefault="00572AAF" w:rsidP="005B01C3">
      <w:pPr>
        <w:numPr>
          <w:ilvl w:val="0"/>
          <w:numId w:val="187"/>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CODE REGIME MATRIMON. (CRMATR) : 1 caractère.</w:t>
      </w:r>
    </w:p>
    <w:p w:rsidR="00572AAF" w:rsidRPr="00533757" w:rsidRDefault="00572AAF" w:rsidP="005B01C3">
      <w:pPr>
        <w:numPr>
          <w:ilvl w:val="0"/>
          <w:numId w:val="188"/>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REGIME MATRIMON. (LRMATR) : 32 caractères.</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 d'unicité : </w:t>
      </w: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sur CODE REGIME MATRIMON. (CRMATR)</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Caractères autorisés ( ne concerne que les champs de saisie. Les dates et les listes déroulantes sont exclues de ces contrôles):</w:t>
      </w:r>
    </w:p>
    <w:p w:rsidR="00572AAF" w:rsidRPr="00533757" w:rsidRDefault="000A6C3D"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Quel que</w:t>
      </w:r>
      <w:r w:rsidR="00572AAF" w:rsidRPr="00533757">
        <w:rPr>
          <w:rFonts w:asciiTheme="minorHAnsi" w:hAnsiTheme="minorHAnsi" w:cstheme="minorHAnsi"/>
          <w:szCs w:val="24"/>
          <w:lang w:eastAsia="fr-FR" w:bidi="ar-SA"/>
        </w:rPr>
        <w:t xml:space="preserve"> soit le champs de saisie les caractères autorisés sont : </w:t>
      </w:r>
    </w:p>
    <w:p w:rsidR="00572AAF" w:rsidRPr="00533757" w:rsidRDefault="00572AAF" w:rsidP="005B01C3">
      <w:pPr>
        <w:numPr>
          <w:ilvl w:val="0"/>
          <w:numId w:val="189"/>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caractères alphanumériques en majuscules non accentuées (soit A-Z),</w:t>
      </w:r>
    </w:p>
    <w:p w:rsidR="00572AAF" w:rsidRPr="00533757" w:rsidRDefault="00572AAF" w:rsidP="005B01C3">
      <w:pPr>
        <w:numPr>
          <w:ilvl w:val="0"/>
          <w:numId w:val="189"/>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chiffres 0-9,</w:t>
      </w:r>
    </w:p>
    <w:p w:rsidR="00572AAF" w:rsidRPr="00533757" w:rsidRDefault="00572AAF" w:rsidP="005B01C3">
      <w:pPr>
        <w:numPr>
          <w:ilvl w:val="0"/>
          <w:numId w:val="189"/>
        </w:num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les séparateurs ‘ - . ,  /  , </w:t>
      </w:r>
    </w:p>
    <w:p w:rsidR="00572AAF" w:rsidRPr="00533757" w:rsidRDefault="00572AAF" w:rsidP="00572AAF">
      <w:pPr>
        <w:tabs>
          <w:tab w:val="left" w:pos="1867"/>
        </w:tabs>
        <w:autoSpaceDE w:val="0"/>
        <w:autoSpaceDN w:val="0"/>
        <w:adjustRightInd w:val="0"/>
        <w:rPr>
          <w:rFonts w:asciiTheme="minorHAnsi" w:hAnsiTheme="minorHAnsi" w:cstheme="minorHAnsi"/>
          <w:szCs w:val="24"/>
        </w:rPr>
      </w:pPr>
      <w:r w:rsidRPr="00533757">
        <w:rPr>
          <w:rFonts w:asciiTheme="minorHAnsi" w:hAnsiTheme="minorHAnsi" w:cstheme="minorHAnsi"/>
          <w:szCs w:val="24"/>
          <w:lang w:eastAsia="fr-FR" w:bidi="ar-SA"/>
        </w:rPr>
        <w:t>le tiret bas ou underscore _,</w:t>
      </w:r>
    </w:p>
    <w:p w:rsidR="00572AAF" w:rsidRPr="004E2387" w:rsidRDefault="00572AAF" w:rsidP="00572AAF">
      <w:pPr>
        <w:pStyle w:val="Titre4"/>
        <w:rPr>
          <w:rFonts w:asciiTheme="minorHAnsi" w:hAnsiTheme="minorHAnsi" w:cstheme="minorHAnsi"/>
        </w:rPr>
      </w:pPr>
      <w:r w:rsidRPr="004E2387">
        <w:rPr>
          <w:rFonts w:asciiTheme="minorHAnsi" w:hAnsiTheme="minorHAnsi" w:cstheme="minorHAnsi"/>
        </w:rPr>
        <w:t>Modification : contrôle des données de ta_regime_matrimonial_lmtay788</w:t>
      </w: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Données obligatoires : </w:t>
      </w:r>
    </w:p>
    <w:p w:rsidR="00572AAF" w:rsidRPr="00533757" w:rsidRDefault="00572AAF" w:rsidP="005B01C3">
      <w:pPr>
        <w:numPr>
          <w:ilvl w:val="0"/>
          <w:numId w:val="355"/>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REGIME MATRIMON. (LRMATR)</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Contrôles de longueur maximale : </w:t>
      </w:r>
    </w:p>
    <w:p w:rsidR="00572AAF" w:rsidRPr="00533757" w:rsidRDefault="00572AAF" w:rsidP="005B01C3">
      <w:pPr>
        <w:numPr>
          <w:ilvl w:val="0"/>
          <w:numId w:val="356"/>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LIBELLE REGIME MATRIMON. (LRMATR) : 32 caractères.</w:t>
      </w:r>
    </w:p>
    <w:p w:rsidR="00572AAF" w:rsidRPr="00533757" w:rsidRDefault="00572AAF" w:rsidP="00572AAF">
      <w:pPr>
        <w:autoSpaceDE w:val="0"/>
        <w:autoSpaceDN w:val="0"/>
        <w:adjustRightInd w:val="0"/>
        <w:rPr>
          <w:rFonts w:asciiTheme="minorHAnsi" w:hAnsiTheme="minorHAnsi" w:cstheme="minorHAnsi"/>
          <w:szCs w:val="24"/>
          <w:lang w:eastAsia="fr-FR" w:bidi="ar-SA"/>
        </w:rPr>
      </w:pPr>
    </w:p>
    <w:p w:rsidR="00572AAF" w:rsidRPr="00533757" w:rsidRDefault="00572AAF"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Caractères autorisés ( ne concerne que les champs de saisie. Les dates et les listes déroulantes sont exclues de ces contrôles):</w:t>
      </w:r>
    </w:p>
    <w:p w:rsidR="00572AAF" w:rsidRPr="00533757" w:rsidRDefault="000A6C3D" w:rsidP="00572AAF">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Quel que</w:t>
      </w:r>
      <w:r w:rsidR="00572AAF" w:rsidRPr="00533757">
        <w:rPr>
          <w:rFonts w:asciiTheme="minorHAnsi" w:hAnsiTheme="minorHAnsi" w:cstheme="minorHAnsi"/>
          <w:szCs w:val="24"/>
          <w:lang w:eastAsia="fr-FR" w:bidi="ar-SA"/>
        </w:rPr>
        <w:t xml:space="preserve"> soit le champs de saisie les caractères autorisés sont : </w:t>
      </w:r>
    </w:p>
    <w:p w:rsidR="00572AAF" w:rsidRPr="00533757" w:rsidRDefault="00572AAF" w:rsidP="005B01C3">
      <w:pPr>
        <w:numPr>
          <w:ilvl w:val="0"/>
          <w:numId w:val="357"/>
        </w:numPr>
        <w:autoSpaceDE w:val="0"/>
        <w:autoSpaceDN w:val="0"/>
        <w:adjustRightInd w:val="0"/>
        <w:spacing w:after="1"/>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caractères alphanumériques en majuscules non accentuées (soit A-Z),</w:t>
      </w:r>
    </w:p>
    <w:p w:rsidR="00572AAF" w:rsidRPr="00533757" w:rsidRDefault="00572AAF" w:rsidP="005B01C3">
      <w:pPr>
        <w:numPr>
          <w:ilvl w:val="0"/>
          <w:numId w:val="357"/>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les chiffres 0-9,</w:t>
      </w:r>
    </w:p>
    <w:p w:rsidR="00572AAF" w:rsidRPr="00533757" w:rsidRDefault="00572AAF" w:rsidP="005B01C3">
      <w:pPr>
        <w:numPr>
          <w:ilvl w:val="0"/>
          <w:numId w:val="357"/>
        </w:numPr>
        <w:autoSpaceDE w:val="0"/>
        <w:autoSpaceDN w:val="0"/>
        <w:adjustRightInd w:val="0"/>
        <w:ind w:left="360" w:hanging="36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les séparateurs ‘ - . ,  /  , </w:t>
      </w:r>
    </w:p>
    <w:p w:rsidR="00572AAF" w:rsidRPr="00533757" w:rsidRDefault="00572AAF" w:rsidP="00572AAF">
      <w:pPr>
        <w:tabs>
          <w:tab w:val="left" w:pos="1867"/>
        </w:tabs>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le tiret bas ou underscore _,</w:t>
      </w:r>
    </w:p>
    <w:p w:rsidR="003D3093" w:rsidRPr="00533757" w:rsidRDefault="003D3093" w:rsidP="003D3093">
      <w:pPr>
        <w:pStyle w:val="Titre4"/>
        <w:rPr>
          <w:rFonts w:asciiTheme="minorHAnsi" w:hAnsiTheme="minorHAnsi" w:cstheme="minorHAnsi"/>
          <w:szCs w:val="24"/>
        </w:rPr>
      </w:pPr>
      <w:r w:rsidRPr="00533757">
        <w:rPr>
          <w:rFonts w:asciiTheme="minorHAnsi" w:hAnsiTheme="minorHAnsi" w:cstheme="minorHAnsi"/>
          <w:szCs w:val="24"/>
        </w:rPr>
        <w:t>Modification : renseignement des données de ta_regime_matrimonial_lmtay788</w:t>
      </w:r>
    </w:p>
    <w:p w:rsidR="003D3093" w:rsidRPr="00533757" w:rsidRDefault="003D3093" w:rsidP="003D3093">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en saisie libre : </w:t>
      </w:r>
    </w:p>
    <w:p w:rsidR="003D3093" w:rsidRPr="00533757" w:rsidRDefault="003D3093" w:rsidP="00357DCC">
      <w:pPr>
        <w:numPr>
          <w:ilvl w:val="0"/>
          <w:numId w:val="517"/>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le LIBELLE REGIME MATRIMON. (LRMATR)</w:t>
      </w:r>
    </w:p>
    <w:p w:rsidR="003D3093" w:rsidRPr="00533757" w:rsidRDefault="003D3093" w:rsidP="003D3093">
      <w:pPr>
        <w:autoSpaceDE w:val="0"/>
        <w:autoSpaceDN w:val="0"/>
        <w:adjustRightInd w:val="0"/>
        <w:rPr>
          <w:rFonts w:asciiTheme="minorHAnsi" w:hAnsiTheme="minorHAnsi" w:cstheme="minorHAnsi"/>
          <w:szCs w:val="24"/>
          <w:lang w:eastAsia="fr-FR" w:bidi="ar-SA"/>
        </w:rPr>
      </w:pPr>
    </w:p>
    <w:p w:rsidR="003D3093" w:rsidRPr="00533757" w:rsidRDefault="003D3093" w:rsidP="003D3093">
      <w:pPr>
        <w:autoSpaceDE w:val="0"/>
        <w:autoSpaceDN w:val="0"/>
        <w:adjustRightInd w:val="0"/>
        <w:rPr>
          <w:rFonts w:asciiTheme="minorHAnsi" w:hAnsiTheme="minorHAnsi" w:cstheme="minorHAnsi"/>
          <w:szCs w:val="24"/>
          <w:lang w:eastAsia="fr-FR" w:bidi="ar-SA"/>
        </w:rPr>
      </w:pPr>
      <w:r w:rsidRPr="00533757">
        <w:rPr>
          <w:rFonts w:asciiTheme="minorHAnsi" w:hAnsiTheme="minorHAnsi" w:cstheme="minorHAnsi"/>
          <w:szCs w:val="24"/>
          <w:lang w:eastAsia="fr-FR" w:bidi="ar-SA"/>
        </w:rPr>
        <w:t xml:space="preserve">- par sélection dans un calendrier : </w:t>
      </w:r>
    </w:p>
    <w:p w:rsidR="003D3093" w:rsidRPr="00533757" w:rsidRDefault="003D3093" w:rsidP="00357DCC">
      <w:pPr>
        <w:numPr>
          <w:ilvl w:val="0"/>
          <w:numId w:val="518"/>
        </w:numPr>
        <w:autoSpaceDE w:val="0"/>
        <w:autoSpaceDN w:val="0"/>
        <w:adjustRightInd w:val="0"/>
        <w:spacing w:after="1"/>
        <w:rPr>
          <w:rFonts w:asciiTheme="minorHAnsi" w:hAnsiTheme="minorHAnsi" w:cstheme="minorHAnsi"/>
          <w:szCs w:val="24"/>
          <w:lang w:eastAsia="fr-FR" w:bidi="ar-SA"/>
        </w:rPr>
      </w:pPr>
      <w:r w:rsidRPr="00533757">
        <w:rPr>
          <w:rFonts w:asciiTheme="minorHAnsi" w:hAnsiTheme="minorHAnsi" w:cstheme="minorHAnsi"/>
          <w:szCs w:val="24"/>
          <w:lang w:eastAsia="fr-FR" w:bidi="ar-SA"/>
        </w:rPr>
        <w:t>la DATE DE CLOTURE (YDCLOT)</w:t>
      </w:r>
    </w:p>
    <w:p w:rsidR="003D3093" w:rsidRPr="00533757" w:rsidRDefault="003D3093" w:rsidP="003D3093">
      <w:pPr>
        <w:rPr>
          <w:rFonts w:asciiTheme="minorHAnsi" w:hAnsiTheme="minorHAnsi" w:cstheme="minorHAnsi"/>
          <w:szCs w:val="24"/>
        </w:rPr>
      </w:pPr>
    </w:p>
    <w:p w:rsidR="008A6E6E" w:rsidRPr="00533757" w:rsidRDefault="008A6E6E">
      <w:pPr>
        <w:rPr>
          <w:rFonts w:asciiTheme="minorHAnsi" w:hAnsiTheme="minorHAnsi" w:cstheme="minorHAnsi"/>
          <w:szCs w:val="24"/>
          <w:lang w:eastAsia="fr-FR" w:bidi="ar-SA"/>
        </w:rPr>
      </w:pPr>
      <w:r w:rsidRPr="00533757">
        <w:rPr>
          <w:rFonts w:asciiTheme="minorHAnsi" w:hAnsiTheme="minorHAnsi" w:cstheme="minorHAnsi"/>
          <w:szCs w:val="24"/>
          <w:lang w:eastAsia="fr-FR" w:bidi="ar-SA"/>
        </w:rPr>
        <w:br w:type="page"/>
      </w:r>
    </w:p>
    <w:p w:rsidR="009A6460" w:rsidRPr="00BF16B6" w:rsidRDefault="00572AAF" w:rsidP="00983509">
      <w:pPr>
        <w:pStyle w:val="Titre3"/>
      </w:pPr>
      <w:bookmarkStart w:id="885" w:name="_Toc515444447"/>
      <w:r w:rsidRPr="00BF16B6">
        <w:t>ta_type_adresse_electronique_lmtay789</w:t>
      </w:r>
      <w:bookmarkEnd w:id="885"/>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lmtay789</w:instrText>
      </w:r>
      <w:r w:rsidR="00AE699C">
        <w:instrText xml:space="preserve">" </w:instrText>
      </w:r>
      <w:r w:rsidR="00AE699C">
        <w:rPr>
          <w:rFonts w:asciiTheme="minorHAnsi" w:hAnsiTheme="minorHAnsi" w:cstheme="minorHAnsi"/>
          <w:lang w:eastAsia="fr-FR" w:bidi="ar-SA"/>
        </w:rPr>
        <w:fldChar w:fldCharType="end"/>
      </w:r>
    </w:p>
    <w:p w:rsidR="00622FEA" w:rsidRPr="00533757" w:rsidRDefault="00622FEA" w:rsidP="00622FEA">
      <w:pPr>
        <w:rPr>
          <w:rFonts w:asciiTheme="minorHAnsi" w:eastAsia="Times New Roman" w:hAnsiTheme="minorHAnsi" w:cstheme="minorHAnsi"/>
          <w:color w:val="000000"/>
          <w:szCs w:val="24"/>
          <w:lang w:eastAsia="fr-FR" w:bidi="ar-SA"/>
        </w:rPr>
      </w:pPr>
      <w:r w:rsidRPr="00533757">
        <w:rPr>
          <w:rFonts w:asciiTheme="minorHAnsi" w:eastAsia="Times New Roman" w:hAnsiTheme="minorHAnsi" w:cstheme="minorHAnsi"/>
          <w:color w:val="000000"/>
          <w:szCs w:val="24"/>
          <w:lang w:eastAsia="fr-FR" w:bidi="ar-SA"/>
        </w:rPr>
        <w:t>typologie des adresses électroniques géré</w:t>
      </w:r>
      <w:r w:rsidR="007E62BA" w:rsidRPr="00533757">
        <w:rPr>
          <w:rFonts w:asciiTheme="minorHAnsi" w:eastAsia="Times New Roman" w:hAnsiTheme="minorHAnsi" w:cstheme="minorHAnsi"/>
          <w:color w:val="000000"/>
          <w:szCs w:val="24"/>
          <w:lang w:eastAsia="fr-FR" w:bidi="ar-SA"/>
        </w:rPr>
        <w:t>es dans le référentiel Tiers : té</w:t>
      </w:r>
      <w:r w:rsidRPr="00533757">
        <w:rPr>
          <w:rFonts w:asciiTheme="minorHAnsi" w:eastAsia="Times New Roman" w:hAnsiTheme="minorHAnsi" w:cstheme="minorHAnsi"/>
          <w:color w:val="000000"/>
          <w:szCs w:val="24"/>
          <w:lang w:eastAsia="fr-FR" w:bidi="ar-SA"/>
        </w:rPr>
        <w:t xml:space="preserve">l, </w:t>
      </w:r>
      <w:r w:rsidR="000A6C3D" w:rsidRPr="00533757">
        <w:rPr>
          <w:rFonts w:asciiTheme="minorHAnsi" w:eastAsia="Times New Roman" w:hAnsiTheme="minorHAnsi" w:cstheme="minorHAnsi"/>
          <w:color w:val="000000"/>
          <w:szCs w:val="24"/>
          <w:lang w:eastAsia="fr-FR" w:bidi="ar-SA"/>
        </w:rPr>
        <w:t>télex</w:t>
      </w:r>
      <w:r w:rsidRPr="00533757">
        <w:rPr>
          <w:rFonts w:asciiTheme="minorHAnsi" w:eastAsia="Times New Roman" w:hAnsiTheme="minorHAnsi" w:cstheme="minorHAnsi"/>
          <w:color w:val="000000"/>
          <w:szCs w:val="24"/>
          <w:lang w:eastAsia="fr-FR" w:bidi="ar-SA"/>
        </w:rPr>
        <w:t>, e-mail</w:t>
      </w:r>
      <w:r w:rsidR="007E62BA" w:rsidRPr="00533757">
        <w:rPr>
          <w:rFonts w:asciiTheme="minorHAnsi" w:eastAsia="Times New Roman" w:hAnsiTheme="minorHAnsi" w:cstheme="minorHAnsi"/>
          <w:color w:val="000000"/>
          <w:szCs w:val="24"/>
          <w:lang w:eastAsia="fr-FR" w:bidi="ar-SA"/>
        </w:rPr>
        <w:t>.</w:t>
      </w:r>
    </w:p>
    <w:p w:rsidR="007E62BA" w:rsidRPr="00533757" w:rsidRDefault="007E62BA" w:rsidP="00622FEA">
      <w:pPr>
        <w:rPr>
          <w:rFonts w:asciiTheme="minorHAnsi" w:eastAsia="Times New Roman" w:hAnsiTheme="minorHAnsi" w:cstheme="minorHAnsi"/>
          <w:color w:val="000000"/>
          <w:szCs w:val="24"/>
          <w:lang w:eastAsia="fr-FR" w:bidi="ar-SA"/>
        </w:rPr>
      </w:pPr>
      <w:r w:rsidRPr="00533757">
        <w:rPr>
          <w:rFonts w:asciiTheme="minorHAnsi" w:eastAsia="Times New Roman" w:hAnsiTheme="minorHAnsi" w:cstheme="minorHAnsi"/>
          <w:color w:val="000000"/>
          <w:szCs w:val="24"/>
          <w:lang w:eastAsia="fr-FR" w:bidi="ar-SA"/>
        </w:rPr>
        <w:t>Conservée temporairement au démarrage de Paraneo.</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5504C6" w:rsidRPr="004E2387" w:rsidTr="005504C6">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5504C6" w:rsidRPr="004E2387" w:rsidTr="00D2274A">
        <w:trPr>
          <w:trHeight w:val="321"/>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TYPE ADRESSE ELECTRON.</w:t>
            </w:r>
          </w:p>
        </w:tc>
        <w:tc>
          <w:tcPr>
            <w:tcW w:w="96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CTADEL</w:t>
            </w:r>
          </w:p>
        </w:tc>
        <w:tc>
          <w:tcPr>
            <w:tcW w:w="12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indiquant le type d’adresse électronique</w:t>
            </w:r>
          </w:p>
        </w:tc>
      </w:tr>
      <w:tr w:rsidR="005504C6" w:rsidRPr="004E2387" w:rsidTr="00D2274A">
        <w:trPr>
          <w:trHeight w:val="63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5504C6" w:rsidRPr="004E2387" w:rsidTr="00D2274A">
        <w:trPr>
          <w:trHeight w:val="40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5504C6" w:rsidRPr="004E2387" w:rsidTr="00D2274A">
        <w:trPr>
          <w:trHeight w:val="246"/>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TYPE ADRESSE ELECTRON.</w:t>
            </w:r>
          </w:p>
        </w:tc>
        <w:tc>
          <w:tcPr>
            <w:tcW w:w="96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LTADEL</w:t>
            </w:r>
          </w:p>
        </w:tc>
        <w:tc>
          <w:tcPr>
            <w:tcW w:w="12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correspondant au type d’adresse électronique</w:t>
            </w:r>
          </w:p>
        </w:tc>
      </w:tr>
      <w:tr w:rsidR="005504C6" w:rsidRPr="004E2387" w:rsidTr="00D2274A">
        <w:trPr>
          <w:trHeight w:val="55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504C6" w:rsidRPr="004E2387" w:rsidRDefault="005504C6" w:rsidP="005504C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D453A1" w:rsidRDefault="00987BDB" w:rsidP="00622FEA">
      <w:pPr>
        <w:rPr>
          <w:rFonts w:asciiTheme="minorHAnsi" w:hAnsiTheme="minorHAnsi" w:cstheme="minorHAnsi"/>
          <w:szCs w:val="24"/>
          <w:lang w:eastAsia="fr-FR" w:bidi="ar-SA"/>
        </w:rPr>
      </w:pPr>
    </w:p>
    <w:p w:rsidR="00572AAF" w:rsidRPr="00533757" w:rsidRDefault="00572AAF" w:rsidP="00572AAF">
      <w:pPr>
        <w:pStyle w:val="Titre4"/>
        <w:rPr>
          <w:rFonts w:asciiTheme="minorHAnsi" w:hAnsiTheme="minorHAnsi" w:cstheme="minorHAnsi"/>
        </w:rPr>
      </w:pPr>
      <w:r w:rsidRPr="00533757">
        <w:rPr>
          <w:rFonts w:asciiTheme="minorHAnsi" w:hAnsiTheme="minorHAnsi" w:cstheme="minorHAnsi"/>
        </w:rPr>
        <w:t>Création : renseignement des données de ta_type_adresse_electronique_lmtay789</w:t>
      </w: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572AAF" w:rsidRPr="00D453A1" w:rsidRDefault="00572AAF" w:rsidP="00AE1228">
      <w:pPr>
        <w:numPr>
          <w:ilvl w:val="0"/>
          <w:numId w:val="74"/>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TYPE ADRESSE ELECTRON. (CTADEL)</w:t>
      </w:r>
    </w:p>
    <w:p w:rsidR="00572AAF" w:rsidRPr="00D453A1" w:rsidRDefault="00572AAF" w:rsidP="00AE1228">
      <w:pPr>
        <w:numPr>
          <w:ilvl w:val="0"/>
          <w:numId w:val="74"/>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TYPE ADRESSE ELECTRON. (LTADEL)</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572AAF" w:rsidRPr="00D453A1" w:rsidRDefault="00572AAF" w:rsidP="00572AAF">
      <w:pPr>
        <w:tabs>
          <w:tab w:val="left" w:pos="1440"/>
        </w:tabs>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pStyle w:val="Titre4"/>
        <w:rPr>
          <w:rFonts w:asciiTheme="minorHAnsi" w:hAnsiTheme="minorHAnsi" w:cstheme="minorHAnsi"/>
          <w:szCs w:val="24"/>
        </w:rPr>
      </w:pPr>
      <w:r w:rsidRPr="00D453A1">
        <w:rPr>
          <w:rFonts w:asciiTheme="minorHAnsi" w:hAnsiTheme="minorHAnsi" w:cstheme="minorHAnsi"/>
          <w:szCs w:val="24"/>
        </w:rPr>
        <w:t>Création : contrôle des données de ta_type_adresse_electronique_lmtay789</w:t>
      </w:r>
    </w:p>
    <w:p w:rsidR="00572AAF" w:rsidRPr="00D453A1" w:rsidRDefault="00572AAF" w:rsidP="00572AAF">
      <w:pPr>
        <w:tabs>
          <w:tab w:val="left" w:pos="1867"/>
        </w:tabs>
        <w:autoSpaceDE w:val="0"/>
        <w:autoSpaceDN w:val="0"/>
        <w:adjustRightInd w:val="0"/>
        <w:rPr>
          <w:rFonts w:asciiTheme="minorHAnsi" w:hAnsiTheme="minorHAnsi" w:cstheme="minorHAnsi"/>
          <w:szCs w:val="24"/>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572AAF" w:rsidRPr="00D453A1" w:rsidRDefault="00572AAF" w:rsidP="005B01C3">
      <w:pPr>
        <w:numPr>
          <w:ilvl w:val="0"/>
          <w:numId w:val="198"/>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TYPE ADRESSE ELECTRON. (CTADEL)</w:t>
      </w:r>
    </w:p>
    <w:p w:rsidR="00572AAF" w:rsidRPr="00D453A1" w:rsidRDefault="00572AAF" w:rsidP="005B01C3">
      <w:pPr>
        <w:numPr>
          <w:ilvl w:val="0"/>
          <w:numId w:val="199"/>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CATEGORIE CLIENTELE SICOVAM (LCACLI)</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572AAF" w:rsidRPr="00D453A1" w:rsidRDefault="00572AAF" w:rsidP="005B01C3">
      <w:pPr>
        <w:numPr>
          <w:ilvl w:val="0"/>
          <w:numId w:val="200"/>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TYPE ADRESSE ELECTRON. (CTADEL) : 3 caractères.</w:t>
      </w:r>
    </w:p>
    <w:p w:rsidR="00572AAF" w:rsidRPr="00D453A1" w:rsidRDefault="00572AAF" w:rsidP="005B01C3">
      <w:pPr>
        <w:numPr>
          <w:ilvl w:val="0"/>
          <w:numId w:val="201"/>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CATEGORIE CLIENTELE SICOVAM (LCACLI) : 32 caractères.</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d'unicité : </w:t>
      </w: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sur  CODE TYPE ADRESSE ELECTRON. (CTADEL)</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572AAF" w:rsidRPr="00D453A1" w:rsidRDefault="000A6C3D"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572AAF" w:rsidRPr="00D453A1">
        <w:rPr>
          <w:rFonts w:asciiTheme="minorHAnsi" w:hAnsiTheme="minorHAnsi" w:cstheme="minorHAnsi"/>
          <w:szCs w:val="24"/>
          <w:lang w:eastAsia="fr-FR" w:bidi="ar-SA"/>
        </w:rPr>
        <w:t xml:space="preserve"> soit le champs de saisie les caractères autorisés sont : </w:t>
      </w:r>
    </w:p>
    <w:p w:rsidR="00572AAF" w:rsidRPr="00D453A1" w:rsidRDefault="00572AAF" w:rsidP="005B01C3">
      <w:pPr>
        <w:numPr>
          <w:ilvl w:val="0"/>
          <w:numId w:val="202"/>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572AAF" w:rsidRPr="00D453A1" w:rsidRDefault="00572AAF" w:rsidP="005B01C3">
      <w:pPr>
        <w:numPr>
          <w:ilvl w:val="0"/>
          <w:numId w:val="202"/>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572AAF" w:rsidRPr="00D453A1" w:rsidRDefault="00572AAF" w:rsidP="005B01C3">
      <w:pPr>
        <w:numPr>
          <w:ilvl w:val="0"/>
          <w:numId w:val="202"/>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572AAF" w:rsidRPr="00D453A1" w:rsidRDefault="00572AAF" w:rsidP="00572AAF">
      <w:pPr>
        <w:tabs>
          <w:tab w:val="left" w:pos="1867"/>
        </w:tabs>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572AAF" w:rsidRPr="004E2387" w:rsidRDefault="00572AAF" w:rsidP="00572AAF">
      <w:pPr>
        <w:pStyle w:val="Titre4"/>
        <w:rPr>
          <w:rFonts w:asciiTheme="minorHAnsi" w:hAnsiTheme="minorHAnsi" w:cstheme="minorHAnsi"/>
          <w:lang w:eastAsia="fr-FR" w:bidi="ar-SA"/>
        </w:rPr>
      </w:pPr>
      <w:r w:rsidRPr="004E2387">
        <w:rPr>
          <w:rFonts w:asciiTheme="minorHAnsi" w:hAnsiTheme="minorHAnsi" w:cstheme="minorHAnsi"/>
          <w:lang w:eastAsia="fr-FR" w:bidi="ar-SA"/>
        </w:rPr>
        <w:t>Modification : contrôle des données de ta_type_adresse_electronique_lmtay789</w:t>
      </w: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572AAF" w:rsidRPr="00D453A1" w:rsidRDefault="00572AAF" w:rsidP="005B01C3">
      <w:pPr>
        <w:numPr>
          <w:ilvl w:val="0"/>
          <w:numId w:val="366"/>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CATEGORIE CLIENTELE SICOVAM (LCACLI)</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572AAF" w:rsidRPr="00D453A1" w:rsidRDefault="00572AAF" w:rsidP="005B01C3">
      <w:pPr>
        <w:numPr>
          <w:ilvl w:val="0"/>
          <w:numId w:val="367"/>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CATEGORIE CLIENTELE SICOVAM (LCACLI) : 32 caractères.</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572AAF" w:rsidRPr="00D453A1" w:rsidRDefault="000A6C3D"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572AAF" w:rsidRPr="00D453A1">
        <w:rPr>
          <w:rFonts w:asciiTheme="minorHAnsi" w:hAnsiTheme="minorHAnsi" w:cstheme="minorHAnsi"/>
          <w:szCs w:val="24"/>
          <w:lang w:eastAsia="fr-FR" w:bidi="ar-SA"/>
        </w:rPr>
        <w:t xml:space="preserve"> soit le champs de saisie les caractères autorisés sont : </w:t>
      </w:r>
    </w:p>
    <w:p w:rsidR="00572AAF" w:rsidRPr="00D453A1" w:rsidRDefault="00572AAF" w:rsidP="005B01C3">
      <w:pPr>
        <w:numPr>
          <w:ilvl w:val="0"/>
          <w:numId w:val="368"/>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572AAF" w:rsidRPr="00D453A1" w:rsidRDefault="00572AAF" w:rsidP="005B01C3">
      <w:pPr>
        <w:numPr>
          <w:ilvl w:val="0"/>
          <w:numId w:val="368"/>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572AAF" w:rsidRPr="00D453A1" w:rsidRDefault="00572AAF" w:rsidP="005B01C3">
      <w:pPr>
        <w:numPr>
          <w:ilvl w:val="0"/>
          <w:numId w:val="368"/>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572AAF" w:rsidRPr="00D453A1" w:rsidRDefault="00572AAF" w:rsidP="00572AAF">
      <w:pPr>
        <w:tabs>
          <w:tab w:val="left" w:pos="1867"/>
        </w:tabs>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572AAF" w:rsidRDefault="00000D12" w:rsidP="00000D12">
      <w:pPr>
        <w:pStyle w:val="Titre4"/>
        <w:rPr>
          <w:rFonts w:asciiTheme="minorHAnsi" w:hAnsiTheme="minorHAnsi" w:cstheme="minorHAnsi"/>
          <w:lang w:eastAsia="fr-FR" w:bidi="ar-SA"/>
        </w:rPr>
      </w:pPr>
      <w:r w:rsidRPr="00000D12">
        <w:rPr>
          <w:rFonts w:asciiTheme="minorHAnsi" w:hAnsiTheme="minorHAnsi" w:cstheme="minorHAnsi"/>
          <w:lang w:eastAsia="fr-FR" w:bidi="ar-SA"/>
        </w:rPr>
        <w:t>Modification : renseignement des données de ta_type_adresse_electronique_lmtay789</w:t>
      </w: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000D12" w:rsidRPr="00D453A1" w:rsidRDefault="00000D12" w:rsidP="00357DCC">
      <w:pPr>
        <w:numPr>
          <w:ilvl w:val="0"/>
          <w:numId w:val="531"/>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TYPE ADRESSE ELECTRON. (LTADEL)</w:t>
      </w:r>
    </w:p>
    <w:p w:rsidR="00000D12" w:rsidRPr="00D453A1" w:rsidRDefault="00000D12" w:rsidP="00000D12">
      <w:pPr>
        <w:autoSpaceDE w:val="0"/>
        <w:autoSpaceDN w:val="0"/>
        <w:adjustRightInd w:val="0"/>
        <w:rPr>
          <w:rFonts w:asciiTheme="minorHAnsi" w:hAnsiTheme="minorHAnsi" w:cstheme="minorHAnsi"/>
          <w:szCs w:val="24"/>
          <w:lang w:eastAsia="fr-FR" w:bidi="ar-SA"/>
        </w:rPr>
      </w:pP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000D12" w:rsidRPr="00D453A1" w:rsidRDefault="00000D12" w:rsidP="00357DCC">
      <w:pPr>
        <w:numPr>
          <w:ilvl w:val="0"/>
          <w:numId w:val="532"/>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000D12" w:rsidRPr="00D453A1" w:rsidRDefault="00000D12" w:rsidP="00000D12">
      <w:pPr>
        <w:rPr>
          <w:rFonts w:asciiTheme="minorHAnsi" w:hAnsiTheme="minorHAnsi" w:cstheme="minorHAnsi"/>
          <w:szCs w:val="24"/>
          <w:lang w:eastAsia="fr-FR" w:bidi="ar-SA"/>
        </w:rPr>
      </w:pPr>
    </w:p>
    <w:p w:rsidR="008A6E6E" w:rsidRPr="00D453A1" w:rsidRDefault="008A6E6E">
      <w:pPr>
        <w:rPr>
          <w:rFonts w:asciiTheme="minorHAnsi" w:hAnsiTheme="minorHAnsi" w:cstheme="minorHAnsi"/>
          <w:szCs w:val="24"/>
        </w:rPr>
      </w:pPr>
      <w:r w:rsidRPr="00D453A1">
        <w:rPr>
          <w:rFonts w:asciiTheme="minorHAnsi" w:hAnsiTheme="minorHAnsi" w:cstheme="minorHAnsi"/>
          <w:szCs w:val="24"/>
        </w:rPr>
        <w:br w:type="page"/>
      </w:r>
    </w:p>
    <w:p w:rsidR="009A6460" w:rsidRPr="00BF16B6" w:rsidRDefault="00572AAF" w:rsidP="00983509">
      <w:pPr>
        <w:pStyle w:val="Titre3"/>
      </w:pPr>
      <w:bookmarkStart w:id="886" w:name="_Toc515444448"/>
      <w:r w:rsidRPr="00BF16B6">
        <w:t>ta_type_de_tiers_lmtay791</w:t>
      </w:r>
      <w:bookmarkEnd w:id="886"/>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lmtay791</w:instrText>
      </w:r>
      <w:r w:rsidR="00AE699C">
        <w:instrText xml:space="preserve">" </w:instrText>
      </w:r>
      <w:r w:rsidR="00AE699C">
        <w:rPr>
          <w:rFonts w:asciiTheme="minorHAnsi" w:hAnsiTheme="minorHAnsi" w:cstheme="minorHAnsi"/>
          <w:lang w:eastAsia="fr-FR" w:bidi="ar-SA"/>
        </w:rPr>
        <w:fldChar w:fldCharType="end"/>
      </w:r>
    </w:p>
    <w:p w:rsidR="00622FEA" w:rsidRPr="00D453A1" w:rsidRDefault="002E2D33" w:rsidP="00622FEA">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Qualifie</w:t>
      </w:r>
      <w:r w:rsidR="00622FEA" w:rsidRPr="00D453A1">
        <w:rPr>
          <w:rFonts w:asciiTheme="minorHAnsi" w:eastAsia="Times New Roman" w:hAnsiTheme="minorHAnsi" w:cstheme="minorHAnsi"/>
          <w:color w:val="000000"/>
          <w:szCs w:val="24"/>
          <w:lang w:eastAsia="fr-FR" w:bidi="ar-SA"/>
        </w:rPr>
        <w:t xml:space="preserve"> </w:t>
      </w:r>
      <w:r w:rsidR="007E62BA" w:rsidRPr="00D453A1">
        <w:rPr>
          <w:rFonts w:asciiTheme="minorHAnsi" w:eastAsia="Times New Roman" w:hAnsiTheme="minorHAnsi" w:cstheme="minorHAnsi"/>
          <w:color w:val="000000"/>
          <w:szCs w:val="24"/>
          <w:lang w:eastAsia="fr-FR" w:bidi="ar-SA"/>
        </w:rPr>
        <w:t>les types de tiers utilisés dans le référentiel Tiers web (</w:t>
      </w:r>
      <w:r w:rsidR="00622FEA" w:rsidRPr="00D453A1">
        <w:rPr>
          <w:rFonts w:asciiTheme="minorHAnsi" w:eastAsia="Times New Roman" w:hAnsiTheme="minorHAnsi" w:cstheme="minorHAnsi"/>
          <w:color w:val="000000"/>
          <w:szCs w:val="24"/>
          <w:lang w:eastAsia="fr-FR" w:bidi="ar-SA"/>
        </w:rPr>
        <w:t>personne morale, assimilée morale, entrepreneur individuel, personne physique, tiers composé (couple de pp), ou tiers multiple (mélange de n tiers de tout type)</w:t>
      </w:r>
    </w:p>
    <w:p w:rsidR="007E62BA" w:rsidRPr="00D453A1" w:rsidRDefault="007E62BA" w:rsidP="00622FEA">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 xml:space="preserve">Conservée </w:t>
      </w:r>
      <w:r w:rsidR="000A6C3D" w:rsidRPr="00D453A1">
        <w:rPr>
          <w:rFonts w:asciiTheme="minorHAnsi" w:eastAsia="Times New Roman" w:hAnsiTheme="minorHAnsi" w:cstheme="minorHAnsi"/>
          <w:color w:val="000000"/>
          <w:szCs w:val="24"/>
          <w:lang w:eastAsia="fr-FR" w:bidi="ar-SA"/>
        </w:rPr>
        <w:t>provisoirement</w:t>
      </w:r>
      <w:r w:rsidRPr="00D453A1">
        <w:rPr>
          <w:rFonts w:asciiTheme="minorHAnsi" w:eastAsia="Times New Roman" w:hAnsiTheme="minorHAnsi" w:cstheme="minorHAnsi"/>
          <w:color w:val="000000"/>
          <w:szCs w:val="24"/>
          <w:lang w:eastAsia="fr-FR" w:bidi="ar-SA"/>
        </w:rPr>
        <w:t xml:space="preserve"> au démarrage de Paraneo.</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375EB6" w:rsidRPr="004E2387" w:rsidTr="00375EB6">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375EB6" w:rsidRPr="004E2387" w:rsidTr="00D2274A">
        <w:trPr>
          <w:trHeight w:val="15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TYPE DE TIERS</w:t>
            </w:r>
          </w:p>
        </w:tc>
        <w:tc>
          <w:tcPr>
            <w:tcW w:w="96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CTYTIE</w:t>
            </w:r>
          </w:p>
        </w:tc>
        <w:tc>
          <w:tcPr>
            <w:tcW w:w="12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(4)</w:t>
            </w:r>
          </w:p>
        </w:tc>
        <w:tc>
          <w:tcPr>
            <w:tcW w:w="11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correspondant à la typologie du tiers</w:t>
            </w:r>
          </w:p>
        </w:tc>
      </w:tr>
      <w:tr w:rsidR="00375EB6" w:rsidRPr="004E2387" w:rsidTr="00D2274A">
        <w:trPr>
          <w:trHeight w:val="64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375EB6" w:rsidRPr="004E2387" w:rsidTr="00D2274A">
        <w:trPr>
          <w:trHeight w:val="53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375EB6" w:rsidRPr="004E2387" w:rsidTr="00D2274A">
        <w:trPr>
          <w:trHeight w:val="37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COURT TYPE DE TIERS</w:t>
            </w:r>
          </w:p>
        </w:tc>
        <w:tc>
          <w:tcPr>
            <w:tcW w:w="96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LCTYTI</w:t>
            </w:r>
          </w:p>
        </w:tc>
        <w:tc>
          <w:tcPr>
            <w:tcW w:w="12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w:t>
            </w:r>
          </w:p>
        </w:tc>
        <w:tc>
          <w:tcPr>
            <w:tcW w:w="11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F</w:t>
            </w:r>
          </w:p>
        </w:tc>
        <w:tc>
          <w:tcPr>
            <w:tcW w:w="248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court correspondant à la typologie du tiers</w:t>
            </w:r>
          </w:p>
        </w:tc>
      </w:tr>
      <w:tr w:rsidR="00375EB6" w:rsidRPr="004E2387" w:rsidTr="00D2274A">
        <w:trPr>
          <w:trHeight w:val="16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TYPE DE TIERS</w:t>
            </w:r>
          </w:p>
        </w:tc>
        <w:tc>
          <w:tcPr>
            <w:tcW w:w="96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LTYTIE</w:t>
            </w:r>
          </w:p>
        </w:tc>
        <w:tc>
          <w:tcPr>
            <w:tcW w:w="12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correspondant à la typologie du tiers</w:t>
            </w:r>
          </w:p>
        </w:tc>
      </w:tr>
      <w:tr w:rsidR="00375EB6" w:rsidRPr="004E2387" w:rsidTr="00D2274A">
        <w:trPr>
          <w:trHeight w:val="51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D2274A">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375EB6" w:rsidRPr="004E2387" w:rsidRDefault="00375EB6" w:rsidP="00375EB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D453A1" w:rsidRDefault="00987BDB" w:rsidP="00622FEA">
      <w:pPr>
        <w:rPr>
          <w:rFonts w:asciiTheme="minorHAnsi" w:hAnsiTheme="minorHAnsi" w:cstheme="minorHAnsi"/>
          <w:szCs w:val="24"/>
          <w:lang w:eastAsia="fr-FR" w:bidi="ar-SA"/>
        </w:rPr>
      </w:pPr>
    </w:p>
    <w:p w:rsidR="00572AAF" w:rsidRPr="004E2387" w:rsidRDefault="00572AAF" w:rsidP="00572AA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ta_type_de_tiers_lmtay791</w:t>
      </w: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572AAF" w:rsidRPr="00D453A1" w:rsidRDefault="00572AAF" w:rsidP="00AE1228">
      <w:pPr>
        <w:numPr>
          <w:ilvl w:val="0"/>
          <w:numId w:val="85"/>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TYPE DE TIERS  (CTYTIE)</w:t>
      </w:r>
    </w:p>
    <w:p w:rsidR="00572AAF" w:rsidRPr="00D453A1" w:rsidRDefault="00572AAF" w:rsidP="00AE1228">
      <w:pPr>
        <w:numPr>
          <w:ilvl w:val="0"/>
          <w:numId w:val="85"/>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TYPE DE TIERS(LTYTIE)</w:t>
      </w:r>
    </w:p>
    <w:p w:rsidR="00572AAF" w:rsidRPr="00D453A1" w:rsidRDefault="00572AAF" w:rsidP="00AE1228">
      <w:pPr>
        <w:numPr>
          <w:ilvl w:val="0"/>
          <w:numId w:val="85"/>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COURT TYPE DE TIERS (LCTYTI)</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4E2387" w:rsidRDefault="00572AAF" w:rsidP="00572AAF">
      <w:pPr>
        <w:pStyle w:val="Titre4"/>
        <w:rPr>
          <w:rFonts w:asciiTheme="minorHAnsi" w:hAnsiTheme="minorHAnsi" w:cstheme="minorHAnsi"/>
        </w:rPr>
      </w:pPr>
      <w:r w:rsidRPr="004E2387">
        <w:rPr>
          <w:rFonts w:asciiTheme="minorHAnsi" w:hAnsiTheme="minorHAnsi" w:cstheme="minorHAnsi"/>
        </w:rPr>
        <w:t>Création : contrôle des données de ta_type_de_tiers_lmtay791</w:t>
      </w:r>
    </w:p>
    <w:p w:rsidR="00572AAF" w:rsidRPr="00D453A1" w:rsidRDefault="00572AAF" w:rsidP="00572AAF">
      <w:pPr>
        <w:tabs>
          <w:tab w:val="left" w:pos="1867"/>
        </w:tabs>
        <w:autoSpaceDE w:val="0"/>
        <w:autoSpaceDN w:val="0"/>
        <w:adjustRightInd w:val="0"/>
        <w:rPr>
          <w:rFonts w:asciiTheme="minorHAnsi" w:hAnsiTheme="minorHAnsi" w:cstheme="minorHAnsi"/>
          <w:szCs w:val="24"/>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572AAF" w:rsidRPr="00D453A1" w:rsidRDefault="00572AAF" w:rsidP="005B01C3">
      <w:pPr>
        <w:numPr>
          <w:ilvl w:val="0"/>
          <w:numId w:val="226"/>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CODE TYPE DE TIERS (CTYTIE)  </w:t>
      </w:r>
    </w:p>
    <w:p w:rsidR="00572AAF" w:rsidRPr="00D453A1" w:rsidRDefault="00572AAF" w:rsidP="005B01C3">
      <w:pPr>
        <w:numPr>
          <w:ilvl w:val="0"/>
          <w:numId w:val="226"/>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LIBELLE TYPE DE TIERS(LTYTIE) </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572AAF" w:rsidRPr="00D453A1" w:rsidRDefault="00572AAF" w:rsidP="005B01C3">
      <w:pPr>
        <w:numPr>
          <w:ilvl w:val="0"/>
          <w:numId w:val="227"/>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TYPE DE TIERS (CTYTIE) : 4 caractères.</w:t>
      </w:r>
    </w:p>
    <w:p w:rsidR="00572AAF" w:rsidRPr="00D453A1" w:rsidRDefault="00572AAF" w:rsidP="005B01C3">
      <w:pPr>
        <w:numPr>
          <w:ilvl w:val="0"/>
          <w:numId w:val="228"/>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TYPE DE TIERS(LTYTIE) : 32 caractères.</w:t>
      </w:r>
    </w:p>
    <w:p w:rsidR="00572AAF" w:rsidRPr="00D453A1" w:rsidRDefault="00572AAF" w:rsidP="005B01C3">
      <w:pPr>
        <w:numPr>
          <w:ilvl w:val="0"/>
          <w:numId w:val="228"/>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COURT TYPE DE TIERS (LCTYTI) : 2 caractères.</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d'unicité : </w:t>
      </w: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sur CODE TYPE DE TIERS  (CTYTIE)</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572AAF" w:rsidRPr="00D453A1" w:rsidRDefault="000A6C3D"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572AAF" w:rsidRPr="00D453A1">
        <w:rPr>
          <w:rFonts w:asciiTheme="minorHAnsi" w:hAnsiTheme="minorHAnsi" w:cstheme="minorHAnsi"/>
          <w:szCs w:val="24"/>
          <w:lang w:eastAsia="fr-FR" w:bidi="ar-SA"/>
        </w:rPr>
        <w:t xml:space="preserve"> soit le champs de saisie les caractères autorisés sont : </w:t>
      </w:r>
    </w:p>
    <w:p w:rsidR="00572AAF" w:rsidRPr="00D453A1" w:rsidRDefault="00572AAF" w:rsidP="005B01C3">
      <w:pPr>
        <w:numPr>
          <w:ilvl w:val="0"/>
          <w:numId w:val="229"/>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572AAF" w:rsidRPr="00D453A1" w:rsidRDefault="00572AAF" w:rsidP="005B01C3">
      <w:pPr>
        <w:numPr>
          <w:ilvl w:val="0"/>
          <w:numId w:val="229"/>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572AAF" w:rsidRPr="00D453A1" w:rsidRDefault="00572AAF" w:rsidP="005B01C3">
      <w:pPr>
        <w:numPr>
          <w:ilvl w:val="0"/>
          <w:numId w:val="229"/>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572AAF" w:rsidRPr="00D453A1" w:rsidRDefault="00572AAF" w:rsidP="005B01C3">
      <w:pPr>
        <w:numPr>
          <w:ilvl w:val="0"/>
          <w:numId w:val="229"/>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D453A1">
        <w:rPr>
          <w:rFonts w:asciiTheme="minorHAnsi" w:hAnsiTheme="minorHAnsi" w:cstheme="minorHAnsi"/>
          <w:szCs w:val="24"/>
          <w:lang w:eastAsia="fr-FR" w:bidi="ar-SA"/>
        </w:rPr>
        <w:t xml:space="preserve"> </w:t>
      </w:r>
    </w:p>
    <w:p w:rsidR="00572AAF" w:rsidRPr="00D453A1" w:rsidRDefault="00572AAF" w:rsidP="00572AAF">
      <w:pPr>
        <w:tabs>
          <w:tab w:val="left" w:pos="1867"/>
        </w:tabs>
        <w:autoSpaceDE w:val="0"/>
        <w:autoSpaceDN w:val="0"/>
        <w:adjustRightInd w:val="0"/>
        <w:rPr>
          <w:rFonts w:asciiTheme="minorHAnsi" w:hAnsiTheme="minorHAnsi" w:cstheme="minorHAnsi"/>
          <w:szCs w:val="24"/>
        </w:rPr>
      </w:pPr>
      <w:r w:rsidRPr="00D453A1">
        <w:rPr>
          <w:rFonts w:asciiTheme="minorHAnsi" w:hAnsiTheme="minorHAnsi" w:cstheme="minorHAnsi"/>
          <w:szCs w:val="24"/>
          <w:lang w:eastAsia="fr-FR" w:bidi="ar-SA"/>
        </w:rPr>
        <w:t>LIB COURT TYPE DE TIERS (LCTYTI) est facultatif</w:t>
      </w:r>
    </w:p>
    <w:p w:rsidR="00572AAF" w:rsidRPr="00D453A1" w:rsidRDefault="00572AAF" w:rsidP="00572AAF">
      <w:pPr>
        <w:tabs>
          <w:tab w:val="left" w:pos="1867"/>
        </w:tabs>
        <w:autoSpaceDE w:val="0"/>
        <w:autoSpaceDN w:val="0"/>
        <w:adjustRightInd w:val="0"/>
        <w:rPr>
          <w:rFonts w:asciiTheme="minorHAnsi" w:hAnsiTheme="minorHAnsi" w:cstheme="minorHAnsi"/>
          <w:szCs w:val="24"/>
        </w:rPr>
      </w:pPr>
    </w:p>
    <w:p w:rsidR="00572AAF" w:rsidRPr="004E2387" w:rsidRDefault="00572AAF" w:rsidP="00572AAF">
      <w:pPr>
        <w:pStyle w:val="Titre4"/>
        <w:rPr>
          <w:rFonts w:asciiTheme="minorHAnsi" w:hAnsiTheme="minorHAnsi" w:cstheme="minorHAnsi"/>
          <w:lang w:eastAsia="fr-FR" w:bidi="ar-SA"/>
        </w:rPr>
      </w:pPr>
      <w:r w:rsidRPr="004E2387">
        <w:rPr>
          <w:rFonts w:asciiTheme="minorHAnsi" w:hAnsiTheme="minorHAnsi" w:cstheme="minorHAnsi"/>
          <w:lang w:eastAsia="fr-FR" w:bidi="ar-SA"/>
        </w:rPr>
        <w:t>Modification : contrôle des données de ta_type_de_tiers_lmtay791</w:t>
      </w: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572AAF" w:rsidRPr="00D453A1" w:rsidRDefault="00572AAF" w:rsidP="005B01C3">
      <w:pPr>
        <w:numPr>
          <w:ilvl w:val="0"/>
          <w:numId w:val="385"/>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LIBELLE TYPE DE TIERS(LTYTIE) </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572AAF" w:rsidRPr="00D453A1" w:rsidRDefault="00572AAF" w:rsidP="005B01C3">
      <w:pPr>
        <w:numPr>
          <w:ilvl w:val="0"/>
          <w:numId w:val="386"/>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TYPE DE TIERS(LTYTIE) : 32 caractères.</w:t>
      </w:r>
    </w:p>
    <w:p w:rsidR="00572AAF" w:rsidRPr="00D453A1" w:rsidRDefault="00572AAF" w:rsidP="005B01C3">
      <w:pPr>
        <w:numPr>
          <w:ilvl w:val="0"/>
          <w:numId w:val="386"/>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COURT TYPE DE TIERS (LCTYTI) : 2 caractères.</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572AAF" w:rsidRPr="00D453A1" w:rsidRDefault="000A6C3D"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572AAF" w:rsidRPr="00D453A1">
        <w:rPr>
          <w:rFonts w:asciiTheme="minorHAnsi" w:hAnsiTheme="minorHAnsi" w:cstheme="minorHAnsi"/>
          <w:szCs w:val="24"/>
          <w:lang w:eastAsia="fr-FR" w:bidi="ar-SA"/>
        </w:rPr>
        <w:t xml:space="preserve"> soit le champs de saisie les caractères autorisés sont : </w:t>
      </w:r>
    </w:p>
    <w:p w:rsidR="00572AAF" w:rsidRPr="00D453A1" w:rsidRDefault="00572AAF" w:rsidP="005B01C3">
      <w:pPr>
        <w:numPr>
          <w:ilvl w:val="0"/>
          <w:numId w:val="387"/>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572AAF" w:rsidRPr="00D453A1" w:rsidRDefault="00572AAF" w:rsidP="005B01C3">
      <w:pPr>
        <w:numPr>
          <w:ilvl w:val="0"/>
          <w:numId w:val="387"/>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572AAF" w:rsidRPr="00D453A1" w:rsidRDefault="00572AAF" w:rsidP="005B01C3">
      <w:pPr>
        <w:numPr>
          <w:ilvl w:val="0"/>
          <w:numId w:val="387"/>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572AAF" w:rsidRPr="00D453A1" w:rsidRDefault="00572AAF" w:rsidP="005B01C3">
      <w:pPr>
        <w:numPr>
          <w:ilvl w:val="0"/>
          <w:numId w:val="387"/>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D453A1">
        <w:rPr>
          <w:rFonts w:asciiTheme="minorHAnsi" w:hAnsiTheme="minorHAnsi" w:cstheme="minorHAnsi"/>
          <w:szCs w:val="24"/>
          <w:lang w:eastAsia="fr-FR" w:bidi="ar-SA"/>
        </w:rPr>
        <w:t xml:space="preserve"> </w:t>
      </w:r>
    </w:p>
    <w:p w:rsidR="00572AAF" w:rsidRPr="00D453A1" w:rsidRDefault="00572AAF" w:rsidP="00572AAF">
      <w:pPr>
        <w:tabs>
          <w:tab w:val="left" w:pos="1867"/>
        </w:tabs>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COURT TYPE DE TIERS (LCTYTI) est facultatif</w:t>
      </w:r>
    </w:p>
    <w:p w:rsidR="00000D12" w:rsidRDefault="00000D12" w:rsidP="00000D12">
      <w:pPr>
        <w:pStyle w:val="Titre4"/>
        <w:rPr>
          <w:rFonts w:asciiTheme="minorHAnsi" w:hAnsiTheme="minorHAnsi" w:cstheme="minorHAnsi"/>
          <w:lang w:eastAsia="fr-FR" w:bidi="ar-SA"/>
        </w:rPr>
      </w:pPr>
      <w:r w:rsidRPr="00000D12">
        <w:rPr>
          <w:rFonts w:asciiTheme="minorHAnsi" w:hAnsiTheme="minorHAnsi" w:cstheme="minorHAnsi"/>
          <w:lang w:eastAsia="fr-FR" w:bidi="ar-SA"/>
        </w:rPr>
        <w:t>Modification : renseignement des données de ta_type_de_tiers_lmtay791</w:t>
      </w: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000D12" w:rsidRPr="00D453A1" w:rsidRDefault="00000D12" w:rsidP="00357DCC">
      <w:pPr>
        <w:numPr>
          <w:ilvl w:val="0"/>
          <w:numId w:val="546"/>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TYPE DE TIERS(LTYTIE)</w:t>
      </w:r>
    </w:p>
    <w:p w:rsidR="00000D12" w:rsidRPr="00D453A1" w:rsidRDefault="00000D12" w:rsidP="00357DCC">
      <w:pPr>
        <w:numPr>
          <w:ilvl w:val="0"/>
          <w:numId w:val="546"/>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COURT TYPE DE TIERS (LCTYTI)</w:t>
      </w:r>
    </w:p>
    <w:p w:rsidR="00000D12" w:rsidRPr="00D453A1" w:rsidRDefault="00000D12" w:rsidP="00000D12">
      <w:pPr>
        <w:autoSpaceDE w:val="0"/>
        <w:autoSpaceDN w:val="0"/>
        <w:adjustRightInd w:val="0"/>
        <w:rPr>
          <w:rFonts w:asciiTheme="minorHAnsi" w:hAnsiTheme="minorHAnsi" w:cstheme="minorHAnsi"/>
          <w:szCs w:val="24"/>
          <w:lang w:eastAsia="fr-FR" w:bidi="ar-SA"/>
        </w:rPr>
      </w:pP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000D12" w:rsidRPr="00D453A1" w:rsidRDefault="00000D12" w:rsidP="00357DCC">
      <w:pPr>
        <w:numPr>
          <w:ilvl w:val="0"/>
          <w:numId w:val="547"/>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000D12" w:rsidRPr="00D453A1" w:rsidRDefault="00000D12" w:rsidP="00000D12">
      <w:pPr>
        <w:rPr>
          <w:rFonts w:asciiTheme="minorHAnsi" w:hAnsiTheme="minorHAnsi" w:cstheme="minorHAnsi"/>
          <w:szCs w:val="24"/>
          <w:lang w:eastAsia="fr-FR" w:bidi="ar-SA"/>
        </w:rPr>
      </w:pPr>
    </w:p>
    <w:p w:rsidR="008A6E6E" w:rsidRPr="00D453A1" w:rsidRDefault="008A6E6E">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br w:type="page"/>
      </w:r>
    </w:p>
    <w:p w:rsidR="009A6460" w:rsidRPr="00BF16B6" w:rsidRDefault="00572AAF" w:rsidP="00983509">
      <w:pPr>
        <w:pStyle w:val="Titre3"/>
      </w:pPr>
      <w:bookmarkStart w:id="887" w:name="_Toc515444449"/>
      <w:r w:rsidRPr="00BF16B6">
        <w:t>ta_type_situation_matrimoniales_lmtay792</w:t>
      </w:r>
      <w:bookmarkEnd w:id="887"/>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lmtay792</w:instrText>
      </w:r>
      <w:r w:rsidR="00AE699C">
        <w:instrText xml:space="preserve">" </w:instrText>
      </w:r>
      <w:r w:rsidR="00AE699C">
        <w:rPr>
          <w:rFonts w:asciiTheme="minorHAnsi" w:hAnsiTheme="minorHAnsi" w:cstheme="minorHAnsi"/>
          <w:lang w:eastAsia="fr-FR" w:bidi="ar-SA"/>
        </w:rPr>
        <w:fldChar w:fldCharType="end"/>
      </w:r>
    </w:p>
    <w:p w:rsidR="00622FEA" w:rsidRPr="00D453A1" w:rsidRDefault="00622FEA" w:rsidP="00622FEA">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régimes matrimoniaux légaux en France.</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111F92" w:rsidRPr="004E2387" w:rsidTr="00111F92">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111F92" w:rsidRPr="004E2387" w:rsidTr="002E2D33">
        <w:trPr>
          <w:trHeight w:val="321"/>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TYPE SITUAT MATRIMON.</w:t>
            </w:r>
          </w:p>
        </w:tc>
        <w:tc>
          <w:tcPr>
            <w:tcW w:w="96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CTSMAT</w:t>
            </w:r>
          </w:p>
        </w:tc>
        <w:tc>
          <w:tcPr>
            <w:tcW w:w="12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Code correspondant au type de situation matrimonial</w:t>
            </w:r>
          </w:p>
        </w:tc>
      </w:tr>
      <w:tr w:rsidR="00111F92" w:rsidRPr="004E2387" w:rsidTr="002E2D33">
        <w:trPr>
          <w:trHeight w:val="63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111F92" w:rsidRPr="004E2387" w:rsidTr="002E2D33">
        <w:trPr>
          <w:trHeight w:val="40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111F92" w:rsidRPr="004E2387" w:rsidTr="002E2D33">
        <w:trPr>
          <w:trHeight w:val="38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SITUAT MATRIMON.</w:t>
            </w:r>
          </w:p>
        </w:tc>
        <w:tc>
          <w:tcPr>
            <w:tcW w:w="96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LTSMAT</w:t>
            </w:r>
          </w:p>
        </w:tc>
        <w:tc>
          <w:tcPr>
            <w:tcW w:w="12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correspondant au type de situation matrimonial</w:t>
            </w:r>
          </w:p>
        </w:tc>
      </w:tr>
      <w:tr w:rsidR="00111F92" w:rsidRPr="004E2387" w:rsidTr="002E2D33">
        <w:trPr>
          <w:trHeight w:val="55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2E2D33">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11F92" w:rsidRPr="004E2387" w:rsidRDefault="00111F92" w:rsidP="00111F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D453A1" w:rsidRDefault="00987BDB" w:rsidP="00622FEA">
      <w:pPr>
        <w:rPr>
          <w:rFonts w:asciiTheme="minorHAnsi" w:hAnsiTheme="minorHAnsi" w:cstheme="minorHAnsi"/>
          <w:szCs w:val="24"/>
          <w:lang w:eastAsia="fr-FR" w:bidi="ar-SA"/>
        </w:rPr>
      </w:pPr>
    </w:p>
    <w:p w:rsidR="00572AAF" w:rsidRPr="004E2387" w:rsidRDefault="00572AAF" w:rsidP="00572AA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ta_type_situation_matrimoniales_lmtay792</w:t>
      </w: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572AAF" w:rsidRPr="00D453A1" w:rsidRDefault="00572AAF" w:rsidP="005B01C3">
      <w:pPr>
        <w:numPr>
          <w:ilvl w:val="0"/>
          <w:numId w:val="88"/>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TYPE SITUATION MATRIMONIALE (CTSMAT)</w:t>
      </w:r>
    </w:p>
    <w:p w:rsidR="00572AAF" w:rsidRPr="00D453A1" w:rsidRDefault="00572AAF" w:rsidP="005B01C3">
      <w:pPr>
        <w:numPr>
          <w:ilvl w:val="0"/>
          <w:numId w:val="88"/>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TYPE SITUATION MATRIMONIALE (LTSMAT)</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4E2387" w:rsidRDefault="00572AAF" w:rsidP="00572AAF">
      <w:pPr>
        <w:pStyle w:val="Titre4"/>
        <w:rPr>
          <w:rFonts w:asciiTheme="minorHAnsi" w:hAnsiTheme="minorHAnsi" w:cstheme="minorHAnsi"/>
        </w:rPr>
      </w:pPr>
      <w:r w:rsidRPr="004E2387">
        <w:rPr>
          <w:rFonts w:asciiTheme="minorHAnsi" w:hAnsiTheme="minorHAnsi" w:cstheme="minorHAnsi"/>
        </w:rPr>
        <w:t>Création : contrôle des données de ta_type_situation_matrimoniales_lmtay792</w:t>
      </w: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572AAF" w:rsidRPr="00D453A1" w:rsidRDefault="00572AAF" w:rsidP="005B01C3">
      <w:pPr>
        <w:numPr>
          <w:ilvl w:val="0"/>
          <w:numId w:val="249"/>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TYPE SITUATION MATRIMONIALE (CTSMAT)</w:t>
      </w:r>
    </w:p>
    <w:p w:rsidR="00572AAF" w:rsidRPr="00D453A1" w:rsidRDefault="00572AAF" w:rsidP="005B01C3">
      <w:pPr>
        <w:numPr>
          <w:ilvl w:val="0"/>
          <w:numId w:val="249"/>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TYPE SITUATION MATRIMONIALE (LTSMAT)</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572AAF" w:rsidRPr="00D453A1" w:rsidRDefault="00572AAF" w:rsidP="005B01C3">
      <w:pPr>
        <w:numPr>
          <w:ilvl w:val="0"/>
          <w:numId w:val="250"/>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TYPE SITUATION MATRIMONIALE (CTSMAT) : 1 caractère</w:t>
      </w:r>
    </w:p>
    <w:p w:rsidR="00572AAF" w:rsidRPr="00D453A1" w:rsidRDefault="00572AAF" w:rsidP="005B01C3">
      <w:pPr>
        <w:numPr>
          <w:ilvl w:val="0"/>
          <w:numId w:val="250"/>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TYPE SITUATION MATRIMONIALE (LTSMAT) : 32 caractères</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d'unicité : </w:t>
      </w:r>
    </w:p>
    <w:p w:rsidR="00572AAF" w:rsidRPr="00D453A1" w:rsidRDefault="00572AAF" w:rsidP="005B01C3">
      <w:pPr>
        <w:numPr>
          <w:ilvl w:val="0"/>
          <w:numId w:val="251"/>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sur CODE TYPE SITUATION MATRIMONIALE (CTSMAT)</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572AAF" w:rsidRPr="00D453A1" w:rsidRDefault="000A6C3D"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572AAF" w:rsidRPr="00D453A1">
        <w:rPr>
          <w:rFonts w:asciiTheme="minorHAnsi" w:hAnsiTheme="minorHAnsi" w:cstheme="minorHAnsi"/>
          <w:szCs w:val="24"/>
          <w:lang w:eastAsia="fr-FR" w:bidi="ar-SA"/>
        </w:rPr>
        <w:t xml:space="preserve"> soit le champs de saisie les caractères autorisés sont : </w:t>
      </w:r>
    </w:p>
    <w:p w:rsidR="00572AAF" w:rsidRPr="00D453A1" w:rsidRDefault="00572AAF" w:rsidP="005B01C3">
      <w:pPr>
        <w:numPr>
          <w:ilvl w:val="0"/>
          <w:numId w:val="252"/>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572AAF" w:rsidRPr="00D453A1" w:rsidRDefault="00572AAF" w:rsidP="005B01C3">
      <w:pPr>
        <w:numPr>
          <w:ilvl w:val="0"/>
          <w:numId w:val="252"/>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572AAF" w:rsidRPr="00D453A1" w:rsidRDefault="00572AAF" w:rsidP="005B01C3">
      <w:pPr>
        <w:numPr>
          <w:ilvl w:val="0"/>
          <w:numId w:val="252"/>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572AAF" w:rsidRPr="00D453A1" w:rsidRDefault="00572AAF" w:rsidP="00572AAF">
      <w:pPr>
        <w:tabs>
          <w:tab w:val="left" w:pos="1867"/>
        </w:tabs>
        <w:autoSpaceDE w:val="0"/>
        <w:autoSpaceDN w:val="0"/>
        <w:adjustRightInd w:val="0"/>
        <w:rPr>
          <w:rFonts w:asciiTheme="minorHAnsi" w:hAnsiTheme="minorHAnsi" w:cstheme="minorHAnsi"/>
          <w:szCs w:val="24"/>
        </w:rPr>
      </w:pPr>
      <w:r w:rsidRPr="00D453A1">
        <w:rPr>
          <w:rFonts w:asciiTheme="minorHAnsi" w:hAnsiTheme="minorHAnsi" w:cstheme="minorHAnsi"/>
          <w:szCs w:val="24"/>
          <w:lang w:eastAsia="fr-FR" w:bidi="ar-SA"/>
        </w:rPr>
        <w:t>le tiret bas ou underscore _,</w:t>
      </w:r>
    </w:p>
    <w:p w:rsidR="00572AAF" w:rsidRPr="00D453A1" w:rsidRDefault="00572AAF" w:rsidP="00572AAF">
      <w:pPr>
        <w:tabs>
          <w:tab w:val="left" w:pos="1867"/>
        </w:tabs>
        <w:autoSpaceDE w:val="0"/>
        <w:autoSpaceDN w:val="0"/>
        <w:adjustRightInd w:val="0"/>
        <w:rPr>
          <w:rFonts w:asciiTheme="minorHAnsi" w:hAnsiTheme="minorHAnsi" w:cstheme="minorHAnsi"/>
          <w:szCs w:val="24"/>
        </w:rPr>
      </w:pPr>
    </w:p>
    <w:p w:rsidR="00572AAF" w:rsidRPr="004E2387" w:rsidRDefault="00572AAF" w:rsidP="00572AAF">
      <w:pPr>
        <w:pStyle w:val="Titre4"/>
        <w:rPr>
          <w:rFonts w:asciiTheme="minorHAnsi" w:hAnsiTheme="minorHAnsi" w:cstheme="minorHAnsi"/>
        </w:rPr>
      </w:pPr>
      <w:r w:rsidRPr="004E2387">
        <w:rPr>
          <w:rFonts w:asciiTheme="minorHAnsi" w:hAnsiTheme="minorHAnsi" w:cstheme="minorHAnsi"/>
        </w:rPr>
        <w:t>Modification : contrôle des données de ta_type_situation_matrimoniales_lmtay792</w:t>
      </w: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572AAF" w:rsidRPr="00D453A1" w:rsidRDefault="00572AAF" w:rsidP="005B01C3">
      <w:pPr>
        <w:numPr>
          <w:ilvl w:val="0"/>
          <w:numId w:val="401"/>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TYPE SITUATION MATRIMONIALE (LTSMAT)</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572AAF" w:rsidRPr="00D453A1" w:rsidRDefault="00572AAF" w:rsidP="005B01C3">
      <w:pPr>
        <w:numPr>
          <w:ilvl w:val="0"/>
          <w:numId w:val="402"/>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TYPE SITUATION MATRIMONIALE (LTSMAT) : 32 caractères</w:t>
      </w:r>
    </w:p>
    <w:p w:rsidR="00572AAF" w:rsidRPr="00D453A1" w:rsidRDefault="00572AAF" w:rsidP="00572AAF">
      <w:pPr>
        <w:autoSpaceDE w:val="0"/>
        <w:autoSpaceDN w:val="0"/>
        <w:adjustRightInd w:val="0"/>
        <w:rPr>
          <w:rFonts w:asciiTheme="minorHAnsi" w:hAnsiTheme="minorHAnsi" w:cstheme="minorHAnsi"/>
          <w:szCs w:val="24"/>
          <w:lang w:eastAsia="fr-FR" w:bidi="ar-SA"/>
        </w:rPr>
      </w:pPr>
    </w:p>
    <w:p w:rsidR="00572AAF" w:rsidRPr="00D453A1" w:rsidRDefault="00572AAF"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572AAF" w:rsidRPr="00D453A1" w:rsidRDefault="000A6C3D" w:rsidP="00572AAF">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572AAF" w:rsidRPr="00D453A1">
        <w:rPr>
          <w:rFonts w:asciiTheme="minorHAnsi" w:hAnsiTheme="minorHAnsi" w:cstheme="minorHAnsi"/>
          <w:szCs w:val="24"/>
          <w:lang w:eastAsia="fr-FR" w:bidi="ar-SA"/>
        </w:rPr>
        <w:t xml:space="preserve"> soit le champs de saisie les caractères autorisés sont : </w:t>
      </w:r>
    </w:p>
    <w:p w:rsidR="00572AAF" w:rsidRPr="00D453A1" w:rsidRDefault="00572AAF" w:rsidP="005B01C3">
      <w:pPr>
        <w:numPr>
          <w:ilvl w:val="0"/>
          <w:numId w:val="403"/>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572AAF" w:rsidRPr="00D453A1" w:rsidRDefault="00572AAF" w:rsidP="005B01C3">
      <w:pPr>
        <w:numPr>
          <w:ilvl w:val="0"/>
          <w:numId w:val="403"/>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572AAF" w:rsidRPr="00D453A1" w:rsidRDefault="00572AAF" w:rsidP="005B01C3">
      <w:pPr>
        <w:numPr>
          <w:ilvl w:val="0"/>
          <w:numId w:val="403"/>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572AAF" w:rsidRPr="00D453A1" w:rsidRDefault="00572AAF" w:rsidP="00572AAF">
      <w:pPr>
        <w:tabs>
          <w:tab w:val="left" w:pos="1867"/>
        </w:tabs>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572AAF" w:rsidRDefault="009A5EF4" w:rsidP="009A5EF4">
      <w:pPr>
        <w:pStyle w:val="Titre4"/>
        <w:rPr>
          <w:rFonts w:asciiTheme="minorHAnsi" w:hAnsiTheme="minorHAnsi" w:cstheme="minorHAnsi"/>
        </w:rPr>
      </w:pPr>
      <w:r w:rsidRPr="009A5EF4">
        <w:rPr>
          <w:rFonts w:asciiTheme="minorHAnsi" w:hAnsiTheme="minorHAnsi" w:cstheme="minorHAnsi"/>
        </w:rPr>
        <w:t>Modification : renseignement des données de ta_type_situation_matrimoniales_lmtay792</w:t>
      </w:r>
    </w:p>
    <w:p w:rsidR="009A5EF4" w:rsidRPr="00D453A1" w:rsidRDefault="009A5EF4" w:rsidP="009A5EF4">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9A5EF4" w:rsidRPr="00D453A1" w:rsidRDefault="009A5EF4" w:rsidP="00357DCC">
      <w:pPr>
        <w:numPr>
          <w:ilvl w:val="0"/>
          <w:numId w:val="554"/>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TYPE SITUATION MATRIMONIALE (LTSMAT)</w:t>
      </w:r>
    </w:p>
    <w:p w:rsidR="009A5EF4" w:rsidRPr="00D453A1" w:rsidRDefault="009A5EF4" w:rsidP="009A5EF4">
      <w:pPr>
        <w:autoSpaceDE w:val="0"/>
        <w:autoSpaceDN w:val="0"/>
        <w:adjustRightInd w:val="0"/>
        <w:rPr>
          <w:rFonts w:asciiTheme="minorHAnsi" w:hAnsiTheme="minorHAnsi" w:cstheme="minorHAnsi"/>
          <w:szCs w:val="24"/>
          <w:lang w:eastAsia="fr-FR" w:bidi="ar-SA"/>
        </w:rPr>
      </w:pPr>
    </w:p>
    <w:p w:rsidR="009A5EF4" w:rsidRPr="00D453A1" w:rsidRDefault="009A5EF4" w:rsidP="009A5EF4">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9A5EF4" w:rsidRPr="00D453A1" w:rsidRDefault="009A5EF4" w:rsidP="00357DCC">
      <w:pPr>
        <w:numPr>
          <w:ilvl w:val="0"/>
          <w:numId w:val="555"/>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la DATE DE CLOTURE (YDCLOT) </w:t>
      </w:r>
    </w:p>
    <w:p w:rsidR="009A5EF4" w:rsidRPr="00D453A1" w:rsidRDefault="009A5EF4" w:rsidP="009A5EF4">
      <w:pPr>
        <w:rPr>
          <w:rFonts w:asciiTheme="minorHAnsi" w:hAnsiTheme="minorHAnsi" w:cstheme="minorHAnsi"/>
          <w:szCs w:val="24"/>
        </w:rPr>
      </w:pPr>
    </w:p>
    <w:p w:rsidR="008A6E6E" w:rsidRPr="00D453A1" w:rsidRDefault="008A6E6E">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br w:type="page"/>
      </w:r>
    </w:p>
    <w:p w:rsidR="009A6460" w:rsidRPr="00BF16B6" w:rsidRDefault="00F40043" w:rsidP="00983509">
      <w:pPr>
        <w:pStyle w:val="Titre3"/>
      </w:pPr>
      <w:bookmarkStart w:id="888" w:name="_Toc515444450"/>
      <w:r w:rsidRPr="00BF16B6">
        <w:t>ta_type_de_gestion_lmtay793</w:t>
      </w:r>
      <w:bookmarkEnd w:id="888"/>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lmtay793</w:instrText>
      </w:r>
      <w:r w:rsidR="00AE699C">
        <w:instrText xml:space="preserve">" </w:instrText>
      </w:r>
      <w:r w:rsidR="00AE699C">
        <w:rPr>
          <w:rFonts w:asciiTheme="minorHAnsi" w:hAnsiTheme="minorHAnsi" w:cstheme="minorHAnsi"/>
          <w:lang w:eastAsia="fr-FR" w:bidi="ar-SA"/>
        </w:rPr>
        <w:fldChar w:fldCharType="end"/>
      </w:r>
    </w:p>
    <w:p w:rsidR="003625A0" w:rsidRPr="00D453A1" w:rsidRDefault="003625A0" w:rsidP="003625A0">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type de</w:t>
      </w:r>
      <w:r w:rsidR="007E62BA" w:rsidRPr="00D453A1">
        <w:rPr>
          <w:rFonts w:asciiTheme="minorHAnsi" w:eastAsia="Times New Roman" w:hAnsiTheme="minorHAnsi" w:cstheme="minorHAnsi"/>
          <w:color w:val="000000"/>
          <w:szCs w:val="24"/>
          <w:lang w:eastAsia="fr-FR" w:bidi="ar-SA"/>
        </w:rPr>
        <w:t xml:space="preserve"> gestion utilisé dans le suivi-géré d’un tiers par une structure dans le référentiel Tiers web.</w:t>
      </w:r>
    </w:p>
    <w:p w:rsidR="007E62BA" w:rsidRPr="00D453A1" w:rsidRDefault="007E62BA" w:rsidP="003625A0">
      <w:pPr>
        <w:rPr>
          <w:rFonts w:asciiTheme="minorHAnsi" w:eastAsia="Times New Roman" w:hAnsiTheme="minorHAnsi" w:cstheme="minorHAnsi"/>
          <w:color w:val="000000"/>
          <w:szCs w:val="24"/>
          <w:lang w:eastAsia="fr-FR" w:bidi="ar-SA"/>
        </w:rPr>
      </w:pP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615E8F" w:rsidRPr="004E2387" w:rsidTr="00615E8F">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615E8F" w:rsidRPr="004E2387" w:rsidRDefault="00615E8F" w:rsidP="00615E8F">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615E8F" w:rsidRPr="004E2387" w:rsidRDefault="00615E8F" w:rsidP="00615E8F">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615E8F" w:rsidRPr="004E2387" w:rsidRDefault="00615E8F" w:rsidP="00615E8F">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615E8F" w:rsidRPr="004E2387" w:rsidTr="000152D6">
        <w:trPr>
          <w:trHeight w:val="42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TYPE DE GESTION</w:t>
            </w:r>
          </w:p>
        </w:tc>
        <w:tc>
          <w:tcPr>
            <w:tcW w:w="96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CTYGES</w:t>
            </w:r>
          </w:p>
        </w:tc>
        <w:tc>
          <w:tcPr>
            <w:tcW w:w="12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 le type de gestion d'une structure de suivi géré par dans Tiers</w:t>
            </w:r>
          </w:p>
        </w:tc>
      </w:tr>
      <w:tr w:rsidR="00615E8F" w:rsidRPr="004E2387" w:rsidTr="000152D6">
        <w:trPr>
          <w:trHeight w:val="53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615E8F" w:rsidRPr="004E2387" w:rsidTr="000152D6">
        <w:trPr>
          <w:trHeight w:val="416"/>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noWrap/>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noWrap/>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615E8F" w:rsidRPr="004E2387" w:rsidTr="000152D6">
        <w:trPr>
          <w:trHeight w:val="24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TYPE DE GESTION</w:t>
            </w:r>
          </w:p>
        </w:tc>
        <w:tc>
          <w:tcPr>
            <w:tcW w:w="96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LTYGES</w:t>
            </w:r>
          </w:p>
        </w:tc>
        <w:tc>
          <w:tcPr>
            <w:tcW w:w="12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r w:rsidR="00615E8F" w:rsidRPr="004E2387" w:rsidTr="000152D6">
        <w:trPr>
          <w:trHeight w:val="61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15E8F" w:rsidRPr="004E2387" w:rsidRDefault="00615E8F" w:rsidP="00615E8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D453A1" w:rsidRDefault="00987BDB" w:rsidP="003625A0">
      <w:pPr>
        <w:rPr>
          <w:rFonts w:asciiTheme="minorHAnsi" w:hAnsiTheme="minorHAnsi" w:cstheme="minorHAnsi"/>
          <w:szCs w:val="24"/>
          <w:lang w:eastAsia="fr-FR" w:bidi="ar-SA"/>
        </w:rPr>
      </w:pPr>
    </w:p>
    <w:p w:rsidR="00F40043" w:rsidRPr="004E2387" w:rsidRDefault="00F40043" w:rsidP="00F40043">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ta_type_de_gestion_lmtay793</w:t>
      </w:r>
    </w:p>
    <w:p w:rsidR="00F40043" w:rsidRPr="00D453A1" w:rsidRDefault="00F40043" w:rsidP="00F40043">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F40043" w:rsidRPr="00D453A1" w:rsidRDefault="00F40043" w:rsidP="00AE1228">
      <w:pPr>
        <w:numPr>
          <w:ilvl w:val="0"/>
          <w:numId w:val="81"/>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TYPE DE GESTION (CTYGES)</w:t>
      </w:r>
    </w:p>
    <w:p w:rsidR="00F40043" w:rsidRPr="00D453A1" w:rsidRDefault="00F40043" w:rsidP="00AE1228">
      <w:pPr>
        <w:numPr>
          <w:ilvl w:val="0"/>
          <w:numId w:val="82"/>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TYPE DE GESTION  (LTYGES)</w:t>
      </w:r>
    </w:p>
    <w:p w:rsidR="00F40043" w:rsidRPr="00D453A1" w:rsidRDefault="00F40043" w:rsidP="00F40043">
      <w:pPr>
        <w:autoSpaceDE w:val="0"/>
        <w:autoSpaceDN w:val="0"/>
        <w:adjustRightInd w:val="0"/>
        <w:rPr>
          <w:rFonts w:asciiTheme="minorHAnsi" w:hAnsiTheme="minorHAnsi" w:cstheme="minorHAnsi"/>
          <w:szCs w:val="24"/>
          <w:lang w:eastAsia="fr-FR" w:bidi="ar-SA"/>
        </w:rPr>
      </w:pPr>
    </w:p>
    <w:p w:rsidR="00F40043" w:rsidRPr="00D453A1" w:rsidRDefault="00F40043" w:rsidP="00F40043">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F40043" w:rsidRPr="00D453A1" w:rsidRDefault="00F40043" w:rsidP="00F40043">
      <w:pPr>
        <w:tabs>
          <w:tab w:val="left" w:pos="2184"/>
        </w:tabs>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F40043" w:rsidRPr="00D453A1" w:rsidRDefault="00F40043" w:rsidP="00F40043">
      <w:pPr>
        <w:autoSpaceDE w:val="0"/>
        <w:autoSpaceDN w:val="0"/>
        <w:adjustRightInd w:val="0"/>
        <w:rPr>
          <w:rFonts w:asciiTheme="minorHAnsi" w:hAnsiTheme="minorHAnsi" w:cstheme="minorHAnsi"/>
          <w:szCs w:val="24"/>
          <w:lang w:eastAsia="fr-FR" w:bidi="ar-SA"/>
        </w:rPr>
      </w:pPr>
    </w:p>
    <w:p w:rsidR="006D6C91" w:rsidRPr="004E2387" w:rsidRDefault="006D6C91" w:rsidP="006D6C91">
      <w:pPr>
        <w:pStyle w:val="Titre4"/>
        <w:rPr>
          <w:rFonts w:asciiTheme="minorHAnsi" w:hAnsiTheme="minorHAnsi" w:cstheme="minorHAnsi"/>
        </w:rPr>
      </w:pPr>
      <w:r w:rsidRPr="004E2387">
        <w:rPr>
          <w:rFonts w:asciiTheme="minorHAnsi" w:hAnsiTheme="minorHAnsi" w:cstheme="minorHAnsi"/>
        </w:rPr>
        <w:t>Création : contrôle des données de ta_type_de_gestion_lmtay793</w:t>
      </w:r>
    </w:p>
    <w:p w:rsidR="006D6C91" w:rsidRPr="00D453A1" w:rsidRDefault="006D6C91" w:rsidP="006D6C9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6D6C91" w:rsidRPr="00D453A1" w:rsidRDefault="006D6C91" w:rsidP="005B01C3">
      <w:pPr>
        <w:numPr>
          <w:ilvl w:val="0"/>
          <w:numId w:val="212"/>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TYPE DE GESTION (CTYGES)</w:t>
      </w:r>
    </w:p>
    <w:p w:rsidR="006D6C91" w:rsidRPr="00D453A1" w:rsidRDefault="006D6C91" w:rsidP="005B01C3">
      <w:pPr>
        <w:numPr>
          <w:ilvl w:val="0"/>
          <w:numId w:val="213"/>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TYPE DE GESTION  (LTYGES)</w:t>
      </w:r>
    </w:p>
    <w:p w:rsidR="006D6C91" w:rsidRPr="00D453A1" w:rsidRDefault="006D6C91" w:rsidP="006D6C91">
      <w:pPr>
        <w:autoSpaceDE w:val="0"/>
        <w:autoSpaceDN w:val="0"/>
        <w:adjustRightInd w:val="0"/>
        <w:rPr>
          <w:rFonts w:asciiTheme="minorHAnsi" w:hAnsiTheme="minorHAnsi" w:cstheme="minorHAnsi"/>
          <w:szCs w:val="24"/>
          <w:lang w:eastAsia="fr-FR" w:bidi="ar-SA"/>
        </w:rPr>
      </w:pPr>
    </w:p>
    <w:p w:rsidR="006D6C91" w:rsidRPr="00D453A1" w:rsidRDefault="006D6C91" w:rsidP="006D6C9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6D6C91" w:rsidRPr="00D453A1" w:rsidRDefault="006D6C91" w:rsidP="005B01C3">
      <w:pPr>
        <w:numPr>
          <w:ilvl w:val="0"/>
          <w:numId w:val="214"/>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TYPE DE GESTION (CTYGES) : 3 caractères.</w:t>
      </w:r>
    </w:p>
    <w:p w:rsidR="006D6C91" w:rsidRPr="00D453A1" w:rsidRDefault="006D6C91" w:rsidP="005B01C3">
      <w:pPr>
        <w:numPr>
          <w:ilvl w:val="0"/>
          <w:numId w:val="215"/>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TYPE DE GESTION  (LTYGES) : 32 caractères.</w:t>
      </w:r>
    </w:p>
    <w:p w:rsidR="006D6C91" w:rsidRPr="00D453A1" w:rsidRDefault="006D6C91" w:rsidP="006D6C91">
      <w:pPr>
        <w:autoSpaceDE w:val="0"/>
        <w:autoSpaceDN w:val="0"/>
        <w:adjustRightInd w:val="0"/>
        <w:rPr>
          <w:rFonts w:asciiTheme="minorHAnsi" w:hAnsiTheme="minorHAnsi" w:cstheme="minorHAnsi"/>
          <w:szCs w:val="24"/>
          <w:lang w:eastAsia="fr-FR" w:bidi="ar-SA"/>
        </w:rPr>
      </w:pPr>
    </w:p>
    <w:p w:rsidR="006D6C91" w:rsidRPr="00D453A1" w:rsidRDefault="006D6C91" w:rsidP="006D6C9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d'unicité : </w:t>
      </w:r>
    </w:p>
    <w:p w:rsidR="006D6C91" w:rsidRPr="00D453A1" w:rsidRDefault="006D6C91" w:rsidP="006D6C9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sur CODE TYPE DE GESTION (CTYGES)</w:t>
      </w:r>
    </w:p>
    <w:p w:rsidR="006D6C91" w:rsidRPr="00D453A1" w:rsidRDefault="006D6C91" w:rsidP="006D6C91">
      <w:pPr>
        <w:autoSpaceDE w:val="0"/>
        <w:autoSpaceDN w:val="0"/>
        <w:adjustRightInd w:val="0"/>
        <w:rPr>
          <w:rFonts w:asciiTheme="minorHAnsi" w:hAnsiTheme="minorHAnsi" w:cstheme="minorHAnsi"/>
          <w:szCs w:val="24"/>
          <w:lang w:eastAsia="fr-FR" w:bidi="ar-SA"/>
        </w:rPr>
      </w:pPr>
    </w:p>
    <w:p w:rsidR="006D6C91" w:rsidRPr="00D453A1" w:rsidRDefault="006D6C91" w:rsidP="006D6C9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6D6C91" w:rsidRPr="00D453A1" w:rsidRDefault="000A6C3D" w:rsidP="006D6C9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6D6C91" w:rsidRPr="00D453A1">
        <w:rPr>
          <w:rFonts w:asciiTheme="minorHAnsi" w:hAnsiTheme="minorHAnsi" w:cstheme="minorHAnsi"/>
          <w:szCs w:val="24"/>
          <w:lang w:eastAsia="fr-FR" w:bidi="ar-SA"/>
        </w:rPr>
        <w:t xml:space="preserve"> soit le champs de saisie les caractères autorisés sont : </w:t>
      </w:r>
    </w:p>
    <w:p w:rsidR="006D6C91" w:rsidRPr="00D453A1" w:rsidRDefault="006D6C91" w:rsidP="005B01C3">
      <w:pPr>
        <w:numPr>
          <w:ilvl w:val="0"/>
          <w:numId w:val="216"/>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6D6C91" w:rsidRPr="00D453A1" w:rsidRDefault="006D6C91" w:rsidP="005B01C3">
      <w:pPr>
        <w:numPr>
          <w:ilvl w:val="0"/>
          <w:numId w:val="216"/>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6D6C91" w:rsidRPr="00D453A1" w:rsidRDefault="006D6C91" w:rsidP="005B01C3">
      <w:pPr>
        <w:numPr>
          <w:ilvl w:val="0"/>
          <w:numId w:val="216"/>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6D6C91" w:rsidRPr="00D453A1" w:rsidRDefault="006D6C91" w:rsidP="006D6C91">
      <w:pPr>
        <w:tabs>
          <w:tab w:val="left" w:pos="1867"/>
        </w:tabs>
        <w:autoSpaceDE w:val="0"/>
        <w:autoSpaceDN w:val="0"/>
        <w:adjustRightInd w:val="0"/>
        <w:rPr>
          <w:rFonts w:asciiTheme="minorHAnsi" w:hAnsiTheme="minorHAnsi" w:cstheme="minorHAnsi"/>
          <w:szCs w:val="24"/>
        </w:rPr>
      </w:pPr>
      <w:r w:rsidRPr="00D453A1">
        <w:rPr>
          <w:rFonts w:asciiTheme="minorHAnsi" w:hAnsiTheme="minorHAnsi" w:cstheme="minorHAnsi"/>
          <w:szCs w:val="24"/>
          <w:lang w:eastAsia="fr-FR" w:bidi="ar-SA"/>
        </w:rPr>
        <w:t>le tiret bas ou underscore _,</w:t>
      </w:r>
    </w:p>
    <w:p w:rsidR="006D6C91" w:rsidRPr="00D453A1" w:rsidRDefault="006D6C91" w:rsidP="006D6C91">
      <w:pPr>
        <w:tabs>
          <w:tab w:val="left" w:pos="1867"/>
        </w:tabs>
        <w:autoSpaceDE w:val="0"/>
        <w:autoSpaceDN w:val="0"/>
        <w:adjustRightInd w:val="0"/>
        <w:rPr>
          <w:rFonts w:asciiTheme="minorHAnsi" w:hAnsiTheme="minorHAnsi" w:cstheme="minorHAnsi"/>
          <w:szCs w:val="24"/>
        </w:rPr>
      </w:pPr>
    </w:p>
    <w:p w:rsidR="006D6C91" w:rsidRPr="004E2387" w:rsidRDefault="006D6C91" w:rsidP="006D6C91">
      <w:pPr>
        <w:pStyle w:val="Titre4"/>
        <w:rPr>
          <w:rFonts w:asciiTheme="minorHAnsi" w:hAnsiTheme="minorHAnsi" w:cstheme="minorHAnsi"/>
        </w:rPr>
      </w:pPr>
      <w:r w:rsidRPr="004E2387">
        <w:rPr>
          <w:rFonts w:asciiTheme="minorHAnsi" w:hAnsiTheme="minorHAnsi" w:cstheme="minorHAnsi"/>
        </w:rPr>
        <w:t>Modification : contrôle des données de ta_type_de_gestion_lmtay793</w:t>
      </w:r>
    </w:p>
    <w:p w:rsidR="006D6C91" w:rsidRPr="00D453A1" w:rsidRDefault="006D6C91" w:rsidP="006D6C9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6D6C91" w:rsidRPr="00D453A1" w:rsidRDefault="006D6C91" w:rsidP="005B01C3">
      <w:pPr>
        <w:numPr>
          <w:ilvl w:val="0"/>
          <w:numId w:val="376"/>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TYPE DE GESTION  (LTYGES)</w:t>
      </w:r>
    </w:p>
    <w:p w:rsidR="006D6C91" w:rsidRPr="00D453A1" w:rsidRDefault="006D6C91" w:rsidP="006D6C91">
      <w:pPr>
        <w:autoSpaceDE w:val="0"/>
        <w:autoSpaceDN w:val="0"/>
        <w:adjustRightInd w:val="0"/>
        <w:rPr>
          <w:rFonts w:asciiTheme="minorHAnsi" w:hAnsiTheme="minorHAnsi" w:cstheme="minorHAnsi"/>
          <w:szCs w:val="24"/>
          <w:lang w:eastAsia="fr-FR" w:bidi="ar-SA"/>
        </w:rPr>
      </w:pPr>
    </w:p>
    <w:p w:rsidR="006D6C91" w:rsidRPr="00D453A1" w:rsidRDefault="006D6C91" w:rsidP="006D6C9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6D6C91" w:rsidRPr="00D453A1" w:rsidRDefault="006D6C91" w:rsidP="005B01C3">
      <w:pPr>
        <w:numPr>
          <w:ilvl w:val="0"/>
          <w:numId w:val="377"/>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TYPE DE GESTION  (LTYGES) : 32 caractères.</w:t>
      </w:r>
    </w:p>
    <w:p w:rsidR="006D6C91" w:rsidRPr="00D453A1" w:rsidRDefault="006D6C91" w:rsidP="006D6C91">
      <w:pPr>
        <w:autoSpaceDE w:val="0"/>
        <w:autoSpaceDN w:val="0"/>
        <w:adjustRightInd w:val="0"/>
        <w:rPr>
          <w:rFonts w:asciiTheme="minorHAnsi" w:hAnsiTheme="minorHAnsi" w:cstheme="minorHAnsi"/>
          <w:szCs w:val="24"/>
          <w:lang w:eastAsia="fr-FR" w:bidi="ar-SA"/>
        </w:rPr>
      </w:pPr>
    </w:p>
    <w:p w:rsidR="006D6C91" w:rsidRPr="00D453A1" w:rsidRDefault="006D6C91" w:rsidP="006D6C9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6D6C91" w:rsidRPr="00D453A1" w:rsidRDefault="000A6C3D" w:rsidP="006D6C9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6D6C91" w:rsidRPr="00D453A1">
        <w:rPr>
          <w:rFonts w:asciiTheme="minorHAnsi" w:hAnsiTheme="minorHAnsi" w:cstheme="minorHAnsi"/>
          <w:szCs w:val="24"/>
          <w:lang w:eastAsia="fr-FR" w:bidi="ar-SA"/>
        </w:rPr>
        <w:t xml:space="preserve"> soit le champs de saisie les caractères autorisés sont : </w:t>
      </w:r>
    </w:p>
    <w:p w:rsidR="006D6C91" w:rsidRPr="00D453A1" w:rsidRDefault="006D6C91" w:rsidP="005B01C3">
      <w:pPr>
        <w:numPr>
          <w:ilvl w:val="0"/>
          <w:numId w:val="378"/>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6D6C91" w:rsidRPr="00D453A1" w:rsidRDefault="006D6C91" w:rsidP="005B01C3">
      <w:pPr>
        <w:numPr>
          <w:ilvl w:val="0"/>
          <w:numId w:val="378"/>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6D6C91" w:rsidRPr="00D453A1" w:rsidRDefault="006D6C91" w:rsidP="005B01C3">
      <w:pPr>
        <w:numPr>
          <w:ilvl w:val="0"/>
          <w:numId w:val="378"/>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6D6C91" w:rsidRPr="00D453A1" w:rsidRDefault="006D6C91" w:rsidP="006D6C91">
      <w:pPr>
        <w:tabs>
          <w:tab w:val="left" w:pos="1867"/>
        </w:tabs>
        <w:autoSpaceDE w:val="0"/>
        <w:autoSpaceDN w:val="0"/>
        <w:adjustRightInd w:val="0"/>
        <w:ind w:firstLine="708"/>
        <w:rPr>
          <w:rFonts w:asciiTheme="minorHAnsi" w:hAnsiTheme="minorHAnsi" w:cstheme="minorHAnsi"/>
          <w:szCs w:val="24"/>
        </w:rPr>
      </w:pPr>
      <w:r w:rsidRPr="00D453A1">
        <w:rPr>
          <w:rFonts w:asciiTheme="minorHAnsi" w:hAnsiTheme="minorHAnsi" w:cstheme="minorHAnsi"/>
          <w:szCs w:val="24"/>
          <w:lang w:eastAsia="fr-FR" w:bidi="ar-SA"/>
        </w:rPr>
        <w:t>le tiret bas ou underscore _,</w:t>
      </w:r>
    </w:p>
    <w:p w:rsidR="006D6C91" w:rsidRPr="00D453A1" w:rsidRDefault="006D6C91" w:rsidP="006D6C91">
      <w:pPr>
        <w:tabs>
          <w:tab w:val="left" w:pos="1867"/>
        </w:tabs>
        <w:autoSpaceDE w:val="0"/>
        <w:autoSpaceDN w:val="0"/>
        <w:adjustRightInd w:val="0"/>
        <w:rPr>
          <w:rFonts w:asciiTheme="minorHAnsi" w:hAnsiTheme="minorHAnsi" w:cstheme="minorHAnsi"/>
          <w:szCs w:val="24"/>
        </w:rPr>
      </w:pPr>
    </w:p>
    <w:p w:rsidR="00000D12" w:rsidRDefault="00000D12" w:rsidP="00000D12">
      <w:pPr>
        <w:pStyle w:val="Titre4"/>
        <w:rPr>
          <w:rFonts w:asciiTheme="minorHAnsi" w:hAnsiTheme="minorHAnsi" w:cstheme="minorHAnsi"/>
        </w:rPr>
      </w:pPr>
      <w:r w:rsidRPr="00000D12">
        <w:rPr>
          <w:rFonts w:asciiTheme="minorHAnsi" w:hAnsiTheme="minorHAnsi" w:cstheme="minorHAnsi"/>
        </w:rPr>
        <w:t>Modification : renseignement des données de ta_type_de_gestion_lmtay793</w:t>
      </w: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000D12" w:rsidRPr="00D453A1" w:rsidRDefault="00000D12" w:rsidP="00357DCC">
      <w:pPr>
        <w:numPr>
          <w:ilvl w:val="0"/>
          <w:numId w:val="540"/>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TYPE DE GESTION (LTYGES)</w:t>
      </w:r>
    </w:p>
    <w:p w:rsidR="00000D12" w:rsidRPr="00D453A1" w:rsidRDefault="00000D12" w:rsidP="00000D12">
      <w:pPr>
        <w:autoSpaceDE w:val="0"/>
        <w:autoSpaceDN w:val="0"/>
        <w:adjustRightInd w:val="0"/>
        <w:rPr>
          <w:rFonts w:asciiTheme="minorHAnsi" w:hAnsiTheme="minorHAnsi" w:cstheme="minorHAnsi"/>
          <w:szCs w:val="24"/>
          <w:lang w:eastAsia="fr-FR" w:bidi="ar-SA"/>
        </w:rPr>
      </w:pP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000D12" w:rsidRPr="00D453A1" w:rsidRDefault="00000D12" w:rsidP="00357DCC">
      <w:pPr>
        <w:numPr>
          <w:ilvl w:val="0"/>
          <w:numId w:val="541"/>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000D12" w:rsidRPr="00D453A1" w:rsidRDefault="00000D12" w:rsidP="00000D12">
      <w:pPr>
        <w:rPr>
          <w:rFonts w:asciiTheme="minorHAnsi" w:hAnsiTheme="minorHAnsi" w:cstheme="minorHAnsi"/>
          <w:szCs w:val="24"/>
        </w:rPr>
      </w:pPr>
    </w:p>
    <w:p w:rsidR="008A6E6E" w:rsidRPr="00D453A1" w:rsidRDefault="008A6E6E">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br w:type="page"/>
      </w:r>
    </w:p>
    <w:p w:rsidR="009A6460" w:rsidRPr="00BF16B6" w:rsidRDefault="0067166E" w:rsidP="00983509">
      <w:pPr>
        <w:pStyle w:val="Titre3"/>
      </w:pPr>
      <w:bookmarkStart w:id="889" w:name="_Toc515444451"/>
      <w:r w:rsidRPr="00BF16B6">
        <w:t>ta_type_de_restriction_sicovam_lmtay794</w:t>
      </w:r>
      <w:bookmarkEnd w:id="889"/>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lmtay794</w:instrText>
      </w:r>
      <w:r w:rsidR="00AE699C">
        <w:instrText xml:space="preserve">" </w:instrText>
      </w:r>
      <w:r w:rsidR="00AE699C">
        <w:rPr>
          <w:rFonts w:asciiTheme="minorHAnsi" w:hAnsiTheme="minorHAnsi" w:cstheme="minorHAnsi"/>
          <w:lang w:eastAsia="fr-FR" w:bidi="ar-SA"/>
        </w:rPr>
        <w:fldChar w:fldCharType="end"/>
      </w:r>
    </w:p>
    <w:p w:rsidR="003625A0" w:rsidRPr="00D453A1" w:rsidRDefault="000152D6" w:rsidP="003625A0">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Restrictions</w:t>
      </w:r>
      <w:r w:rsidR="003625A0" w:rsidRPr="00D453A1">
        <w:rPr>
          <w:rFonts w:asciiTheme="minorHAnsi" w:eastAsia="Times New Roman" w:hAnsiTheme="minorHAnsi" w:cstheme="minorHAnsi"/>
          <w:color w:val="000000"/>
          <w:szCs w:val="24"/>
          <w:lang w:eastAsia="fr-FR" w:bidi="ar-SA"/>
        </w:rPr>
        <w:t xml:space="preserve"> de la personnalité juridique d'un tiers personne physique (tutelle, curatelle, ..)</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236EFE" w:rsidRPr="004E2387" w:rsidTr="00236EFE">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236EFE" w:rsidRPr="004E2387" w:rsidRDefault="00236EFE" w:rsidP="00236EFE">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236EFE" w:rsidRPr="004E2387" w:rsidRDefault="00236EFE" w:rsidP="00236EFE">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236EFE" w:rsidRPr="004E2387" w:rsidRDefault="00236EFE" w:rsidP="00236EFE">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236EFE" w:rsidRPr="004E2387" w:rsidTr="00236EFE">
        <w:trPr>
          <w:trHeight w:val="1369"/>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RESTRICTION SICOVAM</w:t>
            </w:r>
          </w:p>
        </w:tc>
        <w:tc>
          <w:tcPr>
            <w:tcW w:w="96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CRSICO</w:t>
            </w:r>
          </w:p>
        </w:tc>
        <w:tc>
          <w:tcPr>
            <w:tcW w:w="12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w:t>
            </w:r>
          </w:p>
        </w:tc>
        <w:tc>
          <w:tcPr>
            <w:tcW w:w="11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situation juridique de la personne physique limitant ses droits à agir sur ses biens, selon la nomenclature ex SICOVAM des BRN bordereaux de références nominatives. Un tiers portant une restriction devrait être lié à un autre tiers gérant de tutelle ou équivalent via un lien 0520 compte sous mandat de gestion.</w:t>
            </w:r>
          </w:p>
        </w:tc>
      </w:tr>
      <w:tr w:rsidR="00236EFE" w:rsidRPr="004E2387" w:rsidTr="000152D6">
        <w:trPr>
          <w:trHeight w:val="57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236EFE" w:rsidRPr="004E2387" w:rsidTr="000152D6">
        <w:trPr>
          <w:trHeight w:val="50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noWrap/>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noWrap/>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236EFE" w:rsidRPr="004E2387" w:rsidTr="000152D6">
        <w:trPr>
          <w:trHeight w:val="18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RESTRICTION SICOVAM</w:t>
            </w:r>
          </w:p>
        </w:tc>
        <w:tc>
          <w:tcPr>
            <w:tcW w:w="96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LRSICO</w:t>
            </w:r>
          </w:p>
        </w:tc>
        <w:tc>
          <w:tcPr>
            <w:tcW w:w="12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r w:rsidR="00236EFE" w:rsidRPr="004E2387" w:rsidTr="000152D6">
        <w:trPr>
          <w:trHeight w:val="64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0152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236EFE" w:rsidRPr="004E2387" w:rsidRDefault="00236EFE" w:rsidP="00236EF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D453A1" w:rsidRDefault="00987BDB" w:rsidP="003625A0">
      <w:pPr>
        <w:rPr>
          <w:rFonts w:asciiTheme="minorHAnsi" w:hAnsiTheme="minorHAnsi" w:cstheme="minorHAnsi"/>
          <w:szCs w:val="24"/>
          <w:lang w:eastAsia="fr-FR" w:bidi="ar-SA"/>
        </w:rPr>
      </w:pPr>
    </w:p>
    <w:p w:rsidR="0067166E" w:rsidRPr="004E2387" w:rsidRDefault="0067166E" w:rsidP="0067166E">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ta_type_de_restriction_sicovam_lmtay794</w:t>
      </w:r>
    </w:p>
    <w:p w:rsidR="0067166E" w:rsidRPr="00D453A1" w:rsidRDefault="0067166E"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67166E" w:rsidRPr="00D453A1" w:rsidRDefault="0067166E" w:rsidP="00AE1228">
      <w:pPr>
        <w:numPr>
          <w:ilvl w:val="0"/>
          <w:numId w:val="84"/>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RESTRICTION SICOVAM (CRSICO)</w:t>
      </w:r>
    </w:p>
    <w:p w:rsidR="0067166E" w:rsidRPr="00D453A1" w:rsidRDefault="0067166E" w:rsidP="00AE1228">
      <w:pPr>
        <w:numPr>
          <w:ilvl w:val="0"/>
          <w:numId w:val="84"/>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RESTRICTION SICOVAM (LRSICO)</w:t>
      </w:r>
    </w:p>
    <w:p w:rsidR="0067166E" w:rsidRPr="00D453A1" w:rsidRDefault="0067166E" w:rsidP="0067166E">
      <w:pPr>
        <w:autoSpaceDE w:val="0"/>
        <w:autoSpaceDN w:val="0"/>
        <w:adjustRightInd w:val="0"/>
        <w:rPr>
          <w:rFonts w:asciiTheme="minorHAnsi" w:hAnsiTheme="minorHAnsi" w:cstheme="minorHAnsi"/>
          <w:szCs w:val="24"/>
          <w:lang w:eastAsia="fr-FR" w:bidi="ar-SA"/>
        </w:rPr>
      </w:pPr>
    </w:p>
    <w:p w:rsidR="0067166E" w:rsidRPr="00D453A1" w:rsidRDefault="0067166E"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67166E" w:rsidRPr="00D453A1" w:rsidRDefault="0067166E"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67166E" w:rsidRPr="00D453A1" w:rsidRDefault="0067166E" w:rsidP="0067166E">
      <w:pPr>
        <w:autoSpaceDE w:val="0"/>
        <w:autoSpaceDN w:val="0"/>
        <w:adjustRightInd w:val="0"/>
        <w:rPr>
          <w:rFonts w:asciiTheme="minorHAnsi" w:hAnsiTheme="minorHAnsi" w:cstheme="minorHAnsi"/>
          <w:szCs w:val="24"/>
          <w:lang w:eastAsia="fr-FR" w:bidi="ar-SA"/>
        </w:rPr>
      </w:pPr>
    </w:p>
    <w:p w:rsidR="0067166E" w:rsidRPr="004E2387" w:rsidRDefault="0067166E" w:rsidP="0067166E">
      <w:pPr>
        <w:pStyle w:val="Titre4"/>
        <w:rPr>
          <w:rFonts w:asciiTheme="minorHAnsi" w:hAnsiTheme="minorHAnsi" w:cstheme="minorHAnsi"/>
        </w:rPr>
      </w:pPr>
      <w:r w:rsidRPr="004E2387">
        <w:rPr>
          <w:rFonts w:asciiTheme="minorHAnsi" w:hAnsiTheme="minorHAnsi" w:cstheme="minorHAnsi"/>
        </w:rPr>
        <w:t>Création : contrôle des données de ta_type_de_restriction_sicovam_lmtay794</w:t>
      </w:r>
    </w:p>
    <w:p w:rsidR="0067166E" w:rsidRPr="00D453A1" w:rsidRDefault="0067166E"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67166E" w:rsidRPr="00D453A1" w:rsidRDefault="0067166E" w:rsidP="005B01C3">
      <w:pPr>
        <w:numPr>
          <w:ilvl w:val="0"/>
          <w:numId w:val="221"/>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RESTRICTION SICOVAM (CRSICO)</w:t>
      </w:r>
    </w:p>
    <w:p w:rsidR="0067166E" w:rsidRPr="00D453A1" w:rsidRDefault="0067166E" w:rsidP="005B01C3">
      <w:pPr>
        <w:numPr>
          <w:ilvl w:val="0"/>
          <w:numId w:val="222"/>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RESTRICTION SICOVAM (LRSICO)</w:t>
      </w:r>
    </w:p>
    <w:p w:rsidR="0067166E" w:rsidRPr="00D453A1" w:rsidRDefault="0067166E" w:rsidP="0067166E">
      <w:pPr>
        <w:autoSpaceDE w:val="0"/>
        <w:autoSpaceDN w:val="0"/>
        <w:adjustRightInd w:val="0"/>
        <w:rPr>
          <w:rFonts w:asciiTheme="minorHAnsi" w:hAnsiTheme="minorHAnsi" w:cstheme="minorHAnsi"/>
          <w:szCs w:val="24"/>
          <w:lang w:eastAsia="fr-FR" w:bidi="ar-SA"/>
        </w:rPr>
      </w:pPr>
    </w:p>
    <w:p w:rsidR="0067166E" w:rsidRPr="00D453A1" w:rsidRDefault="0067166E"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67166E" w:rsidRPr="00D453A1" w:rsidRDefault="0067166E" w:rsidP="005B01C3">
      <w:pPr>
        <w:numPr>
          <w:ilvl w:val="0"/>
          <w:numId w:val="223"/>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RESTRICTION SICOVAM (CRSICO) : 2 caractères.</w:t>
      </w:r>
    </w:p>
    <w:p w:rsidR="0067166E" w:rsidRPr="00D453A1" w:rsidRDefault="0067166E" w:rsidP="005B01C3">
      <w:pPr>
        <w:numPr>
          <w:ilvl w:val="0"/>
          <w:numId w:val="224"/>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RESTRICTION SICOVAM (LRSICO) : 32 caractères.</w:t>
      </w:r>
    </w:p>
    <w:p w:rsidR="0067166E" w:rsidRPr="00D453A1" w:rsidRDefault="0067166E" w:rsidP="0067166E">
      <w:pPr>
        <w:autoSpaceDE w:val="0"/>
        <w:autoSpaceDN w:val="0"/>
        <w:adjustRightInd w:val="0"/>
        <w:rPr>
          <w:rFonts w:asciiTheme="minorHAnsi" w:hAnsiTheme="minorHAnsi" w:cstheme="minorHAnsi"/>
          <w:szCs w:val="24"/>
          <w:lang w:eastAsia="fr-FR" w:bidi="ar-SA"/>
        </w:rPr>
      </w:pPr>
    </w:p>
    <w:p w:rsidR="0067166E" w:rsidRPr="00D453A1" w:rsidRDefault="0067166E"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d'unicité : </w:t>
      </w:r>
    </w:p>
    <w:p w:rsidR="0067166E" w:rsidRPr="00D453A1" w:rsidRDefault="0067166E"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sur CODE RESTRICTION SICOVAM (CRSICO)</w:t>
      </w:r>
    </w:p>
    <w:p w:rsidR="0067166E" w:rsidRPr="00D453A1" w:rsidRDefault="0067166E" w:rsidP="0067166E">
      <w:pPr>
        <w:autoSpaceDE w:val="0"/>
        <w:autoSpaceDN w:val="0"/>
        <w:adjustRightInd w:val="0"/>
        <w:rPr>
          <w:rFonts w:asciiTheme="minorHAnsi" w:hAnsiTheme="minorHAnsi" w:cstheme="minorHAnsi"/>
          <w:szCs w:val="24"/>
          <w:lang w:eastAsia="fr-FR" w:bidi="ar-SA"/>
        </w:rPr>
      </w:pPr>
    </w:p>
    <w:p w:rsidR="0067166E" w:rsidRPr="00D453A1" w:rsidRDefault="0067166E"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67166E" w:rsidRPr="00D453A1" w:rsidRDefault="000A6C3D"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67166E" w:rsidRPr="00D453A1">
        <w:rPr>
          <w:rFonts w:asciiTheme="minorHAnsi" w:hAnsiTheme="minorHAnsi" w:cstheme="minorHAnsi"/>
          <w:szCs w:val="24"/>
          <w:lang w:eastAsia="fr-FR" w:bidi="ar-SA"/>
        </w:rPr>
        <w:t xml:space="preserve"> soit le champs de saisie les caractères autorisés sont : </w:t>
      </w:r>
    </w:p>
    <w:p w:rsidR="0067166E" w:rsidRPr="00D453A1" w:rsidRDefault="0067166E" w:rsidP="005B01C3">
      <w:pPr>
        <w:numPr>
          <w:ilvl w:val="0"/>
          <w:numId w:val="225"/>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67166E" w:rsidRPr="00D453A1" w:rsidRDefault="0067166E" w:rsidP="005B01C3">
      <w:pPr>
        <w:numPr>
          <w:ilvl w:val="0"/>
          <w:numId w:val="225"/>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67166E" w:rsidRPr="00D453A1" w:rsidRDefault="0067166E" w:rsidP="005B01C3">
      <w:pPr>
        <w:numPr>
          <w:ilvl w:val="0"/>
          <w:numId w:val="225"/>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67166E" w:rsidRPr="00D453A1" w:rsidRDefault="0067166E" w:rsidP="0067166E">
      <w:pPr>
        <w:tabs>
          <w:tab w:val="left" w:pos="1867"/>
        </w:tabs>
        <w:autoSpaceDE w:val="0"/>
        <w:autoSpaceDN w:val="0"/>
        <w:adjustRightInd w:val="0"/>
        <w:rPr>
          <w:rFonts w:asciiTheme="minorHAnsi" w:hAnsiTheme="minorHAnsi" w:cstheme="minorHAnsi"/>
          <w:szCs w:val="24"/>
        </w:rPr>
      </w:pPr>
      <w:r w:rsidRPr="00D453A1">
        <w:rPr>
          <w:rFonts w:asciiTheme="minorHAnsi" w:hAnsiTheme="minorHAnsi" w:cstheme="minorHAnsi"/>
          <w:szCs w:val="24"/>
          <w:lang w:eastAsia="fr-FR" w:bidi="ar-SA"/>
        </w:rPr>
        <w:t>le tiret bas ou underscore _,</w:t>
      </w:r>
    </w:p>
    <w:p w:rsidR="0067166E" w:rsidRPr="00D453A1" w:rsidRDefault="0067166E" w:rsidP="0067166E">
      <w:pPr>
        <w:tabs>
          <w:tab w:val="left" w:pos="1867"/>
        </w:tabs>
        <w:autoSpaceDE w:val="0"/>
        <w:autoSpaceDN w:val="0"/>
        <w:adjustRightInd w:val="0"/>
        <w:rPr>
          <w:rFonts w:asciiTheme="minorHAnsi" w:hAnsiTheme="minorHAnsi" w:cstheme="minorHAnsi"/>
          <w:szCs w:val="24"/>
        </w:rPr>
      </w:pPr>
    </w:p>
    <w:p w:rsidR="0067166E" w:rsidRPr="004E2387" w:rsidRDefault="0067166E" w:rsidP="0067166E">
      <w:pPr>
        <w:pStyle w:val="Titre4"/>
        <w:rPr>
          <w:rFonts w:asciiTheme="minorHAnsi" w:hAnsiTheme="minorHAnsi" w:cstheme="minorHAnsi"/>
          <w:lang w:eastAsia="fr-FR" w:bidi="ar-SA"/>
        </w:rPr>
      </w:pPr>
      <w:r w:rsidRPr="004E2387">
        <w:rPr>
          <w:rFonts w:asciiTheme="minorHAnsi" w:hAnsiTheme="minorHAnsi" w:cstheme="minorHAnsi"/>
          <w:lang w:eastAsia="fr-FR" w:bidi="ar-SA"/>
        </w:rPr>
        <w:t>Modification : contrôle des données de ta_type_de_restriction_sicovam_lmtay794</w:t>
      </w:r>
    </w:p>
    <w:p w:rsidR="0067166E" w:rsidRPr="00D453A1" w:rsidRDefault="0067166E"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67166E" w:rsidRPr="00D453A1" w:rsidRDefault="0067166E" w:rsidP="005B01C3">
      <w:pPr>
        <w:numPr>
          <w:ilvl w:val="0"/>
          <w:numId w:val="382"/>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RESTRICTION SICOVAM (LRSICO)</w:t>
      </w:r>
    </w:p>
    <w:p w:rsidR="0067166E" w:rsidRPr="00D453A1" w:rsidRDefault="0067166E" w:rsidP="0067166E">
      <w:pPr>
        <w:autoSpaceDE w:val="0"/>
        <w:autoSpaceDN w:val="0"/>
        <w:adjustRightInd w:val="0"/>
        <w:rPr>
          <w:rFonts w:asciiTheme="minorHAnsi" w:hAnsiTheme="minorHAnsi" w:cstheme="minorHAnsi"/>
          <w:szCs w:val="24"/>
          <w:lang w:eastAsia="fr-FR" w:bidi="ar-SA"/>
        </w:rPr>
      </w:pPr>
    </w:p>
    <w:p w:rsidR="0067166E" w:rsidRPr="00D453A1" w:rsidRDefault="0067166E"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67166E" w:rsidRPr="00D453A1" w:rsidRDefault="0067166E" w:rsidP="005B01C3">
      <w:pPr>
        <w:numPr>
          <w:ilvl w:val="0"/>
          <w:numId w:val="383"/>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RESTRICTION SICOVAM (LRSICO) : 32 caractères.</w:t>
      </w:r>
    </w:p>
    <w:p w:rsidR="0067166E" w:rsidRPr="00D453A1" w:rsidRDefault="0067166E" w:rsidP="0067166E">
      <w:pPr>
        <w:autoSpaceDE w:val="0"/>
        <w:autoSpaceDN w:val="0"/>
        <w:adjustRightInd w:val="0"/>
        <w:rPr>
          <w:rFonts w:asciiTheme="minorHAnsi" w:hAnsiTheme="minorHAnsi" w:cstheme="minorHAnsi"/>
          <w:szCs w:val="24"/>
          <w:lang w:eastAsia="fr-FR" w:bidi="ar-SA"/>
        </w:rPr>
      </w:pPr>
    </w:p>
    <w:p w:rsidR="0067166E" w:rsidRPr="00D453A1" w:rsidRDefault="0067166E"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67166E" w:rsidRPr="00D453A1" w:rsidRDefault="000A6C3D" w:rsidP="0067166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67166E" w:rsidRPr="00D453A1">
        <w:rPr>
          <w:rFonts w:asciiTheme="minorHAnsi" w:hAnsiTheme="minorHAnsi" w:cstheme="minorHAnsi"/>
          <w:szCs w:val="24"/>
          <w:lang w:eastAsia="fr-FR" w:bidi="ar-SA"/>
        </w:rPr>
        <w:t xml:space="preserve"> soit le champs de saisie les caractères autorisés sont : </w:t>
      </w:r>
    </w:p>
    <w:p w:rsidR="0067166E" w:rsidRPr="00D453A1" w:rsidRDefault="0067166E" w:rsidP="005B01C3">
      <w:pPr>
        <w:numPr>
          <w:ilvl w:val="0"/>
          <w:numId w:val="384"/>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67166E" w:rsidRPr="00D453A1" w:rsidRDefault="0067166E" w:rsidP="005B01C3">
      <w:pPr>
        <w:numPr>
          <w:ilvl w:val="0"/>
          <w:numId w:val="384"/>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67166E" w:rsidRPr="00D453A1" w:rsidRDefault="0067166E" w:rsidP="005B01C3">
      <w:pPr>
        <w:numPr>
          <w:ilvl w:val="0"/>
          <w:numId w:val="384"/>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67166E" w:rsidRPr="00D453A1" w:rsidRDefault="0067166E" w:rsidP="0067166E">
      <w:pPr>
        <w:tabs>
          <w:tab w:val="left" w:pos="1867"/>
        </w:tabs>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67166E" w:rsidRDefault="00000D12" w:rsidP="00000D12">
      <w:pPr>
        <w:pStyle w:val="Titre4"/>
        <w:rPr>
          <w:rFonts w:asciiTheme="minorHAnsi" w:hAnsiTheme="minorHAnsi" w:cstheme="minorHAnsi"/>
          <w:lang w:eastAsia="fr-FR" w:bidi="ar-SA"/>
        </w:rPr>
      </w:pPr>
      <w:r w:rsidRPr="00000D12">
        <w:rPr>
          <w:rFonts w:asciiTheme="minorHAnsi" w:hAnsiTheme="minorHAnsi" w:cstheme="minorHAnsi"/>
          <w:lang w:eastAsia="fr-FR" w:bidi="ar-SA"/>
        </w:rPr>
        <w:t>Modification : renseignement des données de ta_type_de_restriction_sicovam_lmtay794</w:t>
      </w: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000D12" w:rsidRPr="00D453A1" w:rsidRDefault="00000D12" w:rsidP="00357DCC">
      <w:pPr>
        <w:numPr>
          <w:ilvl w:val="0"/>
          <w:numId w:val="544"/>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RESTRICTION SICOVAM (LRSICO)</w:t>
      </w:r>
    </w:p>
    <w:p w:rsidR="00000D12" w:rsidRPr="00D453A1" w:rsidRDefault="00000D12" w:rsidP="00000D12">
      <w:pPr>
        <w:autoSpaceDE w:val="0"/>
        <w:autoSpaceDN w:val="0"/>
        <w:adjustRightInd w:val="0"/>
        <w:rPr>
          <w:rFonts w:asciiTheme="minorHAnsi" w:hAnsiTheme="minorHAnsi" w:cstheme="minorHAnsi"/>
          <w:szCs w:val="24"/>
          <w:lang w:eastAsia="fr-FR" w:bidi="ar-SA"/>
        </w:rPr>
      </w:pP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000D12" w:rsidRPr="00D453A1" w:rsidRDefault="00000D12" w:rsidP="00357DCC">
      <w:pPr>
        <w:numPr>
          <w:ilvl w:val="0"/>
          <w:numId w:val="545"/>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000D12" w:rsidRPr="00D453A1" w:rsidRDefault="00000D12" w:rsidP="00000D12">
      <w:pPr>
        <w:rPr>
          <w:rFonts w:asciiTheme="minorHAnsi" w:hAnsiTheme="minorHAnsi" w:cstheme="minorHAnsi"/>
          <w:szCs w:val="24"/>
          <w:lang w:eastAsia="fr-FR" w:bidi="ar-SA"/>
        </w:rPr>
      </w:pPr>
    </w:p>
    <w:p w:rsidR="008A6E6E" w:rsidRPr="00D453A1" w:rsidRDefault="008A6E6E">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br w:type="page"/>
      </w:r>
    </w:p>
    <w:p w:rsidR="009A6460" w:rsidRPr="00D453A1" w:rsidRDefault="00643F19" w:rsidP="00D453A1">
      <w:pPr>
        <w:pStyle w:val="Titre4"/>
        <w:rPr>
          <w:rFonts w:asciiTheme="minorHAnsi" w:hAnsiTheme="minorHAnsi" w:cstheme="minorHAnsi"/>
          <w:lang w:eastAsia="fr-FR" w:bidi="ar-SA"/>
        </w:rPr>
      </w:pPr>
      <w:r w:rsidRPr="00D453A1">
        <w:rPr>
          <w:rFonts w:asciiTheme="minorHAnsi" w:hAnsiTheme="minorHAnsi" w:cstheme="minorHAnsi"/>
          <w:lang w:eastAsia="fr-FR" w:bidi="ar-SA"/>
        </w:rPr>
        <w:t>ta_type_codification_des_tiers_lmtay796</w:t>
      </w:r>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lmtay796</w:instrText>
      </w:r>
      <w:r w:rsidR="00AE699C">
        <w:instrText xml:space="preserve">" </w:instrText>
      </w:r>
      <w:r w:rsidR="00AE699C">
        <w:rPr>
          <w:rFonts w:asciiTheme="minorHAnsi" w:hAnsiTheme="minorHAnsi" w:cstheme="minorHAnsi"/>
          <w:lang w:eastAsia="fr-FR" w:bidi="ar-SA"/>
        </w:rPr>
        <w:fldChar w:fldCharType="end"/>
      </w:r>
    </w:p>
    <w:p w:rsidR="003625A0" w:rsidRPr="00D453A1" w:rsidRDefault="00715C75" w:rsidP="003625A0">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Cette</w:t>
      </w:r>
      <w:r w:rsidR="003625A0" w:rsidRPr="00D453A1">
        <w:rPr>
          <w:rFonts w:asciiTheme="minorHAnsi" w:eastAsia="Times New Roman" w:hAnsiTheme="minorHAnsi" w:cstheme="minorHAnsi"/>
          <w:color w:val="000000"/>
          <w:szCs w:val="24"/>
          <w:lang w:eastAsia="fr-FR" w:bidi="ar-SA"/>
        </w:rPr>
        <w:t xml:space="preserve"> table définie les codes qui peuvent être renseignés pour </w:t>
      </w:r>
      <w:r w:rsidR="007E62BA" w:rsidRPr="00D453A1">
        <w:rPr>
          <w:rFonts w:asciiTheme="minorHAnsi" w:eastAsia="Times New Roman" w:hAnsiTheme="minorHAnsi" w:cstheme="minorHAnsi"/>
          <w:color w:val="000000"/>
          <w:szCs w:val="24"/>
          <w:lang w:eastAsia="fr-FR" w:bidi="ar-SA"/>
        </w:rPr>
        <w:t>un</w:t>
      </w:r>
      <w:r w:rsidR="003625A0" w:rsidRPr="00D453A1">
        <w:rPr>
          <w:rFonts w:asciiTheme="minorHAnsi" w:eastAsia="Times New Roman" w:hAnsiTheme="minorHAnsi" w:cstheme="minorHAnsi"/>
          <w:color w:val="000000"/>
          <w:szCs w:val="24"/>
          <w:lang w:eastAsia="fr-FR" w:bidi="ar-SA"/>
        </w:rPr>
        <w:t xml:space="preserve"> tiers dans le référentiel Tiers</w:t>
      </w:r>
      <w:r w:rsidR="007E62BA" w:rsidRPr="00D453A1">
        <w:rPr>
          <w:rFonts w:asciiTheme="minorHAnsi" w:eastAsia="Times New Roman" w:hAnsiTheme="minorHAnsi" w:cstheme="minorHAnsi"/>
          <w:color w:val="000000"/>
          <w:szCs w:val="24"/>
          <w:lang w:eastAsia="fr-FR" w:bidi="ar-SA"/>
        </w:rPr>
        <w:t xml:space="preserve"> web</w:t>
      </w:r>
      <w:r w:rsidR="003625A0" w:rsidRPr="00D453A1">
        <w:rPr>
          <w:rFonts w:asciiTheme="minorHAnsi" w:eastAsia="Times New Roman" w:hAnsiTheme="minorHAnsi" w:cstheme="minorHAnsi"/>
          <w:color w:val="000000"/>
          <w:szCs w:val="24"/>
          <w:lang w:eastAsia="fr-FR" w:bidi="ar-SA"/>
        </w:rPr>
        <w:t xml:space="preserve"> ainsi que les règles de codification associés : code </w:t>
      </w:r>
      <w:r w:rsidR="00087D1E" w:rsidRPr="00D453A1">
        <w:rPr>
          <w:rFonts w:asciiTheme="minorHAnsi" w:eastAsia="Times New Roman" w:hAnsiTheme="minorHAnsi" w:cstheme="minorHAnsi"/>
          <w:color w:val="000000"/>
          <w:szCs w:val="24"/>
          <w:lang w:eastAsia="fr-FR" w:bidi="ar-SA"/>
        </w:rPr>
        <w:t>SIREN</w:t>
      </w:r>
      <w:r w:rsidR="003625A0" w:rsidRPr="00D453A1">
        <w:rPr>
          <w:rFonts w:asciiTheme="minorHAnsi" w:eastAsia="Times New Roman" w:hAnsiTheme="minorHAnsi" w:cstheme="minorHAnsi"/>
          <w:color w:val="000000"/>
          <w:szCs w:val="24"/>
          <w:lang w:eastAsia="fr-FR" w:bidi="ar-SA"/>
        </w:rPr>
        <w:t xml:space="preserve">, code </w:t>
      </w:r>
      <w:r w:rsidR="00087D1E" w:rsidRPr="00D453A1">
        <w:rPr>
          <w:rFonts w:asciiTheme="minorHAnsi" w:eastAsia="Times New Roman" w:hAnsiTheme="minorHAnsi" w:cstheme="minorHAnsi"/>
          <w:color w:val="000000"/>
          <w:szCs w:val="24"/>
          <w:lang w:eastAsia="fr-FR" w:bidi="ar-SA"/>
        </w:rPr>
        <w:t>SWIFT</w:t>
      </w:r>
      <w:r w:rsidR="003625A0" w:rsidRPr="00D453A1">
        <w:rPr>
          <w:rFonts w:asciiTheme="minorHAnsi" w:eastAsia="Times New Roman" w:hAnsiTheme="minorHAnsi" w:cstheme="minorHAnsi"/>
          <w:color w:val="000000"/>
          <w:szCs w:val="24"/>
          <w:lang w:eastAsia="fr-FR" w:bidi="ar-SA"/>
        </w:rPr>
        <w:t xml:space="preserve">, code </w:t>
      </w:r>
      <w:r w:rsidR="00087D1E" w:rsidRPr="00D453A1">
        <w:rPr>
          <w:rFonts w:asciiTheme="minorHAnsi" w:eastAsia="Times New Roman" w:hAnsiTheme="minorHAnsi" w:cstheme="minorHAnsi"/>
          <w:color w:val="000000"/>
          <w:szCs w:val="24"/>
          <w:lang w:eastAsia="fr-FR" w:bidi="ar-SA"/>
        </w:rPr>
        <w:t>CRPCEN</w:t>
      </w:r>
      <w:r w:rsidR="003625A0" w:rsidRPr="00D453A1">
        <w:rPr>
          <w:rFonts w:asciiTheme="minorHAnsi" w:eastAsia="Times New Roman" w:hAnsiTheme="minorHAnsi" w:cstheme="minorHAnsi"/>
          <w:color w:val="000000"/>
          <w:szCs w:val="24"/>
          <w:lang w:eastAsia="fr-FR" w:bidi="ar-SA"/>
        </w:rPr>
        <w:t xml:space="preserve">, code </w:t>
      </w:r>
      <w:r w:rsidR="00087D1E" w:rsidRPr="00D453A1">
        <w:rPr>
          <w:rFonts w:asciiTheme="minorHAnsi" w:eastAsia="Times New Roman" w:hAnsiTheme="minorHAnsi" w:cstheme="minorHAnsi"/>
          <w:color w:val="000000"/>
          <w:szCs w:val="24"/>
          <w:lang w:eastAsia="fr-FR" w:bidi="ar-SA"/>
        </w:rPr>
        <w:t>ISIN</w:t>
      </w:r>
      <w:r w:rsidR="003625A0" w:rsidRPr="00D453A1">
        <w:rPr>
          <w:rFonts w:asciiTheme="minorHAnsi" w:eastAsia="Times New Roman" w:hAnsiTheme="minorHAnsi" w:cstheme="minorHAnsi"/>
          <w:color w:val="000000"/>
          <w:szCs w:val="24"/>
          <w:lang w:eastAsia="fr-FR" w:bidi="ar-SA"/>
        </w:rPr>
        <w:t>, code commune</w:t>
      </w:r>
      <w:r w:rsidR="007E62BA" w:rsidRPr="00D453A1">
        <w:rPr>
          <w:rFonts w:asciiTheme="minorHAnsi" w:eastAsia="Times New Roman" w:hAnsiTheme="minorHAnsi" w:cstheme="minorHAnsi"/>
          <w:color w:val="000000"/>
          <w:szCs w:val="24"/>
          <w:lang w:eastAsia="fr-FR" w:bidi="ar-SA"/>
        </w:rPr>
        <w:t>, … .</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2205"/>
        <w:gridCol w:w="936"/>
        <w:gridCol w:w="1202"/>
        <w:gridCol w:w="1096"/>
        <w:gridCol w:w="605"/>
        <w:gridCol w:w="1109"/>
        <w:gridCol w:w="765"/>
        <w:gridCol w:w="2382"/>
      </w:tblGrid>
      <w:tr w:rsidR="0009144C" w:rsidRPr="004E2387" w:rsidTr="0009144C">
        <w:trPr>
          <w:trHeight w:val="450"/>
        </w:trPr>
        <w:tc>
          <w:tcPr>
            <w:tcW w:w="2205"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36" w:type="dxa"/>
            <w:tcBorders>
              <w:top w:val="single" w:sz="4" w:space="0" w:color="auto"/>
              <w:left w:val="nil"/>
              <w:bottom w:val="single" w:sz="4" w:space="0" w:color="auto"/>
              <w:right w:val="single" w:sz="4" w:space="0" w:color="auto"/>
            </w:tcBorders>
            <w:shd w:val="clear" w:color="000000" w:fill="C5D9F1"/>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02" w:type="dxa"/>
            <w:tcBorders>
              <w:top w:val="single" w:sz="4" w:space="0" w:color="auto"/>
              <w:left w:val="nil"/>
              <w:bottom w:val="single" w:sz="4" w:space="0" w:color="auto"/>
              <w:right w:val="single" w:sz="4" w:space="0" w:color="auto"/>
            </w:tcBorders>
            <w:shd w:val="clear" w:color="000000" w:fill="C5D9F1"/>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096" w:type="dxa"/>
            <w:tcBorders>
              <w:top w:val="single" w:sz="4" w:space="0" w:color="auto"/>
              <w:left w:val="nil"/>
              <w:bottom w:val="single" w:sz="4" w:space="0" w:color="auto"/>
              <w:right w:val="single" w:sz="4" w:space="0" w:color="auto"/>
            </w:tcBorders>
            <w:shd w:val="clear" w:color="000000" w:fill="C5D9F1"/>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05" w:type="dxa"/>
            <w:tcBorders>
              <w:top w:val="single" w:sz="4" w:space="0" w:color="auto"/>
              <w:left w:val="nil"/>
              <w:bottom w:val="single" w:sz="4" w:space="0" w:color="auto"/>
              <w:right w:val="single" w:sz="4" w:space="0" w:color="auto"/>
            </w:tcBorders>
            <w:shd w:val="clear" w:color="000000" w:fill="C5D9F1"/>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09" w:type="dxa"/>
            <w:tcBorders>
              <w:top w:val="single" w:sz="4" w:space="0" w:color="auto"/>
              <w:left w:val="nil"/>
              <w:bottom w:val="single" w:sz="4" w:space="0" w:color="auto"/>
              <w:right w:val="single" w:sz="4" w:space="0" w:color="auto"/>
            </w:tcBorders>
            <w:shd w:val="clear" w:color="000000" w:fill="C5D9F1"/>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765" w:type="dxa"/>
            <w:tcBorders>
              <w:top w:val="single" w:sz="4" w:space="0" w:color="auto"/>
              <w:left w:val="nil"/>
              <w:bottom w:val="single" w:sz="4" w:space="0" w:color="auto"/>
              <w:right w:val="single" w:sz="4" w:space="0" w:color="auto"/>
            </w:tcBorders>
            <w:shd w:val="clear" w:color="000000" w:fill="C5D9F1"/>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382" w:type="dxa"/>
            <w:tcBorders>
              <w:top w:val="single" w:sz="4" w:space="0" w:color="auto"/>
              <w:left w:val="nil"/>
              <w:bottom w:val="single" w:sz="4" w:space="0" w:color="auto"/>
              <w:right w:val="single" w:sz="4" w:space="0" w:color="auto"/>
            </w:tcBorders>
            <w:shd w:val="clear" w:color="000000" w:fill="C5D9F1"/>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09144C" w:rsidRPr="004E2387" w:rsidTr="00715C75">
        <w:trPr>
          <w:trHeight w:val="296"/>
        </w:trPr>
        <w:tc>
          <w:tcPr>
            <w:tcW w:w="2205" w:type="dxa"/>
            <w:tcBorders>
              <w:top w:val="nil"/>
              <w:left w:val="single" w:sz="4" w:space="0" w:color="auto"/>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TYPE CODIFIC. DES TIERS</w:t>
            </w:r>
          </w:p>
        </w:tc>
        <w:tc>
          <w:tcPr>
            <w:tcW w:w="93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CTCTIE</w:t>
            </w:r>
          </w:p>
        </w:tc>
        <w:tc>
          <w:tcPr>
            <w:tcW w:w="120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(4)</w:t>
            </w:r>
          </w:p>
        </w:tc>
        <w:tc>
          <w:tcPr>
            <w:tcW w:w="109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05"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1109"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765"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382" w:type="dxa"/>
            <w:tcBorders>
              <w:top w:val="nil"/>
              <w:left w:val="nil"/>
              <w:bottom w:val="single" w:sz="4" w:space="0" w:color="auto"/>
              <w:right w:val="single" w:sz="4" w:space="0" w:color="auto"/>
            </w:tcBorders>
            <w:shd w:val="clear" w:color="auto" w:fill="auto"/>
            <w:vAlign w:val="center"/>
            <w:hideMark/>
          </w:tcPr>
          <w:p w:rsidR="0009144C" w:rsidRPr="004E2387" w:rsidRDefault="0009144C" w:rsidP="00715C75">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Code représentant le type de codification</w:t>
            </w:r>
          </w:p>
        </w:tc>
      </w:tr>
      <w:tr w:rsidR="0009144C" w:rsidRPr="004E2387" w:rsidTr="00715C75">
        <w:trPr>
          <w:trHeight w:val="600"/>
        </w:trPr>
        <w:tc>
          <w:tcPr>
            <w:tcW w:w="2205" w:type="dxa"/>
            <w:tcBorders>
              <w:top w:val="nil"/>
              <w:left w:val="single" w:sz="4" w:space="0" w:color="auto"/>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3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0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09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05"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1109"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765"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38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09144C" w:rsidRPr="004E2387" w:rsidTr="00715C75">
        <w:trPr>
          <w:trHeight w:val="371"/>
        </w:trPr>
        <w:tc>
          <w:tcPr>
            <w:tcW w:w="2205" w:type="dxa"/>
            <w:tcBorders>
              <w:top w:val="nil"/>
              <w:left w:val="single" w:sz="4" w:space="0" w:color="auto"/>
              <w:bottom w:val="single" w:sz="4" w:space="0" w:color="auto"/>
              <w:right w:val="single" w:sz="4" w:space="0" w:color="auto"/>
            </w:tcBorders>
            <w:shd w:val="clear" w:color="auto" w:fill="auto"/>
            <w:noWrap/>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36" w:type="dxa"/>
            <w:tcBorders>
              <w:top w:val="nil"/>
              <w:left w:val="nil"/>
              <w:bottom w:val="single" w:sz="4" w:space="0" w:color="auto"/>
              <w:right w:val="single" w:sz="4" w:space="0" w:color="auto"/>
            </w:tcBorders>
            <w:shd w:val="clear" w:color="auto" w:fill="auto"/>
            <w:noWrap/>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0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09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05" w:type="dxa"/>
            <w:tcBorders>
              <w:top w:val="nil"/>
              <w:left w:val="nil"/>
              <w:bottom w:val="single" w:sz="4" w:space="0" w:color="auto"/>
              <w:right w:val="single" w:sz="4" w:space="0" w:color="auto"/>
            </w:tcBorders>
            <w:shd w:val="clear" w:color="auto" w:fill="auto"/>
            <w:noWrap/>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1109" w:type="dxa"/>
            <w:tcBorders>
              <w:top w:val="nil"/>
              <w:left w:val="nil"/>
              <w:bottom w:val="single" w:sz="4" w:space="0" w:color="auto"/>
              <w:right w:val="single" w:sz="4" w:space="0" w:color="auto"/>
            </w:tcBorders>
            <w:shd w:val="clear" w:color="auto" w:fill="auto"/>
            <w:noWrap/>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765" w:type="dxa"/>
            <w:tcBorders>
              <w:top w:val="nil"/>
              <w:left w:val="nil"/>
              <w:bottom w:val="single" w:sz="4" w:space="0" w:color="auto"/>
              <w:right w:val="single" w:sz="4" w:space="0" w:color="auto"/>
            </w:tcBorders>
            <w:shd w:val="clear" w:color="auto" w:fill="auto"/>
            <w:noWrap/>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38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09144C" w:rsidRPr="004E2387" w:rsidTr="00715C75">
        <w:trPr>
          <w:trHeight w:val="351"/>
        </w:trPr>
        <w:tc>
          <w:tcPr>
            <w:tcW w:w="2205" w:type="dxa"/>
            <w:tcBorders>
              <w:top w:val="nil"/>
              <w:left w:val="single" w:sz="4" w:space="0" w:color="auto"/>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TYPE CODIFIC. DES TIERS</w:t>
            </w:r>
          </w:p>
        </w:tc>
        <w:tc>
          <w:tcPr>
            <w:tcW w:w="93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LTCTIE</w:t>
            </w:r>
          </w:p>
        </w:tc>
        <w:tc>
          <w:tcPr>
            <w:tcW w:w="120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09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05"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1109"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765"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382" w:type="dxa"/>
            <w:tcBorders>
              <w:top w:val="nil"/>
              <w:left w:val="nil"/>
              <w:bottom w:val="single" w:sz="4" w:space="0" w:color="auto"/>
              <w:right w:val="single" w:sz="4" w:space="0" w:color="auto"/>
            </w:tcBorders>
            <w:shd w:val="clear" w:color="auto" w:fill="auto"/>
            <w:vAlign w:val="center"/>
            <w:hideMark/>
          </w:tcPr>
          <w:p w:rsidR="0009144C" w:rsidRPr="004E2387" w:rsidRDefault="0009144C" w:rsidP="00715C75">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Libellé associé au type de codification</w:t>
            </w:r>
          </w:p>
        </w:tc>
      </w:tr>
      <w:tr w:rsidR="0009144C" w:rsidRPr="004E2387" w:rsidTr="00715C75">
        <w:trPr>
          <w:trHeight w:val="228"/>
        </w:trPr>
        <w:tc>
          <w:tcPr>
            <w:tcW w:w="2205" w:type="dxa"/>
            <w:tcBorders>
              <w:top w:val="nil"/>
              <w:left w:val="single" w:sz="4" w:space="0" w:color="auto"/>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CODIF. TIERS</w:t>
            </w:r>
          </w:p>
        </w:tc>
        <w:tc>
          <w:tcPr>
            <w:tcW w:w="93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YLBFCT</w:t>
            </w:r>
          </w:p>
        </w:tc>
        <w:tc>
          <w:tcPr>
            <w:tcW w:w="120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(50)</w:t>
            </w:r>
          </w:p>
        </w:tc>
        <w:tc>
          <w:tcPr>
            <w:tcW w:w="109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05"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1109"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765"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382" w:type="dxa"/>
            <w:tcBorders>
              <w:top w:val="nil"/>
              <w:left w:val="nil"/>
              <w:bottom w:val="single" w:sz="4" w:space="0" w:color="auto"/>
              <w:right w:val="single" w:sz="4" w:space="0" w:color="auto"/>
            </w:tcBorders>
            <w:shd w:val="clear" w:color="auto" w:fill="auto"/>
            <w:vAlign w:val="center"/>
            <w:hideMark/>
          </w:tcPr>
          <w:p w:rsidR="0009144C" w:rsidRPr="004E2387" w:rsidRDefault="0009144C" w:rsidP="00715C75">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Liste de caractères autorisés pour le code type de codification</w:t>
            </w:r>
          </w:p>
        </w:tc>
      </w:tr>
      <w:tr w:rsidR="0009144C" w:rsidRPr="004E2387" w:rsidTr="00715C75">
        <w:trPr>
          <w:trHeight w:val="248"/>
        </w:trPr>
        <w:tc>
          <w:tcPr>
            <w:tcW w:w="2205" w:type="dxa"/>
            <w:tcBorders>
              <w:top w:val="nil"/>
              <w:left w:val="single" w:sz="4" w:space="0" w:color="auto"/>
              <w:bottom w:val="single" w:sz="4" w:space="0" w:color="auto"/>
              <w:right w:val="single" w:sz="4" w:space="0" w:color="auto"/>
            </w:tcBorders>
            <w:shd w:val="clear" w:color="auto" w:fill="auto"/>
            <w:noWrap/>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LONGUEUR TYPE CODIF TIERS</w:t>
            </w:r>
          </w:p>
        </w:tc>
        <w:tc>
          <w:tcPr>
            <w:tcW w:w="936" w:type="dxa"/>
            <w:tcBorders>
              <w:top w:val="nil"/>
              <w:left w:val="nil"/>
              <w:bottom w:val="single" w:sz="4" w:space="0" w:color="auto"/>
              <w:right w:val="single" w:sz="4" w:space="0" w:color="auto"/>
            </w:tcBorders>
            <w:shd w:val="clear" w:color="auto" w:fill="auto"/>
            <w:noWrap/>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YLGTCT</w:t>
            </w:r>
          </w:p>
        </w:tc>
        <w:tc>
          <w:tcPr>
            <w:tcW w:w="120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Num (2)</w:t>
            </w:r>
          </w:p>
        </w:tc>
        <w:tc>
          <w:tcPr>
            <w:tcW w:w="109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05" w:type="dxa"/>
            <w:tcBorders>
              <w:top w:val="nil"/>
              <w:left w:val="nil"/>
              <w:bottom w:val="single" w:sz="4" w:space="0" w:color="auto"/>
              <w:right w:val="single" w:sz="4" w:space="0" w:color="auto"/>
            </w:tcBorders>
            <w:shd w:val="clear" w:color="auto" w:fill="auto"/>
            <w:noWrap/>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1109" w:type="dxa"/>
            <w:tcBorders>
              <w:top w:val="nil"/>
              <w:left w:val="nil"/>
              <w:bottom w:val="single" w:sz="4" w:space="0" w:color="auto"/>
              <w:right w:val="single" w:sz="4" w:space="0" w:color="auto"/>
            </w:tcBorders>
            <w:shd w:val="clear" w:color="auto" w:fill="auto"/>
            <w:noWrap/>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765" w:type="dxa"/>
            <w:tcBorders>
              <w:top w:val="nil"/>
              <w:left w:val="nil"/>
              <w:bottom w:val="single" w:sz="4" w:space="0" w:color="auto"/>
              <w:right w:val="single" w:sz="4" w:space="0" w:color="auto"/>
            </w:tcBorders>
            <w:shd w:val="clear" w:color="auto" w:fill="auto"/>
            <w:noWrap/>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38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Nombre de caractères associés au code type de codification</w:t>
            </w:r>
          </w:p>
        </w:tc>
      </w:tr>
      <w:tr w:rsidR="0009144C" w:rsidRPr="004E2387" w:rsidTr="00715C75">
        <w:trPr>
          <w:trHeight w:val="269"/>
        </w:trPr>
        <w:tc>
          <w:tcPr>
            <w:tcW w:w="2205" w:type="dxa"/>
            <w:tcBorders>
              <w:top w:val="nil"/>
              <w:left w:val="single" w:sz="4" w:space="0" w:color="auto"/>
              <w:bottom w:val="single" w:sz="4" w:space="0" w:color="auto"/>
              <w:right w:val="single" w:sz="4" w:space="0" w:color="auto"/>
            </w:tcBorders>
            <w:shd w:val="clear" w:color="auto" w:fill="auto"/>
            <w:noWrap/>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TOP UTILISATION SUR TIERS</w:t>
            </w:r>
          </w:p>
        </w:tc>
        <w:tc>
          <w:tcPr>
            <w:tcW w:w="936" w:type="dxa"/>
            <w:tcBorders>
              <w:top w:val="nil"/>
              <w:left w:val="nil"/>
              <w:bottom w:val="single" w:sz="4" w:space="0" w:color="auto"/>
              <w:right w:val="single" w:sz="4" w:space="0" w:color="auto"/>
            </w:tcBorders>
            <w:shd w:val="clear" w:color="auto" w:fill="auto"/>
            <w:noWrap/>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TUTTIE</w:t>
            </w:r>
          </w:p>
        </w:tc>
        <w:tc>
          <w:tcPr>
            <w:tcW w:w="120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09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05" w:type="dxa"/>
            <w:tcBorders>
              <w:top w:val="nil"/>
              <w:left w:val="nil"/>
              <w:bottom w:val="single" w:sz="4" w:space="0" w:color="auto"/>
              <w:right w:val="single" w:sz="4" w:space="0" w:color="auto"/>
            </w:tcBorders>
            <w:shd w:val="clear" w:color="auto" w:fill="auto"/>
            <w:noWrap/>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1109"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technique O/N</w:t>
            </w:r>
          </w:p>
        </w:tc>
        <w:tc>
          <w:tcPr>
            <w:tcW w:w="765" w:type="dxa"/>
            <w:tcBorders>
              <w:top w:val="nil"/>
              <w:left w:val="nil"/>
              <w:bottom w:val="single" w:sz="4" w:space="0" w:color="auto"/>
              <w:right w:val="single" w:sz="4" w:space="0" w:color="auto"/>
            </w:tcBorders>
            <w:shd w:val="clear" w:color="auto" w:fill="auto"/>
            <w:noWrap/>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38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Indique si le code type de codification est utilisé dans Tiers</w:t>
            </w:r>
          </w:p>
        </w:tc>
      </w:tr>
      <w:tr w:rsidR="0009144C" w:rsidRPr="004E2387" w:rsidTr="00715C75">
        <w:trPr>
          <w:trHeight w:val="585"/>
        </w:trPr>
        <w:tc>
          <w:tcPr>
            <w:tcW w:w="2205" w:type="dxa"/>
            <w:tcBorders>
              <w:top w:val="nil"/>
              <w:left w:val="single" w:sz="4" w:space="0" w:color="auto"/>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3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0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096"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05"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1109"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p>
        </w:tc>
        <w:tc>
          <w:tcPr>
            <w:tcW w:w="765"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715C75">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382" w:type="dxa"/>
            <w:tcBorders>
              <w:top w:val="nil"/>
              <w:left w:val="nil"/>
              <w:bottom w:val="single" w:sz="4" w:space="0" w:color="auto"/>
              <w:right w:val="single" w:sz="4" w:space="0" w:color="auto"/>
            </w:tcBorders>
            <w:shd w:val="clear" w:color="auto" w:fill="auto"/>
            <w:vAlign w:val="bottom"/>
            <w:hideMark/>
          </w:tcPr>
          <w:p w:rsidR="0009144C" w:rsidRPr="004E2387" w:rsidRDefault="0009144C" w:rsidP="0009144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D453A1" w:rsidRDefault="00987BDB" w:rsidP="0009144C">
      <w:pPr>
        <w:ind w:firstLine="708"/>
        <w:rPr>
          <w:rFonts w:asciiTheme="minorHAnsi" w:hAnsiTheme="minorHAnsi" w:cstheme="minorHAnsi"/>
          <w:szCs w:val="24"/>
          <w:lang w:eastAsia="fr-FR" w:bidi="ar-SA"/>
        </w:rPr>
      </w:pPr>
    </w:p>
    <w:p w:rsidR="00643F19" w:rsidRPr="004E2387" w:rsidRDefault="00643F19" w:rsidP="00643F19">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ta_type_codification_des_tiers_lmtay796</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643F19" w:rsidRPr="00D453A1" w:rsidRDefault="00643F19" w:rsidP="00AE1228">
      <w:pPr>
        <w:numPr>
          <w:ilvl w:val="0"/>
          <w:numId w:val="77"/>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TYPE CODIFIC. DES TIERS (CTCTIE)</w:t>
      </w:r>
    </w:p>
    <w:p w:rsidR="00643F19" w:rsidRPr="00D453A1" w:rsidRDefault="00643F19" w:rsidP="00AE1228">
      <w:pPr>
        <w:numPr>
          <w:ilvl w:val="0"/>
          <w:numId w:val="77"/>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TYPE CODIFIC. DES TIERS  (LTCTIE)</w:t>
      </w:r>
    </w:p>
    <w:p w:rsidR="00643F19" w:rsidRPr="00D453A1" w:rsidRDefault="00643F19" w:rsidP="00AE1228">
      <w:pPr>
        <w:numPr>
          <w:ilvl w:val="0"/>
          <w:numId w:val="77"/>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CODIF. TIERS  (YLBFCT)</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643F19" w:rsidRPr="00D453A1" w:rsidRDefault="00643F19" w:rsidP="00AE1228">
      <w:pPr>
        <w:numPr>
          <w:ilvl w:val="0"/>
          <w:numId w:val="78"/>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une liste déroulante issue de la table ta_choix_oui_non : </w:t>
      </w:r>
    </w:p>
    <w:p w:rsidR="00643F19" w:rsidRPr="00D453A1" w:rsidRDefault="00643F19" w:rsidP="00AE1228">
      <w:pPr>
        <w:numPr>
          <w:ilvl w:val="0"/>
          <w:numId w:val="79"/>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TOP UTILISATION SUR TIERS  (TUTTIE)</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liste déroulante propose toutes les valeurs de la table ta_choix_oui_non qui ne sont pas closes (lignes de ta_choix_oui_non dont la DATE DE CLOTURE YDCLOT est supérieure strictement à la date du jour)  ainsi que la valeur déjà sélectionnée (si elle est close)</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une liste déroulante  issue de la table ta_longueur_type_codif_tiers : </w:t>
      </w:r>
    </w:p>
    <w:p w:rsidR="00643F19" w:rsidRPr="00D453A1" w:rsidRDefault="00643F19" w:rsidP="00AE1228">
      <w:pPr>
        <w:numPr>
          <w:ilvl w:val="0"/>
          <w:numId w:val="80"/>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CODE FAMILLE COMMERC (C0FCM) . </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liste déroulante propose toutes les valeurs de la table ta_longueur_type_codif_tiers qui ne sont pas closes (lignes dont la DATE DE CLOTURE YDCLOT est supérieure strictement à la date du jour), ainsi que la valeur déjà sélectionnée (si elle est close), accompagnées de leur libellé LLGTCT</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4E2387" w:rsidRDefault="00643F19" w:rsidP="00643F19">
      <w:pPr>
        <w:pStyle w:val="Titre4"/>
        <w:rPr>
          <w:rFonts w:asciiTheme="minorHAnsi" w:hAnsiTheme="minorHAnsi" w:cstheme="minorHAnsi"/>
        </w:rPr>
      </w:pPr>
      <w:r w:rsidRPr="004E2387">
        <w:rPr>
          <w:rFonts w:asciiTheme="minorHAnsi" w:hAnsiTheme="minorHAnsi" w:cstheme="minorHAnsi"/>
        </w:rPr>
        <w:t>Création : contrôle des données de ta_type_codification_des_tiers_lmtay796</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643F19" w:rsidRPr="00D453A1" w:rsidRDefault="00643F19" w:rsidP="005B01C3">
      <w:pPr>
        <w:numPr>
          <w:ilvl w:val="0"/>
          <w:numId w:val="207"/>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TYPE CODIFIC. DES TIERS (CTCTIE)</w:t>
      </w:r>
    </w:p>
    <w:p w:rsidR="00643F19" w:rsidRPr="00D453A1" w:rsidRDefault="00643F19" w:rsidP="005B01C3">
      <w:pPr>
        <w:numPr>
          <w:ilvl w:val="0"/>
          <w:numId w:val="207"/>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TYPE CODIFIC. DES TIERS  (LTCTIE)</w:t>
      </w:r>
    </w:p>
    <w:p w:rsidR="00643F19" w:rsidRPr="00D453A1" w:rsidRDefault="00643F19" w:rsidP="005B01C3">
      <w:pPr>
        <w:numPr>
          <w:ilvl w:val="0"/>
          <w:numId w:val="207"/>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CODIF. TIERS  (YLBFCT)</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643F19" w:rsidRPr="00D453A1" w:rsidRDefault="00643F19" w:rsidP="005B01C3">
      <w:pPr>
        <w:numPr>
          <w:ilvl w:val="0"/>
          <w:numId w:val="208"/>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TYPE CODIFIC. DES TIERS (CTCTIE) : 4 caractères.</w:t>
      </w:r>
    </w:p>
    <w:p w:rsidR="00643F19" w:rsidRPr="00D453A1" w:rsidRDefault="00643F19" w:rsidP="005B01C3">
      <w:pPr>
        <w:numPr>
          <w:ilvl w:val="0"/>
          <w:numId w:val="209"/>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TYPE CODIFIC. DES TIERS  (LTCTIE) : 32 caractères.</w:t>
      </w:r>
    </w:p>
    <w:p w:rsidR="00643F19" w:rsidRPr="00D453A1" w:rsidRDefault="00643F19" w:rsidP="005B01C3">
      <w:pPr>
        <w:numPr>
          <w:ilvl w:val="0"/>
          <w:numId w:val="209"/>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CODIF. TIERS  (YLBFCT) : 50 caractères.</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d'unicité : </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sur CODE TYPE CODIFIC. DES TIERS (CTCTIE)</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Pour le CODE TYPE CODIFIC. DES TIERS (CTCTIE) et le LIB. TYPE CODIFIC. DES TIERS  (LTCTIE),  les caractères autorisés sont : </w:t>
      </w:r>
    </w:p>
    <w:p w:rsidR="00643F19" w:rsidRPr="00D453A1" w:rsidRDefault="00643F19" w:rsidP="005B01C3">
      <w:pPr>
        <w:numPr>
          <w:ilvl w:val="0"/>
          <w:numId w:val="210"/>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643F19" w:rsidRPr="00D453A1" w:rsidRDefault="00643F19" w:rsidP="005B01C3">
      <w:pPr>
        <w:numPr>
          <w:ilvl w:val="0"/>
          <w:numId w:val="210"/>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643F19" w:rsidRPr="00D453A1" w:rsidRDefault="00643F19" w:rsidP="005B01C3">
      <w:pPr>
        <w:numPr>
          <w:ilvl w:val="0"/>
          <w:numId w:val="210"/>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643F19" w:rsidRPr="00D453A1" w:rsidRDefault="00643F19" w:rsidP="005B01C3">
      <w:pPr>
        <w:numPr>
          <w:ilvl w:val="0"/>
          <w:numId w:val="210"/>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Pour le LIBELLE CODIF. TIERS  (YLBFCT),  les caractères autorisés sont : </w:t>
      </w:r>
    </w:p>
    <w:p w:rsidR="00643F19" w:rsidRPr="00D453A1" w:rsidRDefault="00643F19" w:rsidP="005B01C3">
      <w:pPr>
        <w:numPr>
          <w:ilvl w:val="0"/>
          <w:numId w:val="211"/>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643F19" w:rsidRPr="00D453A1" w:rsidRDefault="00643F19" w:rsidP="005B01C3">
      <w:pPr>
        <w:numPr>
          <w:ilvl w:val="0"/>
          <w:numId w:val="211"/>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643F19" w:rsidRPr="00D453A1" w:rsidRDefault="00643F19" w:rsidP="005B01C3">
      <w:pPr>
        <w:numPr>
          <w:ilvl w:val="0"/>
          <w:numId w:val="211"/>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643F19" w:rsidRPr="00D453A1" w:rsidRDefault="00643F19" w:rsidP="005B01C3">
      <w:pPr>
        <w:numPr>
          <w:ilvl w:val="0"/>
          <w:numId w:val="211"/>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643F19" w:rsidRPr="00D453A1" w:rsidRDefault="00643F19" w:rsidP="005B01C3">
      <w:pPr>
        <w:numPr>
          <w:ilvl w:val="0"/>
          <w:numId w:val="211"/>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b/>
          <w:szCs w:val="24"/>
          <w:lang w:eastAsia="fr-FR" w:bidi="ar-SA"/>
        </w:rPr>
        <w:t>$,</w:t>
      </w:r>
    </w:p>
    <w:p w:rsidR="00643F19" w:rsidRPr="00D453A1" w:rsidRDefault="00643F19" w:rsidP="005B01C3">
      <w:pPr>
        <w:numPr>
          <w:ilvl w:val="0"/>
          <w:numId w:val="211"/>
        </w:numPr>
        <w:autoSpaceDE w:val="0"/>
        <w:autoSpaceDN w:val="0"/>
        <w:adjustRightInd w:val="0"/>
        <w:ind w:left="360" w:hanging="360"/>
        <w:rPr>
          <w:rFonts w:asciiTheme="minorHAnsi" w:hAnsiTheme="minorHAnsi" w:cstheme="minorHAnsi"/>
          <w:szCs w:val="24"/>
          <w:lang w:eastAsia="fr-FR" w:bidi="ar-SA"/>
        </w:rPr>
      </w:pPr>
      <w:r w:rsidRPr="00D453A1">
        <w:rPr>
          <w:rFonts w:asciiTheme="minorHAnsi" w:eastAsia="Times New Roman" w:hAnsiTheme="minorHAnsi" w:cstheme="minorHAnsi"/>
          <w:b/>
          <w:color w:val="000000"/>
          <w:szCs w:val="24"/>
          <w:lang w:eastAsia="fr-FR" w:bidi="ar-SA"/>
        </w:rPr>
        <w:t>&amp;,</w:t>
      </w:r>
    </w:p>
    <w:p w:rsidR="00643F19" w:rsidRPr="00D453A1" w:rsidRDefault="00643F19" w:rsidP="005B01C3">
      <w:pPr>
        <w:numPr>
          <w:ilvl w:val="0"/>
          <w:numId w:val="211"/>
        </w:numPr>
        <w:autoSpaceDE w:val="0"/>
        <w:autoSpaceDN w:val="0"/>
        <w:adjustRightInd w:val="0"/>
        <w:rPr>
          <w:rFonts w:asciiTheme="minorHAnsi" w:hAnsiTheme="minorHAnsi" w:cstheme="minorHAnsi"/>
          <w:szCs w:val="24"/>
          <w:lang w:eastAsia="fr-FR" w:bidi="ar-SA"/>
        </w:rPr>
      </w:pPr>
      <w:r w:rsidRPr="00D453A1">
        <w:rPr>
          <w:rFonts w:asciiTheme="minorHAnsi" w:eastAsia="Times New Roman" w:hAnsiTheme="minorHAnsi" w:cstheme="minorHAnsi"/>
          <w:b/>
          <w:color w:val="000000"/>
          <w:szCs w:val="24"/>
          <w:lang w:eastAsia="fr-FR" w:bidi="ar-SA"/>
        </w:rPr>
        <w:t>+.</w:t>
      </w:r>
    </w:p>
    <w:p w:rsidR="00643F19" w:rsidRPr="00D453A1" w:rsidRDefault="00643F19" w:rsidP="00643F19">
      <w:pPr>
        <w:tabs>
          <w:tab w:val="left" w:pos="1867"/>
        </w:tabs>
        <w:autoSpaceDE w:val="0"/>
        <w:autoSpaceDN w:val="0"/>
        <w:adjustRightInd w:val="0"/>
        <w:rPr>
          <w:rFonts w:asciiTheme="minorHAnsi" w:hAnsiTheme="minorHAnsi" w:cstheme="minorHAnsi"/>
          <w:szCs w:val="24"/>
        </w:rPr>
      </w:pPr>
    </w:p>
    <w:p w:rsidR="00643F19" w:rsidRPr="004E2387" w:rsidRDefault="00643F19" w:rsidP="00643F19">
      <w:pPr>
        <w:pStyle w:val="Titre4"/>
        <w:rPr>
          <w:rFonts w:asciiTheme="minorHAnsi" w:hAnsiTheme="minorHAnsi" w:cstheme="minorHAnsi"/>
        </w:rPr>
      </w:pPr>
      <w:r w:rsidRPr="004E2387">
        <w:rPr>
          <w:rFonts w:asciiTheme="minorHAnsi" w:hAnsiTheme="minorHAnsi" w:cstheme="minorHAnsi"/>
        </w:rPr>
        <w:t>Modification : contrôle des données de ta_type_codification_des_tiers_lmtay796</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643F19" w:rsidRPr="00D453A1" w:rsidRDefault="00643F19" w:rsidP="005B01C3">
      <w:pPr>
        <w:numPr>
          <w:ilvl w:val="0"/>
          <w:numId w:val="372"/>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TYPE CODIFIC. DES TIERS  (LTCTIE)</w:t>
      </w:r>
    </w:p>
    <w:p w:rsidR="00643F19" w:rsidRPr="00D453A1" w:rsidRDefault="00643F19" w:rsidP="005B01C3">
      <w:pPr>
        <w:numPr>
          <w:ilvl w:val="0"/>
          <w:numId w:val="372"/>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CODIF. TIERS  (YLBFCT)</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643F19" w:rsidRPr="00D453A1" w:rsidRDefault="00643F19" w:rsidP="005B01C3">
      <w:pPr>
        <w:numPr>
          <w:ilvl w:val="0"/>
          <w:numId w:val="373"/>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TYPE CODIFIC. DES TIERS  (LTCTIE) : 32 caractères.</w:t>
      </w:r>
    </w:p>
    <w:p w:rsidR="00643F19" w:rsidRPr="00D453A1" w:rsidRDefault="00643F19" w:rsidP="005B01C3">
      <w:pPr>
        <w:numPr>
          <w:ilvl w:val="0"/>
          <w:numId w:val="373"/>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CODIF. TIERS  (YLBFCT) : 50 caractères.</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Pour le LIB. TYPE CODIFIC. DES TIERS  (LTCTIE),  les caractères autorisés sont : </w:t>
      </w:r>
    </w:p>
    <w:p w:rsidR="00643F19" w:rsidRPr="00D453A1" w:rsidRDefault="00643F19" w:rsidP="005B01C3">
      <w:pPr>
        <w:numPr>
          <w:ilvl w:val="0"/>
          <w:numId w:val="374"/>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643F19" w:rsidRPr="00D453A1" w:rsidRDefault="00643F19" w:rsidP="005B01C3">
      <w:pPr>
        <w:numPr>
          <w:ilvl w:val="0"/>
          <w:numId w:val="374"/>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643F19" w:rsidRPr="00D453A1" w:rsidRDefault="00643F19" w:rsidP="005B01C3">
      <w:pPr>
        <w:numPr>
          <w:ilvl w:val="0"/>
          <w:numId w:val="374"/>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643F19" w:rsidRPr="00D453A1" w:rsidRDefault="00643F19" w:rsidP="005B01C3">
      <w:pPr>
        <w:numPr>
          <w:ilvl w:val="0"/>
          <w:numId w:val="374"/>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Pour le LIBELLE CODIF. TIERS  (YLBFCT),  les caractères autorisés sont : </w:t>
      </w:r>
    </w:p>
    <w:p w:rsidR="00643F19" w:rsidRPr="00D453A1" w:rsidRDefault="00643F19" w:rsidP="005B01C3">
      <w:pPr>
        <w:numPr>
          <w:ilvl w:val="0"/>
          <w:numId w:val="375"/>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643F19" w:rsidRPr="00D453A1" w:rsidRDefault="00643F19" w:rsidP="005B01C3">
      <w:pPr>
        <w:numPr>
          <w:ilvl w:val="0"/>
          <w:numId w:val="375"/>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643F19" w:rsidRPr="00D453A1" w:rsidRDefault="00643F19" w:rsidP="005B01C3">
      <w:pPr>
        <w:numPr>
          <w:ilvl w:val="0"/>
          <w:numId w:val="375"/>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643F19" w:rsidRPr="00D453A1" w:rsidRDefault="00643F19" w:rsidP="005B01C3">
      <w:pPr>
        <w:numPr>
          <w:ilvl w:val="0"/>
          <w:numId w:val="375"/>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643F19" w:rsidRPr="00D453A1" w:rsidRDefault="00643F19" w:rsidP="005B01C3">
      <w:pPr>
        <w:numPr>
          <w:ilvl w:val="0"/>
          <w:numId w:val="375"/>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b/>
          <w:szCs w:val="24"/>
          <w:lang w:eastAsia="fr-FR" w:bidi="ar-SA"/>
        </w:rPr>
        <w:t>$,</w:t>
      </w:r>
    </w:p>
    <w:p w:rsidR="00643F19" w:rsidRPr="00D453A1" w:rsidRDefault="00643F19" w:rsidP="005B01C3">
      <w:pPr>
        <w:numPr>
          <w:ilvl w:val="0"/>
          <w:numId w:val="375"/>
        </w:numPr>
        <w:autoSpaceDE w:val="0"/>
        <w:autoSpaceDN w:val="0"/>
        <w:adjustRightInd w:val="0"/>
        <w:ind w:left="360" w:hanging="360"/>
        <w:rPr>
          <w:rFonts w:asciiTheme="minorHAnsi" w:hAnsiTheme="minorHAnsi" w:cstheme="minorHAnsi"/>
          <w:szCs w:val="24"/>
          <w:lang w:eastAsia="fr-FR" w:bidi="ar-SA"/>
        </w:rPr>
      </w:pPr>
      <w:r w:rsidRPr="00D453A1">
        <w:rPr>
          <w:rFonts w:asciiTheme="minorHAnsi" w:eastAsia="Times New Roman" w:hAnsiTheme="minorHAnsi" w:cstheme="minorHAnsi"/>
          <w:b/>
          <w:color w:val="000000"/>
          <w:szCs w:val="24"/>
          <w:lang w:eastAsia="fr-FR" w:bidi="ar-SA"/>
        </w:rPr>
        <w:t>&amp;,</w:t>
      </w:r>
    </w:p>
    <w:p w:rsidR="00643F19" w:rsidRPr="00D453A1" w:rsidRDefault="00643F19" w:rsidP="00643F19">
      <w:pPr>
        <w:tabs>
          <w:tab w:val="left" w:pos="1867"/>
        </w:tabs>
        <w:autoSpaceDE w:val="0"/>
        <w:autoSpaceDN w:val="0"/>
        <w:adjustRightInd w:val="0"/>
        <w:rPr>
          <w:rFonts w:asciiTheme="minorHAnsi" w:hAnsiTheme="minorHAnsi" w:cstheme="minorHAnsi"/>
          <w:szCs w:val="24"/>
        </w:rPr>
      </w:pPr>
      <w:r w:rsidRPr="00D453A1">
        <w:rPr>
          <w:rFonts w:asciiTheme="minorHAnsi" w:eastAsia="Times New Roman" w:hAnsiTheme="minorHAnsi" w:cstheme="minorHAnsi"/>
          <w:b/>
          <w:color w:val="000000"/>
          <w:szCs w:val="24"/>
          <w:lang w:eastAsia="fr-FR" w:bidi="ar-SA"/>
        </w:rPr>
        <w:t>+.</w:t>
      </w:r>
    </w:p>
    <w:p w:rsidR="00643F19" w:rsidRDefault="00000D12" w:rsidP="00000D12">
      <w:pPr>
        <w:pStyle w:val="Titre4"/>
        <w:rPr>
          <w:rFonts w:asciiTheme="minorHAnsi" w:hAnsiTheme="minorHAnsi" w:cstheme="minorHAnsi"/>
        </w:rPr>
      </w:pPr>
      <w:r w:rsidRPr="00000D12">
        <w:rPr>
          <w:rFonts w:asciiTheme="minorHAnsi" w:hAnsiTheme="minorHAnsi" w:cstheme="minorHAnsi"/>
        </w:rPr>
        <w:t>Modification : renseignement des données de ta_type_codification_des_tiers_lmtay796</w:t>
      </w: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000D12" w:rsidRPr="00D453A1" w:rsidRDefault="00000D12" w:rsidP="00357DCC">
      <w:pPr>
        <w:numPr>
          <w:ilvl w:val="0"/>
          <w:numId w:val="536"/>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TYPE CODIFIC. DES TIERS  (LTCTIE)</w:t>
      </w:r>
    </w:p>
    <w:p w:rsidR="00000D12" w:rsidRPr="00D453A1" w:rsidRDefault="00000D12" w:rsidP="00357DCC">
      <w:pPr>
        <w:numPr>
          <w:ilvl w:val="0"/>
          <w:numId w:val="536"/>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CODIF. TIERS  (YLBFCT)</w:t>
      </w:r>
    </w:p>
    <w:p w:rsidR="00000D12" w:rsidRPr="00D453A1" w:rsidRDefault="00000D12" w:rsidP="00000D12">
      <w:pPr>
        <w:autoSpaceDE w:val="0"/>
        <w:autoSpaceDN w:val="0"/>
        <w:adjustRightInd w:val="0"/>
        <w:rPr>
          <w:rFonts w:asciiTheme="minorHAnsi" w:hAnsiTheme="minorHAnsi" w:cstheme="minorHAnsi"/>
          <w:szCs w:val="24"/>
          <w:lang w:eastAsia="fr-FR" w:bidi="ar-SA"/>
        </w:rPr>
      </w:pP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000D12" w:rsidRPr="00D453A1" w:rsidRDefault="00000D12" w:rsidP="00357DCC">
      <w:pPr>
        <w:numPr>
          <w:ilvl w:val="0"/>
          <w:numId w:val="537"/>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000D12" w:rsidRPr="00D453A1" w:rsidRDefault="00000D12" w:rsidP="00000D12">
      <w:pPr>
        <w:autoSpaceDE w:val="0"/>
        <w:autoSpaceDN w:val="0"/>
        <w:adjustRightInd w:val="0"/>
        <w:rPr>
          <w:rFonts w:asciiTheme="minorHAnsi" w:hAnsiTheme="minorHAnsi" w:cstheme="minorHAnsi"/>
          <w:szCs w:val="24"/>
          <w:lang w:eastAsia="fr-FR" w:bidi="ar-SA"/>
        </w:rPr>
      </w:pP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une liste déroulante issue de la table ta_choix_oui_non : </w:t>
      </w:r>
    </w:p>
    <w:p w:rsidR="00000D12" w:rsidRPr="00D453A1" w:rsidRDefault="00000D12" w:rsidP="00357DCC">
      <w:pPr>
        <w:numPr>
          <w:ilvl w:val="0"/>
          <w:numId w:val="538"/>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TOP UTILISATION SUR TIERS  (TUTTIE)</w:t>
      </w: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liste déroulante propose toutes les valeurs de la table ta_choix_oui_non qui ne sont pas closes (lignes de ta_choix_oui_non dont la DATE DE CLOTURE YDCLOT est supérieure strictement à la date du jour)  ainsi que la valeur déjà sélectionnée (si elle est close)</w:t>
      </w:r>
    </w:p>
    <w:p w:rsidR="00000D12" w:rsidRPr="00D453A1" w:rsidRDefault="00000D12" w:rsidP="00000D12">
      <w:pPr>
        <w:autoSpaceDE w:val="0"/>
        <w:autoSpaceDN w:val="0"/>
        <w:adjustRightInd w:val="0"/>
        <w:rPr>
          <w:rFonts w:asciiTheme="minorHAnsi" w:hAnsiTheme="minorHAnsi" w:cstheme="minorHAnsi"/>
          <w:szCs w:val="24"/>
          <w:lang w:eastAsia="fr-FR" w:bidi="ar-SA"/>
        </w:rPr>
      </w:pP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une liste déroulante  issue de la table ta_longueur_type_codif_tiers : </w:t>
      </w:r>
    </w:p>
    <w:p w:rsidR="00000D12" w:rsidRPr="00D453A1" w:rsidRDefault="00000D12" w:rsidP="00357DCC">
      <w:pPr>
        <w:numPr>
          <w:ilvl w:val="0"/>
          <w:numId w:val="539"/>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CODE FAMILLE COMMERC (C0FCM) . </w:t>
      </w: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liste déroulante propose toutes les valeurs de la table ta_longueur_type_codif_tiers qui ne sont pas closes (lignes dont la DATE DE CLOTURE YDCLOT est supérieure strictement à la date du jour), ainsi que la valeur déjà sélectionnée (si elle est close), accompagnées de leur libellé LLGTCT</w:t>
      </w:r>
    </w:p>
    <w:p w:rsidR="00000D12" w:rsidRPr="00D453A1" w:rsidRDefault="00000D12" w:rsidP="00000D12">
      <w:pPr>
        <w:rPr>
          <w:rFonts w:asciiTheme="minorHAnsi" w:hAnsiTheme="minorHAnsi" w:cstheme="minorHAnsi"/>
          <w:szCs w:val="24"/>
        </w:rPr>
      </w:pPr>
    </w:p>
    <w:p w:rsidR="008A6E6E" w:rsidRPr="00D453A1" w:rsidRDefault="008A6E6E">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br w:type="page"/>
      </w:r>
    </w:p>
    <w:p w:rsidR="009A6460" w:rsidRPr="00BF16B6" w:rsidRDefault="00643F19" w:rsidP="00983509">
      <w:pPr>
        <w:pStyle w:val="Titre3"/>
      </w:pPr>
      <w:bookmarkStart w:id="890" w:name="_Toc515444452"/>
      <w:r w:rsidRPr="00BF16B6">
        <w:t>ta_type_de_lien_entre_tiers_lmtay797</w:t>
      </w:r>
      <w:bookmarkEnd w:id="890"/>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lmtay797</w:instrText>
      </w:r>
      <w:r w:rsidR="00AE699C">
        <w:instrText xml:space="preserve">" </w:instrText>
      </w:r>
      <w:r w:rsidR="00AE699C">
        <w:rPr>
          <w:rFonts w:asciiTheme="minorHAnsi" w:hAnsiTheme="minorHAnsi" w:cstheme="minorHAnsi"/>
          <w:lang w:eastAsia="fr-FR" w:bidi="ar-SA"/>
        </w:rPr>
        <w:fldChar w:fldCharType="end"/>
      </w:r>
    </w:p>
    <w:p w:rsidR="003625A0" w:rsidRPr="00D453A1" w:rsidRDefault="003625A0" w:rsidP="003625A0">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définit la relation entre deux tiers (co</w:t>
      </w:r>
      <w:r w:rsidR="007E62BA" w:rsidRPr="00D453A1">
        <w:rPr>
          <w:rFonts w:asciiTheme="minorHAnsi" w:eastAsia="Times New Roman" w:hAnsiTheme="minorHAnsi" w:cstheme="minorHAnsi"/>
          <w:color w:val="000000"/>
          <w:szCs w:val="24"/>
          <w:lang w:eastAsia="fr-FR" w:bidi="ar-SA"/>
        </w:rPr>
        <w:t>uple, filiale, associé de, ...), dans le référentiel Tiers web.</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A30D20" w:rsidRPr="004E2387" w:rsidTr="00A30D20">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A30D20" w:rsidRPr="004E2387" w:rsidRDefault="00A30D20" w:rsidP="00A30D2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A30D20" w:rsidRPr="004E2387" w:rsidRDefault="00A30D20" w:rsidP="00A30D2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A30D20" w:rsidRPr="004E2387" w:rsidRDefault="00A30D20" w:rsidP="00A30D2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A30D20" w:rsidRPr="004E2387" w:rsidTr="00087D1E">
        <w:trPr>
          <w:trHeight w:val="42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TYPE LIEN ENTRE TIERS</w:t>
            </w:r>
          </w:p>
        </w:tc>
        <w:tc>
          <w:tcPr>
            <w:tcW w:w="96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CTLTIE</w:t>
            </w:r>
          </w:p>
        </w:tc>
        <w:tc>
          <w:tcPr>
            <w:tcW w:w="12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(4)</w:t>
            </w:r>
          </w:p>
        </w:tc>
        <w:tc>
          <w:tcPr>
            <w:tcW w:w="11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A30D20" w:rsidRPr="004E2387" w:rsidRDefault="00087D1E"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caractérise</w:t>
            </w:r>
            <w:r w:rsidR="00A30D20" w:rsidRPr="004E2387">
              <w:rPr>
                <w:rFonts w:asciiTheme="minorHAnsi" w:eastAsia="Times New Roman" w:hAnsiTheme="minorHAnsi" w:cstheme="minorHAnsi"/>
                <w:color w:val="000000"/>
                <w:sz w:val="16"/>
                <w:szCs w:val="16"/>
                <w:lang w:eastAsia="fr-FR" w:bidi="ar-SA"/>
              </w:rPr>
              <w:t xml:space="preserve"> les différents type de liens entre des tiers (est filiale de , est doublon de) dans Tiers.</w:t>
            </w:r>
          </w:p>
        </w:tc>
      </w:tr>
      <w:tr w:rsidR="00A30D20" w:rsidRPr="004E2387" w:rsidTr="00087D1E">
        <w:trPr>
          <w:trHeight w:val="67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A30D20" w:rsidRPr="004E2387" w:rsidTr="00087D1E">
        <w:trPr>
          <w:trHeight w:val="416"/>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noWrap/>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noWrap/>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A30D20" w:rsidRPr="004E2387" w:rsidTr="00087D1E">
        <w:trPr>
          <w:trHeight w:val="24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TYPE LIEN ASCENDANT</w:t>
            </w:r>
          </w:p>
        </w:tc>
        <w:tc>
          <w:tcPr>
            <w:tcW w:w="96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LTLTIE</w:t>
            </w:r>
          </w:p>
        </w:tc>
        <w:tc>
          <w:tcPr>
            <w:tcW w:w="12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r w:rsidR="00A30D20" w:rsidRPr="004E2387" w:rsidTr="00087D1E">
        <w:trPr>
          <w:trHeight w:val="33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TYPE LIEN DESCENDANT</w:t>
            </w:r>
          </w:p>
        </w:tc>
        <w:tc>
          <w:tcPr>
            <w:tcW w:w="96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LTLTID</w:t>
            </w:r>
          </w:p>
        </w:tc>
        <w:tc>
          <w:tcPr>
            <w:tcW w:w="12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r w:rsidR="00A30D20" w:rsidRPr="004E2387" w:rsidTr="00087D1E">
        <w:trPr>
          <w:trHeight w:val="41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A30D20" w:rsidRPr="004E2387" w:rsidRDefault="00A30D20" w:rsidP="00A30D2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D453A1" w:rsidRDefault="00987BDB" w:rsidP="003625A0">
      <w:pPr>
        <w:rPr>
          <w:rFonts w:asciiTheme="minorHAnsi" w:hAnsiTheme="minorHAnsi" w:cstheme="minorHAnsi"/>
          <w:szCs w:val="24"/>
          <w:lang w:eastAsia="fr-FR" w:bidi="ar-SA"/>
        </w:rPr>
      </w:pPr>
    </w:p>
    <w:p w:rsidR="00643F19" w:rsidRPr="004E2387" w:rsidRDefault="00643F19" w:rsidP="00643F19">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ta_type_de_lien_entre_tiers_lmtay797</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643F19" w:rsidRPr="00D453A1" w:rsidRDefault="00643F19" w:rsidP="00AE1228">
      <w:pPr>
        <w:numPr>
          <w:ilvl w:val="0"/>
          <w:numId w:val="83"/>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TYPE LIEN ENTRE TIERS (CTLTIE)</w:t>
      </w:r>
    </w:p>
    <w:p w:rsidR="00643F19" w:rsidRPr="00D453A1" w:rsidRDefault="00643F19" w:rsidP="00AE1228">
      <w:pPr>
        <w:numPr>
          <w:ilvl w:val="0"/>
          <w:numId w:val="83"/>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TYPE LIEN ASCENDANT (LTLTIE)</w:t>
      </w:r>
    </w:p>
    <w:p w:rsidR="00643F19" w:rsidRPr="00D453A1" w:rsidRDefault="00643F19" w:rsidP="00AE1228">
      <w:pPr>
        <w:numPr>
          <w:ilvl w:val="0"/>
          <w:numId w:val="83"/>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TYPE LIEN DESCENDANT (LTLTID)</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4E2387" w:rsidRDefault="00643F19" w:rsidP="00643F19">
      <w:pPr>
        <w:pStyle w:val="Titre4"/>
        <w:rPr>
          <w:rFonts w:asciiTheme="minorHAnsi" w:hAnsiTheme="minorHAnsi" w:cstheme="minorHAnsi"/>
        </w:rPr>
      </w:pPr>
      <w:r w:rsidRPr="004E2387">
        <w:rPr>
          <w:rFonts w:asciiTheme="minorHAnsi" w:hAnsiTheme="minorHAnsi" w:cstheme="minorHAnsi"/>
        </w:rPr>
        <w:t>Création : contrôle des données de ta_type_de_lien_entre_tiers_lmtay797</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643F19" w:rsidRPr="00D453A1" w:rsidRDefault="00643F19" w:rsidP="005B01C3">
      <w:pPr>
        <w:numPr>
          <w:ilvl w:val="0"/>
          <w:numId w:val="217"/>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CODE TYPE LIEN ENTRE TIERS (CTLTIE)  </w:t>
      </w:r>
    </w:p>
    <w:p w:rsidR="00643F19" w:rsidRPr="00D453A1" w:rsidRDefault="00643F19" w:rsidP="005B01C3">
      <w:pPr>
        <w:numPr>
          <w:ilvl w:val="0"/>
          <w:numId w:val="217"/>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LIB. TYPE LIEN ASCENDANT (LTLTIE) </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643F19" w:rsidRPr="00D453A1" w:rsidRDefault="00643F19" w:rsidP="005B01C3">
      <w:pPr>
        <w:numPr>
          <w:ilvl w:val="0"/>
          <w:numId w:val="218"/>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TYPE LIEN ENTRE TIERS (CTLTIE) : 4 caractères.</w:t>
      </w:r>
    </w:p>
    <w:p w:rsidR="00643F19" w:rsidRPr="00D453A1" w:rsidRDefault="00643F19" w:rsidP="005B01C3">
      <w:pPr>
        <w:numPr>
          <w:ilvl w:val="0"/>
          <w:numId w:val="219"/>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TYPE LIEN ASCENDANT (LTLTIE) : 32 caractères.</w:t>
      </w:r>
    </w:p>
    <w:p w:rsidR="00643F19" w:rsidRPr="00D453A1" w:rsidRDefault="00643F19" w:rsidP="005B01C3">
      <w:pPr>
        <w:numPr>
          <w:ilvl w:val="0"/>
          <w:numId w:val="219"/>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TYPE LIEN DESCENDANT (LTLTID) : 32 caractères.</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d'unicité : </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sur CODE TYPE LIEN ENTRE TIERS (CTLTIE)</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643F19" w:rsidRPr="00D453A1" w:rsidRDefault="000A6C3D"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643F19" w:rsidRPr="00D453A1">
        <w:rPr>
          <w:rFonts w:asciiTheme="minorHAnsi" w:hAnsiTheme="minorHAnsi" w:cstheme="minorHAnsi"/>
          <w:szCs w:val="24"/>
          <w:lang w:eastAsia="fr-FR" w:bidi="ar-SA"/>
        </w:rPr>
        <w:t xml:space="preserve"> soit le champs de saisie les caractères autorisés sont : </w:t>
      </w:r>
    </w:p>
    <w:p w:rsidR="00643F19" w:rsidRPr="00D453A1" w:rsidRDefault="00643F19" w:rsidP="005B01C3">
      <w:pPr>
        <w:numPr>
          <w:ilvl w:val="0"/>
          <w:numId w:val="220"/>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643F19" w:rsidRPr="00D453A1" w:rsidRDefault="00643F19" w:rsidP="005B01C3">
      <w:pPr>
        <w:numPr>
          <w:ilvl w:val="0"/>
          <w:numId w:val="220"/>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643F19" w:rsidRPr="00D453A1" w:rsidRDefault="00643F19" w:rsidP="005B01C3">
      <w:pPr>
        <w:numPr>
          <w:ilvl w:val="0"/>
          <w:numId w:val="220"/>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643F19" w:rsidRPr="00D453A1" w:rsidRDefault="00643F19" w:rsidP="005B01C3">
      <w:pPr>
        <w:numPr>
          <w:ilvl w:val="0"/>
          <w:numId w:val="220"/>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D453A1">
        <w:rPr>
          <w:rFonts w:asciiTheme="minorHAnsi" w:hAnsiTheme="minorHAnsi" w:cstheme="minorHAnsi"/>
          <w:szCs w:val="24"/>
          <w:lang w:eastAsia="fr-FR" w:bidi="ar-SA"/>
        </w:rPr>
        <w:t xml:space="preserve"> </w:t>
      </w:r>
    </w:p>
    <w:p w:rsidR="00643F19" w:rsidRPr="00D453A1" w:rsidRDefault="00643F19" w:rsidP="00643F19">
      <w:pPr>
        <w:tabs>
          <w:tab w:val="left" w:pos="1867"/>
        </w:tabs>
        <w:autoSpaceDE w:val="0"/>
        <w:autoSpaceDN w:val="0"/>
        <w:adjustRightInd w:val="0"/>
        <w:ind w:firstLine="708"/>
        <w:rPr>
          <w:rFonts w:asciiTheme="minorHAnsi" w:hAnsiTheme="minorHAnsi" w:cstheme="minorHAnsi"/>
          <w:szCs w:val="24"/>
        </w:rPr>
      </w:pPr>
      <w:r w:rsidRPr="00D453A1">
        <w:rPr>
          <w:rFonts w:asciiTheme="minorHAnsi" w:hAnsiTheme="minorHAnsi" w:cstheme="minorHAnsi"/>
          <w:szCs w:val="24"/>
          <w:lang w:eastAsia="fr-FR" w:bidi="ar-SA"/>
        </w:rPr>
        <w:t>LIB. TYPE LIEN DESCENDANT (LTLTID) est facultatif</w:t>
      </w:r>
    </w:p>
    <w:p w:rsidR="00643F19" w:rsidRPr="004E2387" w:rsidRDefault="00643F19" w:rsidP="00643F19">
      <w:pPr>
        <w:pStyle w:val="Titre4"/>
        <w:rPr>
          <w:rFonts w:asciiTheme="minorHAnsi" w:hAnsiTheme="minorHAnsi" w:cstheme="minorHAnsi"/>
        </w:rPr>
      </w:pPr>
      <w:r w:rsidRPr="004E2387">
        <w:rPr>
          <w:rFonts w:asciiTheme="minorHAnsi" w:hAnsiTheme="minorHAnsi" w:cstheme="minorHAnsi"/>
        </w:rPr>
        <w:t>Modification : contrôle des données de ta_type_de_lien_entre_tiers_lmtay797</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643F19" w:rsidRPr="00D453A1" w:rsidRDefault="00643F19" w:rsidP="005B01C3">
      <w:pPr>
        <w:numPr>
          <w:ilvl w:val="0"/>
          <w:numId w:val="379"/>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LIB. TYPE LIEN ASCENDANT (LTLTIE) </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643F19" w:rsidRPr="00D453A1" w:rsidRDefault="00643F19" w:rsidP="005B01C3">
      <w:pPr>
        <w:numPr>
          <w:ilvl w:val="0"/>
          <w:numId w:val="380"/>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TYPE LIEN ASCENDANT (LTLTIE) : 32 caractères.</w:t>
      </w:r>
    </w:p>
    <w:p w:rsidR="00643F19" w:rsidRPr="00D453A1" w:rsidRDefault="00643F19" w:rsidP="005B01C3">
      <w:pPr>
        <w:numPr>
          <w:ilvl w:val="0"/>
          <w:numId w:val="380"/>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TYPE LIEN DESCENDANT (LTLTID) : 32 caractères.</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643F19" w:rsidRPr="00D453A1" w:rsidRDefault="000A6C3D"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643F19" w:rsidRPr="00D453A1">
        <w:rPr>
          <w:rFonts w:asciiTheme="minorHAnsi" w:hAnsiTheme="minorHAnsi" w:cstheme="minorHAnsi"/>
          <w:szCs w:val="24"/>
          <w:lang w:eastAsia="fr-FR" w:bidi="ar-SA"/>
        </w:rPr>
        <w:t xml:space="preserve"> soit le champs de saisie les caractères autorisés sont : </w:t>
      </w:r>
    </w:p>
    <w:p w:rsidR="00643F19" w:rsidRPr="00D453A1" w:rsidRDefault="00643F19" w:rsidP="005B01C3">
      <w:pPr>
        <w:numPr>
          <w:ilvl w:val="0"/>
          <w:numId w:val="381"/>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643F19" w:rsidRPr="00D453A1" w:rsidRDefault="00643F19" w:rsidP="005B01C3">
      <w:pPr>
        <w:numPr>
          <w:ilvl w:val="0"/>
          <w:numId w:val="381"/>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643F19" w:rsidRPr="00D453A1" w:rsidRDefault="00643F19" w:rsidP="005B01C3">
      <w:pPr>
        <w:numPr>
          <w:ilvl w:val="0"/>
          <w:numId w:val="381"/>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643F19" w:rsidRPr="00D453A1" w:rsidRDefault="00643F19" w:rsidP="005B01C3">
      <w:pPr>
        <w:numPr>
          <w:ilvl w:val="0"/>
          <w:numId w:val="381"/>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D453A1">
        <w:rPr>
          <w:rFonts w:asciiTheme="minorHAnsi" w:hAnsiTheme="minorHAnsi" w:cstheme="minorHAnsi"/>
          <w:szCs w:val="24"/>
          <w:lang w:eastAsia="fr-FR" w:bidi="ar-SA"/>
        </w:rPr>
        <w:t xml:space="preserve"> </w:t>
      </w:r>
    </w:p>
    <w:p w:rsidR="00643F19" w:rsidRPr="00D453A1" w:rsidRDefault="00643F19" w:rsidP="00643F19">
      <w:pPr>
        <w:tabs>
          <w:tab w:val="left" w:pos="1867"/>
        </w:tabs>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TYPE LIEN DESCENDANT (LTLTID) est facultatif</w:t>
      </w:r>
    </w:p>
    <w:p w:rsidR="00000D12" w:rsidRPr="00D453A1" w:rsidRDefault="00000D12" w:rsidP="00643F19">
      <w:pPr>
        <w:tabs>
          <w:tab w:val="left" w:pos="1867"/>
        </w:tabs>
        <w:autoSpaceDE w:val="0"/>
        <w:autoSpaceDN w:val="0"/>
        <w:adjustRightInd w:val="0"/>
        <w:rPr>
          <w:rFonts w:asciiTheme="minorHAnsi" w:hAnsiTheme="minorHAnsi" w:cstheme="minorHAnsi"/>
          <w:szCs w:val="24"/>
          <w:lang w:eastAsia="fr-FR" w:bidi="ar-SA"/>
        </w:rPr>
      </w:pPr>
    </w:p>
    <w:p w:rsidR="00000D12" w:rsidRDefault="00000D12" w:rsidP="00000D12">
      <w:pPr>
        <w:pStyle w:val="Titre4"/>
        <w:rPr>
          <w:rFonts w:asciiTheme="minorHAnsi" w:hAnsiTheme="minorHAnsi" w:cstheme="minorHAnsi"/>
        </w:rPr>
      </w:pPr>
      <w:r w:rsidRPr="00000D12">
        <w:rPr>
          <w:rFonts w:asciiTheme="minorHAnsi" w:hAnsiTheme="minorHAnsi" w:cstheme="minorHAnsi"/>
        </w:rPr>
        <w:t>Modification : renseignement des données de ta_type_de_lien_entre_tiers_lmtay797</w:t>
      </w: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000D12" w:rsidRPr="00D453A1" w:rsidRDefault="00000D12" w:rsidP="00357DCC">
      <w:pPr>
        <w:numPr>
          <w:ilvl w:val="0"/>
          <w:numId w:val="542"/>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TYPE LIEN ASCENDANT (LTLTIE)</w:t>
      </w:r>
    </w:p>
    <w:p w:rsidR="00000D12" w:rsidRPr="00D453A1" w:rsidRDefault="00000D12" w:rsidP="00357DCC">
      <w:pPr>
        <w:numPr>
          <w:ilvl w:val="0"/>
          <w:numId w:val="542"/>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 TYPE LIEN DESCENDANT (LTLTID)</w:t>
      </w:r>
    </w:p>
    <w:p w:rsidR="00000D12" w:rsidRPr="00D453A1" w:rsidRDefault="00000D12" w:rsidP="00000D12">
      <w:pPr>
        <w:autoSpaceDE w:val="0"/>
        <w:autoSpaceDN w:val="0"/>
        <w:adjustRightInd w:val="0"/>
        <w:rPr>
          <w:rFonts w:asciiTheme="minorHAnsi" w:hAnsiTheme="minorHAnsi" w:cstheme="minorHAnsi"/>
          <w:szCs w:val="24"/>
          <w:lang w:eastAsia="fr-FR" w:bidi="ar-SA"/>
        </w:rPr>
      </w:pPr>
    </w:p>
    <w:p w:rsidR="00000D12" w:rsidRPr="00D453A1" w:rsidRDefault="00000D12" w:rsidP="00000D12">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000D12" w:rsidRPr="00D453A1" w:rsidRDefault="00000D12" w:rsidP="00357DCC">
      <w:pPr>
        <w:numPr>
          <w:ilvl w:val="0"/>
          <w:numId w:val="543"/>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000D12" w:rsidRPr="00D453A1" w:rsidRDefault="00000D12" w:rsidP="00000D12">
      <w:pPr>
        <w:rPr>
          <w:rFonts w:asciiTheme="minorHAnsi" w:hAnsiTheme="minorHAnsi" w:cstheme="minorHAnsi"/>
          <w:szCs w:val="24"/>
        </w:rPr>
      </w:pPr>
    </w:p>
    <w:p w:rsidR="008A6E6E" w:rsidRPr="00D453A1" w:rsidRDefault="008A6E6E">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br w:type="page"/>
      </w:r>
    </w:p>
    <w:p w:rsidR="009A6460" w:rsidRPr="00D453A1" w:rsidRDefault="00643F19" w:rsidP="00D453A1">
      <w:pPr>
        <w:pStyle w:val="Titre3"/>
      </w:pPr>
      <w:bookmarkStart w:id="891" w:name="_Toc515444453"/>
      <w:r w:rsidRPr="00D453A1">
        <w:t>ta_categorie_contrepartie_fm_lmtay799</w:t>
      </w:r>
      <w:bookmarkEnd w:id="891"/>
      <w:r w:rsidR="00AE699C">
        <w:fldChar w:fldCharType="begin"/>
      </w:r>
      <w:r w:rsidR="00AE699C">
        <w:instrText xml:space="preserve"> XE "</w:instrText>
      </w:r>
      <w:r w:rsidR="00AE699C" w:rsidRPr="001378E5">
        <w:instrText>lmtay799</w:instrText>
      </w:r>
      <w:r w:rsidR="00AE699C">
        <w:instrText xml:space="preserve">" </w:instrText>
      </w:r>
      <w:r w:rsidR="00AE699C">
        <w:fldChar w:fldCharType="end"/>
      </w:r>
    </w:p>
    <w:p w:rsidR="003625A0" w:rsidRPr="00D453A1" w:rsidRDefault="00087D1E" w:rsidP="003625A0">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Segmentation</w:t>
      </w:r>
      <w:r w:rsidR="003625A0" w:rsidRPr="00D453A1">
        <w:rPr>
          <w:rFonts w:asciiTheme="minorHAnsi" w:eastAsia="Times New Roman" w:hAnsiTheme="minorHAnsi" w:cstheme="minorHAnsi"/>
          <w:color w:val="000000"/>
          <w:szCs w:val="24"/>
          <w:lang w:eastAsia="fr-FR" w:bidi="ar-SA"/>
        </w:rPr>
        <w:t xml:space="preserve"> des risques en production 16/03/2011.(ex table des </w:t>
      </w:r>
      <w:r w:rsidRPr="00D453A1">
        <w:rPr>
          <w:rFonts w:asciiTheme="minorHAnsi" w:eastAsia="Times New Roman" w:hAnsiTheme="minorHAnsi" w:cstheme="minorHAnsi"/>
          <w:color w:val="000000"/>
          <w:szCs w:val="24"/>
          <w:lang w:eastAsia="fr-FR" w:bidi="ar-SA"/>
        </w:rPr>
        <w:t>catégories</w:t>
      </w:r>
      <w:r w:rsidR="003625A0" w:rsidRPr="00D453A1">
        <w:rPr>
          <w:rFonts w:asciiTheme="minorHAnsi" w:eastAsia="Times New Roman" w:hAnsiTheme="minorHAnsi" w:cstheme="minorHAnsi"/>
          <w:color w:val="000000"/>
          <w:szCs w:val="24"/>
          <w:lang w:eastAsia="fr-FR" w:bidi="ar-SA"/>
        </w:rPr>
        <w:t xml:space="preserve"> de contrepartie </w:t>
      </w:r>
      <w:r w:rsidRPr="00D453A1">
        <w:rPr>
          <w:rFonts w:asciiTheme="minorHAnsi" w:eastAsia="Times New Roman" w:hAnsiTheme="minorHAnsi" w:cstheme="minorHAnsi"/>
          <w:color w:val="000000"/>
          <w:szCs w:val="24"/>
          <w:lang w:eastAsia="fr-FR" w:bidi="ar-SA"/>
        </w:rPr>
        <w:t>FM</w:t>
      </w:r>
      <w:r w:rsidR="003625A0" w:rsidRPr="00D453A1">
        <w:rPr>
          <w:rFonts w:asciiTheme="minorHAnsi" w:eastAsia="Times New Roman" w:hAnsiTheme="minorHAnsi" w:cstheme="minorHAnsi"/>
          <w:color w:val="000000"/>
          <w:szCs w:val="24"/>
          <w:lang w:eastAsia="fr-FR" w:bidi="ar-SA"/>
        </w:rPr>
        <w:t xml:space="preserve"> de 1998;au 16/03/2011, reprenant une nomenclature COB)</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B53092" w:rsidRPr="004E2387" w:rsidTr="00B53092">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B53092" w:rsidRPr="004E2387" w:rsidRDefault="00B53092" w:rsidP="00B5309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B53092" w:rsidRPr="004E2387" w:rsidRDefault="00B53092" w:rsidP="00B5309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B53092" w:rsidRPr="004E2387" w:rsidRDefault="00B53092" w:rsidP="00B5309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B53092" w:rsidRPr="004E2387" w:rsidTr="00087D1E">
        <w:trPr>
          <w:trHeight w:val="21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CATG CONTREPARTIE FM</w:t>
            </w:r>
          </w:p>
        </w:tc>
        <w:tc>
          <w:tcPr>
            <w:tcW w:w="96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CCONFM</w:t>
            </w:r>
          </w:p>
        </w:tc>
        <w:tc>
          <w:tcPr>
            <w:tcW w:w="12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nomenclature des tiers pour les marchés</w:t>
            </w:r>
          </w:p>
        </w:tc>
      </w:tr>
      <w:tr w:rsidR="00B53092" w:rsidRPr="004E2387" w:rsidTr="00087D1E">
        <w:trPr>
          <w:trHeight w:val="55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B53092" w:rsidRPr="004E2387" w:rsidTr="00087D1E">
        <w:trPr>
          <w:trHeight w:val="444"/>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noWrap/>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noWrap/>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B53092" w:rsidRPr="004E2387" w:rsidTr="00087D1E">
        <w:trPr>
          <w:trHeight w:val="27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CATG CONTREPARTIE FM</w:t>
            </w:r>
          </w:p>
        </w:tc>
        <w:tc>
          <w:tcPr>
            <w:tcW w:w="96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LCONFM</w:t>
            </w:r>
          </w:p>
        </w:tc>
        <w:tc>
          <w:tcPr>
            <w:tcW w:w="12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r w:rsidR="00B53092" w:rsidRPr="004E2387" w:rsidTr="00087D1E">
        <w:trPr>
          <w:trHeight w:val="50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B53092" w:rsidRPr="004E2387" w:rsidRDefault="00B53092" w:rsidP="00B53092">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D453A1" w:rsidRDefault="00987BDB" w:rsidP="003625A0">
      <w:pPr>
        <w:rPr>
          <w:rFonts w:asciiTheme="minorHAnsi" w:hAnsiTheme="minorHAnsi" w:cstheme="minorHAnsi"/>
          <w:szCs w:val="24"/>
        </w:rPr>
      </w:pPr>
    </w:p>
    <w:p w:rsidR="00643F19" w:rsidRPr="004E2387" w:rsidRDefault="00643F19" w:rsidP="00643F19">
      <w:pPr>
        <w:pStyle w:val="Titre4"/>
        <w:rPr>
          <w:rFonts w:asciiTheme="minorHAnsi" w:hAnsiTheme="minorHAnsi" w:cstheme="minorHAnsi"/>
        </w:rPr>
      </w:pPr>
      <w:r w:rsidRPr="004E2387">
        <w:rPr>
          <w:rFonts w:asciiTheme="minorHAnsi" w:hAnsiTheme="minorHAnsi" w:cstheme="minorHAnsi"/>
        </w:rPr>
        <w:t>Création : renseignement des données de ta_categorie_contrepartie_fm_lmtay799</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643F19" w:rsidRPr="00D453A1" w:rsidRDefault="00643F19" w:rsidP="00643F19">
      <w:pPr>
        <w:numPr>
          <w:ilvl w:val="0"/>
          <w:numId w:val="8"/>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CATG CONTREPARTIE FM (CCONFM)</w:t>
      </w:r>
    </w:p>
    <w:p w:rsidR="00643F19" w:rsidRPr="00D453A1" w:rsidRDefault="00643F19" w:rsidP="00643F19">
      <w:pPr>
        <w:numPr>
          <w:ilvl w:val="0"/>
          <w:numId w:val="9"/>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CATG CONTREPARTIE FM (LCONFM)</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643F19" w:rsidRPr="00D453A1" w:rsidRDefault="00643F19" w:rsidP="00643F19">
      <w:pPr>
        <w:numPr>
          <w:ilvl w:val="0"/>
          <w:numId w:val="10"/>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643F19" w:rsidRPr="00D453A1" w:rsidRDefault="00643F19" w:rsidP="00643F19">
      <w:pPr>
        <w:rPr>
          <w:rFonts w:asciiTheme="minorHAnsi" w:hAnsiTheme="minorHAnsi" w:cstheme="minorHAnsi"/>
          <w:szCs w:val="24"/>
        </w:rPr>
      </w:pPr>
    </w:p>
    <w:p w:rsidR="00643F19" w:rsidRDefault="00643F19" w:rsidP="00643F19">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ta_categorie_contrepartie_fm_lmtay799</w:t>
      </w:r>
    </w:p>
    <w:p w:rsidR="007050A0" w:rsidRPr="00D453A1" w:rsidRDefault="007050A0" w:rsidP="007050A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7050A0" w:rsidRPr="00D453A1" w:rsidRDefault="007050A0" w:rsidP="00357DCC">
      <w:pPr>
        <w:numPr>
          <w:ilvl w:val="0"/>
          <w:numId w:val="730"/>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CATG CONTREPARTIE FM (CCONFM)</w:t>
      </w:r>
    </w:p>
    <w:p w:rsidR="007050A0" w:rsidRPr="00D453A1" w:rsidRDefault="007050A0" w:rsidP="00357DCC">
      <w:pPr>
        <w:numPr>
          <w:ilvl w:val="0"/>
          <w:numId w:val="730"/>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CATG CONTREPARTIE FM (LCONFM)</w:t>
      </w:r>
    </w:p>
    <w:p w:rsidR="007050A0" w:rsidRPr="00B9213A" w:rsidRDefault="007050A0" w:rsidP="007050A0">
      <w:pPr>
        <w:autoSpaceDE w:val="0"/>
        <w:autoSpaceDN w:val="0"/>
        <w:adjustRightInd w:val="0"/>
        <w:rPr>
          <w:rFonts w:asciiTheme="minorHAnsi" w:hAnsiTheme="minorHAnsi" w:cstheme="minorHAnsi"/>
          <w:szCs w:val="24"/>
          <w:lang w:eastAsia="fr-FR" w:bidi="ar-SA"/>
        </w:rPr>
      </w:pPr>
    </w:p>
    <w:p w:rsidR="007050A0" w:rsidRPr="00B9213A" w:rsidRDefault="007050A0" w:rsidP="007050A0">
      <w:pPr>
        <w:autoSpaceDE w:val="0"/>
        <w:autoSpaceDN w:val="0"/>
        <w:adjustRightInd w:val="0"/>
        <w:rPr>
          <w:rFonts w:asciiTheme="minorHAnsi" w:hAnsiTheme="minorHAnsi" w:cstheme="minorHAnsi"/>
          <w:szCs w:val="24"/>
          <w:lang w:eastAsia="fr-FR" w:bidi="ar-SA"/>
        </w:rPr>
      </w:pPr>
      <w:r w:rsidRPr="00B9213A">
        <w:rPr>
          <w:rFonts w:asciiTheme="minorHAnsi" w:hAnsiTheme="minorHAnsi" w:cstheme="minorHAnsi"/>
          <w:szCs w:val="24"/>
          <w:lang w:eastAsia="fr-FR" w:bidi="ar-SA"/>
        </w:rPr>
        <w:t xml:space="preserve">- Contrôles de longueur maximale : </w:t>
      </w:r>
    </w:p>
    <w:p w:rsidR="007050A0" w:rsidRPr="00B9213A" w:rsidRDefault="007050A0" w:rsidP="00357DCC">
      <w:pPr>
        <w:numPr>
          <w:ilvl w:val="0"/>
          <w:numId w:val="731"/>
        </w:numPr>
        <w:autoSpaceDE w:val="0"/>
        <w:autoSpaceDN w:val="0"/>
        <w:adjustRightInd w:val="0"/>
        <w:spacing w:after="1"/>
        <w:rPr>
          <w:rFonts w:asciiTheme="minorHAnsi" w:hAnsiTheme="minorHAnsi" w:cstheme="minorHAnsi"/>
          <w:szCs w:val="24"/>
          <w:lang w:eastAsia="fr-FR" w:bidi="ar-SA"/>
        </w:rPr>
      </w:pPr>
      <w:r w:rsidRPr="00B9213A">
        <w:rPr>
          <w:rFonts w:asciiTheme="minorHAnsi" w:hAnsiTheme="minorHAnsi" w:cstheme="minorHAnsi"/>
          <w:szCs w:val="24"/>
          <w:lang w:eastAsia="fr-FR" w:bidi="ar-SA"/>
        </w:rPr>
        <w:t>CODE CATG CONTREPARTIE FM (CCONFM) : 3 caractères.</w:t>
      </w:r>
    </w:p>
    <w:p w:rsidR="007050A0" w:rsidRPr="00B9213A" w:rsidRDefault="007050A0" w:rsidP="00357DCC">
      <w:pPr>
        <w:numPr>
          <w:ilvl w:val="0"/>
          <w:numId w:val="732"/>
        </w:numPr>
        <w:autoSpaceDE w:val="0"/>
        <w:autoSpaceDN w:val="0"/>
        <w:adjustRightInd w:val="0"/>
        <w:spacing w:after="1"/>
        <w:rPr>
          <w:rFonts w:asciiTheme="minorHAnsi" w:hAnsiTheme="minorHAnsi" w:cstheme="minorHAnsi"/>
          <w:szCs w:val="24"/>
          <w:lang w:eastAsia="fr-FR" w:bidi="ar-SA"/>
        </w:rPr>
      </w:pPr>
      <w:r w:rsidRPr="00B9213A">
        <w:rPr>
          <w:rFonts w:asciiTheme="minorHAnsi" w:hAnsiTheme="minorHAnsi" w:cstheme="minorHAnsi"/>
          <w:szCs w:val="24"/>
          <w:lang w:eastAsia="fr-FR" w:bidi="ar-SA"/>
        </w:rPr>
        <w:t>LIBELLE CATG CONTREPARTIE FM (LCONFM) : 32 caractères.</w:t>
      </w:r>
    </w:p>
    <w:p w:rsidR="007050A0" w:rsidRPr="00B9213A" w:rsidRDefault="007050A0" w:rsidP="00B9213A">
      <w:pPr>
        <w:autoSpaceDE w:val="0"/>
        <w:autoSpaceDN w:val="0"/>
        <w:adjustRightInd w:val="0"/>
        <w:spacing w:after="1"/>
        <w:rPr>
          <w:rFonts w:asciiTheme="minorHAnsi" w:hAnsiTheme="minorHAnsi" w:cstheme="minorHAnsi"/>
          <w:szCs w:val="24"/>
          <w:lang w:eastAsia="fr-FR" w:bidi="ar-SA"/>
        </w:rPr>
      </w:pPr>
    </w:p>
    <w:p w:rsidR="007050A0" w:rsidRPr="00B9213A" w:rsidRDefault="007050A0" w:rsidP="00B9213A">
      <w:pPr>
        <w:autoSpaceDE w:val="0"/>
        <w:autoSpaceDN w:val="0"/>
        <w:adjustRightInd w:val="0"/>
        <w:spacing w:after="1"/>
        <w:rPr>
          <w:rFonts w:asciiTheme="minorHAnsi" w:hAnsiTheme="minorHAnsi" w:cstheme="minorHAnsi"/>
          <w:szCs w:val="24"/>
          <w:lang w:eastAsia="fr-FR" w:bidi="ar-SA"/>
        </w:rPr>
      </w:pPr>
      <w:r w:rsidRPr="00B9213A">
        <w:rPr>
          <w:rFonts w:asciiTheme="minorHAnsi" w:hAnsiTheme="minorHAnsi" w:cstheme="minorHAnsi"/>
          <w:szCs w:val="24"/>
          <w:lang w:eastAsia="fr-FR" w:bidi="ar-SA"/>
        </w:rPr>
        <w:t xml:space="preserve">- Contrôle d'unicité : </w:t>
      </w:r>
    </w:p>
    <w:p w:rsidR="007050A0" w:rsidRPr="00B9213A" w:rsidRDefault="007050A0" w:rsidP="00B9213A">
      <w:pPr>
        <w:numPr>
          <w:ilvl w:val="0"/>
          <w:numId w:val="730"/>
        </w:numPr>
        <w:autoSpaceDE w:val="0"/>
        <w:autoSpaceDN w:val="0"/>
        <w:adjustRightInd w:val="0"/>
        <w:spacing w:after="1"/>
        <w:rPr>
          <w:rFonts w:asciiTheme="minorHAnsi" w:hAnsiTheme="minorHAnsi" w:cstheme="minorHAnsi"/>
          <w:szCs w:val="24"/>
          <w:lang w:eastAsia="fr-FR" w:bidi="ar-SA"/>
        </w:rPr>
      </w:pPr>
      <w:r w:rsidRPr="00B9213A">
        <w:rPr>
          <w:rFonts w:asciiTheme="minorHAnsi" w:hAnsiTheme="minorHAnsi" w:cstheme="minorHAnsi"/>
          <w:szCs w:val="24"/>
          <w:lang w:eastAsia="fr-FR" w:bidi="ar-SA"/>
        </w:rPr>
        <w:t>sur CODE CATG CONTREPARTIE FM (CCONFM)</w:t>
      </w:r>
    </w:p>
    <w:p w:rsidR="007050A0" w:rsidRPr="00B9213A" w:rsidRDefault="007050A0" w:rsidP="007050A0">
      <w:pPr>
        <w:autoSpaceDE w:val="0"/>
        <w:autoSpaceDN w:val="0"/>
        <w:adjustRightInd w:val="0"/>
        <w:rPr>
          <w:rFonts w:asciiTheme="minorHAnsi" w:hAnsiTheme="minorHAnsi" w:cstheme="minorHAnsi"/>
          <w:szCs w:val="24"/>
          <w:lang w:eastAsia="fr-FR" w:bidi="ar-SA"/>
        </w:rPr>
      </w:pPr>
    </w:p>
    <w:p w:rsidR="007050A0" w:rsidRPr="00D453A1" w:rsidRDefault="007050A0" w:rsidP="007050A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7050A0" w:rsidRPr="00D453A1" w:rsidRDefault="000A6C3D" w:rsidP="007050A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7050A0" w:rsidRPr="00D453A1">
        <w:rPr>
          <w:rFonts w:asciiTheme="minorHAnsi" w:hAnsiTheme="minorHAnsi" w:cstheme="minorHAnsi"/>
          <w:szCs w:val="24"/>
          <w:lang w:eastAsia="fr-FR" w:bidi="ar-SA"/>
        </w:rPr>
        <w:t xml:space="preserve"> soit le champs de saisie les caractères autorisés sont : </w:t>
      </w:r>
    </w:p>
    <w:p w:rsidR="007050A0" w:rsidRPr="00D453A1" w:rsidRDefault="007050A0" w:rsidP="00357DCC">
      <w:pPr>
        <w:numPr>
          <w:ilvl w:val="0"/>
          <w:numId w:val="733"/>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7050A0" w:rsidRPr="00D453A1" w:rsidRDefault="007050A0" w:rsidP="00357DCC">
      <w:pPr>
        <w:numPr>
          <w:ilvl w:val="0"/>
          <w:numId w:val="733"/>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7050A0" w:rsidRPr="00D453A1" w:rsidRDefault="007050A0" w:rsidP="00357DCC">
      <w:pPr>
        <w:numPr>
          <w:ilvl w:val="0"/>
          <w:numId w:val="733"/>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7050A0" w:rsidRPr="00D453A1" w:rsidRDefault="007050A0" w:rsidP="00357DCC">
      <w:pPr>
        <w:numPr>
          <w:ilvl w:val="0"/>
          <w:numId w:val="733"/>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545F54" w:rsidRPr="00D453A1" w:rsidRDefault="00545F54" w:rsidP="00545F54">
      <w:pPr>
        <w:rPr>
          <w:rFonts w:asciiTheme="minorHAnsi" w:hAnsiTheme="minorHAnsi" w:cstheme="minorHAnsi"/>
          <w:szCs w:val="24"/>
          <w:lang w:eastAsia="fr-FR" w:bidi="ar-SA"/>
        </w:rPr>
      </w:pPr>
    </w:p>
    <w:p w:rsidR="00643F19" w:rsidRPr="004E2387" w:rsidRDefault="00643F19" w:rsidP="00643F19">
      <w:pPr>
        <w:pStyle w:val="Titre4"/>
        <w:rPr>
          <w:rFonts w:asciiTheme="minorHAnsi" w:hAnsiTheme="minorHAnsi" w:cstheme="minorHAnsi"/>
        </w:rPr>
      </w:pPr>
      <w:r w:rsidRPr="004E2387">
        <w:rPr>
          <w:rFonts w:asciiTheme="minorHAnsi" w:hAnsiTheme="minorHAnsi" w:cstheme="minorHAnsi"/>
        </w:rPr>
        <w:t>Modification : contrôle des données de ta_categorie_contrepartie_fm_lmtay799</w:t>
      </w: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643F19" w:rsidRPr="00D453A1" w:rsidRDefault="00643F19" w:rsidP="005B01C3">
      <w:pPr>
        <w:numPr>
          <w:ilvl w:val="0"/>
          <w:numId w:val="260"/>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CATG CONTREPARTIE FM (LCONFM)</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643F19" w:rsidRPr="00D453A1" w:rsidRDefault="00643F19" w:rsidP="005B01C3">
      <w:pPr>
        <w:numPr>
          <w:ilvl w:val="0"/>
          <w:numId w:val="261"/>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CATG CONTREPARTIE FM (LCONFM) : 32 caractères.</w:t>
      </w:r>
    </w:p>
    <w:p w:rsidR="00643F19" w:rsidRPr="00D453A1" w:rsidRDefault="00643F19" w:rsidP="00643F19">
      <w:pPr>
        <w:autoSpaceDE w:val="0"/>
        <w:autoSpaceDN w:val="0"/>
        <w:adjustRightInd w:val="0"/>
        <w:rPr>
          <w:rFonts w:asciiTheme="minorHAnsi" w:hAnsiTheme="minorHAnsi" w:cstheme="minorHAnsi"/>
          <w:szCs w:val="24"/>
          <w:lang w:eastAsia="fr-FR" w:bidi="ar-SA"/>
        </w:rPr>
      </w:pPr>
    </w:p>
    <w:p w:rsidR="00643F19" w:rsidRPr="00D453A1" w:rsidRDefault="00643F19"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643F19" w:rsidRPr="00D453A1" w:rsidRDefault="000A6C3D" w:rsidP="00643F1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643F19" w:rsidRPr="00D453A1">
        <w:rPr>
          <w:rFonts w:asciiTheme="minorHAnsi" w:hAnsiTheme="minorHAnsi" w:cstheme="minorHAnsi"/>
          <w:szCs w:val="24"/>
          <w:lang w:eastAsia="fr-FR" w:bidi="ar-SA"/>
        </w:rPr>
        <w:t xml:space="preserve"> soit le champs de saisie les caractères autorisés sont : </w:t>
      </w:r>
    </w:p>
    <w:p w:rsidR="00643F19" w:rsidRPr="00D453A1" w:rsidRDefault="00643F19" w:rsidP="005B01C3">
      <w:pPr>
        <w:numPr>
          <w:ilvl w:val="0"/>
          <w:numId w:val="262"/>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643F19" w:rsidRPr="00D453A1" w:rsidRDefault="00643F19" w:rsidP="005B01C3">
      <w:pPr>
        <w:numPr>
          <w:ilvl w:val="0"/>
          <w:numId w:val="262"/>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643F19" w:rsidRPr="00D453A1" w:rsidRDefault="00643F19" w:rsidP="005B01C3">
      <w:pPr>
        <w:numPr>
          <w:ilvl w:val="0"/>
          <w:numId w:val="262"/>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643F19" w:rsidRPr="00D453A1" w:rsidRDefault="00643F19" w:rsidP="00643F19">
      <w:pPr>
        <w:tabs>
          <w:tab w:val="left" w:pos="1867"/>
        </w:tabs>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510621" w:rsidRPr="00D453A1" w:rsidRDefault="00510621" w:rsidP="00643F19">
      <w:pPr>
        <w:tabs>
          <w:tab w:val="left" w:pos="1867"/>
        </w:tabs>
        <w:autoSpaceDE w:val="0"/>
        <w:autoSpaceDN w:val="0"/>
        <w:adjustRightInd w:val="0"/>
        <w:rPr>
          <w:rFonts w:asciiTheme="minorHAnsi" w:hAnsiTheme="minorHAnsi" w:cstheme="minorHAnsi"/>
          <w:szCs w:val="24"/>
          <w:lang w:eastAsia="fr-FR" w:bidi="ar-SA"/>
        </w:rPr>
      </w:pPr>
    </w:p>
    <w:p w:rsidR="00510621" w:rsidRDefault="00510621" w:rsidP="00510621">
      <w:pPr>
        <w:pStyle w:val="Titre4"/>
        <w:rPr>
          <w:rFonts w:asciiTheme="minorHAnsi" w:hAnsiTheme="minorHAnsi" w:cstheme="minorHAnsi"/>
        </w:rPr>
      </w:pPr>
      <w:r w:rsidRPr="00510621">
        <w:rPr>
          <w:rFonts w:asciiTheme="minorHAnsi" w:hAnsiTheme="minorHAnsi" w:cstheme="minorHAnsi"/>
        </w:rPr>
        <w:t>Modification : renseignement des données de ta_categorie_contrepartie_fm_lmtay799</w:t>
      </w:r>
    </w:p>
    <w:p w:rsidR="00510621" w:rsidRPr="00D453A1" w:rsidRDefault="00510621" w:rsidP="0051062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510621" w:rsidRPr="00D453A1" w:rsidRDefault="00510621" w:rsidP="00357DCC">
      <w:pPr>
        <w:numPr>
          <w:ilvl w:val="0"/>
          <w:numId w:val="435"/>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CATG CONTREPARTIE FM (LCONFM)</w:t>
      </w:r>
    </w:p>
    <w:p w:rsidR="00510621" w:rsidRPr="00D453A1" w:rsidRDefault="00510621" w:rsidP="00510621">
      <w:pPr>
        <w:autoSpaceDE w:val="0"/>
        <w:autoSpaceDN w:val="0"/>
        <w:adjustRightInd w:val="0"/>
        <w:rPr>
          <w:rFonts w:asciiTheme="minorHAnsi" w:hAnsiTheme="minorHAnsi" w:cstheme="minorHAnsi"/>
          <w:szCs w:val="24"/>
          <w:lang w:eastAsia="fr-FR" w:bidi="ar-SA"/>
        </w:rPr>
      </w:pPr>
    </w:p>
    <w:p w:rsidR="00510621" w:rsidRPr="00D453A1" w:rsidRDefault="00510621" w:rsidP="00510621">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510621" w:rsidRPr="00D453A1" w:rsidRDefault="00510621" w:rsidP="00510621">
      <w:pPr>
        <w:rPr>
          <w:rFonts w:asciiTheme="minorHAnsi" w:hAnsiTheme="minorHAnsi" w:cstheme="minorHAnsi"/>
          <w:szCs w:val="24"/>
        </w:rPr>
      </w:pPr>
      <w:r w:rsidRPr="00D453A1">
        <w:rPr>
          <w:rFonts w:asciiTheme="minorHAnsi" w:hAnsiTheme="minorHAnsi" w:cstheme="minorHAnsi"/>
          <w:szCs w:val="24"/>
          <w:lang w:eastAsia="fr-FR" w:bidi="ar-SA"/>
        </w:rPr>
        <w:t>la DATE DE CLOTURE (YDCLOT)</w:t>
      </w:r>
    </w:p>
    <w:p w:rsidR="008A6E6E" w:rsidRPr="00D453A1" w:rsidRDefault="008A6E6E">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br w:type="page"/>
      </w:r>
    </w:p>
    <w:p w:rsidR="009A6460" w:rsidRPr="004E2387" w:rsidRDefault="00920F4E" w:rsidP="00920F4E">
      <w:pPr>
        <w:pStyle w:val="Titre3"/>
        <w:rPr>
          <w:lang w:eastAsia="fr-FR" w:bidi="ar-SA"/>
        </w:rPr>
      </w:pPr>
      <w:bookmarkStart w:id="892" w:name="_Toc515444454"/>
      <w:r w:rsidRPr="00920F4E">
        <w:rPr>
          <w:lang w:eastAsia="fr-FR" w:bidi="ar-SA"/>
        </w:rPr>
        <w:t>ta_unite_de_confidentialite_fb_lmtay894</w:t>
      </w:r>
      <w:bookmarkEnd w:id="892"/>
      <w:r w:rsidR="00AE699C">
        <w:rPr>
          <w:lang w:eastAsia="fr-FR" w:bidi="ar-SA"/>
        </w:rPr>
        <w:fldChar w:fldCharType="begin"/>
      </w:r>
      <w:r w:rsidR="00AE699C">
        <w:instrText xml:space="preserve"> XE "</w:instrText>
      </w:r>
      <w:r w:rsidR="00AE699C" w:rsidRPr="001378E5">
        <w:rPr>
          <w:lang w:eastAsia="fr-FR" w:bidi="ar-SA"/>
        </w:rPr>
        <w:instrText>lmtay894</w:instrText>
      </w:r>
      <w:r w:rsidR="00AE699C">
        <w:instrText xml:space="preserve">" </w:instrText>
      </w:r>
      <w:r w:rsidR="00AE699C">
        <w:rPr>
          <w:lang w:eastAsia="fr-FR" w:bidi="ar-SA"/>
        </w:rPr>
        <w:fldChar w:fldCharType="end"/>
      </w:r>
    </w:p>
    <w:p w:rsidR="001A6026" w:rsidRPr="00D453A1" w:rsidRDefault="002830D6">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gère la relation entre les structures dabf (</w:t>
      </w:r>
      <w:r w:rsidR="000A6C3D" w:rsidRPr="00D453A1">
        <w:rPr>
          <w:rFonts w:asciiTheme="minorHAnsi" w:eastAsia="Times New Roman" w:hAnsiTheme="minorHAnsi" w:cstheme="minorHAnsi"/>
          <w:color w:val="000000"/>
          <w:szCs w:val="24"/>
          <w:lang w:eastAsia="fr-FR" w:bidi="ar-SA"/>
        </w:rPr>
        <w:t>siège</w:t>
      </w:r>
      <w:r w:rsidRPr="00D453A1">
        <w:rPr>
          <w:rFonts w:asciiTheme="minorHAnsi" w:eastAsia="Times New Roman" w:hAnsiTheme="minorHAnsi" w:cstheme="minorHAnsi"/>
          <w:color w:val="000000"/>
          <w:szCs w:val="24"/>
          <w:lang w:eastAsia="fr-FR" w:bidi="ar-SA"/>
        </w:rPr>
        <w:t xml:space="preserve"> et réseau) et les unités de confidentialité identifiées dans la structure commerciale FB. une uc recouvre plusieurs éléments de structures</w:t>
      </w:r>
    </w:p>
    <w:p w:rsidR="001A6026" w:rsidRPr="00D453A1" w:rsidRDefault="001A6026">
      <w:pPr>
        <w:rPr>
          <w:rFonts w:asciiTheme="minorHAnsi" w:eastAsia="Times New Roman" w:hAnsiTheme="minorHAnsi" w:cstheme="minorHAnsi"/>
          <w:color w:val="000000"/>
          <w:szCs w:val="24"/>
          <w:lang w:eastAsia="fr-FR" w:bidi="ar-SA"/>
        </w:rPr>
      </w:pPr>
    </w:p>
    <w:p w:rsidR="001A6026" w:rsidRPr="004E2387" w:rsidRDefault="001A6026" w:rsidP="001A6026">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1A6026" w:rsidRPr="004E2387" w:rsidTr="001A6026">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1A6026" w:rsidRPr="004E2387" w:rsidRDefault="001A6026" w:rsidP="001A6026">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1A6026" w:rsidRPr="004E2387" w:rsidRDefault="001A6026" w:rsidP="001A6026">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1A6026" w:rsidRPr="004E2387" w:rsidRDefault="001A6026" w:rsidP="001A6026">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1A6026" w:rsidRPr="004E2387" w:rsidTr="00087D1E">
        <w:trPr>
          <w:trHeight w:val="357"/>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STRUCTURE CDC</w:t>
            </w:r>
          </w:p>
        </w:tc>
        <w:tc>
          <w:tcPr>
            <w:tcW w:w="96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CUNG</w:t>
            </w:r>
          </w:p>
        </w:tc>
        <w:tc>
          <w:tcPr>
            <w:tcW w:w="12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(6)</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mnémonique de la structure CDC connue d'ATLAS</w:t>
            </w:r>
          </w:p>
        </w:tc>
      </w:tr>
      <w:tr w:rsidR="001A6026" w:rsidRPr="004E2387" w:rsidTr="00087D1E">
        <w:trPr>
          <w:trHeight w:val="6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U. C</w:t>
            </w:r>
          </w:p>
        </w:tc>
        <w:tc>
          <w:tcPr>
            <w:tcW w:w="96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CUNC</w:t>
            </w:r>
          </w:p>
        </w:tc>
        <w:tc>
          <w:tcPr>
            <w:tcW w:w="12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(6)</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saisi , niveau de finesse</w:t>
            </w:r>
          </w:p>
        </w:tc>
      </w:tr>
      <w:tr w:rsidR="001A6026" w:rsidRPr="004E2387" w:rsidTr="00087D1E">
        <w:trPr>
          <w:trHeight w:val="51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1A6026" w:rsidRPr="004E2387" w:rsidTr="00087D1E">
        <w:trPr>
          <w:trHeight w:val="526"/>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1A6026" w:rsidRPr="004E2387" w:rsidTr="00087D1E">
        <w:trPr>
          <w:trHeight w:val="55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DEBUT EFFET</w:t>
            </w:r>
          </w:p>
        </w:tc>
        <w:tc>
          <w:tcPr>
            <w:tcW w:w="96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YDDEFF</w:t>
            </w:r>
          </w:p>
        </w:tc>
        <w:tc>
          <w:tcPr>
            <w:tcW w:w="12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début d'effet de l'enregistrement, alimentée par défaut à la date de création, modifiable</w:t>
            </w:r>
          </w:p>
        </w:tc>
      </w:tr>
      <w:tr w:rsidR="001A6026" w:rsidRPr="004E2387" w:rsidTr="00087D1E">
        <w:trPr>
          <w:trHeight w:val="44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noWrap/>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noWrap/>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1A6026" w:rsidRPr="004E2387" w:rsidTr="00087D1E">
        <w:trPr>
          <w:trHeight w:val="266"/>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FIN EFFET</w:t>
            </w:r>
          </w:p>
        </w:tc>
        <w:tc>
          <w:tcPr>
            <w:tcW w:w="96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YDFEFF</w:t>
            </w:r>
          </w:p>
        </w:tc>
        <w:tc>
          <w:tcPr>
            <w:tcW w:w="12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A6026" w:rsidRPr="004E2387" w:rsidRDefault="001A6026" w:rsidP="001A602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fin d'effet de l'enregistrement, alimentée par défaut au 01/01/2076. modifiable</w:t>
            </w:r>
          </w:p>
        </w:tc>
      </w:tr>
    </w:tbl>
    <w:p w:rsidR="001A6026" w:rsidRPr="00D453A1" w:rsidRDefault="001A6026">
      <w:pPr>
        <w:rPr>
          <w:rFonts w:asciiTheme="minorHAnsi" w:eastAsia="Times New Roman" w:hAnsiTheme="minorHAnsi" w:cstheme="minorHAnsi"/>
          <w:color w:val="000000"/>
          <w:szCs w:val="24"/>
          <w:lang w:eastAsia="fr-FR" w:bidi="ar-SA"/>
        </w:rPr>
      </w:pPr>
    </w:p>
    <w:p w:rsidR="000B2B66" w:rsidRPr="000B2B66" w:rsidRDefault="000B2B66" w:rsidP="000B2B66">
      <w:pPr>
        <w:pStyle w:val="Titre4"/>
        <w:rPr>
          <w:rFonts w:asciiTheme="minorHAnsi" w:hAnsiTheme="minorHAnsi" w:cstheme="minorHAnsi"/>
          <w:lang w:eastAsia="fr-FR" w:bidi="ar-SA"/>
        </w:rPr>
      </w:pPr>
      <w:r w:rsidRPr="000B2B66">
        <w:rPr>
          <w:rFonts w:asciiTheme="minorHAnsi" w:hAnsiTheme="minorHAnsi" w:cstheme="minorHAnsi"/>
          <w:lang w:eastAsia="fr-FR" w:bidi="ar-SA"/>
        </w:rPr>
        <w:t>Création : renseignement des données de ta_unite_de_confidentialite_fb_lmtay894</w:t>
      </w:r>
    </w:p>
    <w:p w:rsidR="000B2B66" w:rsidRPr="00D453A1" w:rsidRDefault="000B2B66" w:rsidP="000B2B66">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en saisie libre : </w:t>
      </w:r>
    </w:p>
    <w:p w:rsidR="000B2B66" w:rsidRPr="00D453A1" w:rsidRDefault="000B2B66" w:rsidP="000B2B66">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STRUCTURE CDC (CUNG)</w:t>
      </w:r>
    </w:p>
    <w:p w:rsidR="000B2B66" w:rsidRPr="00D453A1" w:rsidRDefault="000B2B66" w:rsidP="000B2B66">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U. C (CUNC)</w:t>
      </w:r>
    </w:p>
    <w:p w:rsidR="000B2B66" w:rsidRPr="00D453A1" w:rsidRDefault="000B2B66" w:rsidP="000B2B66">
      <w:pPr>
        <w:autoSpaceDE w:val="0"/>
        <w:autoSpaceDN w:val="0"/>
        <w:adjustRightInd w:val="0"/>
        <w:rPr>
          <w:rFonts w:asciiTheme="minorHAnsi" w:hAnsiTheme="minorHAnsi" w:cstheme="minorHAnsi"/>
          <w:szCs w:val="24"/>
          <w:lang w:eastAsia="fr-FR" w:bidi="ar-SA"/>
        </w:rPr>
      </w:pPr>
    </w:p>
    <w:p w:rsidR="000B2B66" w:rsidRPr="00D453A1" w:rsidRDefault="000B2B66" w:rsidP="000B2B66">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0B2B66" w:rsidRPr="00D453A1" w:rsidRDefault="000B2B66" w:rsidP="000B2B66">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DEBUT D'EFFET (YDDEFF)</w:t>
      </w:r>
    </w:p>
    <w:p w:rsidR="000B2B66" w:rsidRPr="00D453A1" w:rsidRDefault="000B2B66" w:rsidP="000B2B66">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FIN D'EFFET (YDFEFF)</w:t>
      </w:r>
    </w:p>
    <w:p w:rsidR="000B2B66" w:rsidRPr="00D453A1" w:rsidRDefault="000B2B66" w:rsidP="000B2B66">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920F4E" w:rsidRPr="00D453A1" w:rsidRDefault="00920F4E">
      <w:pPr>
        <w:rPr>
          <w:rFonts w:asciiTheme="minorHAnsi" w:eastAsia="Times New Roman" w:hAnsiTheme="minorHAnsi" w:cstheme="minorHAnsi"/>
          <w:color w:val="000000"/>
          <w:szCs w:val="24"/>
          <w:lang w:eastAsia="fr-FR" w:bidi="ar-SA"/>
        </w:rPr>
      </w:pPr>
    </w:p>
    <w:p w:rsidR="00920F4E" w:rsidRPr="00920F4E" w:rsidRDefault="00920F4E" w:rsidP="00920F4E">
      <w:pPr>
        <w:pStyle w:val="Titre4"/>
        <w:rPr>
          <w:rFonts w:asciiTheme="minorHAnsi" w:hAnsiTheme="minorHAnsi" w:cstheme="minorHAnsi"/>
          <w:lang w:eastAsia="fr-FR" w:bidi="ar-SA"/>
        </w:rPr>
      </w:pPr>
      <w:r w:rsidRPr="00920F4E">
        <w:rPr>
          <w:rFonts w:asciiTheme="minorHAnsi" w:hAnsiTheme="minorHAnsi" w:cstheme="minorHAnsi"/>
          <w:lang w:eastAsia="fr-FR" w:bidi="ar-SA"/>
        </w:rPr>
        <w:t>Création : contrôle des données de ta_unite_de_confidentialite_fb_lmtay894</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STRUCTURE CDC (CUNG)</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U. C (CUNC)</w:t>
      </w:r>
    </w:p>
    <w:p w:rsidR="00920F4E" w:rsidRPr="00D453A1" w:rsidRDefault="00920F4E" w:rsidP="00920F4E">
      <w:pPr>
        <w:autoSpaceDE w:val="0"/>
        <w:autoSpaceDN w:val="0"/>
        <w:adjustRightInd w:val="0"/>
        <w:rPr>
          <w:rFonts w:asciiTheme="minorHAnsi" w:hAnsiTheme="minorHAnsi" w:cstheme="minorHAnsi"/>
          <w:szCs w:val="24"/>
          <w:lang w:eastAsia="fr-FR" w:bidi="ar-SA"/>
        </w:rPr>
      </w:pP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minimale et maximale : </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STRUCTURE CDC (CUNG) : 6 caractères.</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U. C (CUNC) : 6 caractères.</w:t>
      </w:r>
    </w:p>
    <w:p w:rsidR="00920F4E" w:rsidRPr="00D453A1" w:rsidRDefault="00920F4E" w:rsidP="00920F4E">
      <w:pPr>
        <w:autoSpaceDE w:val="0"/>
        <w:autoSpaceDN w:val="0"/>
        <w:adjustRightInd w:val="0"/>
        <w:rPr>
          <w:rFonts w:asciiTheme="minorHAnsi" w:hAnsiTheme="minorHAnsi" w:cstheme="minorHAnsi"/>
          <w:szCs w:val="24"/>
          <w:lang w:eastAsia="fr-FR" w:bidi="ar-SA"/>
        </w:rPr>
      </w:pP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Contrôle d'unicité sur :</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STRUCTURE CDC (CUNG)</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U. C (CUNC)</w:t>
      </w:r>
    </w:p>
    <w:p w:rsidR="00920F4E" w:rsidRPr="00D453A1" w:rsidRDefault="00920F4E" w:rsidP="00920F4E">
      <w:pPr>
        <w:autoSpaceDE w:val="0"/>
        <w:autoSpaceDN w:val="0"/>
        <w:adjustRightInd w:val="0"/>
        <w:rPr>
          <w:rFonts w:asciiTheme="minorHAnsi" w:hAnsiTheme="minorHAnsi" w:cstheme="minorHAnsi"/>
          <w:szCs w:val="24"/>
          <w:lang w:eastAsia="fr-FR" w:bidi="ar-SA"/>
        </w:rPr>
      </w:pP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Caractères autorisés. Les dates sont </w:t>
      </w:r>
      <w:r w:rsidR="000A6C3D" w:rsidRPr="00D453A1">
        <w:rPr>
          <w:rFonts w:asciiTheme="minorHAnsi" w:hAnsiTheme="minorHAnsi" w:cstheme="minorHAnsi"/>
          <w:szCs w:val="24"/>
          <w:lang w:eastAsia="fr-FR" w:bidi="ar-SA"/>
        </w:rPr>
        <w:t>exclues</w:t>
      </w:r>
      <w:r w:rsidRPr="00D453A1">
        <w:rPr>
          <w:rFonts w:asciiTheme="minorHAnsi" w:hAnsiTheme="minorHAnsi" w:cstheme="minorHAnsi"/>
          <w:szCs w:val="24"/>
          <w:lang w:eastAsia="fr-FR" w:bidi="ar-SA"/>
        </w:rPr>
        <w:t xml:space="preserve"> de ces contrôles :  </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920F4E" w:rsidRPr="00D453A1" w:rsidRDefault="00920F4E" w:rsidP="00920F4E">
      <w:pPr>
        <w:autoSpaceDE w:val="0"/>
        <w:autoSpaceDN w:val="0"/>
        <w:adjustRightInd w:val="0"/>
        <w:rPr>
          <w:rFonts w:asciiTheme="minorHAnsi" w:hAnsiTheme="minorHAnsi" w:cstheme="minorHAnsi"/>
          <w:szCs w:val="24"/>
          <w:lang w:eastAsia="fr-FR" w:bidi="ar-SA"/>
        </w:rPr>
      </w:pP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des dates d'effet </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FIN EFFET (YDFEFF) doit être supérieure ou égale à la DATE DEBUT EFFET (YDDEFF)</w:t>
      </w:r>
    </w:p>
    <w:p w:rsidR="00920F4E" w:rsidRPr="00D453A1" w:rsidRDefault="00920F4E" w:rsidP="00920F4E">
      <w:pPr>
        <w:autoSpaceDE w:val="0"/>
        <w:autoSpaceDN w:val="0"/>
        <w:adjustRightInd w:val="0"/>
        <w:rPr>
          <w:rFonts w:asciiTheme="minorHAnsi" w:hAnsiTheme="minorHAnsi" w:cstheme="minorHAnsi"/>
          <w:szCs w:val="24"/>
          <w:lang w:eastAsia="fr-FR" w:bidi="ar-SA"/>
        </w:rPr>
      </w:pP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D453A1">
        <w:rPr>
          <w:rFonts w:asciiTheme="minorHAnsi" w:hAnsiTheme="minorHAnsi" w:cstheme="minorHAnsi"/>
          <w:szCs w:val="24"/>
          <w:lang w:eastAsia="fr-FR" w:bidi="ar-SA"/>
        </w:rPr>
        <w:t xml:space="preserve"> </w:t>
      </w:r>
    </w:p>
    <w:p w:rsidR="00920F4E" w:rsidRPr="00D453A1" w:rsidRDefault="00920F4E" w:rsidP="00920F4E">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valeur de la  DATE DEBUT EFFET (YDDEFF) est totalement indépendante de celle de la DATE CLOTURE (YDCLOT)</w:t>
      </w:r>
    </w:p>
    <w:p w:rsidR="00920F4E" w:rsidRPr="00D453A1" w:rsidRDefault="00920F4E" w:rsidP="00920F4E">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t>la valeur de la  DATE FIN EFFET (YDFEFF) est totalement indépendante de celle de la DATE CLOTURE (YDCLOT)</w:t>
      </w:r>
    </w:p>
    <w:p w:rsidR="00BB1590" w:rsidRPr="00D453A1" w:rsidRDefault="00BB1590" w:rsidP="00920F4E">
      <w:pPr>
        <w:rPr>
          <w:rFonts w:asciiTheme="minorHAnsi" w:hAnsiTheme="minorHAnsi" w:cstheme="minorHAnsi"/>
          <w:szCs w:val="24"/>
          <w:lang w:eastAsia="fr-FR" w:bidi="ar-SA"/>
        </w:rPr>
      </w:pPr>
    </w:p>
    <w:p w:rsidR="00BB1590" w:rsidRPr="00BB1590" w:rsidRDefault="00BB1590" w:rsidP="00BB1590">
      <w:pPr>
        <w:pStyle w:val="Titre4"/>
        <w:rPr>
          <w:rFonts w:asciiTheme="minorHAnsi" w:hAnsiTheme="minorHAnsi" w:cstheme="minorHAnsi"/>
          <w:lang w:eastAsia="fr-FR" w:bidi="ar-SA"/>
        </w:rPr>
      </w:pPr>
      <w:r w:rsidRPr="00BB1590">
        <w:rPr>
          <w:rFonts w:asciiTheme="minorHAnsi" w:hAnsiTheme="minorHAnsi" w:cstheme="minorHAnsi"/>
          <w:lang w:eastAsia="fr-FR" w:bidi="ar-SA"/>
        </w:rPr>
        <w:t>Modification : contrôle des données de ta_unite_de_confidentialite_fb_lmtay894</w:t>
      </w: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STRUCTURE CDC (CUNG)</w:t>
      </w: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U. C (CUNC)</w:t>
      </w:r>
    </w:p>
    <w:p w:rsidR="00BB1590" w:rsidRPr="00D453A1" w:rsidRDefault="00BB1590" w:rsidP="00BB1590">
      <w:pPr>
        <w:autoSpaceDE w:val="0"/>
        <w:autoSpaceDN w:val="0"/>
        <w:adjustRightInd w:val="0"/>
        <w:rPr>
          <w:rFonts w:asciiTheme="minorHAnsi" w:hAnsiTheme="minorHAnsi" w:cstheme="minorHAnsi"/>
          <w:szCs w:val="24"/>
          <w:lang w:eastAsia="fr-FR" w:bidi="ar-SA"/>
        </w:rPr>
      </w:pP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minimale et maximale : </w:t>
      </w: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STRUCTURE CDC (CUNG) : 6 caractères.</w:t>
      </w: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U. C (CUNC) : 6 caractères.</w:t>
      </w:r>
    </w:p>
    <w:p w:rsidR="00BB1590" w:rsidRPr="00D453A1" w:rsidRDefault="00BB1590" w:rsidP="00BB1590">
      <w:pPr>
        <w:autoSpaceDE w:val="0"/>
        <w:autoSpaceDN w:val="0"/>
        <w:adjustRightInd w:val="0"/>
        <w:rPr>
          <w:rFonts w:asciiTheme="minorHAnsi" w:hAnsiTheme="minorHAnsi" w:cstheme="minorHAnsi"/>
          <w:szCs w:val="24"/>
          <w:lang w:eastAsia="fr-FR" w:bidi="ar-SA"/>
        </w:rPr>
      </w:pP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Caractères autorisés. Les dates sont </w:t>
      </w:r>
      <w:r w:rsidR="000A6C3D" w:rsidRPr="00D453A1">
        <w:rPr>
          <w:rFonts w:asciiTheme="minorHAnsi" w:hAnsiTheme="minorHAnsi" w:cstheme="minorHAnsi"/>
          <w:szCs w:val="24"/>
          <w:lang w:eastAsia="fr-FR" w:bidi="ar-SA"/>
        </w:rPr>
        <w:t>exclues</w:t>
      </w:r>
      <w:r w:rsidRPr="00D453A1">
        <w:rPr>
          <w:rFonts w:asciiTheme="minorHAnsi" w:hAnsiTheme="minorHAnsi" w:cstheme="minorHAnsi"/>
          <w:szCs w:val="24"/>
          <w:lang w:eastAsia="fr-FR" w:bidi="ar-SA"/>
        </w:rPr>
        <w:t xml:space="preserve"> de ces contrôles :  </w:t>
      </w: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BB1590" w:rsidRPr="00D453A1" w:rsidRDefault="00BB1590" w:rsidP="00BB1590">
      <w:pPr>
        <w:autoSpaceDE w:val="0"/>
        <w:autoSpaceDN w:val="0"/>
        <w:adjustRightInd w:val="0"/>
        <w:rPr>
          <w:rFonts w:asciiTheme="minorHAnsi" w:hAnsiTheme="minorHAnsi" w:cstheme="minorHAnsi"/>
          <w:szCs w:val="24"/>
          <w:lang w:eastAsia="fr-FR" w:bidi="ar-SA"/>
        </w:rPr>
      </w:pP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des dates d'effet </w:t>
      </w: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FIN EFFET (YDFEFF) doit être supérieure ou égale à la DATE DEBUT EFFET (YDDEFF)</w:t>
      </w:r>
    </w:p>
    <w:p w:rsidR="00BB1590" w:rsidRPr="00D453A1" w:rsidRDefault="00BB1590" w:rsidP="00BB1590">
      <w:pPr>
        <w:autoSpaceDE w:val="0"/>
        <w:autoSpaceDN w:val="0"/>
        <w:adjustRightInd w:val="0"/>
        <w:rPr>
          <w:rFonts w:asciiTheme="minorHAnsi" w:hAnsiTheme="minorHAnsi" w:cstheme="minorHAnsi"/>
          <w:szCs w:val="24"/>
          <w:lang w:eastAsia="fr-FR" w:bidi="ar-SA"/>
        </w:rPr>
      </w:pP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D453A1">
        <w:rPr>
          <w:rFonts w:asciiTheme="minorHAnsi" w:hAnsiTheme="minorHAnsi" w:cstheme="minorHAnsi"/>
          <w:szCs w:val="24"/>
          <w:lang w:eastAsia="fr-FR" w:bidi="ar-SA"/>
        </w:rPr>
        <w:t xml:space="preserve"> </w:t>
      </w:r>
    </w:p>
    <w:p w:rsidR="00BB1590" w:rsidRPr="00D453A1" w:rsidRDefault="00BB1590" w:rsidP="00BB1590">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valeur de la  DATE DEBUT EFFET (YDDEFF) est totalement indépendante de celle de la DATE CLOTURE (YDCLOT)</w:t>
      </w:r>
    </w:p>
    <w:p w:rsidR="00BB1590" w:rsidRPr="00D453A1" w:rsidRDefault="00BB1590" w:rsidP="00BB1590">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t>la valeur de la  DATE FIN EFFET (YDFEFF) est totalement indépendante de celle de la DATE CLOTURE (YDCLOT)</w:t>
      </w:r>
    </w:p>
    <w:p w:rsidR="00BB1590" w:rsidRPr="00D453A1" w:rsidRDefault="00BB1590" w:rsidP="00BB1590">
      <w:pPr>
        <w:rPr>
          <w:rFonts w:asciiTheme="minorHAnsi" w:eastAsia="Times New Roman" w:hAnsiTheme="minorHAnsi" w:cstheme="minorHAnsi"/>
          <w:color w:val="000000"/>
          <w:szCs w:val="24"/>
          <w:lang w:eastAsia="fr-FR" w:bidi="ar-SA"/>
        </w:rPr>
      </w:pPr>
    </w:p>
    <w:p w:rsidR="009A5EF4" w:rsidRDefault="009A5EF4" w:rsidP="009A5EF4">
      <w:pPr>
        <w:pStyle w:val="Titre4"/>
        <w:rPr>
          <w:rFonts w:asciiTheme="minorHAnsi" w:hAnsiTheme="minorHAnsi" w:cstheme="minorHAnsi"/>
          <w:lang w:eastAsia="fr-FR" w:bidi="ar-SA"/>
        </w:rPr>
      </w:pPr>
      <w:r w:rsidRPr="009A5EF4">
        <w:rPr>
          <w:rFonts w:asciiTheme="minorHAnsi" w:hAnsiTheme="minorHAnsi" w:cstheme="minorHAnsi"/>
          <w:lang w:eastAsia="fr-FR" w:bidi="ar-SA"/>
        </w:rPr>
        <w:t>Modification : renseignement des données de ta_unite_de_confidentialite_fb_lmtay894</w:t>
      </w:r>
    </w:p>
    <w:p w:rsidR="009A5EF4" w:rsidRPr="00D453A1" w:rsidRDefault="009A5EF4" w:rsidP="009A5EF4">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9A5EF4" w:rsidRPr="00D453A1" w:rsidRDefault="009A5EF4" w:rsidP="00357DCC">
      <w:pPr>
        <w:numPr>
          <w:ilvl w:val="0"/>
          <w:numId w:val="558"/>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STRUCTURE CDC (CUNG)</w:t>
      </w:r>
    </w:p>
    <w:p w:rsidR="009A5EF4" w:rsidRPr="00D453A1" w:rsidRDefault="009A5EF4" w:rsidP="00357DCC">
      <w:pPr>
        <w:numPr>
          <w:ilvl w:val="0"/>
          <w:numId w:val="558"/>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U. C (CUNC)</w:t>
      </w:r>
    </w:p>
    <w:p w:rsidR="009A5EF4" w:rsidRPr="00D453A1" w:rsidRDefault="009A5EF4" w:rsidP="009A5EF4">
      <w:pPr>
        <w:autoSpaceDE w:val="0"/>
        <w:autoSpaceDN w:val="0"/>
        <w:adjustRightInd w:val="0"/>
        <w:rPr>
          <w:rFonts w:asciiTheme="minorHAnsi" w:hAnsiTheme="minorHAnsi" w:cstheme="minorHAnsi"/>
          <w:szCs w:val="24"/>
          <w:lang w:eastAsia="fr-FR" w:bidi="ar-SA"/>
        </w:rPr>
      </w:pPr>
    </w:p>
    <w:p w:rsidR="009A5EF4" w:rsidRPr="00D453A1" w:rsidRDefault="009A5EF4" w:rsidP="009A5EF4">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par sélection dans un calendrier :</w:t>
      </w:r>
    </w:p>
    <w:p w:rsidR="009A5EF4" w:rsidRPr="00D453A1" w:rsidRDefault="009A5EF4" w:rsidP="00357DCC">
      <w:pPr>
        <w:numPr>
          <w:ilvl w:val="0"/>
          <w:numId w:val="559"/>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DEBUT D'EFFET (YDDEFF)</w:t>
      </w:r>
    </w:p>
    <w:p w:rsidR="009A5EF4" w:rsidRPr="00D453A1" w:rsidRDefault="009A5EF4" w:rsidP="00357DCC">
      <w:pPr>
        <w:numPr>
          <w:ilvl w:val="0"/>
          <w:numId w:val="559"/>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FIN D'EFFET (YDFEFF)</w:t>
      </w:r>
    </w:p>
    <w:p w:rsidR="009A5EF4" w:rsidRPr="00D453A1" w:rsidRDefault="009A5EF4" w:rsidP="00357DCC">
      <w:pPr>
        <w:numPr>
          <w:ilvl w:val="0"/>
          <w:numId w:val="559"/>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9A5EF4" w:rsidRPr="00D453A1" w:rsidRDefault="009A5EF4" w:rsidP="009A5EF4">
      <w:pPr>
        <w:rPr>
          <w:rFonts w:asciiTheme="minorHAnsi" w:hAnsiTheme="minorHAnsi" w:cstheme="minorHAnsi"/>
          <w:szCs w:val="24"/>
          <w:lang w:eastAsia="fr-FR" w:bidi="ar-SA"/>
        </w:rPr>
      </w:pPr>
    </w:p>
    <w:p w:rsidR="00497BBC" w:rsidRPr="00D453A1" w:rsidRDefault="002830D6">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w:t>
      </w:r>
      <w:r w:rsidR="00497BBC" w:rsidRPr="00D453A1">
        <w:rPr>
          <w:rFonts w:asciiTheme="minorHAnsi" w:hAnsiTheme="minorHAnsi" w:cstheme="minorHAnsi"/>
          <w:szCs w:val="24"/>
          <w:lang w:eastAsia="fr-FR" w:bidi="ar-SA"/>
        </w:rPr>
        <w:br w:type="page"/>
      </w:r>
    </w:p>
    <w:p w:rsidR="00B61DB6" w:rsidRPr="00BF16B6" w:rsidRDefault="00B61DB6" w:rsidP="00983509">
      <w:pPr>
        <w:pStyle w:val="Titre3"/>
      </w:pPr>
      <w:bookmarkStart w:id="893" w:name="_Toc515444455"/>
      <w:r>
        <w:t>ta_referentiel_abe_lmtay967</w:t>
      </w:r>
      <w:bookmarkEnd w:id="893"/>
      <w:r w:rsidR="00AE699C">
        <w:fldChar w:fldCharType="begin"/>
      </w:r>
      <w:r w:rsidR="00AE699C">
        <w:instrText xml:space="preserve"> XE "</w:instrText>
      </w:r>
      <w:r w:rsidR="00AE699C" w:rsidRPr="001378E5">
        <w:instrText>lmtay967</w:instrText>
      </w:r>
      <w:r w:rsidR="00AE699C">
        <w:instrText xml:space="preserve">" </w:instrText>
      </w:r>
      <w:r w:rsidR="00AE699C">
        <w:fldChar w:fldCharType="end"/>
      </w:r>
      <w:r>
        <w:t xml:space="preserve"> </w:t>
      </w:r>
    </w:p>
    <w:p w:rsidR="00B61DB6" w:rsidRPr="00D453A1" w:rsidRDefault="00087D1E" w:rsidP="00B61DB6">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Liste</w:t>
      </w:r>
      <w:r w:rsidR="00E34A36" w:rsidRPr="00D453A1">
        <w:rPr>
          <w:rFonts w:asciiTheme="minorHAnsi" w:eastAsia="Times New Roman" w:hAnsiTheme="minorHAnsi" w:cstheme="minorHAnsi"/>
          <w:color w:val="000000"/>
          <w:szCs w:val="24"/>
          <w:lang w:eastAsia="fr-FR" w:bidi="ar-SA"/>
        </w:rPr>
        <w:t xml:space="preserve"> des sous participants et participants à l'ABE : association bancaire pour l'euro. </w:t>
      </w:r>
      <w:r w:rsidRPr="00D453A1">
        <w:rPr>
          <w:rFonts w:asciiTheme="minorHAnsi" w:eastAsia="Times New Roman" w:hAnsiTheme="minorHAnsi" w:cstheme="minorHAnsi"/>
          <w:color w:val="000000"/>
          <w:szCs w:val="24"/>
          <w:lang w:eastAsia="fr-FR" w:bidi="ar-SA"/>
        </w:rPr>
        <w:t>Flux</w:t>
      </w:r>
      <w:r w:rsidR="00E34A36" w:rsidRPr="00D453A1">
        <w:rPr>
          <w:rFonts w:asciiTheme="minorHAnsi" w:eastAsia="Times New Roman" w:hAnsiTheme="minorHAnsi" w:cstheme="minorHAnsi"/>
          <w:color w:val="000000"/>
          <w:szCs w:val="24"/>
          <w:lang w:eastAsia="fr-FR" w:bidi="ar-SA"/>
        </w:rPr>
        <w:t xml:space="preserve"> reçu depuis cristal .en 2011 n'est plus utilisée par CRIPS ni PLATON .ni EI.</w:t>
      </w:r>
    </w:p>
    <w:p w:rsidR="00B61DB6" w:rsidRPr="00D453A1" w:rsidRDefault="00B61DB6" w:rsidP="00B61DB6">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La table ét</w:t>
      </w:r>
      <w:r w:rsidR="000A6C3D">
        <w:rPr>
          <w:rFonts w:asciiTheme="minorHAnsi" w:eastAsia="Times New Roman" w:hAnsiTheme="minorHAnsi" w:cstheme="minorHAnsi"/>
          <w:color w:val="000000"/>
          <w:szCs w:val="24"/>
          <w:lang w:eastAsia="fr-FR" w:bidi="ar-SA"/>
        </w:rPr>
        <w:t>ait anciennement dénommée Lmtay</w:t>
      </w:r>
      <w:r w:rsidRPr="00D453A1">
        <w:rPr>
          <w:rFonts w:asciiTheme="minorHAnsi" w:eastAsia="Times New Roman" w:hAnsiTheme="minorHAnsi" w:cstheme="minorHAnsi"/>
          <w:color w:val="000000"/>
          <w:szCs w:val="24"/>
          <w:lang w:eastAsia="fr-FR" w:bidi="ar-SA"/>
        </w:rPr>
        <w:t>967 REFERENTIEL ABE (ASSOC.BANCAIRE PR EURO).</w:t>
      </w:r>
    </w:p>
    <w:p w:rsidR="009A6460" w:rsidRPr="00D453A1" w:rsidRDefault="009A6460" w:rsidP="002704D6">
      <w:pPr>
        <w:rPr>
          <w:rFonts w:asciiTheme="minorHAnsi" w:hAnsiTheme="minorHAnsi" w:cstheme="minorHAnsi"/>
          <w:szCs w:val="24"/>
          <w:lang w:eastAsia="fr-FR" w:bidi="ar-SA"/>
        </w:rPr>
      </w:pP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7E59CC" w:rsidRPr="004E2387" w:rsidTr="007E59CC">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7E59CC" w:rsidRPr="004E2387" w:rsidRDefault="007E59CC" w:rsidP="007E59C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7E59CC" w:rsidRPr="004E2387" w:rsidRDefault="007E59CC" w:rsidP="007E59C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7E59CC" w:rsidRPr="004E2387" w:rsidRDefault="007E59CC" w:rsidP="007E59C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7E59CC" w:rsidRPr="004E2387" w:rsidTr="00087D1E">
        <w:trPr>
          <w:trHeight w:val="15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BIC</w:t>
            </w:r>
          </w:p>
        </w:tc>
        <w:tc>
          <w:tcPr>
            <w:tcW w:w="96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YC0BIC</w:t>
            </w:r>
          </w:p>
        </w:tc>
        <w:tc>
          <w:tcPr>
            <w:tcW w:w="12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(11)</w:t>
            </w:r>
          </w:p>
        </w:tc>
        <w:tc>
          <w:tcPr>
            <w:tcW w:w="11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r>
      <w:tr w:rsidR="007E59CC" w:rsidRPr="004E2387" w:rsidTr="00087D1E">
        <w:trPr>
          <w:trHeight w:val="229"/>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BIC ABE</w:t>
            </w:r>
          </w:p>
        </w:tc>
        <w:tc>
          <w:tcPr>
            <w:tcW w:w="96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CBIABE</w:t>
            </w:r>
          </w:p>
        </w:tc>
        <w:tc>
          <w:tcPr>
            <w:tcW w:w="12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(11)</w:t>
            </w:r>
          </w:p>
        </w:tc>
        <w:tc>
          <w:tcPr>
            <w:tcW w:w="11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r>
      <w:tr w:rsidR="007E59CC" w:rsidRPr="004E2387" w:rsidTr="00087D1E">
        <w:trPr>
          <w:trHeight w:val="416"/>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114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82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087D1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7E59CC" w:rsidRPr="004E2387" w:rsidRDefault="007E59CC" w:rsidP="007E59C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bl>
    <w:p w:rsidR="00B61DB6" w:rsidRDefault="00B61DB6" w:rsidP="00B61DB6">
      <w:pPr>
        <w:pStyle w:val="Titre4"/>
        <w:rPr>
          <w:rFonts w:asciiTheme="minorHAnsi" w:hAnsiTheme="minorHAnsi" w:cstheme="minorHAnsi"/>
          <w:lang w:eastAsia="fr-FR" w:bidi="ar-SA"/>
        </w:rPr>
      </w:pPr>
      <w:r>
        <w:rPr>
          <w:rFonts w:asciiTheme="minorHAnsi" w:hAnsiTheme="minorHAnsi" w:cstheme="minorHAnsi"/>
          <w:lang w:eastAsia="fr-FR" w:bidi="ar-SA"/>
        </w:rPr>
        <w:t>Gestion de la table</w:t>
      </w:r>
    </w:p>
    <w:p w:rsidR="00B61DB6" w:rsidRPr="00D453A1" w:rsidRDefault="00B61DB6" w:rsidP="00B61DB6">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t>La table est accessible en consultation. Elle n’est pas modifiable via l’IHM. Les modifications sont à effectuées par la MOE.</w:t>
      </w:r>
    </w:p>
    <w:p w:rsidR="002B5F4D" w:rsidRPr="00D453A1" w:rsidRDefault="002B5F4D" w:rsidP="002704D6">
      <w:pPr>
        <w:rPr>
          <w:rFonts w:asciiTheme="minorHAnsi" w:hAnsiTheme="minorHAnsi" w:cstheme="minorHAnsi"/>
          <w:szCs w:val="24"/>
          <w:lang w:eastAsia="fr-FR" w:bidi="ar-SA"/>
        </w:rPr>
      </w:pPr>
    </w:p>
    <w:p w:rsidR="00497BBC" w:rsidRPr="00D453A1" w:rsidRDefault="00497BBC">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br w:type="page"/>
      </w:r>
    </w:p>
    <w:p w:rsidR="002B5F4D" w:rsidRPr="00BF16B6" w:rsidRDefault="002B5F4D" w:rsidP="002B5F4D">
      <w:pPr>
        <w:pStyle w:val="Titre3"/>
      </w:pPr>
      <w:bookmarkStart w:id="894" w:name="_Toc515444456"/>
      <w:r w:rsidRPr="00BF16B6">
        <w:t>ta_nature_juridique_ficoba_lmtay504</w:t>
      </w:r>
      <w:bookmarkEnd w:id="894"/>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lmtay504</w:instrText>
      </w:r>
      <w:r w:rsidR="00AE699C">
        <w:instrText xml:space="preserve">" </w:instrText>
      </w:r>
      <w:r w:rsidR="00AE699C">
        <w:rPr>
          <w:rFonts w:asciiTheme="minorHAnsi" w:hAnsiTheme="minorHAnsi" w:cstheme="minorHAnsi"/>
          <w:lang w:eastAsia="fr-FR" w:bidi="ar-SA"/>
        </w:rPr>
        <w:fldChar w:fldCharType="end"/>
      </w:r>
    </w:p>
    <w:p w:rsidR="0008681A" w:rsidRPr="00D453A1" w:rsidRDefault="00087D1E" w:rsidP="0008681A">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Différents</w:t>
      </w:r>
      <w:r w:rsidR="0008681A" w:rsidRPr="00D453A1">
        <w:rPr>
          <w:rFonts w:asciiTheme="minorHAnsi" w:eastAsia="Times New Roman" w:hAnsiTheme="minorHAnsi" w:cstheme="minorHAnsi"/>
          <w:color w:val="000000"/>
          <w:szCs w:val="24"/>
          <w:lang w:eastAsia="fr-FR" w:bidi="ar-SA"/>
        </w:rPr>
        <w:t xml:space="preserve"> types juridiques de personne selon la norme FICOBA (ex : personne morale, personne .physique, entreprise individuelle).</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EB2A80" w:rsidRPr="004E2387" w:rsidTr="00EB2A80">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EB2A80" w:rsidRPr="004E2387" w:rsidTr="009B001B">
        <w:trPr>
          <w:trHeight w:val="43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TYPE DE PERSONNE</w:t>
            </w:r>
          </w:p>
        </w:tc>
        <w:tc>
          <w:tcPr>
            <w:tcW w:w="96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CNJ</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nomenclature des types de </w:t>
            </w:r>
            <w:r w:rsidR="00087D1E" w:rsidRPr="004E2387">
              <w:rPr>
                <w:rFonts w:asciiTheme="minorHAnsi" w:eastAsia="Times New Roman" w:hAnsiTheme="minorHAnsi" w:cstheme="minorHAnsi"/>
                <w:color w:val="000000"/>
                <w:sz w:val="16"/>
                <w:szCs w:val="16"/>
                <w:lang w:eastAsia="fr-FR" w:bidi="ar-SA"/>
              </w:rPr>
              <w:t>personnalités</w:t>
            </w:r>
            <w:r w:rsidRPr="004E2387">
              <w:rPr>
                <w:rFonts w:asciiTheme="minorHAnsi" w:eastAsia="Times New Roman" w:hAnsiTheme="minorHAnsi" w:cstheme="minorHAnsi"/>
                <w:color w:val="000000"/>
                <w:sz w:val="16"/>
                <w:szCs w:val="16"/>
                <w:lang w:eastAsia="fr-FR" w:bidi="ar-SA"/>
              </w:rPr>
              <w:t xml:space="preserve"> (PP, PM, ENTTEPRENEUR INDIVIDUEL)</w:t>
            </w:r>
          </w:p>
        </w:tc>
      </w:tr>
      <w:tr w:rsidR="00EB2A80" w:rsidRPr="004E2387" w:rsidTr="009B001B">
        <w:trPr>
          <w:trHeight w:val="547"/>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EB2A80" w:rsidRPr="004E2387" w:rsidTr="009B001B">
        <w:trPr>
          <w:trHeight w:val="47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EB2A80" w:rsidRPr="004E2387" w:rsidTr="009B001B">
        <w:trPr>
          <w:trHeight w:val="58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EB2A80" w:rsidRPr="004E2387" w:rsidTr="009B001B">
        <w:trPr>
          <w:trHeight w:val="35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COURT TYPE DE PERSONNE</w:t>
            </w:r>
          </w:p>
        </w:tc>
        <w:tc>
          <w:tcPr>
            <w:tcW w:w="96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L4NJ</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r w:rsidR="00EB2A80" w:rsidRPr="004E2387" w:rsidTr="009B001B">
        <w:trPr>
          <w:trHeight w:val="229"/>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TYPE DE PERSONNE</w:t>
            </w:r>
          </w:p>
        </w:tc>
        <w:tc>
          <w:tcPr>
            <w:tcW w:w="96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LNJ</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bl>
    <w:p w:rsidR="00987BDB" w:rsidRPr="00D453A1" w:rsidRDefault="00987BDB" w:rsidP="0008681A">
      <w:pPr>
        <w:rPr>
          <w:rFonts w:asciiTheme="minorHAnsi" w:hAnsiTheme="minorHAnsi" w:cstheme="minorHAnsi"/>
          <w:szCs w:val="24"/>
          <w:lang w:eastAsia="fr-FR" w:bidi="ar-SA"/>
        </w:rPr>
      </w:pPr>
    </w:p>
    <w:p w:rsidR="002B5F4D" w:rsidRPr="004E2387" w:rsidRDefault="002B5F4D" w:rsidP="002B5F4D">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ta_nature_juridique_ficoba_lmtay504</w:t>
      </w:r>
    </w:p>
    <w:p w:rsidR="002B5F4D" w:rsidRPr="00D453A1" w:rsidRDefault="002B5F4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2B5F4D" w:rsidRPr="00D453A1" w:rsidRDefault="002B5F4D" w:rsidP="00AF1B75">
      <w:pPr>
        <w:numPr>
          <w:ilvl w:val="0"/>
          <w:numId w:val="58"/>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 CODE TYPE DE PERSONNE (CNJ) </w:t>
      </w:r>
    </w:p>
    <w:p w:rsidR="002B5F4D" w:rsidRPr="00D453A1" w:rsidRDefault="002B5F4D" w:rsidP="00AF1B75">
      <w:pPr>
        <w:numPr>
          <w:ilvl w:val="0"/>
          <w:numId w:val="58"/>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TYPE DE PERSONNE (LNJ)</w:t>
      </w:r>
    </w:p>
    <w:p w:rsidR="002B5F4D" w:rsidRPr="00D453A1" w:rsidRDefault="002B5F4D" w:rsidP="00AF1B75">
      <w:pPr>
        <w:numPr>
          <w:ilvl w:val="0"/>
          <w:numId w:val="58"/>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 LIB COURT TYPE DE PERSONNE (L4NJ) </w:t>
      </w:r>
    </w:p>
    <w:p w:rsidR="002B5F4D" w:rsidRPr="00D453A1" w:rsidRDefault="002B5F4D" w:rsidP="002B5F4D">
      <w:pPr>
        <w:autoSpaceDE w:val="0"/>
        <w:autoSpaceDN w:val="0"/>
        <w:adjustRightInd w:val="0"/>
        <w:rPr>
          <w:rFonts w:asciiTheme="minorHAnsi" w:hAnsiTheme="minorHAnsi" w:cstheme="minorHAnsi"/>
          <w:szCs w:val="24"/>
          <w:lang w:eastAsia="fr-FR" w:bidi="ar-SA"/>
        </w:rPr>
      </w:pPr>
    </w:p>
    <w:p w:rsidR="002B5F4D" w:rsidRPr="00D453A1" w:rsidRDefault="002B5F4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2B5F4D" w:rsidRPr="00D453A1" w:rsidRDefault="002B5F4D" w:rsidP="002B5F4D">
      <w:pPr>
        <w:tabs>
          <w:tab w:val="left" w:pos="3956"/>
        </w:tabs>
        <w:ind w:firstLine="708"/>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2B5F4D" w:rsidRPr="00D453A1" w:rsidRDefault="002B5F4D" w:rsidP="002B5F4D">
      <w:pPr>
        <w:tabs>
          <w:tab w:val="left" w:pos="3956"/>
        </w:tabs>
        <w:ind w:firstLine="708"/>
        <w:rPr>
          <w:rFonts w:asciiTheme="minorHAnsi" w:hAnsiTheme="minorHAnsi" w:cstheme="minorHAnsi"/>
          <w:szCs w:val="24"/>
          <w:lang w:eastAsia="fr-FR" w:bidi="ar-SA"/>
        </w:rPr>
      </w:pPr>
    </w:p>
    <w:p w:rsidR="002B5F4D" w:rsidRPr="004E2387" w:rsidRDefault="002B5F4D" w:rsidP="002B5F4D">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ta_nature_juridique_ficoba_lmtay504</w:t>
      </w:r>
    </w:p>
    <w:p w:rsidR="002B5F4D" w:rsidRPr="00D453A1" w:rsidRDefault="002B5F4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2B5F4D" w:rsidRPr="00D453A1" w:rsidRDefault="002B5F4D" w:rsidP="005B01C3">
      <w:pPr>
        <w:numPr>
          <w:ilvl w:val="0"/>
          <w:numId w:val="157"/>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TYPE DE PERSONNE (CNJ)</w:t>
      </w:r>
    </w:p>
    <w:p w:rsidR="002B5F4D" w:rsidRPr="00D453A1" w:rsidRDefault="002B5F4D" w:rsidP="005B01C3">
      <w:pPr>
        <w:numPr>
          <w:ilvl w:val="0"/>
          <w:numId w:val="157"/>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LIBELLE TYPE DE PERSONNE (LNJ) </w:t>
      </w:r>
    </w:p>
    <w:p w:rsidR="002B5F4D" w:rsidRPr="00D453A1" w:rsidRDefault="002B5F4D" w:rsidP="005B01C3">
      <w:pPr>
        <w:numPr>
          <w:ilvl w:val="0"/>
          <w:numId w:val="157"/>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COURT TYPE DE PERSONNE (L4NJ)</w:t>
      </w:r>
    </w:p>
    <w:p w:rsidR="002B5F4D" w:rsidRPr="00D453A1" w:rsidRDefault="002B5F4D" w:rsidP="002B5F4D">
      <w:pPr>
        <w:autoSpaceDE w:val="0"/>
        <w:autoSpaceDN w:val="0"/>
        <w:adjustRightInd w:val="0"/>
        <w:rPr>
          <w:rFonts w:asciiTheme="minorHAnsi" w:hAnsiTheme="minorHAnsi" w:cstheme="minorHAnsi"/>
          <w:szCs w:val="24"/>
          <w:lang w:eastAsia="fr-FR" w:bidi="ar-SA"/>
        </w:rPr>
      </w:pPr>
    </w:p>
    <w:p w:rsidR="002B5F4D" w:rsidRPr="00D453A1" w:rsidRDefault="002B5F4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2B5F4D" w:rsidRPr="00D453A1" w:rsidRDefault="002B5F4D" w:rsidP="005B01C3">
      <w:pPr>
        <w:numPr>
          <w:ilvl w:val="0"/>
          <w:numId w:val="158"/>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TYPE DE PERSONNE (CNJ) : 1 caractère.</w:t>
      </w:r>
    </w:p>
    <w:p w:rsidR="002B5F4D" w:rsidRPr="00D453A1" w:rsidRDefault="002B5F4D" w:rsidP="005B01C3">
      <w:pPr>
        <w:numPr>
          <w:ilvl w:val="0"/>
          <w:numId w:val="159"/>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TYPE DE PERSONNE (LNJ) : 32 caractères.</w:t>
      </w:r>
    </w:p>
    <w:p w:rsidR="002B5F4D" w:rsidRPr="00D453A1" w:rsidRDefault="002B5F4D" w:rsidP="005B01C3">
      <w:pPr>
        <w:numPr>
          <w:ilvl w:val="0"/>
          <w:numId w:val="159"/>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COURT TYPE DE PERSONNE (L4NJ) : 2 caractères.</w:t>
      </w:r>
    </w:p>
    <w:p w:rsidR="002B5F4D" w:rsidRPr="00D453A1" w:rsidRDefault="002B5F4D" w:rsidP="002B5F4D">
      <w:pPr>
        <w:autoSpaceDE w:val="0"/>
        <w:autoSpaceDN w:val="0"/>
        <w:adjustRightInd w:val="0"/>
        <w:rPr>
          <w:rFonts w:asciiTheme="minorHAnsi" w:hAnsiTheme="minorHAnsi" w:cstheme="minorHAnsi"/>
          <w:szCs w:val="24"/>
          <w:lang w:eastAsia="fr-FR" w:bidi="ar-SA"/>
        </w:rPr>
      </w:pPr>
    </w:p>
    <w:p w:rsidR="002B5F4D" w:rsidRPr="00D453A1" w:rsidRDefault="002B5F4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d'unicité : </w:t>
      </w:r>
    </w:p>
    <w:p w:rsidR="002B5F4D" w:rsidRPr="00D453A1" w:rsidRDefault="002B5F4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sur CODE TYPE DE PERSONNE (CNJ)</w:t>
      </w:r>
    </w:p>
    <w:p w:rsidR="002B5F4D" w:rsidRPr="00D453A1" w:rsidRDefault="002B5F4D" w:rsidP="002B5F4D">
      <w:pPr>
        <w:autoSpaceDE w:val="0"/>
        <w:autoSpaceDN w:val="0"/>
        <w:adjustRightInd w:val="0"/>
        <w:rPr>
          <w:rFonts w:asciiTheme="minorHAnsi" w:hAnsiTheme="minorHAnsi" w:cstheme="minorHAnsi"/>
          <w:szCs w:val="24"/>
          <w:lang w:eastAsia="fr-FR" w:bidi="ar-SA"/>
        </w:rPr>
      </w:pPr>
    </w:p>
    <w:p w:rsidR="002B5F4D" w:rsidRPr="00D453A1" w:rsidRDefault="002B5F4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2B5F4D" w:rsidRPr="00D453A1" w:rsidRDefault="000A6C3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2B5F4D" w:rsidRPr="00D453A1">
        <w:rPr>
          <w:rFonts w:asciiTheme="minorHAnsi" w:hAnsiTheme="minorHAnsi" w:cstheme="minorHAnsi"/>
          <w:szCs w:val="24"/>
          <w:lang w:eastAsia="fr-FR" w:bidi="ar-SA"/>
        </w:rPr>
        <w:t xml:space="preserve"> soit le champs de saisie les caractères autorisés sont : </w:t>
      </w:r>
    </w:p>
    <w:p w:rsidR="002B5F4D" w:rsidRPr="00D453A1" w:rsidRDefault="002B5F4D" w:rsidP="005B01C3">
      <w:pPr>
        <w:numPr>
          <w:ilvl w:val="0"/>
          <w:numId w:val="160"/>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2B5F4D" w:rsidRPr="00D453A1" w:rsidRDefault="002B5F4D" w:rsidP="005B01C3">
      <w:pPr>
        <w:numPr>
          <w:ilvl w:val="0"/>
          <w:numId w:val="160"/>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2B5F4D" w:rsidRPr="00D453A1" w:rsidRDefault="002B5F4D" w:rsidP="005B01C3">
      <w:pPr>
        <w:numPr>
          <w:ilvl w:val="0"/>
          <w:numId w:val="160"/>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2B5F4D" w:rsidRPr="00D453A1" w:rsidRDefault="002B5F4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2B5F4D" w:rsidRPr="00D453A1" w:rsidRDefault="002B5F4D" w:rsidP="002B5F4D">
      <w:pPr>
        <w:autoSpaceDE w:val="0"/>
        <w:autoSpaceDN w:val="0"/>
        <w:adjustRightInd w:val="0"/>
        <w:rPr>
          <w:rFonts w:asciiTheme="minorHAnsi" w:hAnsiTheme="minorHAnsi" w:cstheme="minorHAnsi"/>
          <w:szCs w:val="24"/>
          <w:lang w:eastAsia="fr-FR" w:bidi="ar-SA"/>
        </w:rPr>
      </w:pPr>
    </w:p>
    <w:p w:rsidR="002B5F4D" w:rsidRPr="004E2387" w:rsidRDefault="002B5F4D" w:rsidP="002B5F4D">
      <w:pPr>
        <w:pStyle w:val="Titre4"/>
        <w:rPr>
          <w:rFonts w:asciiTheme="minorHAnsi" w:hAnsiTheme="minorHAnsi" w:cstheme="minorHAnsi"/>
        </w:rPr>
      </w:pPr>
      <w:r w:rsidRPr="004E2387">
        <w:rPr>
          <w:rFonts w:asciiTheme="minorHAnsi" w:hAnsiTheme="minorHAnsi" w:cstheme="minorHAnsi"/>
        </w:rPr>
        <w:t>Modification : contrôle des données de ta_nature_juridique_ficoba_lmtay504</w:t>
      </w:r>
    </w:p>
    <w:p w:rsidR="002B5F4D" w:rsidRPr="00D453A1" w:rsidRDefault="002B5F4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2B5F4D" w:rsidRPr="00D453A1" w:rsidRDefault="002B5F4D" w:rsidP="005B01C3">
      <w:pPr>
        <w:numPr>
          <w:ilvl w:val="0"/>
          <w:numId w:val="327"/>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LIBELLE TYPE DE PERSONNE (LNJ) </w:t>
      </w:r>
    </w:p>
    <w:p w:rsidR="002B5F4D" w:rsidRPr="00D453A1" w:rsidRDefault="002B5F4D" w:rsidP="005B01C3">
      <w:pPr>
        <w:numPr>
          <w:ilvl w:val="0"/>
          <w:numId w:val="327"/>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COURT TYPE DE PERSONNE (L4NJ)</w:t>
      </w:r>
    </w:p>
    <w:p w:rsidR="002B5F4D" w:rsidRPr="00D453A1" w:rsidRDefault="002B5F4D" w:rsidP="002B5F4D">
      <w:pPr>
        <w:autoSpaceDE w:val="0"/>
        <w:autoSpaceDN w:val="0"/>
        <w:adjustRightInd w:val="0"/>
        <w:rPr>
          <w:rFonts w:asciiTheme="minorHAnsi" w:hAnsiTheme="minorHAnsi" w:cstheme="minorHAnsi"/>
          <w:szCs w:val="24"/>
          <w:lang w:eastAsia="fr-FR" w:bidi="ar-SA"/>
        </w:rPr>
      </w:pPr>
    </w:p>
    <w:p w:rsidR="002B5F4D" w:rsidRPr="00D453A1" w:rsidRDefault="002B5F4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2B5F4D" w:rsidRPr="00D453A1" w:rsidRDefault="002B5F4D" w:rsidP="005B01C3">
      <w:pPr>
        <w:numPr>
          <w:ilvl w:val="0"/>
          <w:numId w:val="328"/>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TYPE DE PERSONNE (LNJ) : 32 caractères.</w:t>
      </w:r>
    </w:p>
    <w:p w:rsidR="002B5F4D" w:rsidRPr="00D453A1" w:rsidRDefault="002B5F4D" w:rsidP="005B01C3">
      <w:pPr>
        <w:numPr>
          <w:ilvl w:val="0"/>
          <w:numId w:val="328"/>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COURT TYPE DE PERSONNE (L4NJ) : 2 caractères.</w:t>
      </w:r>
    </w:p>
    <w:p w:rsidR="002B5F4D" w:rsidRPr="00D453A1" w:rsidRDefault="002B5F4D" w:rsidP="002B5F4D">
      <w:pPr>
        <w:autoSpaceDE w:val="0"/>
        <w:autoSpaceDN w:val="0"/>
        <w:adjustRightInd w:val="0"/>
        <w:rPr>
          <w:rFonts w:asciiTheme="minorHAnsi" w:hAnsiTheme="minorHAnsi" w:cstheme="minorHAnsi"/>
          <w:szCs w:val="24"/>
          <w:lang w:eastAsia="fr-FR" w:bidi="ar-SA"/>
        </w:rPr>
      </w:pPr>
    </w:p>
    <w:p w:rsidR="002B5F4D" w:rsidRPr="00D453A1" w:rsidRDefault="002B5F4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2B5F4D" w:rsidRPr="00D453A1" w:rsidRDefault="000A6C3D" w:rsidP="002B5F4D">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2B5F4D" w:rsidRPr="00D453A1">
        <w:rPr>
          <w:rFonts w:asciiTheme="minorHAnsi" w:hAnsiTheme="minorHAnsi" w:cstheme="minorHAnsi"/>
          <w:szCs w:val="24"/>
          <w:lang w:eastAsia="fr-FR" w:bidi="ar-SA"/>
        </w:rPr>
        <w:t xml:space="preserve"> soit le champs de saisie les caractères autorisés sont : </w:t>
      </w:r>
    </w:p>
    <w:p w:rsidR="002B5F4D" w:rsidRPr="00D453A1" w:rsidRDefault="002B5F4D" w:rsidP="005B01C3">
      <w:pPr>
        <w:numPr>
          <w:ilvl w:val="0"/>
          <w:numId w:val="329"/>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2B5F4D" w:rsidRPr="00D453A1" w:rsidRDefault="002B5F4D" w:rsidP="005B01C3">
      <w:pPr>
        <w:numPr>
          <w:ilvl w:val="0"/>
          <w:numId w:val="329"/>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2B5F4D" w:rsidRPr="00D453A1" w:rsidRDefault="002B5F4D" w:rsidP="005B01C3">
      <w:pPr>
        <w:numPr>
          <w:ilvl w:val="0"/>
          <w:numId w:val="329"/>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2B5F4D" w:rsidRPr="00D453A1" w:rsidRDefault="002B5F4D" w:rsidP="002B5F4D">
      <w:pPr>
        <w:tabs>
          <w:tab w:val="left" w:pos="1867"/>
        </w:tabs>
        <w:autoSpaceDE w:val="0"/>
        <w:autoSpaceDN w:val="0"/>
        <w:adjustRightInd w:val="0"/>
        <w:rPr>
          <w:rFonts w:asciiTheme="minorHAnsi" w:hAnsiTheme="minorHAnsi" w:cstheme="minorHAnsi"/>
          <w:szCs w:val="24"/>
        </w:rPr>
      </w:pPr>
      <w:r w:rsidRPr="00D453A1">
        <w:rPr>
          <w:rFonts w:asciiTheme="minorHAnsi" w:hAnsiTheme="minorHAnsi" w:cstheme="minorHAnsi"/>
          <w:szCs w:val="24"/>
          <w:lang w:eastAsia="fr-FR" w:bidi="ar-SA"/>
        </w:rPr>
        <w:t>le tiret bas ou underscore _,</w:t>
      </w:r>
    </w:p>
    <w:p w:rsidR="002B5F4D" w:rsidRDefault="00963104" w:rsidP="00963104">
      <w:pPr>
        <w:pStyle w:val="Titre4"/>
        <w:rPr>
          <w:rFonts w:asciiTheme="minorHAnsi" w:hAnsiTheme="minorHAnsi" w:cstheme="minorHAnsi"/>
        </w:rPr>
      </w:pPr>
      <w:r w:rsidRPr="00963104">
        <w:rPr>
          <w:rFonts w:asciiTheme="minorHAnsi" w:hAnsiTheme="minorHAnsi" w:cstheme="minorHAnsi"/>
        </w:rPr>
        <w:t>Modification : renseignement des données de ta_nature_juridique_ficoba_lmtay504</w:t>
      </w:r>
    </w:p>
    <w:p w:rsidR="00963104" w:rsidRPr="00D453A1" w:rsidRDefault="00963104" w:rsidP="00963104">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963104" w:rsidRPr="00D453A1" w:rsidRDefault="00963104" w:rsidP="00357DCC">
      <w:pPr>
        <w:numPr>
          <w:ilvl w:val="0"/>
          <w:numId w:val="501"/>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TYPE DE PERSONNE (LNJ)</w:t>
      </w:r>
    </w:p>
    <w:p w:rsidR="00963104" w:rsidRPr="00D453A1" w:rsidRDefault="00963104" w:rsidP="00357DCC">
      <w:pPr>
        <w:numPr>
          <w:ilvl w:val="0"/>
          <w:numId w:val="501"/>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 LIB COURT TYPE DE PERSONNE (L4NJ) </w:t>
      </w:r>
    </w:p>
    <w:p w:rsidR="00963104" w:rsidRPr="00D453A1" w:rsidRDefault="00963104" w:rsidP="00963104">
      <w:pPr>
        <w:autoSpaceDE w:val="0"/>
        <w:autoSpaceDN w:val="0"/>
        <w:adjustRightInd w:val="0"/>
        <w:rPr>
          <w:rFonts w:asciiTheme="minorHAnsi" w:hAnsiTheme="minorHAnsi" w:cstheme="minorHAnsi"/>
          <w:szCs w:val="24"/>
          <w:lang w:eastAsia="fr-FR" w:bidi="ar-SA"/>
        </w:rPr>
      </w:pPr>
    </w:p>
    <w:p w:rsidR="00963104" w:rsidRPr="00D453A1" w:rsidRDefault="00963104" w:rsidP="00963104">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963104" w:rsidRPr="00D453A1" w:rsidRDefault="00963104" w:rsidP="00357DCC">
      <w:pPr>
        <w:numPr>
          <w:ilvl w:val="0"/>
          <w:numId w:val="502"/>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963104" w:rsidRPr="00D453A1" w:rsidRDefault="00963104" w:rsidP="00963104">
      <w:pPr>
        <w:rPr>
          <w:rFonts w:asciiTheme="minorHAnsi" w:hAnsiTheme="minorHAnsi" w:cstheme="minorHAnsi"/>
          <w:szCs w:val="24"/>
        </w:rPr>
      </w:pPr>
    </w:p>
    <w:p w:rsidR="00497BBC" w:rsidRPr="00D453A1" w:rsidRDefault="00497BBC">
      <w:pPr>
        <w:rPr>
          <w:rFonts w:asciiTheme="minorHAnsi" w:hAnsiTheme="minorHAnsi" w:cstheme="minorHAnsi"/>
          <w:szCs w:val="24"/>
        </w:rPr>
      </w:pPr>
      <w:r w:rsidRPr="00D453A1">
        <w:rPr>
          <w:rFonts w:asciiTheme="minorHAnsi" w:hAnsiTheme="minorHAnsi" w:cstheme="minorHAnsi"/>
          <w:szCs w:val="24"/>
        </w:rPr>
        <w:br w:type="page"/>
      </w:r>
    </w:p>
    <w:p w:rsidR="00296660" w:rsidRPr="00BF16B6" w:rsidRDefault="00FA0FD9" w:rsidP="00FA0FD9">
      <w:pPr>
        <w:pStyle w:val="Titre3"/>
      </w:pPr>
      <w:bookmarkStart w:id="895" w:name="_Toc515444457"/>
      <w:r w:rsidRPr="00BF16B6">
        <w:t>ta_etat_du_client_lmtay532</w:t>
      </w:r>
      <w:bookmarkEnd w:id="895"/>
      <w:r w:rsidR="00AE699C">
        <w:rPr>
          <w:rFonts w:asciiTheme="minorHAnsi" w:hAnsiTheme="minorHAnsi" w:cstheme="minorHAnsi"/>
        </w:rPr>
        <w:fldChar w:fldCharType="begin"/>
      </w:r>
      <w:r w:rsidR="00AE699C">
        <w:instrText xml:space="preserve"> XE "</w:instrText>
      </w:r>
      <w:r w:rsidR="00AE699C" w:rsidRPr="001378E5">
        <w:rPr>
          <w:rFonts w:asciiTheme="minorHAnsi" w:hAnsiTheme="minorHAnsi" w:cstheme="minorHAnsi"/>
        </w:rPr>
        <w:instrText>lmtay532</w:instrText>
      </w:r>
      <w:r w:rsidR="00AE699C">
        <w:instrText xml:space="preserve">" </w:instrText>
      </w:r>
      <w:r w:rsidR="00AE699C">
        <w:rPr>
          <w:rFonts w:asciiTheme="minorHAnsi" w:hAnsiTheme="minorHAnsi" w:cstheme="minorHAnsi"/>
        </w:rPr>
        <w:fldChar w:fldCharType="end"/>
      </w:r>
    </w:p>
    <w:p w:rsidR="00296660" w:rsidRPr="00D453A1" w:rsidRDefault="00296660" w:rsidP="00296660">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état du client vis à vis de la DABF (ex : décédé, consigné.)</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2020"/>
        <w:gridCol w:w="947"/>
        <w:gridCol w:w="1218"/>
        <w:gridCol w:w="1114"/>
        <w:gridCol w:w="620"/>
        <w:gridCol w:w="1122"/>
        <w:gridCol w:w="787"/>
        <w:gridCol w:w="2472"/>
      </w:tblGrid>
      <w:tr w:rsidR="00887FA6" w:rsidRPr="004E2387" w:rsidTr="00EB2A80">
        <w:trPr>
          <w:trHeight w:val="450"/>
        </w:trPr>
        <w:tc>
          <w:tcPr>
            <w:tcW w:w="202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47"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18"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14"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2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22"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787"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72"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EB2A80" w:rsidRPr="004E2387" w:rsidTr="009B001B">
        <w:trPr>
          <w:trHeight w:val="137"/>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ACTIVITE ETAT CLI</w:t>
            </w:r>
          </w:p>
        </w:tc>
        <w:tc>
          <w:tcPr>
            <w:tcW w:w="947"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CVECL</w:t>
            </w:r>
          </w:p>
        </w:tc>
        <w:tc>
          <w:tcPr>
            <w:tcW w:w="121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14"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2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technique O/N</w:t>
            </w:r>
          </w:p>
        </w:tc>
        <w:tc>
          <w:tcPr>
            <w:tcW w:w="787"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72" w:type="dxa"/>
            <w:tcBorders>
              <w:top w:val="nil"/>
              <w:left w:val="nil"/>
              <w:bottom w:val="nil"/>
              <w:right w:val="nil"/>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 l'état d'activité du client</w:t>
            </w:r>
          </w:p>
        </w:tc>
      </w:tr>
      <w:tr w:rsidR="00EB2A80" w:rsidRPr="004E2387" w:rsidTr="009B001B">
        <w:trPr>
          <w:trHeight w:val="21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AUTORISE CREATION</w:t>
            </w:r>
          </w:p>
        </w:tc>
        <w:tc>
          <w:tcPr>
            <w:tcW w:w="947"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C0ACR</w:t>
            </w:r>
          </w:p>
        </w:tc>
        <w:tc>
          <w:tcPr>
            <w:tcW w:w="121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14"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2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technique O/N</w:t>
            </w:r>
          </w:p>
        </w:tc>
        <w:tc>
          <w:tcPr>
            <w:tcW w:w="787"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72" w:type="dxa"/>
            <w:tcBorders>
              <w:top w:val="single" w:sz="4" w:space="0" w:color="auto"/>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état du client  à l'ouverture d'un compte à la CDC</w:t>
            </w:r>
          </w:p>
        </w:tc>
      </w:tr>
      <w:tr w:rsidR="00EB2A80" w:rsidRPr="004E2387" w:rsidTr="009B001B">
        <w:trPr>
          <w:trHeight w:val="244"/>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ETAT DU CLIENT</w:t>
            </w:r>
          </w:p>
        </w:tc>
        <w:tc>
          <w:tcPr>
            <w:tcW w:w="94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CECLI</w:t>
            </w:r>
          </w:p>
        </w:tc>
        <w:tc>
          <w:tcPr>
            <w:tcW w:w="121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w:t>
            </w:r>
          </w:p>
        </w:tc>
        <w:tc>
          <w:tcPr>
            <w:tcW w:w="1114"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2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78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7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nomenclature de l'état du client (DECEDE, ….)</w:t>
            </w:r>
          </w:p>
        </w:tc>
      </w:tr>
      <w:tr w:rsidR="00EB2A80" w:rsidRPr="004E2387" w:rsidTr="009B001B">
        <w:trPr>
          <w:trHeight w:val="534"/>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4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1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14"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2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78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7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EB2A80" w:rsidRPr="004E2387" w:rsidTr="009B001B">
        <w:trPr>
          <w:trHeight w:val="46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47"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1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14"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22"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787"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7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EB2A80" w:rsidRPr="004E2387" w:rsidTr="009B001B">
        <w:trPr>
          <w:trHeight w:val="42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47"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1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14"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22"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78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7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EB2A80" w:rsidRPr="004E2387" w:rsidTr="009B001B">
        <w:trPr>
          <w:trHeight w:val="211"/>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COURT ETAT DU CLIENT</w:t>
            </w:r>
          </w:p>
        </w:tc>
        <w:tc>
          <w:tcPr>
            <w:tcW w:w="94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LCCLI</w:t>
            </w:r>
          </w:p>
        </w:tc>
        <w:tc>
          <w:tcPr>
            <w:tcW w:w="121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(12)</w:t>
            </w:r>
          </w:p>
        </w:tc>
        <w:tc>
          <w:tcPr>
            <w:tcW w:w="1114"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2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78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7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r w:rsidR="00EB2A80" w:rsidRPr="004E2387" w:rsidTr="009B001B">
        <w:trPr>
          <w:trHeight w:val="129"/>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ETAT DU CLIENT</w:t>
            </w:r>
          </w:p>
        </w:tc>
        <w:tc>
          <w:tcPr>
            <w:tcW w:w="94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YL0ECL</w:t>
            </w:r>
          </w:p>
        </w:tc>
        <w:tc>
          <w:tcPr>
            <w:tcW w:w="121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14"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112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p>
        </w:tc>
        <w:tc>
          <w:tcPr>
            <w:tcW w:w="78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9B001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7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bl>
    <w:p w:rsidR="00987BDB" w:rsidRPr="00D453A1" w:rsidRDefault="00987BDB" w:rsidP="00296660">
      <w:pPr>
        <w:rPr>
          <w:rFonts w:asciiTheme="minorHAnsi" w:hAnsiTheme="minorHAnsi" w:cstheme="minorHAnsi"/>
          <w:szCs w:val="24"/>
        </w:rPr>
      </w:pPr>
    </w:p>
    <w:p w:rsidR="00FA0FD9" w:rsidRPr="004E2387" w:rsidRDefault="00FA0FD9" w:rsidP="00E018E2">
      <w:pPr>
        <w:pStyle w:val="Titre4"/>
      </w:pPr>
      <w:r w:rsidRPr="004E2387">
        <w:t>Création : renseignement des données de ta_etat_du_client_lmtay532</w:t>
      </w: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FA0FD9" w:rsidRPr="00D453A1" w:rsidRDefault="00FA0FD9" w:rsidP="00AF1B75">
      <w:pPr>
        <w:numPr>
          <w:ilvl w:val="0"/>
          <w:numId w:val="34"/>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 CODE ETAT DU CLIENT (CECLI) </w:t>
      </w:r>
    </w:p>
    <w:p w:rsidR="00FA0FD9" w:rsidRPr="00D453A1" w:rsidRDefault="00FA0FD9" w:rsidP="00AF1B75">
      <w:pPr>
        <w:numPr>
          <w:ilvl w:val="0"/>
          <w:numId w:val="34"/>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 LIBELLE ETAT DU CLIENT (YL0ECL) </w:t>
      </w:r>
    </w:p>
    <w:p w:rsidR="00FA0FD9" w:rsidRPr="00D453A1" w:rsidRDefault="00FA0FD9" w:rsidP="00AF1B75">
      <w:pPr>
        <w:numPr>
          <w:ilvl w:val="0"/>
          <w:numId w:val="34"/>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 LIB COURT ETAT DU CLIENT (LCCLI) </w:t>
      </w:r>
    </w:p>
    <w:p w:rsidR="00FA0FD9" w:rsidRPr="00D453A1" w:rsidRDefault="00FA0FD9" w:rsidP="00FA0FD9">
      <w:pPr>
        <w:autoSpaceDE w:val="0"/>
        <w:autoSpaceDN w:val="0"/>
        <w:adjustRightInd w:val="0"/>
        <w:rPr>
          <w:rFonts w:asciiTheme="minorHAnsi" w:hAnsiTheme="minorHAnsi" w:cstheme="minorHAnsi"/>
          <w:szCs w:val="24"/>
          <w:lang w:eastAsia="fr-FR" w:bidi="ar-SA"/>
        </w:rPr>
      </w:pP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FA0FD9" w:rsidRPr="00D453A1" w:rsidRDefault="00FA0FD9" w:rsidP="00AF1B75">
      <w:pPr>
        <w:numPr>
          <w:ilvl w:val="0"/>
          <w:numId w:val="35"/>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FA0FD9" w:rsidRPr="00D453A1" w:rsidRDefault="00FA0FD9" w:rsidP="00FA0FD9">
      <w:pPr>
        <w:autoSpaceDE w:val="0"/>
        <w:autoSpaceDN w:val="0"/>
        <w:adjustRightInd w:val="0"/>
        <w:rPr>
          <w:rFonts w:asciiTheme="minorHAnsi" w:hAnsiTheme="minorHAnsi" w:cstheme="minorHAnsi"/>
          <w:szCs w:val="24"/>
          <w:lang w:eastAsia="fr-FR" w:bidi="ar-SA"/>
        </w:rPr>
      </w:pP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une liste déroulante issue de la table ta_choix_oui_non : </w:t>
      </w:r>
    </w:p>
    <w:p w:rsidR="00FA0FD9" w:rsidRPr="00D453A1" w:rsidRDefault="00FA0FD9" w:rsidP="00AF1B75">
      <w:pPr>
        <w:numPr>
          <w:ilvl w:val="0"/>
          <w:numId w:val="36"/>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CODE AUTORISE CREATION (C0ACR) </w:t>
      </w:r>
    </w:p>
    <w:p w:rsidR="00FA0FD9" w:rsidRPr="00D453A1" w:rsidRDefault="00FA0FD9" w:rsidP="00AF1B75">
      <w:pPr>
        <w:numPr>
          <w:ilvl w:val="0"/>
          <w:numId w:val="36"/>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CODE ACTIVITE ETAT CLI (CVECL) </w:t>
      </w:r>
    </w:p>
    <w:p w:rsidR="00FA0FD9" w:rsidRPr="00D453A1" w:rsidRDefault="00FA0FD9" w:rsidP="00FA0FD9">
      <w:pPr>
        <w:rPr>
          <w:rFonts w:asciiTheme="minorHAnsi" w:hAnsiTheme="minorHAnsi" w:cstheme="minorHAnsi"/>
          <w:szCs w:val="24"/>
        </w:rPr>
      </w:pPr>
      <w:r w:rsidRPr="00D453A1">
        <w:rPr>
          <w:rFonts w:asciiTheme="minorHAnsi" w:hAnsiTheme="minorHAnsi" w:cstheme="minorHAnsi"/>
          <w:szCs w:val="24"/>
          <w:lang w:eastAsia="fr-FR" w:bidi="ar-SA"/>
        </w:rPr>
        <w:t>La liste déroulante propose pour chacune de ses zones toutes les valeurs de la table ta_choix_oui_non qui ne sont pas closes (lignes de ta_choix_oui_non dont la DATE DE CLOTURE YDCLOT est supérieure strictement à la date du jour)</w:t>
      </w:r>
    </w:p>
    <w:p w:rsidR="00FA0FD9" w:rsidRPr="00D453A1" w:rsidRDefault="00FA0FD9" w:rsidP="00FA0FD9">
      <w:pPr>
        <w:rPr>
          <w:rFonts w:asciiTheme="minorHAnsi" w:hAnsiTheme="minorHAnsi" w:cstheme="minorHAnsi"/>
          <w:szCs w:val="24"/>
        </w:rPr>
      </w:pPr>
    </w:p>
    <w:p w:rsidR="00FA0FD9" w:rsidRPr="004E2387" w:rsidRDefault="00FA0FD9" w:rsidP="00FA0FD9">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ta_etat_du_client_lmtay532</w:t>
      </w: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FA0FD9" w:rsidRPr="00D453A1" w:rsidRDefault="00FA0FD9" w:rsidP="005B01C3">
      <w:pPr>
        <w:numPr>
          <w:ilvl w:val="0"/>
          <w:numId w:val="109"/>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CODE ETAT DU CLIENT (CECLI) </w:t>
      </w:r>
    </w:p>
    <w:p w:rsidR="00FA0FD9" w:rsidRPr="00D453A1" w:rsidRDefault="00FA0FD9" w:rsidP="005B01C3">
      <w:pPr>
        <w:numPr>
          <w:ilvl w:val="0"/>
          <w:numId w:val="109"/>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LIBELLE ETAT DU CLIENT (YL0ECL) </w:t>
      </w:r>
    </w:p>
    <w:p w:rsidR="00FA0FD9" w:rsidRPr="00D453A1" w:rsidRDefault="00FA0FD9" w:rsidP="005B01C3">
      <w:pPr>
        <w:numPr>
          <w:ilvl w:val="0"/>
          <w:numId w:val="109"/>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COURT ETAT DU CLIENT (LCCLI)</w:t>
      </w:r>
    </w:p>
    <w:p w:rsidR="00FA0FD9" w:rsidRPr="00D453A1" w:rsidRDefault="00FA0FD9" w:rsidP="00FA0FD9">
      <w:pPr>
        <w:autoSpaceDE w:val="0"/>
        <w:autoSpaceDN w:val="0"/>
        <w:adjustRightInd w:val="0"/>
        <w:rPr>
          <w:rFonts w:asciiTheme="minorHAnsi" w:hAnsiTheme="minorHAnsi" w:cstheme="minorHAnsi"/>
          <w:szCs w:val="24"/>
          <w:lang w:eastAsia="fr-FR" w:bidi="ar-SA"/>
        </w:rPr>
      </w:pP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FA0FD9" w:rsidRPr="00D453A1" w:rsidRDefault="00FA0FD9" w:rsidP="005B01C3">
      <w:pPr>
        <w:numPr>
          <w:ilvl w:val="0"/>
          <w:numId w:val="110"/>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ETAT DU CLIENT (CECLI) : 2 caractères.</w:t>
      </w:r>
    </w:p>
    <w:p w:rsidR="00FA0FD9" w:rsidRPr="00D453A1" w:rsidRDefault="00FA0FD9" w:rsidP="005B01C3">
      <w:pPr>
        <w:numPr>
          <w:ilvl w:val="0"/>
          <w:numId w:val="111"/>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ETAT DU CLIENT (YL0ECL) : 32 caractères.</w:t>
      </w:r>
    </w:p>
    <w:p w:rsidR="00FA0FD9" w:rsidRPr="00D453A1" w:rsidRDefault="00FA0FD9" w:rsidP="005B01C3">
      <w:pPr>
        <w:numPr>
          <w:ilvl w:val="0"/>
          <w:numId w:val="111"/>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COURT ETAT DU CLIENT (LCCLI) : 12 caractères.</w:t>
      </w:r>
    </w:p>
    <w:p w:rsidR="00FA0FD9" w:rsidRPr="00D453A1" w:rsidRDefault="00FA0FD9" w:rsidP="00FA0FD9">
      <w:pPr>
        <w:autoSpaceDE w:val="0"/>
        <w:autoSpaceDN w:val="0"/>
        <w:adjustRightInd w:val="0"/>
        <w:rPr>
          <w:rFonts w:asciiTheme="minorHAnsi" w:hAnsiTheme="minorHAnsi" w:cstheme="minorHAnsi"/>
          <w:szCs w:val="24"/>
          <w:lang w:eastAsia="fr-FR" w:bidi="ar-SA"/>
        </w:rPr>
      </w:pP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d'unicité : </w:t>
      </w: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sur CODE ETAT DU CLIENT (CECLI) </w:t>
      </w:r>
    </w:p>
    <w:p w:rsidR="00FA0FD9" w:rsidRPr="00D453A1" w:rsidRDefault="00FA0FD9" w:rsidP="00FA0FD9">
      <w:pPr>
        <w:autoSpaceDE w:val="0"/>
        <w:autoSpaceDN w:val="0"/>
        <w:adjustRightInd w:val="0"/>
        <w:rPr>
          <w:rFonts w:asciiTheme="minorHAnsi" w:hAnsiTheme="minorHAnsi" w:cstheme="minorHAnsi"/>
          <w:szCs w:val="24"/>
          <w:lang w:eastAsia="fr-FR" w:bidi="ar-SA"/>
        </w:rPr>
      </w:pP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FA0FD9" w:rsidRPr="00D453A1" w:rsidRDefault="000A6C3D"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FA0FD9" w:rsidRPr="00D453A1">
        <w:rPr>
          <w:rFonts w:asciiTheme="minorHAnsi" w:hAnsiTheme="minorHAnsi" w:cstheme="minorHAnsi"/>
          <w:szCs w:val="24"/>
          <w:lang w:eastAsia="fr-FR" w:bidi="ar-SA"/>
        </w:rPr>
        <w:t xml:space="preserve"> soit le champs de saisie les caractères autorisés sont : </w:t>
      </w:r>
    </w:p>
    <w:p w:rsidR="00FA0FD9" w:rsidRPr="00D453A1" w:rsidRDefault="00FA0FD9" w:rsidP="005B01C3">
      <w:pPr>
        <w:numPr>
          <w:ilvl w:val="0"/>
          <w:numId w:val="112"/>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FA0FD9" w:rsidRPr="00D453A1" w:rsidRDefault="00FA0FD9" w:rsidP="005B01C3">
      <w:pPr>
        <w:numPr>
          <w:ilvl w:val="0"/>
          <w:numId w:val="112"/>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FA0FD9" w:rsidRPr="00D453A1" w:rsidRDefault="00FA0FD9" w:rsidP="005B01C3">
      <w:pPr>
        <w:numPr>
          <w:ilvl w:val="0"/>
          <w:numId w:val="112"/>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FA0FD9" w:rsidRPr="00D453A1" w:rsidRDefault="00FA0FD9" w:rsidP="00FA0FD9">
      <w:pPr>
        <w:autoSpaceDE w:val="0"/>
        <w:autoSpaceDN w:val="0"/>
        <w:adjustRightInd w:val="0"/>
        <w:rPr>
          <w:rFonts w:asciiTheme="minorHAnsi" w:hAnsiTheme="minorHAnsi" w:cstheme="minorHAnsi"/>
          <w:szCs w:val="24"/>
          <w:lang w:eastAsia="fr-FR" w:bidi="ar-SA"/>
        </w:rPr>
      </w:pPr>
    </w:p>
    <w:p w:rsidR="00FA0FD9" w:rsidRPr="004E2387" w:rsidRDefault="00FA0FD9" w:rsidP="00FA0FD9">
      <w:pPr>
        <w:pStyle w:val="Titre4"/>
        <w:rPr>
          <w:rFonts w:asciiTheme="minorHAnsi" w:hAnsiTheme="minorHAnsi" w:cstheme="minorHAnsi"/>
        </w:rPr>
      </w:pPr>
      <w:r w:rsidRPr="004E2387">
        <w:rPr>
          <w:rFonts w:asciiTheme="minorHAnsi" w:hAnsiTheme="minorHAnsi" w:cstheme="minorHAnsi"/>
        </w:rPr>
        <w:t>Modification : contrôle des données de ta_etat_du_client_lmtay532</w:t>
      </w: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FA0FD9" w:rsidRPr="00D453A1" w:rsidRDefault="00FA0FD9" w:rsidP="005B01C3">
      <w:pPr>
        <w:numPr>
          <w:ilvl w:val="0"/>
          <w:numId w:val="304"/>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LIBELLE ETAT DU CLIENT (YL0ECL) </w:t>
      </w:r>
    </w:p>
    <w:p w:rsidR="00FA0FD9" w:rsidRPr="00D453A1" w:rsidRDefault="00FA0FD9" w:rsidP="005B01C3">
      <w:pPr>
        <w:numPr>
          <w:ilvl w:val="0"/>
          <w:numId w:val="304"/>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COURT ETAT DU CLIENT (LCCLI)</w:t>
      </w:r>
    </w:p>
    <w:p w:rsidR="00FA0FD9" w:rsidRPr="00D453A1" w:rsidRDefault="00FA0FD9" w:rsidP="00FA0FD9">
      <w:pPr>
        <w:autoSpaceDE w:val="0"/>
        <w:autoSpaceDN w:val="0"/>
        <w:adjustRightInd w:val="0"/>
        <w:rPr>
          <w:rFonts w:asciiTheme="minorHAnsi" w:hAnsiTheme="minorHAnsi" w:cstheme="minorHAnsi"/>
          <w:szCs w:val="24"/>
          <w:lang w:eastAsia="fr-FR" w:bidi="ar-SA"/>
        </w:rPr>
      </w:pP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FA0FD9" w:rsidRPr="00D453A1" w:rsidRDefault="00FA0FD9" w:rsidP="005B01C3">
      <w:pPr>
        <w:numPr>
          <w:ilvl w:val="0"/>
          <w:numId w:val="305"/>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ETAT DU CLIENT (YL0ECL) : 32 caractères.</w:t>
      </w:r>
    </w:p>
    <w:p w:rsidR="00FA0FD9" w:rsidRPr="00D453A1" w:rsidRDefault="00FA0FD9" w:rsidP="005B01C3">
      <w:pPr>
        <w:numPr>
          <w:ilvl w:val="0"/>
          <w:numId w:val="305"/>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 COURT ETAT DU CLIENT (LCCLI) : 12 caractères.</w:t>
      </w:r>
    </w:p>
    <w:p w:rsidR="00FA0FD9" w:rsidRPr="00D453A1" w:rsidRDefault="00FA0FD9" w:rsidP="00FA0FD9">
      <w:pPr>
        <w:autoSpaceDE w:val="0"/>
        <w:autoSpaceDN w:val="0"/>
        <w:adjustRightInd w:val="0"/>
        <w:rPr>
          <w:rFonts w:asciiTheme="minorHAnsi" w:hAnsiTheme="minorHAnsi" w:cstheme="minorHAnsi"/>
          <w:szCs w:val="24"/>
          <w:lang w:eastAsia="fr-FR" w:bidi="ar-SA"/>
        </w:rPr>
      </w:pPr>
    </w:p>
    <w:p w:rsidR="00FA0FD9" w:rsidRPr="00D453A1" w:rsidRDefault="00FA0FD9"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FA0FD9" w:rsidRPr="00D453A1" w:rsidRDefault="000A6C3D" w:rsidP="00FA0FD9">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FA0FD9" w:rsidRPr="00D453A1">
        <w:rPr>
          <w:rFonts w:asciiTheme="minorHAnsi" w:hAnsiTheme="minorHAnsi" w:cstheme="minorHAnsi"/>
          <w:szCs w:val="24"/>
          <w:lang w:eastAsia="fr-FR" w:bidi="ar-SA"/>
        </w:rPr>
        <w:t xml:space="preserve"> soit le champs de saisie les caractères autorisés sont : </w:t>
      </w:r>
    </w:p>
    <w:p w:rsidR="00FA0FD9" w:rsidRPr="00D453A1" w:rsidRDefault="00FA0FD9" w:rsidP="005B01C3">
      <w:pPr>
        <w:numPr>
          <w:ilvl w:val="0"/>
          <w:numId w:val="306"/>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FA0FD9" w:rsidRPr="00D453A1" w:rsidRDefault="00FA0FD9" w:rsidP="005B01C3">
      <w:pPr>
        <w:numPr>
          <w:ilvl w:val="0"/>
          <w:numId w:val="306"/>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FA0FD9" w:rsidRPr="00D453A1" w:rsidRDefault="00FA0FD9" w:rsidP="005B01C3">
      <w:pPr>
        <w:numPr>
          <w:ilvl w:val="0"/>
          <w:numId w:val="306"/>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FA0FD9" w:rsidRPr="00D453A1" w:rsidRDefault="00FA0FD9" w:rsidP="00FA0FD9">
      <w:pPr>
        <w:tabs>
          <w:tab w:val="left" w:pos="1867"/>
        </w:tabs>
        <w:autoSpaceDE w:val="0"/>
        <w:autoSpaceDN w:val="0"/>
        <w:adjustRightInd w:val="0"/>
        <w:ind w:firstLine="708"/>
        <w:rPr>
          <w:rFonts w:asciiTheme="minorHAnsi" w:hAnsiTheme="minorHAnsi" w:cstheme="minorHAnsi"/>
          <w:szCs w:val="24"/>
        </w:rPr>
      </w:pPr>
      <w:r w:rsidRPr="00D453A1">
        <w:rPr>
          <w:rFonts w:asciiTheme="minorHAnsi" w:hAnsiTheme="minorHAnsi" w:cstheme="minorHAnsi"/>
          <w:szCs w:val="24"/>
          <w:lang w:eastAsia="fr-FR" w:bidi="ar-SA"/>
        </w:rPr>
        <w:t>le tiret bas ou underscore _,</w:t>
      </w:r>
    </w:p>
    <w:p w:rsidR="00FA0FD9" w:rsidRDefault="00794144" w:rsidP="00794144">
      <w:pPr>
        <w:pStyle w:val="Titre4"/>
        <w:rPr>
          <w:rFonts w:asciiTheme="minorHAnsi" w:hAnsiTheme="minorHAnsi" w:cstheme="minorHAnsi"/>
        </w:rPr>
      </w:pPr>
      <w:r w:rsidRPr="00794144">
        <w:rPr>
          <w:rFonts w:asciiTheme="minorHAnsi" w:hAnsiTheme="minorHAnsi" w:cstheme="minorHAnsi"/>
        </w:rPr>
        <w:t>Modification : renseignement des données de ta_etat_du_client_lmtay532</w:t>
      </w:r>
    </w:p>
    <w:p w:rsidR="00794144" w:rsidRPr="00D453A1" w:rsidRDefault="00794144" w:rsidP="00794144">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794144" w:rsidRPr="00D453A1" w:rsidRDefault="00794144" w:rsidP="00357DCC">
      <w:pPr>
        <w:numPr>
          <w:ilvl w:val="0"/>
          <w:numId w:val="479"/>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 LIBELLE ETAT DU CLIENT (YL0ECL) </w:t>
      </w:r>
    </w:p>
    <w:p w:rsidR="00794144" w:rsidRPr="00D453A1" w:rsidRDefault="00794144" w:rsidP="00357DCC">
      <w:pPr>
        <w:numPr>
          <w:ilvl w:val="0"/>
          <w:numId w:val="479"/>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 LIB COURT ETAT DU CLIENT (LCCLI) </w:t>
      </w:r>
    </w:p>
    <w:p w:rsidR="00794144" w:rsidRPr="00D453A1" w:rsidRDefault="00794144" w:rsidP="00794144">
      <w:pPr>
        <w:autoSpaceDE w:val="0"/>
        <w:autoSpaceDN w:val="0"/>
        <w:adjustRightInd w:val="0"/>
        <w:rPr>
          <w:rFonts w:asciiTheme="minorHAnsi" w:hAnsiTheme="minorHAnsi" w:cstheme="minorHAnsi"/>
          <w:szCs w:val="24"/>
          <w:lang w:eastAsia="fr-FR" w:bidi="ar-SA"/>
        </w:rPr>
      </w:pPr>
    </w:p>
    <w:p w:rsidR="00794144" w:rsidRPr="00D453A1" w:rsidRDefault="00794144" w:rsidP="00794144">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794144" w:rsidRPr="00D453A1" w:rsidRDefault="00794144" w:rsidP="00357DCC">
      <w:pPr>
        <w:numPr>
          <w:ilvl w:val="0"/>
          <w:numId w:val="480"/>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794144" w:rsidRPr="00D453A1" w:rsidRDefault="00794144" w:rsidP="00794144">
      <w:pPr>
        <w:autoSpaceDE w:val="0"/>
        <w:autoSpaceDN w:val="0"/>
        <w:adjustRightInd w:val="0"/>
        <w:rPr>
          <w:rFonts w:asciiTheme="minorHAnsi" w:hAnsiTheme="minorHAnsi" w:cstheme="minorHAnsi"/>
          <w:szCs w:val="24"/>
          <w:lang w:eastAsia="fr-FR" w:bidi="ar-SA"/>
        </w:rPr>
      </w:pPr>
    </w:p>
    <w:p w:rsidR="00794144" w:rsidRPr="00D453A1" w:rsidRDefault="00794144" w:rsidP="00794144">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une liste déroulante issue de la table ta_choix_oui_non : </w:t>
      </w:r>
    </w:p>
    <w:p w:rsidR="00794144" w:rsidRPr="00D453A1" w:rsidRDefault="00794144" w:rsidP="00357DCC">
      <w:pPr>
        <w:numPr>
          <w:ilvl w:val="0"/>
          <w:numId w:val="481"/>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CODE AUTORISE CREATION (C0ACR) </w:t>
      </w:r>
    </w:p>
    <w:p w:rsidR="00794144" w:rsidRPr="00D453A1" w:rsidRDefault="00794144" w:rsidP="00357DCC">
      <w:pPr>
        <w:numPr>
          <w:ilvl w:val="0"/>
          <w:numId w:val="482"/>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CODE ACTIVITE ETAT CLI (CVECL) </w:t>
      </w:r>
    </w:p>
    <w:p w:rsidR="00794144" w:rsidRPr="00D453A1" w:rsidRDefault="00794144" w:rsidP="00794144">
      <w:pPr>
        <w:rPr>
          <w:rFonts w:asciiTheme="minorHAnsi" w:hAnsiTheme="minorHAnsi" w:cstheme="minorHAnsi"/>
          <w:szCs w:val="24"/>
        </w:rPr>
      </w:pPr>
      <w:r w:rsidRPr="00D453A1">
        <w:rPr>
          <w:rFonts w:asciiTheme="minorHAnsi" w:hAnsiTheme="minorHAnsi" w:cstheme="minorHAnsi"/>
          <w:szCs w:val="24"/>
          <w:lang w:eastAsia="fr-FR" w:bidi="ar-SA"/>
        </w:rPr>
        <w:t>La liste déroulante propose pour chacune de ses zones toutes les valeurs de la table ta_choix_oui_non qui ne sont pas closes (lignes de ta_choix_oui_non dont la DATE DE CLOTURE YDCLOT est supérieure strictement à la date du jour)</w:t>
      </w:r>
    </w:p>
    <w:p w:rsidR="00643F19" w:rsidRPr="00D453A1" w:rsidRDefault="00643F19">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br w:type="page"/>
      </w:r>
    </w:p>
    <w:p w:rsidR="00C40485" w:rsidRPr="004E2387" w:rsidRDefault="00C40485" w:rsidP="00934CC1">
      <w:pPr>
        <w:pStyle w:val="Titre2"/>
        <w:rPr>
          <w:lang w:eastAsia="fr-FR" w:bidi="ar-SA"/>
        </w:rPr>
      </w:pPr>
      <w:bookmarkStart w:id="896" w:name="_Toc515444458"/>
      <w:r w:rsidRPr="004E2387">
        <w:rPr>
          <w:lang w:eastAsia="fr-FR" w:bidi="ar-SA"/>
        </w:rPr>
        <w:t>Qualité politesse (</w:t>
      </w:r>
      <w:r w:rsidR="00934CC1">
        <w:rPr>
          <w:lang w:eastAsia="fr-FR" w:bidi="ar-SA"/>
        </w:rPr>
        <w:t>E</w:t>
      </w:r>
      <w:r w:rsidRPr="004E2387">
        <w:rPr>
          <w:lang w:eastAsia="fr-FR" w:bidi="ar-SA"/>
        </w:rPr>
        <w:t>)</w:t>
      </w:r>
      <w:bookmarkEnd w:id="896"/>
    </w:p>
    <w:p w:rsidR="00D517CA" w:rsidRPr="004E2387" w:rsidRDefault="00D517CA" w:rsidP="00DF5D3C">
      <w:pPr>
        <w:pStyle w:val="Titre4"/>
        <w:rPr>
          <w:lang w:eastAsia="fr-FR" w:bidi="ar-SA"/>
        </w:rPr>
      </w:pPr>
      <w:r w:rsidRPr="004E2387">
        <w:rPr>
          <w:lang w:eastAsia="fr-FR" w:bidi="ar-SA"/>
        </w:rPr>
        <w:t>ta_qualite_normalisee_lmtay520</w:t>
      </w:r>
      <w:r w:rsidR="00AE699C">
        <w:rPr>
          <w:lang w:eastAsia="fr-FR" w:bidi="ar-SA"/>
        </w:rPr>
        <w:fldChar w:fldCharType="begin"/>
      </w:r>
      <w:r w:rsidR="00AE699C">
        <w:instrText xml:space="preserve"> XE "</w:instrText>
      </w:r>
      <w:r w:rsidR="00AE699C" w:rsidRPr="001378E5">
        <w:rPr>
          <w:lang w:eastAsia="fr-FR" w:bidi="ar-SA"/>
        </w:rPr>
        <w:instrText>lmtay520</w:instrText>
      </w:r>
      <w:r w:rsidR="00AE699C">
        <w:instrText xml:space="preserve">" </w:instrText>
      </w:r>
      <w:r w:rsidR="00AE699C">
        <w:rPr>
          <w:lang w:eastAsia="fr-FR" w:bidi="ar-SA"/>
        </w:rPr>
        <w:fldChar w:fldCharType="end"/>
      </w:r>
    </w:p>
    <w:p w:rsidR="0008681A" w:rsidRPr="00D453A1" w:rsidRDefault="00E82080" w:rsidP="0008681A">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Qualités</w:t>
      </w:r>
      <w:r w:rsidR="0008681A" w:rsidRPr="00D453A1">
        <w:rPr>
          <w:rFonts w:asciiTheme="minorHAnsi" w:eastAsia="Times New Roman" w:hAnsiTheme="minorHAnsi" w:cstheme="minorHAnsi"/>
          <w:color w:val="000000"/>
          <w:szCs w:val="24"/>
          <w:lang w:eastAsia="fr-FR" w:bidi="ar-SA"/>
        </w:rPr>
        <w:t xml:space="preserve"> de la personne utilisées pour la constitution du fichier des comptes bancaires demande par la DGI (ex : monsieur,..), appelé aussi code qualité normalisé FICOBA</w:t>
      </w:r>
    </w:p>
    <w:p w:rsidR="00987BDB" w:rsidRPr="004E2387" w:rsidRDefault="00987BDB" w:rsidP="008B17A6">
      <w:pPr>
        <w:pStyle w:val="Titre5"/>
        <w:rPr>
          <w:lang w:eastAsia="fr-FR" w:bidi="ar-SA"/>
        </w:rPr>
      </w:pPr>
      <w:r w:rsidRPr="004E2387">
        <w:rPr>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650801" w:rsidRPr="004E2387" w:rsidTr="00650801">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650801" w:rsidRPr="004E2387" w:rsidTr="00E82080">
        <w:trPr>
          <w:trHeight w:val="351"/>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QUALITE NORMALISE</w:t>
            </w:r>
          </w:p>
        </w:tc>
        <w:tc>
          <w:tcPr>
            <w:tcW w:w="96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CQNORM</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Identifiant correspondant au code qualité normalisé</w:t>
            </w:r>
          </w:p>
        </w:tc>
      </w:tr>
      <w:tr w:rsidR="00650801" w:rsidRPr="004E2387" w:rsidTr="00E82080">
        <w:trPr>
          <w:trHeight w:val="65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650801" w:rsidRPr="004E2387" w:rsidTr="00E82080">
        <w:trPr>
          <w:trHeight w:val="43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650801" w:rsidRPr="004E2387" w:rsidTr="00E82080">
        <w:trPr>
          <w:trHeight w:val="24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COURT QUALITE NORMALISE</w:t>
            </w:r>
          </w:p>
        </w:tc>
        <w:tc>
          <w:tcPr>
            <w:tcW w:w="96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LRNOR</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court correspondant au code qualité normalisé</w:t>
            </w:r>
          </w:p>
        </w:tc>
      </w:tr>
      <w:tr w:rsidR="00650801" w:rsidRPr="004E2387" w:rsidTr="00E82080">
        <w:trPr>
          <w:trHeight w:val="269"/>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QUALITE NORMALISE</w:t>
            </w:r>
          </w:p>
        </w:tc>
        <w:tc>
          <w:tcPr>
            <w:tcW w:w="96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LCNOR</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(12)</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correspondant au code qualité normalisé</w:t>
            </w:r>
          </w:p>
        </w:tc>
      </w:tr>
      <w:tr w:rsidR="00650801" w:rsidRPr="004E2387" w:rsidTr="00E82080">
        <w:trPr>
          <w:trHeight w:val="58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E8208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D453A1" w:rsidRDefault="00987BDB" w:rsidP="0008681A">
      <w:pPr>
        <w:rPr>
          <w:rFonts w:asciiTheme="minorHAnsi" w:hAnsiTheme="minorHAnsi" w:cstheme="minorHAnsi"/>
          <w:szCs w:val="24"/>
          <w:lang w:eastAsia="fr-FR" w:bidi="ar-SA"/>
        </w:rPr>
      </w:pPr>
    </w:p>
    <w:p w:rsidR="00D517CA" w:rsidRPr="004E2387" w:rsidRDefault="00D517CA" w:rsidP="008B17A6">
      <w:pPr>
        <w:pStyle w:val="Titre5"/>
        <w:rPr>
          <w:lang w:eastAsia="fr-FR" w:bidi="ar-SA"/>
        </w:rPr>
      </w:pPr>
      <w:r w:rsidRPr="004E2387">
        <w:rPr>
          <w:lang w:eastAsia="fr-FR" w:bidi="ar-SA"/>
        </w:rPr>
        <w:t>Création : renseignement des données de ta_qualite_normalisee_lmtay520</w:t>
      </w: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D517CA" w:rsidRPr="00D453A1" w:rsidRDefault="00D517CA" w:rsidP="00B97328">
      <w:pPr>
        <w:numPr>
          <w:ilvl w:val="0"/>
          <w:numId w:val="68"/>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QUALITE NORMALISE (CQNORM)</w:t>
      </w:r>
    </w:p>
    <w:p w:rsidR="00D517CA" w:rsidRPr="00D453A1" w:rsidRDefault="00D517CA" w:rsidP="00B97328">
      <w:pPr>
        <w:numPr>
          <w:ilvl w:val="0"/>
          <w:numId w:val="68"/>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QUALITE NORMALISE (LCNOR)</w:t>
      </w:r>
    </w:p>
    <w:p w:rsidR="00D517CA" w:rsidRPr="00D453A1" w:rsidRDefault="00D517CA" w:rsidP="00B97328">
      <w:pPr>
        <w:numPr>
          <w:ilvl w:val="0"/>
          <w:numId w:val="68"/>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COURT QUALITE NORMALISE  (LRNOR)</w:t>
      </w:r>
    </w:p>
    <w:p w:rsidR="00D517CA" w:rsidRPr="00D453A1" w:rsidRDefault="00D517CA" w:rsidP="00D517CA">
      <w:pPr>
        <w:autoSpaceDE w:val="0"/>
        <w:autoSpaceDN w:val="0"/>
        <w:adjustRightInd w:val="0"/>
        <w:rPr>
          <w:rFonts w:asciiTheme="minorHAnsi" w:hAnsiTheme="minorHAnsi" w:cstheme="minorHAnsi"/>
          <w:szCs w:val="24"/>
          <w:lang w:eastAsia="fr-FR" w:bidi="ar-SA"/>
        </w:rPr>
      </w:pP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D517CA" w:rsidRPr="00D453A1" w:rsidRDefault="00D517CA" w:rsidP="00D517CA">
      <w:pPr>
        <w:tabs>
          <w:tab w:val="left" w:pos="3956"/>
        </w:tabs>
        <w:ind w:firstLine="708"/>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D517CA" w:rsidRPr="00D453A1" w:rsidRDefault="00D517CA" w:rsidP="00D517CA">
      <w:pPr>
        <w:tabs>
          <w:tab w:val="left" w:pos="3956"/>
        </w:tabs>
        <w:ind w:firstLine="708"/>
        <w:rPr>
          <w:rFonts w:asciiTheme="minorHAnsi" w:hAnsiTheme="minorHAnsi" w:cstheme="minorHAnsi"/>
          <w:szCs w:val="24"/>
          <w:lang w:eastAsia="fr-FR" w:bidi="ar-SA"/>
        </w:rPr>
      </w:pPr>
    </w:p>
    <w:p w:rsidR="00D517CA" w:rsidRPr="004E2387" w:rsidRDefault="00D517CA" w:rsidP="008B17A6">
      <w:pPr>
        <w:pStyle w:val="Titre5"/>
        <w:rPr>
          <w:lang w:eastAsia="fr-FR" w:bidi="ar-SA"/>
        </w:rPr>
      </w:pPr>
      <w:r w:rsidRPr="004E2387">
        <w:rPr>
          <w:lang w:eastAsia="fr-FR" w:bidi="ar-SA"/>
        </w:rPr>
        <w:t>Création : contrôle des données de ta_qualite_normalisee_lmtay520</w:t>
      </w: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D517CA" w:rsidRPr="00D453A1" w:rsidRDefault="00D517CA" w:rsidP="005B01C3">
      <w:pPr>
        <w:numPr>
          <w:ilvl w:val="0"/>
          <w:numId w:val="179"/>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QUALITE NORMALISE (CQNORM)</w:t>
      </w:r>
    </w:p>
    <w:p w:rsidR="00D517CA" w:rsidRPr="00D453A1" w:rsidRDefault="00D517CA" w:rsidP="005B01C3">
      <w:pPr>
        <w:numPr>
          <w:ilvl w:val="0"/>
          <w:numId w:val="179"/>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QUALITE NORMALISE (LCNOR)</w:t>
      </w:r>
    </w:p>
    <w:p w:rsidR="00D517CA" w:rsidRPr="00D453A1" w:rsidRDefault="00D517CA" w:rsidP="005B01C3">
      <w:pPr>
        <w:numPr>
          <w:ilvl w:val="0"/>
          <w:numId w:val="179"/>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COURT QUALITE NORMALISE  (LRNOR)</w:t>
      </w:r>
    </w:p>
    <w:p w:rsidR="00D517CA" w:rsidRPr="00D453A1" w:rsidRDefault="00D517CA" w:rsidP="00D517CA">
      <w:pPr>
        <w:autoSpaceDE w:val="0"/>
        <w:autoSpaceDN w:val="0"/>
        <w:adjustRightInd w:val="0"/>
        <w:rPr>
          <w:rFonts w:asciiTheme="minorHAnsi" w:hAnsiTheme="minorHAnsi" w:cstheme="minorHAnsi"/>
          <w:szCs w:val="24"/>
          <w:lang w:eastAsia="fr-FR" w:bidi="ar-SA"/>
        </w:rPr>
      </w:pP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D517CA" w:rsidRPr="00D453A1" w:rsidRDefault="00D517CA" w:rsidP="005B01C3">
      <w:pPr>
        <w:numPr>
          <w:ilvl w:val="0"/>
          <w:numId w:val="180"/>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QUALITE NORMALISE (CQNORM) : 1 caractère</w:t>
      </w:r>
    </w:p>
    <w:p w:rsidR="00D517CA" w:rsidRPr="00D453A1" w:rsidRDefault="00D517CA" w:rsidP="005B01C3">
      <w:pPr>
        <w:numPr>
          <w:ilvl w:val="0"/>
          <w:numId w:val="180"/>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QUALITE NORMALISE  (LCNOR) : 12 caractères</w:t>
      </w:r>
    </w:p>
    <w:p w:rsidR="00D517CA" w:rsidRPr="00D453A1" w:rsidRDefault="00D517CA" w:rsidP="005B01C3">
      <w:pPr>
        <w:numPr>
          <w:ilvl w:val="0"/>
          <w:numId w:val="180"/>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COURT QUALITE NORMALISE  (LRNOR) : 3 caractères</w:t>
      </w:r>
    </w:p>
    <w:p w:rsidR="00D517CA" w:rsidRPr="00D453A1" w:rsidRDefault="00D517CA" w:rsidP="00D517CA">
      <w:pPr>
        <w:autoSpaceDE w:val="0"/>
        <w:autoSpaceDN w:val="0"/>
        <w:adjustRightInd w:val="0"/>
        <w:rPr>
          <w:rFonts w:asciiTheme="minorHAnsi" w:hAnsiTheme="minorHAnsi" w:cstheme="minorHAnsi"/>
          <w:szCs w:val="24"/>
          <w:lang w:eastAsia="fr-FR" w:bidi="ar-SA"/>
        </w:rPr>
      </w:pP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 d'unicité : </w:t>
      </w: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sur CODE QUALITE NORMALISE (CQNORM)</w:t>
      </w:r>
    </w:p>
    <w:p w:rsidR="00D517CA" w:rsidRPr="00D453A1" w:rsidRDefault="00D517CA" w:rsidP="00D517CA">
      <w:pPr>
        <w:autoSpaceDE w:val="0"/>
        <w:autoSpaceDN w:val="0"/>
        <w:adjustRightInd w:val="0"/>
        <w:rPr>
          <w:rFonts w:asciiTheme="minorHAnsi" w:hAnsiTheme="minorHAnsi" w:cstheme="minorHAnsi"/>
          <w:szCs w:val="24"/>
          <w:lang w:eastAsia="fr-FR" w:bidi="ar-SA"/>
        </w:rPr>
      </w:pP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D517CA" w:rsidRPr="00D453A1" w:rsidRDefault="000A6C3D"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D517CA" w:rsidRPr="00D453A1">
        <w:rPr>
          <w:rFonts w:asciiTheme="minorHAnsi" w:hAnsiTheme="minorHAnsi" w:cstheme="minorHAnsi"/>
          <w:szCs w:val="24"/>
          <w:lang w:eastAsia="fr-FR" w:bidi="ar-SA"/>
        </w:rPr>
        <w:t xml:space="preserve"> soit le champs de saisie les caractères autorisés sont : </w:t>
      </w:r>
    </w:p>
    <w:p w:rsidR="00D517CA" w:rsidRPr="00D453A1" w:rsidRDefault="00D517CA" w:rsidP="005B01C3">
      <w:pPr>
        <w:numPr>
          <w:ilvl w:val="0"/>
          <w:numId w:val="181"/>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D517CA" w:rsidRPr="00D453A1" w:rsidRDefault="00D517CA" w:rsidP="005B01C3">
      <w:pPr>
        <w:numPr>
          <w:ilvl w:val="0"/>
          <w:numId w:val="181"/>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D517CA" w:rsidRPr="00D453A1" w:rsidRDefault="00D517CA" w:rsidP="005B01C3">
      <w:pPr>
        <w:numPr>
          <w:ilvl w:val="0"/>
          <w:numId w:val="181"/>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D517CA" w:rsidRPr="00D453A1" w:rsidRDefault="00D517CA" w:rsidP="00B9213A">
      <w:pPr>
        <w:numPr>
          <w:ilvl w:val="0"/>
          <w:numId w:val="181"/>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D517CA" w:rsidRPr="00D453A1" w:rsidRDefault="00D517CA" w:rsidP="00D517CA">
      <w:pPr>
        <w:autoSpaceDE w:val="0"/>
        <w:autoSpaceDN w:val="0"/>
        <w:adjustRightInd w:val="0"/>
        <w:rPr>
          <w:rFonts w:asciiTheme="minorHAnsi" w:hAnsiTheme="minorHAnsi" w:cstheme="minorHAnsi"/>
          <w:szCs w:val="24"/>
          <w:lang w:eastAsia="fr-FR" w:bidi="ar-SA"/>
        </w:rPr>
      </w:pPr>
    </w:p>
    <w:p w:rsidR="00D517CA" w:rsidRPr="004E2387" w:rsidRDefault="00D517CA" w:rsidP="008B17A6">
      <w:pPr>
        <w:pStyle w:val="Titre5"/>
      </w:pPr>
      <w:r w:rsidRPr="004E2387">
        <w:t>Modification : contrôle des données de ta_qualite_normalisee_lmtay520</w:t>
      </w: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Données obligatoires : </w:t>
      </w:r>
    </w:p>
    <w:p w:rsidR="00D517CA" w:rsidRPr="00D453A1" w:rsidRDefault="00D517CA" w:rsidP="005B01C3">
      <w:pPr>
        <w:numPr>
          <w:ilvl w:val="0"/>
          <w:numId w:val="349"/>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QUALITE NORMALISE (LCNOR)</w:t>
      </w:r>
    </w:p>
    <w:p w:rsidR="00D517CA" w:rsidRPr="00D453A1" w:rsidRDefault="00D517CA" w:rsidP="005B01C3">
      <w:pPr>
        <w:numPr>
          <w:ilvl w:val="0"/>
          <w:numId w:val="349"/>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COURT QUALITE NORMALISE  (LRNOR)</w:t>
      </w:r>
    </w:p>
    <w:p w:rsidR="00D517CA" w:rsidRPr="00D453A1" w:rsidRDefault="00D517CA" w:rsidP="00D517CA">
      <w:pPr>
        <w:autoSpaceDE w:val="0"/>
        <w:autoSpaceDN w:val="0"/>
        <w:adjustRightInd w:val="0"/>
        <w:rPr>
          <w:rFonts w:asciiTheme="minorHAnsi" w:hAnsiTheme="minorHAnsi" w:cstheme="minorHAnsi"/>
          <w:szCs w:val="24"/>
          <w:lang w:eastAsia="fr-FR" w:bidi="ar-SA"/>
        </w:rPr>
      </w:pP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Contrôles de longueur maximale : </w:t>
      </w:r>
    </w:p>
    <w:p w:rsidR="00D517CA" w:rsidRPr="00D453A1" w:rsidRDefault="00D517CA" w:rsidP="005B01C3">
      <w:pPr>
        <w:numPr>
          <w:ilvl w:val="0"/>
          <w:numId w:val="350"/>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QUALITE NORMALISE  (LCNOR) : 12 caractères</w:t>
      </w:r>
    </w:p>
    <w:p w:rsidR="00D517CA" w:rsidRPr="00D453A1" w:rsidRDefault="00D517CA" w:rsidP="005B01C3">
      <w:pPr>
        <w:numPr>
          <w:ilvl w:val="0"/>
          <w:numId w:val="350"/>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LIBELLE COURT QUALITE NORMALISE  (LRNOR) : 3 caractères</w:t>
      </w:r>
    </w:p>
    <w:p w:rsidR="00D517CA" w:rsidRPr="00D453A1" w:rsidRDefault="00D517CA" w:rsidP="00D517CA">
      <w:pPr>
        <w:autoSpaceDE w:val="0"/>
        <w:autoSpaceDN w:val="0"/>
        <w:adjustRightInd w:val="0"/>
        <w:rPr>
          <w:rFonts w:asciiTheme="minorHAnsi" w:hAnsiTheme="minorHAnsi" w:cstheme="minorHAnsi"/>
          <w:szCs w:val="24"/>
          <w:lang w:eastAsia="fr-FR" w:bidi="ar-SA"/>
        </w:rPr>
      </w:pP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Caractères autorisés ( ne concerne que les champs de saisie. Les dates et les listes déroulantes sont exclues de ces contrôles):</w:t>
      </w:r>
    </w:p>
    <w:p w:rsidR="00D517CA" w:rsidRPr="00D453A1" w:rsidRDefault="000A6C3D"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Quel que</w:t>
      </w:r>
      <w:r w:rsidR="00D517CA" w:rsidRPr="00D453A1">
        <w:rPr>
          <w:rFonts w:asciiTheme="minorHAnsi" w:hAnsiTheme="minorHAnsi" w:cstheme="minorHAnsi"/>
          <w:szCs w:val="24"/>
          <w:lang w:eastAsia="fr-FR" w:bidi="ar-SA"/>
        </w:rPr>
        <w:t xml:space="preserve"> soit le champs de saisie les caractères autorisés sont : </w:t>
      </w:r>
    </w:p>
    <w:p w:rsidR="00D517CA" w:rsidRPr="00D453A1" w:rsidRDefault="00D517CA" w:rsidP="005B01C3">
      <w:pPr>
        <w:numPr>
          <w:ilvl w:val="0"/>
          <w:numId w:val="351"/>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caractères alphanumériques en majuscules non accentuées (soit A-Z),</w:t>
      </w:r>
    </w:p>
    <w:p w:rsidR="00D517CA" w:rsidRPr="00D453A1" w:rsidRDefault="00D517CA" w:rsidP="005B01C3">
      <w:pPr>
        <w:numPr>
          <w:ilvl w:val="0"/>
          <w:numId w:val="351"/>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les chiffres 0-9,</w:t>
      </w:r>
    </w:p>
    <w:p w:rsidR="00D517CA" w:rsidRPr="00D453A1" w:rsidRDefault="00D517CA" w:rsidP="005B01C3">
      <w:pPr>
        <w:numPr>
          <w:ilvl w:val="0"/>
          <w:numId w:val="351"/>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les séparateurs ‘ - . ,  /  , </w:t>
      </w:r>
    </w:p>
    <w:p w:rsidR="00D517CA" w:rsidRPr="00D453A1" w:rsidRDefault="00D517CA" w:rsidP="00B9213A">
      <w:pPr>
        <w:numPr>
          <w:ilvl w:val="0"/>
          <w:numId w:val="351"/>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tiret bas ou underscore _,</w:t>
      </w:r>
    </w:p>
    <w:p w:rsidR="00383F87" w:rsidRDefault="00383F87" w:rsidP="008B17A6">
      <w:pPr>
        <w:pStyle w:val="Titre5"/>
      </w:pPr>
      <w:r w:rsidRPr="00383F87">
        <w:t>Modification : renseignement des données de ta_qualite_normalisee_lmtay520</w:t>
      </w:r>
    </w:p>
    <w:p w:rsidR="00383F87" w:rsidRPr="00D453A1" w:rsidRDefault="00383F87" w:rsidP="00383F87">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383F87" w:rsidRPr="00D453A1" w:rsidRDefault="00383F87" w:rsidP="00357DCC">
      <w:pPr>
        <w:numPr>
          <w:ilvl w:val="0"/>
          <w:numId w:val="513"/>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QUALITE NORMALISE (LCNOR)</w:t>
      </w:r>
    </w:p>
    <w:p w:rsidR="00383F87" w:rsidRPr="00D453A1" w:rsidRDefault="00383F87" w:rsidP="00357DCC">
      <w:pPr>
        <w:numPr>
          <w:ilvl w:val="0"/>
          <w:numId w:val="513"/>
        </w:num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COURT QUALITE NORMALISE  (LRNOR)</w:t>
      </w:r>
    </w:p>
    <w:p w:rsidR="00383F87" w:rsidRPr="00D453A1" w:rsidRDefault="00383F87" w:rsidP="00383F87">
      <w:pPr>
        <w:autoSpaceDE w:val="0"/>
        <w:autoSpaceDN w:val="0"/>
        <w:adjustRightInd w:val="0"/>
        <w:rPr>
          <w:rFonts w:asciiTheme="minorHAnsi" w:hAnsiTheme="minorHAnsi" w:cstheme="minorHAnsi"/>
          <w:szCs w:val="24"/>
          <w:lang w:eastAsia="fr-FR" w:bidi="ar-SA"/>
        </w:rPr>
      </w:pPr>
    </w:p>
    <w:p w:rsidR="00383F87" w:rsidRPr="00D453A1" w:rsidRDefault="00383F87" w:rsidP="00383F87">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383F87" w:rsidRPr="00D453A1" w:rsidRDefault="00383F87" w:rsidP="00357DCC">
      <w:pPr>
        <w:numPr>
          <w:ilvl w:val="0"/>
          <w:numId w:val="514"/>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A9295A" w:rsidRPr="00D453A1" w:rsidRDefault="00A9295A">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br w:type="page"/>
      </w:r>
    </w:p>
    <w:p w:rsidR="00D517CA" w:rsidRPr="00BF16B6" w:rsidRDefault="00D517CA" w:rsidP="00D517CA">
      <w:pPr>
        <w:pStyle w:val="Titre3"/>
      </w:pPr>
      <w:bookmarkStart w:id="897" w:name="_Toc515444459"/>
      <w:r w:rsidRPr="00BF16B6">
        <w:t>ta_qualite_normal_qualite_polites_lmtay527</w:t>
      </w:r>
      <w:bookmarkEnd w:id="897"/>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lmtay527</w:instrText>
      </w:r>
      <w:r w:rsidR="00AE699C">
        <w:instrText xml:space="preserve">" </w:instrText>
      </w:r>
      <w:r w:rsidR="00AE699C">
        <w:rPr>
          <w:rFonts w:asciiTheme="minorHAnsi" w:hAnsiTheme="minorHAnsi" w:cstheme="minorHAnsi"/>
          <w:lang w:eastAsia="fr-FR" w:bidi="ar-SA"/>
        </w:rPr>
        <w:fldChar w:fldCharType="end"/>
      </w:r>
    </w:p>
    <w:p w:rsidR="007F66AC" w:rsidRPr="00D453A1" w:rsidRDefault="00C14B4B" w:rsidP="007F66AC">
      <w:pPr>
        <w:rPr>
          <w:rFonts w:asciiTheme="minorHAnsi" w:eastAsia="Times New Roman" w:hAnsiTheme="minorHAnsi" w:cstheme="minorHAnsi"/>
          <w:color w:val="000000"/>
          <w:szCs w:val="24"/>
          <w:lang w:eastAsia="fr-FR" w:bidi="ar-SA"/>
        </w:rPr>
      </w:pPr>
      <w:r w:rsidRPr="00D453A1">
        <w:rPr>
          <w:rFonts w:asciiTheme="minorHAnsi" w:eastAsia="Times New Roman" w:hAnsiTheme="minorHAnsi" w:cstheme="minorHAnsi"/>
          <w:color w:val="000000"/>
          <w:szCs w:val="24"/>
          <w:lang w:eastAsia="fr-FR" w:bidi="ar-SA"/>
        </w:rPr>
        <w:t>Correspondance</w:t>
      </w:r>
      <w:r w:rsidR="007F66AC" w:rsidRPr="00D453A1">
        <w:rPr>
          <w:rFonts w:asciiTheme="minorHAnsi" w:eastAsia="Times New Roman" w:hAnsiTheme="minorHAnsi" w:cstheme="minorHAnsi"/>
          <w:color w:val="000000"/>
          <w:szCs w:val="24"/>
          <w:lang w:eastAsia="fr-FR" w:bidi="ar-SA"/>
        </w:rPr>
        <w:t xml:space="preserve"> entre les codes qualité normalisée  FICOBA et les codes qualité politesse, c.-à-d. liste des codes qualité politesse qui peuvent être associés à chaque code qualité normalisé</w:t>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2046"/>
        <w:gridCol w:w="950"/>
        <w:gridCol w:w="1220"/>
        <w:gridCol w:w="1117"/>
        <w:gridCol w:w="622"/>
        <w:gridCol w:w="1126"/>
        <w:gridCol w:w="791"/>
        <w:gridCol w:w="2428"/>
      </w:tblGrid>
      <w:tr w:rsidR="00EB2A80" w:rsidRPr="004E2387" w:rsidTr="00EB2A80">
        <w:trPr>
          <w:trHeight w:val="450"/>
        </w:trPr>
        <w:tc>
          <w:tcPr>
            <w:tcW w:w="2046"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5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2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17"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22"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26"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791"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28"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EB2A80" w:rsidRPr="004E2387" w:rsidTr="00C14B4B">
        <w:trPr>
          <w:trHeight w:val="21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QUALITE NORMALISE</w:t>
            </w:r>
          </w:p>
        </w:tc>
        <w:tc>
          <w:tcPr>
            <w:tcW w:w="95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CQNORM</w:t>
            </w:r>
          </w:p>
        </w:tc>
        <w:tc>
          <w:tcPr>
            <w:tcW w:w="12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1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2"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p>
        </w:tc>
        <w:tc>
          <w:tcPr>
            <w:tcW w:w="1126"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LMTAY526</w:t>
            </w:r>
          </w:p>
        </w:tc>
        <w:tc>
          <w:tcPr>
            <w:tcW w:w="791"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2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qualité de politesse</w:t>
            </w:r>
          </w:p>
        </w:tc>
      </w:tr>
      <w:tr w:rsidR="00EB2A80" w:rsidRPr="004E2387" w:rsidTr="00CA2A0C">
        <w:trPr>
          <w:trHeight w:val="271"/>
        </w:trPr>
        <w:tc>
          <w:tcPr>
            <w:tcW w:w="2046"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QUALITE POLITESSE</w:t>
            </w:r>
          </w:p>
        </w:tc>
        <w:tc>
          <w:tcPr>
            <w:tcW w:w="95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CQPOL</w:t>
            </w:r>
          </w:p>
        </w:tc>
        <w:tc>
          <w:tcPr>
            <w:tcW w:w="12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w:t>
            </w:r>
          </w:p>
        </w:tc>
        <w:tc>
          <w:tcPr>
            <w:tcW w:w="111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p>
        </w:tc>
        <w:tc>
          <w:tcPr>
            <w:tcW w:w="1126"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LMTAY523</w:t>
            </w:r>
          </w:p>
        </w:tc>
        <w:tc>
          <w:tcPr>
            <w:tcW w:w="791"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2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Identifiant du code qualité politesse</w:t>
            </w:r>
          </w:p>
        </w:tc>
      </w:tr>
      <w:tr w:rsidR="00EB2A80" w:rsidRPr="004E2387" w:rsidTr="00CA2A0C">
        <w:trPr>
          <w:trHeight w:val="574"/>
        </w:trPr>
        <w:tc>
          <w:tcPr>
            <w:tcW w:w="2046"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5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1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p>
        </w:tc>
        <w:tc>
          <w:tcPr>
            <w:tcW w:w="1126"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p>
        </w:tc>
        <w:tc>
          <w:tcPr>
            <w:tcW w:w="791"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2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EB2A80" w:rsidRPr="004E2387" w:rsidTr="00CA2A0C">
        <w:trPr>
          <w:trHeight w:val="486"/>
        </w:trPr>
        <w:tc>
          <w:tcPr>
            <w:tcW w:w="2046"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5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1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2"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p>
        </w:tc>
        <w:tc>
          <w:tcPr>
            <w:tcW w:w="1126"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p>
        </w:tc>
        <w:tc>
          <w:tcPr>
            <w:tcW w:w="791"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2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EB2A80" w:rsidRPr="004E2387" w:rsidTr="00CA2A0C">
        <w:trPr>
          <w:trHeight w:val="398"/>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5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17"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2"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p>
        </w:tc>
        <w:tc>
          <w:tcPr>
            <w:tcW w:w="1126"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p>
        </w:tc>
        <w:tc>
          <w:tcPr>
            <w:tcW w:w="791"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28"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bl>
    <w:p w:rsidR="00987BDB" w:rsidRPr="00D453A1" w:rsidRDefault="00987BDB" w:rsidP="007F66AC">
      <w:pPr>
        <w:rPr>
          <w:rFonts w:asciiTheme="minorHAnsi" w:hAnsiTheme="minorHAnsi" w:cstheme="minorHAnsi"/>
          <w:szCs w:val="24"/>
          <w:lang w:eastAsia="fr-FR" w:bidi="ar-SA"/>
        </w:rPr>
      </w:pPr>
    </w:p>
    <w:p w:rsidR="00D517CA" w:rsidRDefault="00D517CA" w:rsidP="00D517CA">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ta_qualite_normal_qualite_polites_lmtay</w:t>
      </w:r>
      <w:r w:rsidR="000D258E">
        <w:rPr>
          <w:rFonts w:asciiTheme="minorHAnsi" w:hAnsiTheme="minorHAnsi" w:cstheme="minorHAnsi"/>
          <w:lang w:eastAsia="fr-FR" w:bidi="ar-SA"/>
        </w:rPr>
        <w:t>527</w:t>
      </w: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D517CA" w:rsidRPr="00D453A1" w:rsidRDefault="00D517CA" w:rsidP="00B97328">
      <w:pPr>
        <w:numPr>
          <w:ilvl w:val="0"/>
          <w:numId w:val="66"/>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D517CA" w:rsidRPr="00D453A1" w:rsidRDefault="00D517CA" w:rsidP="00D517CA">
      <w:pPr>
        <w:autoSpaceDE w:val="0"/>
        <w:autoSpaceDN w:val="0"/>
        <w:adjustRightInd w:val="0"/>
        <w:rPr>
          <w:rFonts w:asciiTheme="minorHAnsi" w:hAnsiTheme="minorHAnsi" w:cstheme="minorHAnsi"/>
          <w:szCs w:val="24"/>
          <w:lang w:eastAsia="fr-FR" w:bidi="ar-SA"/>
        </w:rPr>
      </w:pP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une liste déroulante : </w:t>
      </w:r>
    </w:p>
    <w:p w:rsidR="00D517CA" w:rsidRPr="00D453A1" w:rsidRDefault="00D517CA" w:rsidP="00B97328">
      <w:pPr>
        <w:numPr>
          <w:ilvl w:val="0"/>
          <w:numId w:val="67"/>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CODE QUALIT NORMALISEE (CQNORM) . La liste déroulante propose toutes les valeurs de la table ta_qualite_normalisee_lmtay520 qui ne sont pas closes (lignes dont la DATE DE CLOTURE YDCLOT est supérieure strictement à la date du jour), accompagnées de leur libellé LCNOR</w:t>
      </w:r>
    </w:p>
    <w:p w:rsidR="00D517CA" w:rsidRPr="00870944" w:rsidRDefault="00D517CA" w:rsidP="00357DCC">
      <w:pPr>
        <w:pStyle w:val="Paragraphedeliste"/>
        <w:numPr>
          <w:ilvl w:val="0"/>
          <w:numId w:val="412"/>
        </w:numPr>
        <w:tabs>
          <w:tab w:val="left" w:pos="3956"/>
        </w:tabs>
        <w:rPr>
          <w:rFonts w:asciiTheme="minorHAnsi" w:hAnsiTheme="minorHAnsi" w:cstheme="minorHAnsi"/>
          <w:szCs w:val="24"/>
          <w:lang w:eastAsia="fr-FR" w:bidi="ar-SA"/>
        </w:rPr>
      </w:pPr>
      <w:r w:rsidRPr="00870944">
        <w:rPr>
          <w:rFonts w:asciiTheme="minorHAnsi" w:hAnsiTheme="minorHAnsi" w:cstheme="minorHAnsi"/>
          <w:szCs w:val="24"/>
          <w:lang w:eastAsia="fr-FR" w:bidi="ar-SA"/>
        </w:rPr>
        <w:t>CODE QUALITE POLITESSE (CQPOL). La liste déroulante propose toutes les valeurs de la table ta_qualite_politesse_lmtay526 qui ne sont pas closes (lignes dont la DATE DE CLOTURE YDCLOT est supérieure strictement à la date du jour), accompagnées de leur libellé LLPOL</w:t>
      </w:r>
    </w:p>
    <w:p w:rsidR="00D517CA" w:rsidRPr="00D453A1" w:rsidRDefault="00D517CA" w:rsidP="00D517CA">
      <w:pPr>
        <w:tabs>
          <w:tab w:val="left" w:pos="3956"/>
        </w:tabs>
        <w:ind w:firstLine="708"/>
        <w:rPr>
          <w:rFonts w:asciiTheme="minorHAnsi" w:hAnsiTheme="minorHAnsi" w:cstheme="minorHAnsi"/>
          <w:szCs w:val="24"/>
          <w:lang w:eastAsia="fr-FR" w:bidi="ar-SA"/>
        </w:rPr>
      </w:pPr>
    </w:p>
    <w:p w:rsidR="00D517CA" w:rsidRPr="004E2387" w:rsidRDefault="00D517CA" w:rsidP="00D517CA">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ta_qualite_normal_qualite_polites_lmtay527</w:t>
      </w: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Contrôle d'unicité : sur le couple CODE QUALITE NORMALISEE (CQNORM) + CODE QUALITE POLITESSE (CQPOL)</w:t>
      </w:r>
    </w:p>
    <w:p w:rsidR="00D517CA" w:rsidRPr="004E2387" w:rsidRDefault="00D517CA" w:rsidP="00D517CA">
      <w:pPr>
        <w:pStyle w:val="Titre4"/>
        <w:rPr>
          <w:rFonts w:asciiTheme="minorHAnsi" w:hAnsiTheme="minorHAnsi" w:cstheme="minorHAnsi"/>
        </w:rPr>
      </w:pPr>
      <w:r w:rsidRPr="004E2387">
        <w:rPr>
          <w:rFonts w:asciiTheme="minorHAnsi" w:hAnsiTheme="minorHAnsi" w:cstheme="minorHAnsi"/>
        </w:rPr>
        <w:t>Modification : contrôle des données de ta_qualite_normal_qualite_polites_lmtay527</w:t>
      </w:r>
    </w:p>
    <w:p w:rsidR="00D517CA" w:rsidRPr="00D453A1" w:rsidRDefault="00D517CA" w:rsidP="00D517CA">
      <w:pPr>
        <w:tabs>
          <w:tab w:val="left" w:pos="1867"/>
        </w:tabs>
        <w:autoSpaceDE w:val="0"/>
        <w:autoSpaceDN w:val="0"/>
        <w:adjustRightInd w:val="0"/>
        <w:rPr>
          <w:rFonts w:asciiTheme="minorHAnsi" w:hAnsiTheme="minorHAnsi" w:cstheme="minorHAnsi"/>
          <w:szCs w:val="24"/>
        </w:rPr>
      </w:pPr>
      <w:r w:rsidRPr="00D453A1">
        <w:rPr>
          <w:rFonts w:asciiTheme="minorHAnsi" w:hAnsiTheme="minorHAnsi" w:cstheme="minorHAnsi"/>
          <w:szCs w:val="24"/>
        </w:rPr>
        <w:t>Sans objet</w:t>
      </w:r>
    </w:p>
    <w:p w:rsidR="00510621" w:rsidRDefault="007D5338" w:rsidP="007D5338">
      <w:pPr>
        <w:pStyle w:val="Titre4"/>
        <w:rPr>
          <w:rFonts w:asciiTheme="minorHAnsi" w:hAnsiTheme="minorHAnsi" w:cstheme="minorHAnsi"/>
        </w:rPr>
      </w:pPr>
      <w:r w:rsidRPr="007D5338">
        <w:rPr>
          <w:rFonts w:asciiTheme="minorHAnsi" w:hAnsiTheme="minorHAnsi" w:cstheme="minorHAnsi"/>
        </w:rPr>
        <w:t>Modification : renseignement des données de ta_qualite_normal_qualite_polites_lmtay527</w:t>
      </w:r>
    </w:p>
    <w:p w:rsidR="007D5338" w:rsidRPr="00D453A1" w:rsidRDefault="007D5338" w:rsidP="007D5338">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7D5338" w:rsidRPr="00D453A1" w:rsidRDefault="007D5338" w:rsidP="00357DCC">
      <w:pPr>
        <w:numPr>
          <w:ilvl w:val="0"/>
          <w:numId w:val="512"/>
        </w:numPr>
        <w:autoSpaceDE w:val="0"/>
        <w:autoSpaceDN w:val="0"/>
        <w:adjustRightInd w:val="0"/>
        <w:spacing w:after="1"/>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A9295A" w:rsidRPr="00D453A1" w:rsidRDefault="00A9295A">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br w:type="page"/>
      </w:r>
    </w:p>
    <w:p w:rsidR="00D517CA" w:rsidRPr="00BF16B6" w:rsidRDefault="00D517CA" w:rsidP="00D517CA">
      <w:pPr>
        <w:pStyle w:val="Titre3"/>
      </w:pPr>
      <w:bookmarkStart w:id="898" w:name="_Toc515444460"/>
      <w:r w:rsidRPr="00BF16B6">
        <w:t>ta_qualite_politesse_lmtay526</w:t>
      </w:r>
      <w:bookmarkEnd w:id="898"/>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lmtay526</w:instrText>
      </w:r>
      <w:r w:rsidR="00AE699C">
        <w:instrText xml:space="preserve">" </w:instrText>
      </w:r>
      <w:r w:rsidR="00AE699C">
        <w:rPr>
          <w:rFonts w:asciiTheme="minorHAnsi" w:hAnsiTheme="minorHAnsi" w:cstheme="minorHAnsi"/>
          <w:lang w:eastAsia="fr-FR" w:bidi="ar-SA"/>
        </w:rPr>
        <w:fldChar w:fldCharType="end"/>
      </w:r>
    </w:p>
    <w:p w:rsidR="00987BDB" w:rsidRPr="004E2387" w:rsidRDefault="00987BDB" w:rsidP="00987BDB">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573BF8" w:rsidRPr="004E2387" w:rsidTr="00573BF8">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573BF8" w:rsidRPr="004E2387" w:rsidTr="00CA2A0C">
        <w:trPr>
          <w:trHeight w:val="25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QUALITE POLITESSE</w:t>
            </w:r>
          </w:p>
        </w:tc>
        <w:tc>
          <w:tcPr>
            <w:tcW w:w="96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CQPOL</w:t>
            </w:r>
          </w:p>
        </w:tc>
        <w:tc>
          <w:tcPr>
            <w:tcW w:w="12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w:t>
            </w:r>
          </w:p>
        </w:tc>
        <w:tc>
          <w:tcPr>
            <w:tcW w:w="11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573BF8" w:rsidRPr="004E2387" w:rsidRDefault="00CA2A0C"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Identifiant correspondant au code qualité politesse</w:t>
            </w:r>
          </w:p>
        </w:tc>
      </w:tr>
      <w:tr w:rsidR="00573BF8" w:rsidRPr="004E2387" w:rsidTr="00CA2A0C">
        <w:trPr>
          <w:trHeight w:val="71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573BF8" w:rsidRPr="004E2387" w:rsidTr="00CA2A0C">
        <w:trPr>
          <w:trHeight w:val="48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573BF8" w:rsidRPr="004E2387" w:rsidTr="00CA2A0C">
        <w:trPr>
          <w:trHeight w:val="16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QUALITE POLITESSE</w:t>
            </w:r>
          </w:p>
        </w:tc>
        <w:tc>
          <w:tcPr>
            <w:tcW w:w="96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LLPOL</w:t>
            </w:r>
          </w:p>
        </w:tc>
        <w:tc>
          <w:tcPr>
            <w:tcW w:w="12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correspondant au code qualité politesse</w:t>
            </w:r>
          </w:p>
        </w:tc>
      </w:tr>
      <w:tr w:rsidR="00573BF8" w:rsidRPr="004E2387" w:rsidTr="00CA2A0C">
        <w:trPr>
          <w:trHeight w:val="466"/>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CA2A0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73BF8" w:rsidRPr="004E2387" w:rsidRDefault="00573BF8" w:rsidP="00573BF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987BDB" w:rsidRPr="00D453A1" w:rsidRDefault="00987BDB" w:rsidP="00987BDB">
      <w:pPr>
        <w:rPr>
          <w:rFonts w:asciiTheme="minorHAnsi" w:eastAsia="Times New Roman" w:hAnsiTheme="minorHAnsi" w:cstheme="minorHAnsi"/>
          <w:color w:val="000000"/>
          <w:szCs w:val="24"/>
          <w:lang w:eastAsia="fr-FR" w:bidi="ar-SA"/>
        </w:rPr>
      </w:pPr>
    </w:p>
    <w:p w:rsidR="00D517CA" w:rsidRPr="00D453A1" w:rsidRDefault="00D517CA" w:rsidP="00D517CA">
      <w:pPr>
        <w:pStyle w:val="Titre4"/>
        <w:rPr>
          <w:rFonts w:asciiTheme="minorHAnsi" w:hAnsiTheme="minorHAnsi" w:cstheme="minorHAnsi"/>
          <w:lang w:eastAsia="fr-FR" w:bidi="ar-SA"/>
        </w:rPr>
      </w:pPr>
      <w:r w:rsidRPr="00D453A1">
        <w:rPr>
          <w:rFonts w:asciiTheme="minorHAnsi" w:hAnsiTheme="minorHAnsi" w:cstheme="minorHAnsi"/>
          <w:lang w:eastAsia="fr-FR" w:bidi="ar-SA"/>
        </w:rPr>
        <w:t>Création : renseignement des données de ta_qualite_politesse_lmtay526</w:t>
      </w:r>
    </w:p>
    <w:p w:rsidR="00D517CA" w:rsidRPr="00D453A1" w:rsidRDefault="00D517CA" w:rsidP="00D517CA">
      <w:pPr>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en saisie libre : </w:t>
      </w:r>
    </w:p>
    <w:p w:rsidR="00D517CA" w:rsidRPr="00D453A1" w:rsidRDefault="00D517CA" w:rsidP="00B97328">
      <w:pPr>
        <w:numPr>
          <w:ilvl w:val="0"/>
          <w:numId w:val="69"/>
        </w:numPr>
        <w:autoSpaceDE w:val="0"/>
        <w:autoSpaceDN w:val="0"/>
        <w:adjustRightInd w:val="0"/>
        <w:spacing w:after="1"/>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CODE QUALITE POLITESSE (CQPOL)</w:t>
      </w:r>
    </w:p>
    <w:p w:rsidR="00D517CA" w:rsidRPr="00D453A1" w:rsidRDefault="00D517CA" w:rsidP="00B97328">
      <w:pPr>
        <w:numPr>
          <w:ilvl w:val="0"/>
          <w:numId w:val="69"/>
        </w:numPr>
        <w:autoSpaceDE w:val="0"/>
        <w:autoSpaceDN w:val="0"/>
        <w:adjustRightInd w:val="0"/>
        <w:ind w:left="360" w:hanging="360"/>
        <w:rPr>
          <w:rFonts w:asciiTheme="minorHAnsi" w:hAnsiTheme="minorHAnsi" w:cstheme="minorHAnsi"/>
          <w:szCs w:val="24"/>
          <w:lang w:eastAsia="fr-FR" w:bidi="ar-SA"/>
        </w:rPr>
      </w:pPr>
      <w:r w:rsidRPr="00D453A1">
        <w:rPr>
          <w:rFonts w:asciiTheme="minorHAnsi" w:hAnsiTheme="minorHAnsi" w:cstheme="minorHAnsi"/>
          <w:szCs w:val="24"/>
          <w:lang w:eastAsia="fr-FR" w:bidi="ar-SA"/>
        </w:rPr>
        <w:t>le LIBELLE QUALITE POLITESSE (LLPOL)</w:t>
      </w:r>
    </w:p>
    <w:p w:rsidR="00D517CA" w:rsidRPr="00D453A1" w:rsidRDefault="00D517CA" w:rsidP="00D517CA">
      <w:pPr>
        <w:autoSpaceDE w:val="0"/>
        <w:autoSpaceDN w:val="0"/>
        <w:adjustRightInd w:val="0"/>
        <w:rPr>
          <w:rFonts w:asciiTheme="minorHAnsi" w:hAnsiTheme="minorHAnsi" w:cstheme="minorHAnsi"/>
          <w:szCs w:val="24"/>
          <w:lang w:eastAsia="fr-FR" w:bidi="ar-SA"/>
        </w:rPr>
      </w:pPr>
    </w:p>
    <w:p w:rsidR="00D517CA" w:rsidRPr="00D453A1" w:rsidRDefault="00D517CA" w:rsidP="00D517CA">
      <w:pPr>
        <w:autoSpaceDE w:val="0"/>
        <w:autoSpaceDN w:val="0"/>
        <w:adjustRightInd w:val="0"/>
        <w:rPr>
          <w:rFonts w:asciiTheme="minorHAnsi" w:hAnsiTheme="minorHAnsi" w:cstheme="minorHAnsi"/>
          <w:szCs w:val="24"/>
          <w:lang w:eastAsia="fr-FR" w:bidi="ar-SA"/>
        </w:rPr>
      </w:pPr>
      <w:r w:rsidRPr="00D453A1">
        <w:rPr>
          <w:rFonts w:asciiTheme="minorHAnsi" w:hAnsiTheme="minorHAnsi" w:cstheme="minorHAnsi"/>
          <w:szCs w:val="24"/>
          <w:lang w:eastAsia="fr-FR" w:bidi="ar-SA"/>
        </w:rPr>
        <w:t xml:space="preserve">- par sélection dans un calendrier : </w:t>
      </w:r>
    </w:p>
    <w:p w:rsidR="00D517CA" w:rsidRPr="00D453A1" w:rsidRDefault="00D517CA" w:rsidP="00870944">
      <w:pPr>
        <w:tabs>
          <w:tab w:val="left" w:pos="2120"/>
        </w:tabs>
        <w:rPr>
          <w:rFonts w:asciiTheme="minorHAnsi" w:hAnsiTheme="minorHAnsi" w:cstheme="minorHAnsi"/>
          <w:szCs w:val="24"/>
          <w:lang w:eastAsia="fr-FR" w:bidi="ar-SA"/>
        </w:rPr>
      </w:pPr>
      <w:r w:rsidRPr="00D453A1">
        <w:rPr>
          <w:rFonts w:asciiTheme="minorHAnsi" w:hAnsiTheme="minorHAnsi" w:cstheme="minorHAnsi"/>
          <w:szCs w:val="24"/>
          <w:lang w:eastAsia="fr-FR" w:bidi="ar-SA"/>
        </w:rPr>
        <w:t>la DATE DE CLOTURE (YDCLOT)</w:t>
      </w:r>
    </w:p>
    <w:p w:rsidR="00D517CA" w:rsidRPr="00D453A1" w:rsidRDefault="00D517CA" w:rsidP="00870944">
      <w:pPr>
        <w:tabs>
          <w:tab w:val="left" w:pos="3956"/>
        </w:tabs>
        <w:rPr>
          <w:rFonts w:asciiTheme="minorHAnsi" w:hAnsiTheme="minorHAnsi" w:cstheme="minorHAnsi"/>
          <w:szCs w:val="24"/>
          <w:lang w:eastAsia="fr-FR" w:bidi="ar-SA"/>
        </w:rPr>
      </w:pPr>
    </w:p>
    <w:p w:rsidR="00D517CA" w:rsidRPr="004E2387" w:rsidRDefault="00D517CA" w:rsidP="00D517CA">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ta_qualite_politesse_lmtay526</w:t>
      </w:r>
    </w:p>
    <w:p w:rsidR="00D517CA" w:rsidRPr="009E5826" w:rsidRDefault="00D517CA" w:rsidP="00D517CA">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D517CA" w:rsidRPr="009E5826" w:rsidRDefault="00D517CA" w:rsidP="005B01C3">
      <w:pPr>
        <w:numPr>
          <w:ilvl w:val="0"/>
          <w:numId w:val="182"/>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QUALITE POLITESSE (CQPOL)</w:t>
      </w:r>
    </w:p>
    <w:p w:rsidR="00D517CA" w:rsidRPr="009E5826" w:rsidRDefault="00D517CA" w:rsidP="005B01C3">
      <w:pPr>
        <w:numPr>
          <w:ilvl w:val="0"/>
          <w:numId w:val="182"/>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QUALITE POLITESSE (LLPOL)</w:t>
      </w:r>
    </w:p>
    <w:p w:rsidR="00D517CA" w:rsidRPr="009E5826" w:rsidRDefault="00D517CA" w:rsidP="00D517CA">
      <w:pPr>
        <w:autoSpaceDE w:val="0"/>
        <w:autoSpaceDN w:val="0"/>
        <w:adjustRightInd w:val="0"/>
        <w:rPr>
          <w:rFonts w:asciiTheme="minorHAnsi" w:hAnsiTheme="minorHAnsi" w:cstheme="minorHAnsi"/>
          <w:szCs w:val="24"/>
          <w:lang w:eastAsia="fr-FR" w:bidi="ar-SA"/>
        </w:rPr>
      </w:pPr>
    </w:p>
    <w:p w:rsidR="00D517CA" w:rsidRPr="009E5826" w:rsidRDefault="00D517CA" w:rsidP="00D517CA">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D517CA" w:rsidRPr="009E5826" w:rsidRDefault="00D517CA" w:rsidP="005B01C3">
      <w:pPr>
        <w:numPr>
          <w:ilvl w:val="0"/>
          <w:numId w:val="18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QUALITE POLITESSE (CQPOL) : 2 caractères</w:t>
      </w:r>
    </w:p>
    <w:p w:rsidR="00D517CA" w:rsidRPr="009E5826" w:rsidRDefault="00D517CA" w:rsidP="005B01C3">
      <w:pPr>
        <w:numPr>
          <w:ilvl w:val="0"/>
          <w:numId w:val="18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QUALITE POLITESSE (LLPOL) : 32 caractères</w:t>
      </w:r>
    </w:p>
    <w:p w:rsidR="00D517CA" w:rsidRPr="009E5826" w:rsidRDefault="00D517CA" w:rsidP="00D517CA">
      <w:pPr>
        <w:autoSpaceDE w:val="0"/>
        <w:autoSpaceDN w:val="0"/>
        <w:adjustRightInd w:val="0"/>
        <w:rPr>
          <w:rFonts w:asciiTheme="minorHAnsi" w:hAnsiTheme="minorHAnsi" w:cstheme="minorHAnsi"/>
          <w:szCs w:val="24"/>
          <w:lang w:eastAsia="fr-FR" w:bidi="ar-SA"/>
        </w:rPr>
      </w:pPr>
    </w:p>
    <w:p w:rsidR="00D517CA" w:rsidRPr="009E5826" w:rsidRDefault="00D517CA" w:rsidP="00D517CA">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d'unicité : </w:t>
      </w:r>
    </w:p>
    <w:p w:rsidR="00D517CA" w:rsidRPr="009E5826" w:rsidRDefault="00D517CA" w:rsidP="00D517CA">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sur CODE QUALITE POLITESSE (CQPOL)</w:t>
      </w:r>
    </w:p>
    <w:p w:rsidR="00D517CA" w:rsidRPr="009E5826" w:rsidRDefault="00D517CA" w:rsidP="00D517CA">
      <w:pPr>
        <w:autoSpaceDE w:val="0"/>
        <w:autoSpaceDN w:val="0"/>
        <w:adjustRightInd w:val="0"/>
        <w:rPr>
          <w:rFonts w:asciiTheme="minorHAnsi" w:hAnsiTheme="minorHAnsi" w:cstheme="minorHAnsi"/>
          <w:szCs w:val="24"/>
          <w:lang w:eastAsia="fr-FR" w:bidi="ar-SA"/>
        </w:rPr>
      </w:pPr>
    </w:p>
    <w:p w:rsidR="00D517CA" w:rsidRPr="009E5826" w:rsidRDefault="00D517CA" w:rsidP="00D517CA">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D517CA" w:rsidRPr="009E5826" w:rsidRDefault="000A6C3D" w:rsidP="00D517CA">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D517CA" w:rsidRPr="009E5826">
        <w:rPr>
          <w:rFonts w:asciiTheme="minorHAnsi" w:hAnsiTheme="minorHAnsi" w:cstheme="minorHAnsi"/>
          <w:szCs w:val="24"/>
          <w:lang w:eastAsia="fr-FR" w:bidi="ar-SA"/>
        </w:rPr>
        <w:t xml:space="preserve"> soit le champs de saisie les caractères autorisés sont : </w:t>
      </w:r>
    </w:p>
    <w:p w:rsidR="00D517CA" w:rsidRPr="009E5826" w:rsidRDefault="00D517CA" w:rsidP="005B01C3">
      <w:pPr>
        <w:numPr>
          <w:ilvl w:val="0"/>
          <w:numId w:val="184"/>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D517CA" w:rsidRPr="009E5826" w:rsidRDefault="00D517CA" w:rsidP="005B01C3">
      <w:pPr>
        <w:numPr>
          <w:ilvl w:val="0"/>
          <w:numId w:val="18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D517CA" w:rsidRPr="009E5826" w:rsidRDefault="00D517CA" w:rsidP="005B01C3">
      <w:pPr>
        <w:numPr>
          <w:ilvl w:val="0"/>
          <w:numId w:val="18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D517CA" w:rsidRPr="009E5826" w:rsidRDefault="00D517CA" w:rsidP="00D517CA">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D517CA" w:rsidRPr="004E2387" w:rsidRDefault="00D517CA" w:rsidP="00D517CA">
      <w:pPr>
        <w:pStyle w:val="Titre4"/>
        <w:rPr>
          <w:rFonts w:asciiTheme="minorHAnsi" w:hAnsiTheme="minorHAnsi" w:cstheme="minorHAnsi"/>
          <w:lang w:eastAsia="fr-FR" w:bidi="ar-SA"/>
        </w:rPr>
      </w:pPr>
      <w:r w:rsidRPr="004E2387">
        <w:rPr>
          <w:rFonts w:asciiTheme="minorHAnsi" w:hAnsiTheme="minorHAnsi" w:cstheme="minorHAnsi"/>
          <w:lang w:eastAsia="fr-FR" w:bidi="ar-SA"/>
        </w:rPr>
        <w:t>Modification : contrôle des données de ta_qualite_politesse_lmtay526</w:t>
      </w:r>
    </w:p>
    <w:p w:rsidR="00D517CA" w:rsidRPr="009E5826" w:rsidRDefault="00D517CA" w:rsidP="00D517CA">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D517CA" w:rsidRPr="009E5826" w:rsidRDefault="00D517CA" w:rsidP="005B01C3">
      <w:pPr>
        <w:numPr>
          <w:ilvl w:val="0"/>
          <w:numId w:val="352"/>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QUALITE POLITESSE (LLPOL)</w:t>
      </w:r>
    </w:p>
    <w:p w:rsidR="00D517CA" w:rsidRPr="009E5826" w:rsidRDefault="00D517CA" w:rsidP="00D517CA">
      <w:pPr>
        <w:tabs>
          <w:tab w:val="left" w:pos="1616"/>
        </w:tabs>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ab/>
      </w:r>
    </w:p>
    <w:p w:rsidR="00D517CA" w:rsidRPr="009E5826" w:rsidRDefault="00D517CA" w:rsidP="00D517CA">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D517CA" w:rsidRPr="009E5826" w:rsidRDefault="00D517CA" w:rsidP="005B01C3">
      <w:pPr>
        <w:numPr>
          <w:ilvl w:val="0"/>
          <w:numId w:val="353"/>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QUALITE POLITESSE (LLPOL) : 32 caractères</w:t>
      </w:r>
    </w:p>
    <w:p w:rsidR="00D517CA" w:rsidRPr="009E5826" w:rsidRDefault="00D517CA" w:rsidP="00D517CA">
      <w:pPr>
        <w:autoSpaceDE w:val="0"/>
        <w:autoSpaceDN w:val="0"/>
        <w:adjustRightInd w:val="0"/>
        <w:rPr>
          <w:rFonts w:asciiTheme="minorHAnsi" w:hAnsiTheme="minorHAnsi" w:cstheme="minorHAnsi"/>
          <w:szCs w:val="24"/>
          <w:lang w:eastAsia="fr-FR" w:bidi="ar-SA"/>
        </w:rPr>
      </w:pPr>
    </w:p>
    <w:p w:rsidR="00D517CA" w:rsidRPr="009E5826" w:rsidRDefault="00D517CA" w:rsidP="00D517CA">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D517CA" w:rsidRPr="009E5826" w:rsidRDefault="000A6C3D" w:rsidP="00D517CA">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D517CA" w:rsidRPr="009E5826">
        <w:rPr>
          <w:rFonts w:asciiTheme="minorHAnsi" w:hAnsiTheme="minorHAnsi" w:cstheme="minorHAnsi"/>
          <w:szCs w:val="24"/>
          <w:lang w:eastAsia="fr-FR" w:bidi="ar-SA"/>
        </w:rPr>
        <w:t xml:space="preserve"> soit le champs de saisie les caractères autorisés sont : </w:t>
      </w:r>
    </w:p>
    <w:p w:rsidR="00D517CA" w:rsidRPr="009E5826" w:rsidRDefault="00D517CA" w:rsidP="005B01C3">
      <w:pPr>
        <w:numPr>
          <w:ilvl w:val="0"/>
          <w:numId w:val="354"/>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D517CA" w:rsidRPr="009E5826" w:rsidRDefault="00D517CA" w:rsidP="005B01C3">
      <w:pPr>
        <w:numPr>
          <w:ilvl w:val="0"/>
          <w:numId w:val="354"/>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D517CA" w:rsidRPr="009E5826" w:rsidRDefault="00D517CA" w:rsidP="005B01C3">
      <w:pPr>
        <w:numPr>
          <w:ilvl w:val="0"/>
          <w:numId w:val="354"/>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D517CA" w:rsidRPr="009E5826" w:rsidRDefault="00D517CA" w:rsidP="00D517CA">
      <w:pPr>
        <w:tabs>
          <w:tab w:val="left" w:pos="1867"/>
        </w:tabs>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383F87" w:rsidRDefault="00383F87" w:rsidP="00383F87">
      <w:pPr>
        <w:pStyle w:val="Titre4"/>
        <w:rPr>
          <w:rFonts w:asciiTheme="minorHAnsi" w:hAnsiTheme="minorHAnsi" w:cstheme="minorHAnsi"/>
          <w:lang w:eastAsia="fr-FR" w:bidi="ar-SA"/>
        </w:rPr>
      </w:pPr>
      <w:r w:rsidRPr="00383F87">
        <w:rPr>
          <w:rFonts w:asciiTheme="minorHAnsi" w:hAnsiTheme="minorHAnsi" w:cstheme="minorHAnsi"/>
          <w:lang w:eastAsia="fr-FR" w:bidi="ar-SA"/>
        </w:rPr>
        <w:t>Modification : renseignement des données de ta_qualite_politesse_lmtay526</w:t>
      </w:r>
    </w:p>
    <w:p w:rsidR="00383F87" w:rsidRPr="009E5826" w:rsidRDefault="00383F87" w:rsidP="00383F8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383F87" w:rsidRPr="009E5826" w:rsidRDefault="00383F87" w:rsidP="00357DCC">
      <w:pPr>
        <w:numPr>
          <w:ilvl w:val="0"/>
          <w:numId w:val="515"/>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QUALITE POLITESSE (LLPOL)</w:t>
      </w:r>
    </w:p>
    <w:p w:rsidR="00383F87" w:rsidRPr="009E5826" w:rsidRDefault="00383F87" w:rsidP="00383F87">
      <w:pPr>
        <w:autoSpaceDE w:val="0"/>
        <w:autoSpaceDN w:val="0"/>
        <w:adjustRightInd w:val="0"/>
        <w:rPr>
          <w:rFonts w:asciiTheme="minorHAnsi" w:hAnsiTheme="minorHAnsi" w:cstheme="minorHAnsi"/>
          <w:szCs w:val="24"/>
          <w:lang w:eastAsia="fr-FR" w:bidi="ar-SA"/>
        </w:rPr>
      </w:pPr>
    </w:p>
    <w:p w:rsidR="00383F87" w:rsidRPr="009E5826" w:rsidRDefault="00383F87" w:rsidP="00383F8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383F87" w:rsidRPr="009E5826" w:rsidRDefault="00383F87" w:rsidP="00357DCC">
      <w:pPr>
        <w:numPr>
          <w:ilvl w:val="0"/>
          <w:numId w:val="516"/>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A9295A" w:rsidRPr="009E5826" w:rsidRDefault="00A9295A">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br w:type="page"/>
      </w:r>
    </w:p>
    <w:p w:rsidR="00C40485" w:rsidRPr="004E2387" w:rsidRDefault="00937428" w:rsidP="00C40485">
      <w:pPr>
        <w:pStyle w:val="Titre2"/>
        <w:rPr>
          <w:rFonts w:asciiTheme="minorHAnsi" w:hAnsiTheme="minorHAnsi" w:cstheme="minorHAnsi"/>
          <w:lang w:eastAsia="fr-FR" w:bidi="ar-SA"/>
        </w:rPr>
      </w:pPr>
      <w:bookmarkStart w:id="899" w:name="_Toc515444461"/>
      <w:r w:rsidRPr="004E2387">
        <w:rPr>
          <w:rFonts w:asciiTheme="minorHAnsi" w:hAnsiTheme="minorHAnsi" w:cstheme="minorHAnsi"/>
          <w:lang w:eastAsia="fr-FR" w:bidi="ar-SA"/>
        </w:rPr>
        <w:t xml:space="preserve">Tiers </w:t>
      </w:r>
      <w:r w:rsidR="00C40485" w:rsidRPr="004E2387">
        <w:rPr>
          <w:rFonts w:asciiTheme="minorHAnsi" w:hAnsiTheme="minorHAnsi" w:cstheme="minorHAnsi"/>
          <w:lang w:eastAsia="fr-FR" w:bidi="ar-SA"/>
        </w:rPr>
        <w:t>Adresse (H)</w:t>
      </w:r>
      <w:bookmarkEnd w:id="899"/>
    </w:p>
    <w:p w:rsidR="00937428" w:rsidRPr="00BF16B6" w:rsidRDefault="00937428" w:rsidP="00937428">
      <w:pPr>
        <w:pStyle w:val="Titre3"/>
      </w:pPr>
      <w:bookmarkStart w:id="900" w:name="_Toc515444462"/>
      <w:r w:rsidRPr="00BF16B6">
        <w:t>ta_type_adresse_lmtay540</w:t>
      </w:r>
      <w:bookmarkEnd w:id="900"/>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lmtay540</w:instrText>
      </w:r>
      <w:r w:rsidR="00AE699C">
        <w:instrText xml:space="preserve">" </w:instrText>
      </w:r>
      <w:r w:rsidR="00AE699C">
        <w:rPr>
          <w:rFonts w:asciiTheme="minorHAnsi" w:hAnsiTheme="minorHAnsi" w:cstheme="minorHAnsi"/>
          <w:lang w:eastAsia="fr-FR" w:bidi="ar-SA"/>
        </w:rPr>
        <w:fldChar w:fldCharType="end"/>
      </w:r>
    </w:p>
    <w:p w:rsidR="00296660" w:rsidRPr="009E5826" w:rsidRDefault="00C87C00" w:rsidP="00296660">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Un</w:t>
      </w:r>
      <w:r w:rsidR="00296660" w:rsidRPr="009E5826">
        <w:rPr>
          <w:rFonts w:asciiTheme="minorHAnsi" w:eastAsia="Times New Roman" w:hAnsiTheme="minorHAnsi" w:cstheme="minorHAnsi"/>
          <w:color w:val="000000"/>
          <w:szCs w:val="24"/>
          <w:lang w:eastAsia="fr-FR" w:bidi="ar-SA"/>
        </w:rPr>
        <w:t xml:space="preserve"> client peut avoir plusieurs adresses qui correspondent chacune à une typologie particulière (ex: adresse mailing, adresse, courrier.)</w:t>
      </w:r>
    </w:p>
    <w:p w:rsidR="00BA5EFA" w:rsidRPr="004E2387" w:rsidRDefault="00BA5EFA"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59"/>
        <w:gridCol w:w="943"/>
        <w:gridCol w:w="1212"/>
        <w:gridCol w:w="1388"/>
        <w:gridCol w:w="614"/>
        <w:gridCol w:w="1099"/>
        <w:gridCol w:w="779"/>
        <w:gridCol w:w="2406"/>
      </w:tblGrid>
      <w:tr w:rsidR="000261A9" w:rsidRPr="004E2387" w:rsidTr="000261A9">
        <w:trPr>
          <w:trHeight w:val="450"/>
        </w:trPr>
        <w:tc>
          <w:tcPr>
            <w:tcW w:w="1859"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43" w:type="dxa"/>
            <w:tcBorders>
              <w:top w:val="single" w:sz="4" w:space="0" w:color="auto"/>
              <w:left w:val="nil"/>
              <w:bottom w:val="single" w:sz="4" w:space="0" w:color="auto"/>
              <w:right w:val="single" w:sz="4" w:space="0" w:color="auto"/>
            </w:tcBorders>
            <w:shd w:val="clear" w:color="000000" w:fill="C5D9F1"/>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12" w:type="dxa"/>
            <w:tcBorders>
              <w:top w:val="single" w:sz="4" w:space="0" w:color="auto"/>
              <w:left w:val="nil"/>
              <w:bottom w:val="single" w:sz="4" w:space="0" w:color="auto"/>
              <w:right w:val="single" w:sz="4" w:space="0" w:color="auto"/>
            </w:tcBorders>
            <w:shd w:val="clear" w:color="000000" w:fill="C5D9F1"/>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388" w:type="dxa"/>
            <w:tcBorders>
              <w:top w:val="single" w:sz="4" w:space="0" w:color="auto"/>
              <w:left w:val="nil"/>
              <w:bottom w:val="single" w:sz="4" w:space="0" w:color="auto"/>
              <w:right w:val="single" w:sz="4" w:space="0" w:color="auto"/>
            </w:tcBorders>
            <w:shd w:val="clear" w:color="000000" w:fill="C5D9F1"/>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14" w:type="dxa"/>
            <w:tcBorders>
              <w:top w:val="single" w:sz="4" w:space="0" w:color="auto"/>
              <w:left w:val="nil"/>
              <w:bottom w:val="single" w:sz="4" w:space="0" w:color="auto"/>
              <w:right w:val="single" w:sz="4" w:space="0" w:color="auto"/>
            </w:tcBorders>
            <w:shd w:val="clear" w:color="000000" w:fill="C5D9F1"/>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099" w:type="dxa"/>
            <w:tcBorders>
              <w:top w:val="single" w:sz="4" w:space="0" w:color="auto"/>
              <w:left w:val="nil"/>
              <w:bottom w:val="single" w:sz="4" w:space="0" w:color="auto"/>
              <w:right w:val="single" w:sz="4" w:space="0" w:color="auto"/>
            </w:tcBorders>
            <w:shd w:val="clear" w:color="000000" w:fill="C5D9F1"/>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779" w:type="dxa"/>
            <w:tcBorders>
              <w:top w:val="single" w:sz="4" w:space="0" w:color="auto"/>
              <w:left w:val="nil"/>
              <w:bottom w:val="single" w:sz="4" w:space="0" w:color="auto"/>
              <w:right w:val="single" w:sz="4" w:space="0" w:color="auto"/>
            </w:tcBorders>
            <w:shd w:val="clear" w:color="000000" w:fill="C5D9F1"/>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06" w:type="dxa"/>
            <w:tcBorders>
              <w:top w:val="single" w:sz="4" w:space="0" w:color="auto"/>
              <w:left w:val="nil"/>
              <w:bottom w:val="single" w:sz="4" w:space="0" w:color="auto"/>
              <w:right w:val="single" w:sz="4" w:space="0" w:color="auto"/>
            </w:tcBorders>
            <w:shd w:val="clear" w:color="000000" w:fill="C5D9F1"/>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0261A9" w:rsidRPr="004E2387" w:rsidTr="00C87C00">
        <w:trPr>
          <w:trHeight w:val="346"/>
        </w:trPr>
        <w:tc>
          <w:tcPr>
            <w:tcW w:w="1859" w:type="dxa"/>
            <w:tcBorders>
              <w:top w:val="nil"/>
              <w:left w:val="single" w:sz="4" w:space="0" w:color="auto"/>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TYPE D'ADRESSE</w:t>
            </w:r>
          </w:p>
        </w:tc>
        <w:tc>
          <w:tcPr>
            <w:tcW w:w="943"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CTYADR</w:t>
            </w:r>
          </w:p>
        </w:tc>
        <w:tc>
          <w:tcPr>
            <w:tcW w:w="1212"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388"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14"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p>
        </w:tc>
        <w:tc>
          <w:tcPr>
            <w:tcW w:w="1099"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p>
        </w:tc>
        <w:tc>
          <w:tcPr>
            <w:tcW w:w="779"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06"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Code représentant la </w:t>
            </w:r>
            <w:r w:rsidR="000A6C3D" w:rsidRPr="004E2387">
              <w:rPr>
                <w:rFonts w:asciiTheme="minorHAnsi" w:eastAsia="Times New Roman" w:hAnsiTheme="minorHAnsi" w:cstheme="minorHAnsi"/>
                <w:color w:val="000000"/>
                <w:sz w:val="16"/>
                <w:szCs w:val="16"/>
                <w:lang w:eastAsia="fr-FR" w:bidi="ar-SA"/>
              </w:rPr>
              <w:t>typologie</w:t>
            </w:r>
            <w:r w:rsidRPr="004E2387">
              <w:rPr>
                <w:rFonts w:asciiTheme="minorHAnsi" w:eastAsia="Times New Roman" w:hAnsiTheme="minorHAnsi" w:cstheme="minorHAnsi"/>
                <w:color w:val="000000"/>
                <w:sz w:val="16"/>
                <w:szCs w:val="16"/>
                <w:lang w:eastAsia="fr-FR" w:bidi="ar-SA"/>
              </w:rPr>
              <w:t xml:space="preserve"> de l’adresse</w:t>
            </w:r>
          </w:p>
        </w:tc>
      </w:tr>
      <w:tr w:rsidR="000261A9" w:rsidRPr="004E2387" w:rsidTr="00C87C00">
        <w:trPr>
          <w:trHeight w:val="311"/>
        </w:trPr>
        <w:tc>
          <w:tcPr>
            <w:tcW w:w="1859" w:type="dxa"/>
            <w:tcBorders>
              <w:top w:val="nil"/>
              <w:left w:val="single" w:sz="4" w:space="0" w:color="auto"/>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TYPE D'ADRESSE</w:t>
            </w:r>
          </w:p>
        </w:tc>
        <w:tc>
          <w:tcPr>
            <w:tcW w:w="943"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YL1TAD</w:t>
            </w:r>
          </w:p>
        </w:tc>
        <w:tc>
          <w:tcPr>
            <w:tcW w:w="1212"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(20)</w:t>
            </w:r>
          </w:p>
        </w:tc>
        <w:tc>
          <w:tcPr>
            <w:tcW w:w="1388"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14"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p>
        </w:tc>
        <w:tc>
          <w:tcPr>
            <w:tcW w:w="1099"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p>
        </w:tc>
        <w:tc>
          <w:tcPr>
            <w:tcW w:w="779"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06"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associé à la typologie de l’adresse</w:t>
            </w:r>
          </w:p>
        </w:tc>
      </w:tr>
      <w:tr w:rsidR="000261A9" w:rsidRPr="004E2387" w:rsidTr="00C87C00">
        <w:trPr>
          <w:trHeight w:val="544"/>
        </w:trPr>
        <w:tc>
          <w:tcPr>
            <w:tcW w:w="1859" w:type="dxa"/>
            <w:tcBorders>
              <w:top w:val="nil"/>
              <w:left w:val="single" w:sz="4" w:space="0" w:color="auto"/>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43"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12"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388"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14"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p>
        </w:tc>
        <w:tc>
          <w:tcPr>
            <w:tcW w:w="1099"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p>
        </w:tc>
        <w:tc>
          <w:tcPr>
            <w:tcW w:w="779"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06"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0261A9" w:rsidRPr="004E2387" w:rsidTr="00C87C00">
        <w:trPr>
          <w:trHeight w:val="558"/>
        </w:trPr>
        <w:tc>
          <w:tcPr>
            <w:tcW w:w="1859" w:type="dxa"/>
            <w:tcBorders>
              <w:top w:val="nil"/>
              <w:left w:val="single" w:sz="4" w:space="0" w:color="auto"/>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CREATION </w:t>
            </w:r>
          </w:p>
        </w:tc>
        <w:tc>
          <w:tcPr>
            <w:tcW w:w="943"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12"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388"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calculé/modifiable</w:t>
            </w:r>
          </w:p>
        </w:tc>
        <w:tc>
          <w:tcPr>
            <w:tcW w:w="614"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p>
        </w:tc>
        <w:tc>
          <w:tcPr>
            <w:tcW w:w="1099"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p>
        </w:tc>
        <w:tc>
          <w:tcPr>
            <w:tcW w:w="779"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06"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0261A9" w:rsidRPr="004E2387" w:rsidTr="00C87C00">
        <w:trPr>
          <w:trHeight w:val="302"/>
        </w:trPr>
        <w:tc>
          <w:tcPr>
            <w:tcW w:w="1859" w:type="dxa"/>
            <w:tcBorders>
              <w:top w:val="nil"/>
              <w:left w:val="single" w:sz="4" w:space="0" w:color="auto"/>
              <w:bottom w:val="single" w:sz="4" w:space="0" w:color="auto"/>
              <w:right w:val="single" w:sz="4" w:space="0" w:color="auto"/>
            </w:tcBorders>
            <w:shd w:val="clear" w:color="auto" w:fill="auto"/>
            <w:noWrap/>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43" w:type="dxa"/>
            <w:tcBorders>
              <w:top w:val="nil"/>
              <w:left w:val="nil"/>
              <w:bottom w:val="single" w:sz="4" w:space="0" w:color="auto"/>
              <w:right w:val="single" w:sz="4" w:space="0" w:color="auto"/>
            </w:tcBorders>
            <w:shd w:val="clear" w:color="auto" w:fill="auto"/>
            <w:noWrap/>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12"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388"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14" w:type="dxa"/>
            <w:tcBorders>
              <w:top w:val="nil"/>
              <w:left w:val="nil"/>
              <w:bottom w:val="single" w:sz="4" w:space="0" w:color="auto"/>
              <w:right w:val="single" w:sz="4" w:space="0" w:color="auto"/>
            </w:tcBorders>
            <w:shd w:val="clear" w:color="auto" w:fill="auto"/>
            <w:noWrap/>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p>
        </w:tc>
        <w:tc>
          <w:tcPr>
            <w:tcW w:w="1099" w:type="dxa"/>
            <w:tcBorders>
              <w:top w:val="nil"/>
              <w:left w:val="nil"/>
              <w:bottom w:val="single" w:sz="4" w:space="0" w:color="auto"/>
              <w:right w:val="single" w:sz="4" w:space="0" w:color="auto"/>
            </w:tcBorders>
            <w:shd w:val="clear" w:color="auto" w:fill="auto"/>
            <w:noWrap/>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p>
        </w:tc>
        <w:tc>
          <w:tcPr>
            <w:tcW w:w="779" w:type="dxa"/>
            <w:tcBorders>
              <w:top w:val="nil"/>
              <w:left w:val="nil"/>
              <w:bottom w:val="single" w:sz="4" w:space="0" w:color="auto"/>
              <w:right w:val="single" w:sz="4" w:space="0" w:color="auto"/>
            </w:tcBorders>
            <w:shd w:val="clear" w:color="auto" w:fill="auto"/>
            <w:noWrap/>
            <w:vAlign w:val="bottom"/>
            <w:hideMark/>
          </w:tcPr>
          <w:p w:rsidR="000261A9" w:rsidRPr="004E2387" w:rsidRDefault="000261A9" w:rsidP="00C87C00">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06" w:type="dxa"/>
            <w:tcBorders>
              <w:top w:val="nil"/>
              <w:left w:val="nil"/>
              <w:bottom w:val="single" w:sz="4" w:space="0" w:color="auto"/>
              <w:right w:val="single" w:sz="4" w:space="0" w:color="auto"/>
            </w:tcBorders>
            <w:shd w:val="clear" w:color="auto" w:fill="auto"/>
            <w:vAlign w:val="bottom"/>
            <w:hideMark/>
          </w:tcPr>
          <w:p w:rsidR="000261A9" w:rsidRPr="004E2387" w:rsidRDefault="000261A9" w:rsidP="000261A9">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bl>
    <w:p w:rsidR="00BA5EFA" w:rsidRPr="009E5826" w:rsidRDefault="00BA5EFA" w:rsidP="00296660">
      <w:pPr>
        <w:rPr>
          <w:rFonts w:asciiTheme="minorHAnsi" w:hAnsiTheme="minorHAnsi" w:cstheme="minorHAnsi"/>
          <w:szCs w:val="24"/>
          <w:lang w:eastAsia="fr-FR" w:bidi="ar-SA"/>
        </w:rPr>
      </w:pPr>
    </w:p>
    <w:p w:rsidR="00937428" w:rsidRPr="004E2387" w:rsidRDefault="00937428" w:rsidP="00937428">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ta_type_adresse_lmtay540</w:t>
      </w: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937428" w:rsidRPr="009E5826" w:rsidRDefault="00937428" w:rsidP="00AE1228">
      <w:pPr>
        <w:numPr>
          <w:ilvl w:val="0"/>
          <w:numId w:val="75"/>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TYPE D'ADRESSE (CTYADR)</w:t>
      </w:r>
    </w:p>
    <w:p w:rsidR="00937428" w:rsidRPr="009E5826" w:rsidRDefault="00937428" w:rsidP="00AE1228">
      <w:pPr>
        <w:numPr>
          <w:ilvl w:val="0"/>
          <w:numId w:val="75"/>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TYPE D'ADRESSE (YL1TAD)</w:t>
      </w:r>
    </w:p>
    <w:p w:rsidR="00937428" w:rsidRPr="009E5826" w:rsidRDefault="00937428" w:rsidP="00937428">
      <w:pPr>
        <w:autoSpaceDE w:val="0"/>
        <w:autoSpaceDN w:val="0"/>
        <w:adjustRightInd w:val="0"/>
        <w:rPr>
          <w:rFonts w:asciiTheme="minorHAnsi" w:hAnsiTheme="minorHAnsi" w:cstheme="minorHAnsi"/>
          <w:szCs w:val="24"/>
          <w:lang w:eastAsia="fr-FR" w:bidi="ar-SA"/>
        </w:rPr>
      </w:pP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937428" w:rsidRPr="009E5826" w:rsidRDefault="00937428" w:rsidP="00AE1228">
      <w:pPr>
        <w:numPr>
          <w:ilvl w:val="0"/>
          <w:numId w:val="76"/>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DATE DE CLOTURE (YDCLOT) </w:t>
      </w:r>
    </w:p>
    <w:p w:rsidR="00937428" w:rsidRPr="009E5826" w:rsidRDefault="00937428" w:rsidP="00937428">
      <w:pPr>
        <w:autoSpaceDE w:val="0"/>
        <w:autoSpaceDN w:val="0"/>
        <w:adjustRightInd w:val="0"/>
        <w:rPr>
          <w:rFonts w:asciiTheme="minorHAnsi" w:hAnsiTheme="minorHAnsi" w:cstheme="minorHAnsi"/>
          <w:szCs w:val="24"/>
          <w:lang w:eastAsia="fr-FR" w:bidi="ar-SA"/>
        </w:rPr>
      </w:pP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 </w:t>
      </w: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TYPE UTILISAT. ADRESSE (CTUTAD). La liste déroulante des CODE TYPE UTILISAT. ADRESSE (CTUTAD) propose toutes les valeurs de la table LMTAY790 qui ne sont pas closes (lignes de LMTAY790 dont la DATE DE CLOTURE YDCLOT est supérieure strictement à la date du jour), accompagnées de leur libellé LIBELLE TYPE UTILISAT. ADRESSE (LTUTAD)</w:t>
      </w:r>
    </w:p>
    <w:p w:rsidR="00937428" w:rsidRPr="009E5826" w:rsidRDefault="00937428" w:rsidP="00937428">
      <w:pPr>
        <w:autoSpaceDE w:val="0"/>
        <w:autoSpaceDN w:val="0"/>
        <w:adjustRightInd w:val="0"/>
        <w:rPr>
          <w:rFonts w:asciiTheme="minorHAnsi" w:hAnsiTheme="minorHAnsi" w:cstheme="minorHAnsi"/>
          <w:szCs w:val="24"/>
          <w:lang w:eastAsia="fr-FR" w:bidi="ar-SA"/>
        </w:rPr>
      </w:pPr>
    </w:p>
    <w:p w:rsidR="00937428" w:rsidRPr="004E2387" w:rsidRDefault="00937428" w:rsidP="00937428">
      <w:pPr>
        <w:pStyle w:val="Titre4"/>
        <w:rPr>
          <w:rFonts w:asciiTheme="minorHAnsi" w:hAnsiTheme="minorHAnsi" w:cstheme="minorHAnsi"/>
        </w:rPr>
      </w:pPr>
      <w:r w:rsidRPr="004E2387">
        <w:rPr>
          <w:rFonts w:asciiTheme="minorHAnsi" w:hAnsiTheme="minorHAnsi" w:cstheme="minorHAnsi"/>
        </w:rPr>
        <w:t>Création : contrôle des données de ta_type_adresse_lmtay540</w:t>
      </w: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937428" w:rsidRPr="009E5826" w:rsidRDefault="00937428" w:rsidP="005B01C3">
      <w:pPr>
        <w:numPr>
          <w:ilvl w:val="0"/>
          <w:numId w:val="20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TYPE D'ADRESSE (CTYADR)</w:t>
      </w:r>
    </w:p>
    <w:p w:rsidR="00937428" w:rsidRPr="009E5826" w:rsidRDefault="00937428" w:rsidP="005B01C3">
      <w:pPr>
        <w:numPr>
          <w:ilvl w:val="0"/>
          <w:numId w:val="20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TYPE D'ADRESSE (YL1TAD)</w:t>
      </w:r>
    </w:p>
    <w:p w:rsidR="00937428" w:rsidRPr="009E5826" w:rsidRDefault="00937428" w:rsidP="005B01C3">
      <w:pPr>
        <w:numPr>
          <w:ilvl w:val="0"/>
          <w:numId w:val="20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TYPE UTILISAT. ADRESSE (CTUTAD)</w:t>
      </w:r>
    </w:p>
    <w:p w:rsidR="00937428" w:rsidRPr="009E5826" w:rsidRDefault="00937428" w:rsidP="00937428">
      <w:pPr>
        <w:autoSpaceDE w:val="0"/>
        <w:autoSpaceDN w:val="0"/>
        <w:adjustRightInd w:val="0"/>
        <w:rPr>
          <w:rFonts w:asciiTheme="minorHAnsi" w:hAnsiTheme="minorHAnsi" w:cstheme="minorHAnsi"/>
          <w:szCs w:val="24"/>
          <w:lang w:eastAsia="fr-FR" w:bidi="ar-SA"/>
        </w:rPr>
      </w:pP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937428" w:rsidRPr="009E5826" w:rsidRDefault="00937428" w:rsidP="005B01C3">
      <w:pPr>
        <w:numPr>
          <w:ilvl w:val="0"/>
          <w:numId w:val="204"/>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TYPE D'ADRESSE (CTYADR) : 3 caractères.</w:t>
      </w:r>
    </w:p>
    <w:p w:rsidR="00937428" w:rsidRPr="009E5826" w:rsidRDefault="00937428" w:rsidP="005B01C3">
      <w:pPr>
        <w:numPr>
          <w:ilvl w:val="0"/>
          <w:numId w:val="20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TYPE D'ADRESSE (YL1TAD) : 20 caractères.</w:t>
      </w:r>
    </w:p>
    <w:p w:rsidR="00937428" w:rsidRPr="009E5826" w:rsidRDefault="00937428" w:rsidP="00937428">
      <w:pPr>
        <w:autoSpaceDE w:val="0"/>
        <w:autoSpaceDN w:val="0"/>
        <w:adjustRightInd w:val="0"/>
        <w:rPr>
          <w:rFonts w:asciiTheme="minorHAnsi" w:hAnsiTheme="minorHAnsi" w:cstheme="minorHAnsi"/>
          <w:szCs w:val="24"/>
          <w:lang w:eastAsia="fr-FR" w:bidi="ar-SA"/>
        </w:rPr>
      </w:pP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d'unicité : </w:t>
      </w:r>
    </w:p>
    <w:p w:rsidR="00937428" w:rsidRPr="009E5826" w:rsidRDefault="00937428" w:rsidP="005B01C3">
      <w:pPr>
        <w:numPr>
          <w:ilvl w:val="0"/>
          <w:numId w:val="205"/>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sur CODE TYPE D'ADRESSE (CTYADR)</w:t>
      </w:r>
    </w:p>
    <w:p w:rsidR="00937428" w:rsidRPr="009E5826" w:rsidRDefault="00937428" w:rsidP="00937428">
      <w:pPr>
        <w:autoSpaceDE w:val="0"/>
        <w:autoSpaceDN w:val="0"/>
        <w:adjustRightInd w:val="0"/>
        <w:rPr>
          <w:rFonts w:asciiTheme="minorHAnsi" w:hAnsiTheme="minorHAnsi" w:cstheme="minorHAnsi"/>
          <w:szCs w:val="24"/>
          <w:lang w:eastAsia="fr-FR" w:bidi="ar-SA"/>
        </w:rPr>
      </w:pP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937428" w:rsidRPr="009E5826" w:rsidRDefault="000A6C3D"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937428" w:rsidRPr="009E5826">
        <w:rPr>
          <w:rFonts w:asciiTheme="minorHAnsi" w:hAnsiTheme="minorHAnsi" w:cstheme="minorHAnsi"/>
          <w:szCs w:val="24"/>
          <w:lang w:eastAsia="fr-FR" w:bidi="ar-SA"/>
        </w:rPr>
        <w:t xml:space="preserve"> soit le champs de saisie les caractères autorisés sont : </w:t>
      </w:r>
    </w:p>
    <w:p w:rsidR="00937428" w:rsidRPr="009E5826" w:rsidRDefault="00937428" w:rsidP="005B01C3">
      <w:pPr>
        <w:numPr>
          <w:ilvl w:val="0"/>
          <w:numId w:val="206"/>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937428" w:rsidRPr="009E5826" w:rsidRDefault="00937428" w:rsidP="005B01C3">
      <w:pPr>
        <w:numPr>
          <w:ilvl w:val="0"/>
          <w:numId w:val="20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937428" w:rsidRPr="009E5826" w:rsidRDefault="00937428" w:rsidP="005B01C3">
      <w:pPr>
        <w:numPr>
          <w:ilvl w:val="0"/>
          <w:numId w:val="20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937428" w:rsidRPr="009E5826" w:rsidRDefault="00937428" w:rsidP="00937428">
      <w:pPr>
        <w:tabs>
          <w:tab w:val="left" w:pos="1867"/>
        </w:tabs>
        <w:autoSpaceDE w:val="0"/>
        <w:autoSpaceDN w:val="0"/>
        <w:adjustRightInd w:val="0"/>
        <w:rPr>
          <w:rFonts w:asciiTheme="minorHAnsi" w:hAnsiTheme="minorHAnsi" w:cstheme="minorHAnsi"/>
          <w:szCs w:val="24"/>
        </w:rPr>
      </w:pPr>
      <w:r w:rsidRPr="009E5826">
        <w:rPr>
          <w:rFonts w:asciiTheme="minorHAnsi" w:hAnsiTheme="minorHAnsi" w:cstheme="minorHAnsi"/>
          <w:szCs w:val="24"/>
          <w:lang w:eastAsia="fr-FR" w:bidi="ar-SA"/>
        </w:rPr>
        <w:t>le tiret bas ou underscore _,</w:t>
      </w:r>
    </w:p>
    <w:p w:rsidR="00937428" w:rsidRPr="009E5826" w:rsidRDefault="00937428" w:rsidP="00937428">
      <w:pPr>
        <w:tabs>
          <w:tab w:val="left" w:pos="1867"/>
        </w:tabs>
        <w:autoSpaceDE w:val="0"/>
        <w:autoSpaceDN w:val="0"/>
        <w:adjustRightInd w:val="0"/>
        <w:rPr>
          <w:rFonts w:asciiTheme="minorHAnsi" w:hAnsiTheme="minorHAnsi" w:cstheme="minorHAnsi"/>
          <w:szCs w:val="24"/>
        </w:rPr>
      </w:pPr>
    </w:p>
    <w:p w:rsidR="00937428" w:rsidRPr="004E2387" w:rsidRDefault="00937428" w:rsidP="00937428">
      <w:pPr>
        <w:pStyle w:val="Titre4"/>
        <w:rPr>
          <w:rFonts w:asciiTheme="minorHAnsi" w:hAnsiTheme="minorHAnsi" w:cstheme="minorHAnsi"/>
        </w:rPr>
      </w:pPr>
      <w:r w:rsidRPr="004E2387">
        <w:rPr>
          <w:rFonts w:asciiTheme="minorHAnsi" w:hAnsiTheme="minorHAnsi" w:cstheme="minorHAnsi"/>
        </w:rPr>
        <w:t>Modification : contrôle des données de ta_type_adresse_lmtay540</w:t>
      </w: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937428" w:rsidRPr="009E5826" w:rsidRDefault="00937428" w:rsidP="005B01C3">
      <w:pPr>
        <w:numPr>
          <w:ilvl w:val="0"/>
          <w:numId w:val="369"/>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TYPE D'ADRESSE (YL1TAD)</w:t>
      </w:r>
    </w:p>
    <w:p w:rsidR="00937428" w:rsidRPr="009E5826" w:rsidRDefault="00937428" w:rsidP="005B01C3">
      <w:pPr>
        <w:numPr>
          <w:ilvl w:val="0"/>
          <w:numId w:val="369"/>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TYPE UTILISAT. ADRESSE (CTUTAD)</w:t>
      </w:r>
    </w:p>
    <w:p w:rsidR="00937428" w:rsidRPr="009E5826" w:rsidRDefault="00937428" w:rsidP="00937428">
      <w:pPr>
        <w:autoSpaceDE w:val="0"/>
        <w:autoSpaceDN w:val="0"/>
        <w:adjustRightInd w:val="0"/>
        <w:rPr>
          <w:rFonts w:asciiTheme="minorHAnsi" w:hAnsiTheme="minorHAnsi" w:cstheme="minorHAnsi"/>
          <w:szCs w:val="24"/>
          <w:lang w:eastAsia="fr-FR" w:bidi="ar-SA"/>
        </w:rPr>
      </w:pP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937428" w:rsidRPr="009E5826" w:rsidRDefault="00937428" w:rsidP="005B01C3">
      <w:pPr>
        <w:numPr>
          <w:ilvl w:val="0"/>
          <w:numId w:val="370"/>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TYPE D'ADRESSE (YL1TAD) : 20 caractères.</w:t>
      </w:r>
    </w:p>
    <w:p w:rsidR="00937428" w:rsidRPr="009E5826" w:rsidRDefault="00937428" w:rsidP="00937428">
      <w:pPr>
        <w:autoSpaceDE w:val="0"/>
        <w:autoSpaceDN w:val="0"/>
        <w:adjustRightInd w:val="0"/>
        <w:rPr>
          <w:rFonts w:asciiTheme="minorHAnsi" w:hAnsiTheme="minorHAnsi" w:cstheme="minorHAnsi"/>
          <w:szCs w:val="24"/>
          <w:lang w:eastAsia="fr-FR" w:bidi="ar-SA"/>
        </w:rPr>
      </w:pP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937428" w:rsidRPr="009E5826" w:rsidRDefault="000A6C3D"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937428" w:rsidRPr="009E5826">
        <w:rPr>
          <w:rFonts w:asciiTheme="minorHAnsi" w:hAnsiTheme="minorHAnsi" w:cstheme="minorHAnsi"/>
          <w:szCs w:val="24"/>
          <w:lang w:eastAsia="fr-FR" w:bidi="ar-SA"/>
        </w:rPr>
        <w:t xml:space="preserve"> soit le champs de saisie les caractères autorisés sont : </w:t>
      </w:r>
    </w:p>
    <w:p w:rsidR="00937428" w:rsidRPr="009E5826" w:rsidRDefault="00937428" w:rsidP="005B01C3">
      <w:pPr>
        <w:numPr>
          <w:ilvl w:val="0"/>
          <w:numId w:val="371"/>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937428" w:rsidRPr="009E5826" w:rsidRDefault="00937428" w:rsidP="005B01C3">
      <w:pPr>
        <w:numPr>
          <w:ilvl w:val="0"/>
          <w:numId w:val="371"/>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937428" w:rsidRPr="009E5826" w:rsidRDefault="00937428" w:rsidP="005B01C3">
      <w:pPr>
        <w:numPr>
          <w:ilvl w:val="0"/>
          <w:numId w:val="371"/>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937428" w:rsidRPr="009E5826" w:rsidRDefault="00937428" w:rsidP="00937428">
      <w:pPr>
        <w:tabs>
          <w:tab w:val="left" w:pos="1867"/>
        </w:tabs>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000D12" w:rsidRDefault="00000D12" w:rsidP="00000D12">
      <w:pPr>
        <w:pStyle w:val="Titre4"/>
        <w:rPr>
          <w:rFonts w:asciiTheme="minorHAnsi" w:hAnsiTheme="minorHAnsi" w:cstheme="minorHAnsi"/>
        </w:rPr>
      </w:pPr>
      <w:r w:rsidRPr="00000D12">
        <w:rPr>
          <w:rFonts w:asciiTheme="minorHAnsi" w:hAnsiTheme="minorHAnsi" w:cstheme="minorHAnsi"/>
        </w:rPr>
        <w:t>Modification : renseignement des données de ta_type_adresse_lmtay540</w:t>
      </w:r>
    </w:p>
    <w:p w:rsidR="00000D12" w:rsidRPr="009E5826" w:rsidRDefault="00000D12" w:rsidP="00000D12">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000D12" w:rsidRPr="009E5826" w:rsidRDefault="00000D12" w:rsidP="00357DCC">
      <w:pPr>
        <w:numPr>
          <w:ilvl w:val="0"/>
          <w:numId w:val="53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TYPE D'ADRESSE (YL1TAD)</w:t>
      </w:r>
    </w:p>
    <w:p w:rsidR="00000D12" w:rsidRPr="009E5826" w:rsidRDefault="00000D12" w:rsidP="00000D12">
      <w:pPr>
        <w:autoSpaceDE w:val="0"/>
        <w:autoSpaceDN w:val="0"/>
        <w:adjustRightInd w:val="0"/>
        <w:rPr>
          <w:rFonts w:asciiTheme="minorHAnsi" w:hAnsiTheme="minorHAnsi" w:cstheme="minorHAnsi"/>
          <w:szCs w:val="24"/>
          <w:lang w:eastAsia="fr-FR" w:bidi="ar-SA"/>
        </w:rPr>
      </w:pPr>
    </w:p>
    <w:p w:rsidR="00000D12" w:rsidRPr="009E5826" w:rsidRDefault="00000D12" w:rsidP="00000D12">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000D12" w:rsidRPr="009E5826" w:rsidRDefault="00000D12" w:rsidP="00357DCC">
      <w:pPr>
        <w:numPr>
          <w:ilvl w:val="0"/>
          <w:numId w:val="534"/>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DATE DE CLOTURE (YDCLOT) </w:t>
      </w:r>
    </w:p>
    <w:p w:rsidR="00000D12" w:rsidRPr="009E5826" w:rsidRDefault="00000D12" w:rsidP="00000D12">
      <w:pPr>
        <w:autoSpaceDE w:val="0"/>
        <w:autoSpaceDN w:val="0"/>
        <w:adjustRightInd w:val="0"/>
        <w:rPr>
          <w:rFonts w:asciiTheme="minorHAnsi" w:hAnsiTheme="minorHAnsi" w:cstheme="minorHAnsi"/>
          <w:szCs w:val="24"/>
          <w:lang w:eastAsia="fr-FR" w:bidi="ar-SA"/>
        </w:rPr>
      </w:pPr>
    </w:p>
    <w:p w:rsidR="00000D12" w:rsidRPr="009E5826" w:rsidRDefault="00000D12" w:rsidP="00000D12">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 </w:t>
      </w:r>
    </w:p>
    <w:p w:rsidR="00000D12" w:rsidRPr="009E5826" w:rsidRDefault="00000D12" w:rsidP="00357DCC">
      <w:pPr>
        <w:numPr>
          <w:ilvl w:val="0"/>
          <w:numId w:val="535"/>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TYPE UTILISAT. ADRESSE (CTUTAD). La liste déroulante des CODE TYPE UTILISAT. ADRESSE (CTUTAD) propose toutes les valeurs de la tables LMTAY790 qui ne sont pas closes (lignes de LMTAY790 dont la DATE DE CLOTURE YDCLOT est supérieure strictement à la date du jour) ainsi que la valeur déjà sélectionnée (si elle est close), accompagnées de leur libellé LIBELLE TYPE UTILISAT. ADRESSE (LTUTAD)</w:t>
      </w:r>
    </w:p>
    <w:p w:rsidR="00000D12" w:rsidRPr="009E5826" w:rsidRDefault="00000D12" w:rsidP="00000D12">
      <w:pPr>
        <w:rPr>
          <w:rFonts w:asciiTheme="minorHAnsi" w:hAnsiTheme="minorHAnsi" w:cstheme="minorHAnsi"/>
          <w:szCs w:val="24"/>
        </w:rPr>
      </w:pPr>
    </w:p>
    <w:p w:rsidR="00A9295A" w:rsidRPr="009E5826" w:rsidRDefault="00A9295A">
      <w:pPr>
        <w:rPr>
          <w:rFonts w:asciiTheme="minorHAnsi" w:hAnsiTheme="minorHAnsi" w:cstheme="minorHAnsi"/>
          <w:szCs w:val="24"/>
        </w:rPr>
      </w:pPr>
      <w:r w:rsidRPr="009E5826">
        <w:rPr>
          <w:rFonts w:asciiTheme="minorHAnsi" w:hAnsiTheme="minorHAnsi" w:cstheme="minorHAnsi"/>
          <w:szCs w:val="24"/>
        </w:rPr>
        <w:br w:type="page"/>
      </w:r>
    </w:p>
    <w:p w:rsidR="00937428" w:rsidRPr="00BF16B6" w:rsidRDefault="00937428" w:rsidP="00937428">
      <w:pPr>
        <w:pStyle w:val="Titre3"/>
      </w:pPr>
      <w:bookmarkStart w:id="901" w:name="_Toc515444463"/>
      <w:r w:rsidRPr="00BF16B6">
        <w:t>ta_type_utilisation_adresse_lmtay790</w:t>
      </w:r>
      <w:bookmarkEnd w:id="901"/>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lmtay790</w:instrText>
      </w:r>
      <w:r w:rsidR="00AE699C">
        <w:instrText xml:space="preserve">" </w:instrText>
      </w:r>
      <w:r w:rsidR="00AE699C">
        <w:rPr>
          <w:rFonts w:asciiTheme="minorHAnsi" w:hAnsiTheme="minorHAnsi" w:cstheme="minorHAnsi"/>
          <w:lang w:eastAsia="fr-FR" w:bidi="ar-SA"/>
        </w:rPr>
        <w:fldChar w:fldCharType="end"/>
      </w:r>
    </w:p>
    <w:p w:rsidR="00622FEA" w:rsidRPr="009E5826" w:rsidRDefault="00A3018B" w:rsidP="00622FEA">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Classement</w:t>
      </w:r>
      <w:r w:rsidR="00622FEA" w:rsidRPr="009E5826">
        <w:rPr>
          <w:rFonts w:asciiTheme="minorHAnsi" w:eastAsia="Times New Roman" w:hAnsiTheme="minorHAnsi" w:cstheme="minorHAnsi"/>
          <w:color w:val="000000"/>
          <w:szCs w:val="24"/>
          <w:lang w:eastAsia="fr-FR" w:bidi="ar-SA"/>
        </w:rPr>
        <w:t xml:space="preserve"> des utilisations d'adresses de Tiers. </w:t>
      </w:r>
      <w:r w:rsidRPr="009E5826">
        <w:rPr>
          <w:rFonts w:asciiTheme="minorHAnsi" w:eastAsia="Times New Roman" w:hAnsiTheme="minorHAnsi" w:cstheme="minorHAnsi"/>
          <w:color w:val="000000"/>
          <w:szCs w:val="24"/>
          <w:lang w:eastAsia="fr-FR" w:bidi="ar-SA"/>
        </w:rPr>
        <w:t>Cette</w:t>
      </w:r>
      <w:r w:rsidR="00622FEA" w:rsidRPr="009E5826">
        <w:rPr>
          <w:rFonts w:asciiTheme="minorHAnsi" w:eastAsia="Times New Roman" w:hAnsiTheme="minorHAnsi" w:cstheme="minorHAnsi"/>
          <w:color w:val="000000"/>
          <w:szCs w:val="24"/>
          <w:lang w:eastAsia="fr-FR" w:bidi="ar-SA"/>
        </w:rPr>
        <w:t xml:space="preserve"> typologie reprend largement la codification existante dans acteurs</w:t>
      </w:r>
    </w:p>
    <w:p w:rsidR="00BA5EFA" w:rsidRPr="004E2387" w:rsidRDefault="00BA5EFA"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116DE0" w:rsidRPr="004E2387" w:rsidTr="00116DE0">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116DE0" w:rsidRPr="004E2387" w:rsidTr="00A3018B">
        <w:trPr>
          <w:trHeight w:val="296"/>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TYPE UTILISAT. ADRESSE</w:t>
            </w:r>
          </w:p>
        </w:tc>
        <w:tc>
          <w:tcPr>
            <w:tcW w:w="96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CTUTAD</w:t>
            </w:r>
          </w:p>
        </w:tc>
        <w:tc>
          <w:tcPr>
            <w:tcW w:w="12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Typologie d’utilisation de l’adresse</w:t>
            </w:r>
          </w:p>
        </w:tc>
      </w:tr>
      <w:tr w:rsidR="00116DE0" w:rsidRPr="004E2387" w:rsidTr="00A3018B">
        <w:trPr>
          <w:trHeight w:val="50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116DE0" w:rsidRPr="004E2387" w:rsidTr="00A3018B">
        <w:trPr>
          <w:trHeight w:val="3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116DE0" w:rsidRPr="004E2387" w:rsidTr="00A3018B">
        <w:trPr>
          <w:trHeight w:val="22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TYPE UTILISAT. ADRESSE</w:t>
            </w:r>
          </w:p>
        </w:tc>
        <w:tc>
          <w:tcPr>
            <w:tcW w:w="96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LTUTAD</w:t>
            </w:r>
          </w:p>
        </w:tc>
        <w:tc>
          <w:tcPr>
            <w:tcW w:w="12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(20)</w:t>
            </w:r>
          </w:p>
        </w:tc>
        <w:tc>
          <w:tcPr>
            <w:tcW w:w="11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associé à la typologie d’utilisation</w:t>
            </w:r>
          </w:p>
        </w:tc>
      </w:tr>
      <w:tr w:rsidR="00116DE0" w:rsidRPr="004E2387" w:rsidTr="00A3018B">
        <w:trPr>
          <w:trHeight w:val="44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A3018B">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16DE0" w:rsidRPr="004E2387" w:rsidRDefault="00116DE0" w:rsidP="00116DE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BA5EFA" w:rsidRPr="009E5826" w:rsidRDefault="00BA5EFA" w:rsidP="00622FEA">
      <w:pPr>
        <w:rPr>
          <w:rFonts w:asciiTheme="minorHAnsi" w:hAnsiTheme="minorHAnsi" w:cstheme="minorHAnsi"/>
          <w:szCs w:val="24"/>
          <w:lang w:eastAsia="fr-FR" w:bidi="ar-SA"/>
        </w:rPr>
      </w:pPr>
    </w:p>
    <w:p w:rsidR="00937428" w:rsidRPr="004E2387" w:rsidRDefault="00937428"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ta_type_utilisation_adresse_lmtay790</w:t>
      </w:r>
    </w:p>
    <w:p w:rsidR="00937428" w:rsidRPr="009E5826" w:rsidRDefault="00937428" w:rsidP="0087094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937428" w:rsidRPr="009E5826" w:rsidRDefault="00937428" w:rsidP="00870944">
      <w:pPr>
        <w:numPr>
          <w:ilvl w:val="0"/>
          <w:numId w:val="89"/>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TYPE UTILISAT. ADRESSE (CTUTAD)</w:t>
      </w:r>
    </w:p>
    <w:p w:rsidR="00937428" w:rsidRPr="009E5826" w:rsidRDefault="00937428" w:rsidP="00870944">
      <w:pPr>
        <w:numPr>
          <w:ilvl w:val="0"/>
          <w:numId w:val="90"/>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TYPE UTILISAT. ADRESSE (LTUTAD)</w:t>
      </w:r>
    </w:p>
    <w:p w:rsidR="00937428" w:rsidRPr="009E5826" w:rsidRDefault="00937428" w:rsidP="0087094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937428" w:rsidRPr="009E5826" w:rsidRDefault="00937428" w:rsidP="00B9213A">
      <w:pPr>
        <w:numPr>
          <w:ilvl w:val="0"/>
          <w:numId w:val="89"/>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937428" w:rsidRPr="009E5826" w:rsidRDefault="00937428" w:rsidP="00870944">
      <w:pPr>
        <w:autoSpaceDE w:val="0"/>
        <w:autoSpaceDN w:val="0"/>
        <w:adjustRightInd w:val="0"/>
        <w:rPr>
          <w:rFonts w:asciiTheme="minorHAnsi" w:hAnsiTheme="minorHAnsi" w:cstheme="minorHAnsi"/>
          <w:szCs w:val="24"/>
          <w:lang w:eastAsia="fr-FR" w:bidi="ar-SA"/>
        </w:rPr>
      </w:pPr>
    </w:p>
    <w:p w:rsidR="00937428" w:rsidRPr="004E2387" w:rsidRDefault="00937428"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ta_type_utilisation_adresse_lmtay790</w:t>
      </w:r>
    </w:p>
    <w:p w:rsidR="00937428" w:rsidRPr="009E5826" w:rsidRDefault="00937428" w:rsidP="0087094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937428" w:rsidRPr="009E5826" w:rsidRDefault="00937428" w:rsidP="00870944">
      <w:pPr>
        <w:numPr>
          <w:ilvl w:val="0"/>
          <w:numId w:val="25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TYPE UTILISAT. ADRESSE (CTUTAD)</w:t>
      </w:r>
    </w:p>
    <w:p w:rsidR="00937428" w:rsidRPr="009E5826" w:rsidRDefault="00937428" w:rsidP="00870944">
      <w:pPr>
        <w:numPr>
          <w:ilvl w:val="0"/>
          <w:numId w:val="25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TYPE UTILISAT. ADRESSE (LTUTAD)</w:t>
      </w:r>
    </w:p>
    <w:p w:rsidR="00937428" w:rsidRPr="009E5826" w:rsidRDefault="00937428" w:rsidP="00870944">
      <w:pPr>
        <w:autoSpaceDE w:val="0"/>
        <w:autoSpaceDN w:val="0"/>
        <w:adjustRightInd w:val="0"/>
        <w:rPr>
          <w:rFonts w:asciiTheme="minorHAnsi" w:hAnsiTheme="minorHAnsi" w:cstheme="minorHAnsi"/>
          <w:szCs w:val="24"/>
          <w:lang w:eastAsia="fr-FR" w:bidi="ar-SA"/>
        </w:rPr>
      </w:pPr>
    </w:p>
    <w:p w:rsidR="00937428" w:rsidRPr="009E5826" w:rsidRDefault="00937428" w:rsidP="0087094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937428" w:rsidRPr="009E5826" w:rsidRDefault="00937428" w:rsidP="00870944">
      <w:pPr>
        <w:numPr>
          <w:ilvl w:val="0"/>
          <w:numId w:val="254"/>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TYPE UTILISAT. ADRESSE (CTUTAD) : 3 caractères.</w:t>
      </w:r>
    </w:p>
    <w:p w:rsidR="00937428" w:rsidRPr="009E5826" w:rsidRDefault="00937428" w:rsidP="00870944">
      <w:pPr>
        <w:numPr>
          <w:ilvl w:val="0"/>
          <w:numId w:val="25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TYPE UTILISAT. ADRESSE (LTUTAD) : 20 caractères.</w:t>
      </w:r>
    </w:p>
    <w:p w:rsidR="00937428" w:rsidRPr="009E5826" w:rsidRDefault="00937428" w:rsidP="00870944">
      <w:pPr>
        <w:autoSpaceDE w:val="0"/>
        <w:autoSpaceDN w:val="0"/>
        <w:adjustRightInd w:val="0"/>
        <w:rPr>
          <w:rFonts w:asciiTheme="minorHAnsi" w:hAnsiTheme="minorHAnsi" w:cstheme="minorHAnsi"/>
          <w:szCs w:val="24"/>
          <w:lang w:eastAsia="fr-FR" w:bidi="ar-SA"/>
        </w:rPr>
      </w:pPr>
    </w:p>
    <w:p w:rsidR="00937428" w:rsidRPr="009E5826" w:rsidRDefault="00937428" w:rsidP="0087094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d'unicité : </w:t>
      </w:r>
    </w:p>
    <w:p w:rsidR="00937428" w:rsidRPr="009E5826" w:rsidRDefault="00937428" w:rsidP="00870944">
      <w:pPr>
        <w:numPr>
          <w:ilvl w:val="0"/>
          <w:numId w:val="255"/>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sur CODE TYPE UTILISAT. ADRESSE (CTUTAD)</w:t>
      </w:r>
    </w:p>
    <w:p w:rsidR="00937428" w:rsidRPr="009E5826" w:rsidRDefault="00937428" w:rsidP="00870944">
      <w:pPr>
        <w:autoSpaceDE w:val="0"/>
        <w:autoSpaceDN w:val="0"/>
        <w:adjustRightInd w:val="0"/>
        <w:rPr>
          <w:rFonts w:asciiTheme="minorHAnsi" w:hAnsiTheme="minorHAnsi" w:cstheme="minorHAnsi"/>
          <w:szCs w:val="24"/>
          <w:lang w:eastAsia="fr-FR" w:bidi="ar-SA"/>
        </w:rPr>
      </w:pPr>
    </w:p>
    <w:p w:rsidR="00937428" w:rsidRPr="009E5826" w:rsidRDefault="00937428" w:rsidP="0087094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937428" w:rsidRPr="009E5826" w:rsidRDefault="000A6C3D" w:rsidP="0087094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937428" w:rsidRPr="009E5826">
        <w:rPr>
          <w:rFonts w:asciiTheme="minorHAnsi" w:hAnsiTheme="minorHAnsi" w:cstheme="minorHAnsi"/>
          <w:szCs w:val="24"/>
          <w:lang w:eastAsia="fr-FR" w:bidi="ar-SA"/>
        </w:rPr>
        <w:t xml:space="preserve"> soit le champs de saisie les caractères autorisés sont : </w:t>
      </w:r>
    </w:p>
    <w:p w:rsidR="00937428" w:rsidRPr="009E5826" w:rsidRDefault="00937428" w:rsidP="00870944">
      <w:pPr>
        <w:numPr>
          <w:ilvl w:val="0"/>
          <w:numId w:val="256"/>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937428" w:rsidRPr="009E5826" w:rsidRDefault="00937428" w:rsidP="00870944">
      <w:pPr>
        <w:numPr>
          <w:ilvl w:val="0"/>
          <w:numId w:val="25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937428" w:rsidRPr="009E5826" w:rsidRDefault="00937428" w:rsidP="00870944">
      <w:pPr>
        <w:numPr>
          <w:ilvl w:val="0"/>
          <w:numId w:val="25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937428" w:rsidRPr="009E5826" w:rsidRDefault="00937428" w:rsidP="00B9213A">
      <w:pPr>
        <w:numPr>
          <w:ilvl w:val="0"/>
          <w:numId w:val="25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937428" w:rsidRPr="009E5826" w:rsidRDefault="00937428" w:rsidP="00870944">
      <w:pPr>
        <w:tabs>
          <w:tab w:val="left" w:pos="1867"/>
        </w:tabs>
        <w:autoSpaceDE w:val="0"/>
        <w:autoSpaceDN w:val="0"/>
        <w:adjustRightInd w:val="0"/>
        <w:rPr>
          <w:rFonts w:asciiTheme="minorHAnsi" w:hAnsiTheme="minorHAnsi" w:cstheme="minorHAnsi"/>
          <w:szCs w:val="24"/>
        </w:rPr>
      </w:pPr>
    </w:p>
    <w:p w:rsidR="00937428" w:rsidRPr="004E2387" w:rsidRDefault="00937428"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Modification : contrôle des données de ta_type_utilisation_adresse_lmtay790</w:t>
      </w:r>
    </w:p>
    <w:p w:rsidR="00937428" w:rsidRPr="009E5826" w:rsidRDefault="00937428" w:rsidP="0087094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937428" w:rsidRPr="009E5826" w:rsidRDefault="00937428" w:rsidP="005B01C3">
      <w:pPr>
        <w:numPr>
          <w:ilvl w:val="0"/>
          <w:numId w:val="404"/>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TYPE UTILISAT. ADRESSE (LTUTAD)</w:t>
      </w:r>
    </w:p>
    <w:p w:rsidR="00937428" w:rsidRPr="009E5826" w:rsidRDefault="00937428" w:rsidP="00870944">
      <w:pPr>
        <w:autoSpaceDE w:val="0"/>
        <w:autoSpaceDN w:val="0"/>
        <w:adjustRightInd w:val="0"/>
        <w:rPr>
          <w:rFonts w:asciiTheme="minorHAnsi" w:hAnsiTheme="minorHAnsi" w:cstheme="minorHAnsi"/>
          <w:szCs w:val="24"/>
          <w:lang w:eastAsia="fr-FR" w:bidi="ar-SA"/>
        </w:rPr>
      </w:pPr>
    </w:p>
    <w:p w:rsidR="00937428" w:rsidRPr="009E5826" w:rsidRDefault="00937428" w:rsidP="0087094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937428" w:rsidRPr="009E5826" w:rsidRDefault="00937428" w:rsidP="005B01C3">
      <w:pPr>
        <w:numPr>
          <w:ilvl w:val="0"/>
          <w:numId w:val="405"/>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TYPE UTILISAT. ADRESSE (LTUTAD) : 20 caractères.</w:t>
      </w:r>
    </w:p>
    <w:p w:rsidR="00937428" w:rsidRPr="009E5826" w:rsidRDefault="00937428" w:rsidP="00870944">
      <w:pPr>
        <w:autoSpaceDE w:val="0"/>
        <w:autoSpaceDN w:val="0"/>
        <w:adjustRightInd w:val="0"/>
        <w:rPr>
          <w:rFonts w:asciiTheme="minorHAnsi" w:hAnsiTheme="minorHAnsi" w:cstheme="minorHAnsi"/>
          <w:szCs w:val="24"/>
          <w:lang w:eastAsia="fr-FR" w:bidi="ar-SA"/>
        </w:rPr>
      </w:pPr>
    </w:p>
    <w:p w:rsidR="00937428" w:rsidRPr="009E5826" w:rsidRDefault="00937428" w:rsidP="0087094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937428" w:rsidRPr="009E5826" w:rsidRDefault="000A6C3D" w:rsidP="0087094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937428" w:rsidRPr="009E5826">
        <w:rPr>
          <w:rFonts w:asciiTheme="minorHAnsi" w:hAnsiTheme="minorHAnsi" w:cstheme="minorHAnsi"/>
          <w:szCs w:val="24"/>
          <w:lang w:eastAsia="fr-FR" w:bidi="ar-SA"/>
        </w:rPr>
        <w:t xml:space="preserve"> soit le champs de saisie les caractères autorisés sont : </w:t>
      </w:r>
    </w:p>
    <w:p w:rsidR="00937428" w:rsidRPr="009E5826" w:rsidRDefault="00937428" w:rsidP="00870944">
      <w:pPr>
        <w:numPr>
          <w:ilvl w:val="0"/>
          <w:numId w:val="405"/>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937428" w:rsidRPr="009E5826" w:rsidRDefault="00937428" w:rsidP="00870944">
      <w:pPr>
        <w:numPr>
          <w:ilvl w:val="0"/>
          <w:numId w:val="405"/>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937428" w:rsidRPr="009E5826" w:rsidRDefault="00937428" w:rsidP="00870944">
      <w:pPr>
        <w:numPr>
          <w:ilvl w:val="0"/>
          <w:numId w:val="405"/>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937428" w:rsidRPr="009E5826" w:rsidRDefault="00937428" w:rsidP="00870944">
      <w:pPr>
        <w:numPr>
          <w:ilvl w:val="0"/>
          <w:numId w:val="405"/>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9A5EF4" w:rsidRPr="009E5826" w:rsidRDefault="009A5EF4" w:rsidP="00870944">
      <w:pPr>
        <w:tabs>
          <w:tab w:val="left" w:pos="1867"/>
        </w:tabs>
        <w:autoSpaceDE w:val="0"/>
        <w:autoSpaceDN w:val="0"/>
        <w:adjustRightInd w:val="0"/>
        <w:rPr>
          <w:rFonts w:asciiTheme="minorHAnsi" w:hAnsiTheme="minorHAnsi" w:cstheme="minorHAnsi"/>
          <w:szCs w:val="24"/>
          <w:lang w:eastAsia="fr-FR" w:bidi="ar-SA"/>
        </w:rPr>
      </w:pPr>
    </w:p>
    <w:p w:rsidR="009A5EF4" w:rsidRDefault="009A5EF4" w:rsidP="009A5EF4">
      <w:pPr>
        <w:pStyle w:val="Titre4"/>
        <w:rPr>
          <w:rFonts w:asciiTheme="minorHAnsi" w:hAnsiTheme="minorHAnsi" w:cstheme="minorHAnsi"/>
          <w:lang w:eastAsia="fr-FR" w:bidi="ar-SA"/>
        </w:rPr>
      </w:pPr>
      <w:r w:rsidRPr="009A5EF4">
        <w:rPr>
          <w:rFonts w:asciiTheme="minorHAnsi" w:hAnsiTheme="minorHAnsi" w:cstheme="minorHAnsi"/>
          <w:lang w:eastAsia="fr-FR" w:bidi="ar-SA"/>
        </w:rPr>
        <w:t>Modification : renseignement des données de ta_type_utilisation_adresse_lmtay790</w:t>
      </w:r>
    </w:p>
    <w:p w:rsidR="009A5EF4" w:rsidRPr="009E5826" w:rsidRDefault="009A5EF4" w:rsidP="009A5EF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9A5EF4" w:rsidRPr="009E5826" w:rsidRDefault="009A5EF4" w:rsidP="00357DCC">
      <w:pPr>
        <w:numPr>
          <w:ilvl w:val="0"/>
          <w:numId w:val="556"/>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TYPE UTILISAT. ADRESSE (LTUTAD)</w:t>
      </w:r>
    </w:p>
    <w:p w:rsidR="009A5EF4" w:rsidRPr="009E5826" w:rsidRDefault="009A5EF4" w:rsidP="009A5EF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9A5EF4" w:rsidRPr="009E5826" w:rsidRDefault="009A5EF4" w:rsidP="00357DCC">
      <w:pPr>
        <w:numPr>
          <w:ilvl w:val="0"/>
          <w:numId w:val="557"/>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DATE DE CLOTURE (YDCLOT) </w:t>
      </w:r>
    </w:p>
    <w:p w:rsidR="00A9295A" w:rsidRPr="009E5826" w:rsidRDefault="00A9295A">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br w:type="page"/>
      </w:r>
    </w:p>
    <w:p w:rsidR="00C40485" w:rsidRPr="004E2387" w:rsidRDefault="00C40485" w:rsidP="00C40485">
      <w:pPr>
        <w:pStyle w:val="Titre2"/>
        <w:rPr>
          <w:rFonts w:asciiTheme="minorHAnsi" w:hAnsiTheme="minorHAnsi" w:cstheme="minorHAnsi"/>
          <w:lang w:eastAsia="fr-FR" w:bidi="ar-SA"/>
        </w:rPr>
      </w:pPr>
      <w:bookmarkStart w:id="902" w:name="_Toc515444464"/>
      <w:r w:rsidRPr="004E2387">
        <w:rPr>
          <w:rFonts w:asciiTheme="minorHAnsi" w:hAnsiTheme="minorHAnsi" w:cstheme="minorHAnsi"/>
          <w:lang w:eastAsia="fr-FR" w:bidi="ar-SA"/>
        </w:rPr>
        <w:t xml:space="preserve">Métiers </w:t>
      </w:r>
      <w:r w:rsidR="000A6C3D" w:rsidRPr="004E2387">
        <w:rPr>
          <w:rFonts w:asciiTheme="minorHAnsi" w:hAnsiTheme="minorHAnsi" w:cstheme="minorHAnsi"/>
          <w:lang w:eastAsia="fr-FR" w:bidi="ar-SA"/>
        </w:rPr>
        <w:t>rôle</w:t>
      </w:r>
      <w:r w:rsidRPr="004E2387">
        <w:rPr>
          <w:rFonts w:asciiTheme="minorHAnsi" w:hAnsiTheme="minorHAnsi" w:cstheme="minorHAnsi"/>
          <w:lang w:eastAsia="fr-FR" w:bidi="ar-SA"/>
        </w:rPr>
        <w:t xml:space="preserve"> Tiers (G)</w:t>
      </w:r>
      <w:bookmarkEnd w:id="902"/>
    </w:p>
    <w:p w:rsidR="00937428" w:rsidRPr="00BF16B6" w:rsidRDefault="00937428" w:rsidP="00937428">
      <w:pPr>
        <w:pStyle w:val="Titre3"/>
      </w:pPr>
      <w:bookmarkStart w:id="903" w:name="_Toc515444465"/>
      <w:r w:rsidRPr="00BF16B6">
        <w:t>ta_correspondance_metier_role_lmtay719</w:t>
      </w:r>
      <w:bookmarkEnd w:id="903"/>
      <w:r w:rsidR="00AE699C">
        <w:rPr>
          <w:rFonts w:asciiTheme="minorHAnsi" w:hAnsiTheme="minorHAnsi" w:cstheme="minorHAnsi"/>
        </w:rPr>
        <w:fldChar w:fldCharType="begin"/>
      </w:r>
      <w:r w:rsidR="00AE699C">
        <w:instrText xml:space="preserve"> XE "</w:instrText>
      </w:r>
      <w:r w:rsidR="00AE699C" w:rsidRPr="001378E5">
        <w:rPr>
          <w:rFonts w:asciiTheme="minorHAnsi" w:hAnsiTheme="minorHAnsi" w:cstheme="minorHAnsi"/>
        </w:rPr>
        <w:instrText>lmtay719</w:instrText>
      </w:r>
      <w:r w:rsidR="00AE699C">
        <w:instrText xml:space="preserve">" </w:instrText>
      </w:r>
      <w:r w:rsidR="00AE699C">
        <w:rPr>
          <w:rFonts w:asciiTheme="minorHAnsi" w:hAnsiTheme="minorHAnsi" w:cstheme="minorHAnsi"/>
        </w:rPr>
        <w:fldChar w:fldCharType="end"/>
      </w:r>
    </w:p>
    <w:p w:rsidR="00937428" w:rsidRPr="009E5826" w:rsidRDefault="00C44A9C" w:rsidP="00937428">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Utilisée</w:t>
      </w:r>
      <w:r w:rsidR="00B73889" w:rsidRPr="009E5826">
        <w:rPr>
          <w:rFonts w:asciiTheme="minorHAnsi" w:eastAsia="Times New Roman" w:hAnsiTheme="minorHAnsi" w:cstheme="minorHAnsi"/>
          <w:color w:val="000000"/>
          <w:szCs w:val="24"/>
          <w:lang w:eastAsia="fr-FR" w:bidi="ar-SA"/>
        </w:rPr>
        <w:t xml:space="preserve"> pour Tiers Web, permet le pré-affichage de combinaisons métier et rôle</w:t>
      </w:r>
    </w:p>
    <w:p w:rsidR="00BA5EFA" w:rsidRPr="004E2387" w:rsidRDefault="00BA5EFA"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EB2A80" w:rsidRPr="004E2387" w:rsidTr="00EB2A80">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EB2A80" w:rsidRPr="004E2387" w:rsidTr="00C44A9C">
        <w:trPr>
          <w:trHeight w:val="11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METIER</w:t>
            </w:r>
          </w:p>
        </w:tc>
        <w:tc>
          <w:tcPr>
            <w:tcW w:w="96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CMETOP</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(6)</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donnée obsolète 2015</w:t>
            </w:r>
          </w:p>
        </w:tc>
      </w:tr>
      <w:tr w:rsidR="00EB2A80" w:rsidRPr="004E2387" w:rsidTr="00C44A9C">
        <w:trPr>
          <w:trHeight w:val="189"/>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ROLE TIERS</w:t>
            </w:r>
          </w:p>
        </w:tc>
        <w:tc>
          <w:tcPr>
            <w:tcW w:w="96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YCROLT</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(4)</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donnée obsolète 2015</w:t>
            </w:r>
          </w:p>
        </w:tc>
      </w:tr>
      <w:tr w:rsidR="00EB2A80" w:rsidRPr="004E2387" w:rsidTr="00C44A9C">
        <w:trPr>
          <w:trHeight w:val="40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EB2A80" w:rsidRPr="004E2387" w:rsidTr="00C44A9C">
        <w:trPr>
          <w:trHeight w:val="33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EB2A80" w:rsidRPr="004E2387" w:rsidTr="00C44A9C">
        <w:trPr>
          <w:trHeight w:val="22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DEBUT EFFET</w:t>
            </w:r>
          </w:p>
        </w:tc>
        <w:tc>
          <w:tcPr>
            <w:tcW w:w="96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YDDEFF</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début d'effet de l'enregistrement, alimentée par défaut à la date de création, modifiable</w:t>
            </w:r>
          </w:p>
        </w:tc>
      </w:tr>
      <w:tr w:rsidR="00EB2A80" w:rsidRPr="004E2387" w:rsidTr="00C44A9C">
        <w:trPr>
          <w:trHeight w:val="297"/>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EB2A80" w:rsidRPr="004E2387" w:rsidTr="00C44A9C">
        <w:trPr>
          <w:trHeight w:val="263"/>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FIN EFFET</w:t>
            </w:r>
          </w:p>
        </w:tc>
        <w:tc>
          <w:tcPr>
            <w:tcW w:w="96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YDFEFF</w:t>
            </w:r>
          </w:p>
        </w:tc>
        <w:tc>
          <w:tcPr>
            <w:tcW w:w="12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C44A9C">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EB2A80" w:rsidRPr="004E2387" w:rsidRDefault="00EB2A80" w:rsidP="00EB2A80">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fin d'effet de l'enregistrement, alimentée par défaut au 01/01/2076. modifiable</w:t>
            </w:r>
          </w:p>
        </w:tc>
      </w:tr>
    </w:tbl>
    <w:p w:rsidR="00BA5EFA" w:rsidRPr="009E5826" w:rsidRDefault="00BA5EFA" w:rsidP="00937428">
      <w:pPr>
        <w:rPr>
          <w:rFonts w:asciiTheme="minorHAnsi" w:hAnsiTheme="minorHAnsi" w:cstheme="minorHAnsi"/>
          <w:szCs w:val="24"/>
        </w:rPr>
      </w:pPr>
    </w:p>
    <w:p w:rsidR="00937428" w:rsidRPr="004E2387" w:rsidRDefault="00937428" w:rsidP="00937428">
      <w:pPr>
        <w:pStyle w:val="Titre4"/>
        <w:rPr>
          <w:rFonts w:asciiTheme="minorHAnsi" w:hAnsiTheme="minorHAnsi" w:cstheme="minorHAnsi"/>
        </w:rPr>
      </w:pPr>
      <w:r w:rsidRPr="004E2387">
        <w:rPr>
          <w:rFonts w:asciiTheme="minorHAnsi" w:hAnsiTheme="minorHAnsi" w:cstheme="minorHAnsi"/>
        </w:rPr>
        <w:t>Création : renseignement des données de ta_correspondance_metier_role_lmtay719</w:t>
      </w: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par sélection dans un calendrier : </w:t>
      </w:r>
    </w:p>
    <w:p w:rsidR="00937428" w:rsidRPr="009E5826" w:rsidRDefault="00937428" w:rsidP="00AF1B75">
      <w:pPr>
        <w:numPr>
          <w:ilvl w:val="0"/>
          <w:numId w:val="28"/>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937428" w:rsidRPr="009E5826" w:rsidRDefault="00937428" w:rsidP="00AF1B75">
      <w:pPr>
        <w:numPr>
          <w:ilvl w:val="0"/>
          <w:numId w:val="28"/>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DEBUT EFFET (YDDEFF)</w:t>
      </w:r>
    </w:p>
    <w:p w:rsidR="00937428" w:rsidRPr="009E5826" w:rsidRDefault="00937428" w:rsidP="00AF1B75">
      <w:pPr>
        <w:numPr>
          <w:ilvl w:val="0"/>
          <w:numId w:val="28"/>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DATE FIN EFFET (YDFEFF) </w:t>
      </w:r>
    </w:p>
    <w:p w:rsidR="00937428" w:rsidRPr="009E5826" w:rsidRDefault="00937428" w:rsidP="00937428">
      <w:pPr>
        <w:autoSpaceDE w:val="0"/>
        <w:autoSpaceDN w:val="0"/>
        <w:adjustRightInd w:val="0"/>
        <w:rPr>
          <w:rFonts w:asciiTheme="minorHAnsi" w:hAnsiTheme="minorHAnsi" w:cstheme="minorHAnsi"/>
          <w:szCs w:val="24"/>
          <w:lang w:eastAsia="fr-FR" w:bidi="ar-SA"/>
        </w:rPr>
      </w:pP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 </w:t>
      </w:r>
    </w:p>
    <w:p w:rsidR="00937428" w:rsidRPr="009E5826" w:rsidRDefault="00937428" w:rsidP="00AF1B75">
      <w:pPr>
        <w:numPr>
          <w:ilvl w:val="0"/>
          <w:numId w:val="29"/>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METIER (CMETOP). La liste déroulante propose toutes les valeurs de la table ta_metier_operationnel_tiers_lmtay787 qui ne sont pas closes (lignes dont la DATE DE CLOTURE YDCLOT est supérieure strictement à la date du jour), accompagnées de leur libellé LMETOP.</w:t>
      </w:r>
    </w:p>
    <w:p w:rsidR="00937428" w:rsidRPr="009E5826" w:rsidRDefault="00937428" w:rsidP="00B9213A">
      <w:pPr>
        <w:numPr>
          <w:ilvl w:val="0"/>
          <w:numId w:val="29"/>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ROLE TIERS (YCROLT). La liste déroulante propose toutes les valeurs de la table ta_role_de_tiers_lmtay778 qui ne sont pas closes (lignes dont la DATE DE CLOTURE YDCLOT est supérieure strictement à la date du jour), accompagnées de leur libellé YLROLT</w:t>
      </w:r>
    </w:p>
    <w:p w:rsidR="00937428" w:rsidRPr="009E5826" w:rsidRDefault="00937428" w:rsidP="00937428">
      <w:pPr>
        <w:rPr>
          <w:rFonts w:asciiTheme="minorHAnsi" w:hAnsiTheme="minorHAnsi" w:cstheme="minorHAnsi"/>
          <w:szCs w:val="24"/>
          <w:lang w:eastAsia="fr-FR" w:bidi="ar-SA"/>
        </w:rPr>
      </w:pPr>
    </w:p>
    <w:p w:rsidR="00937428" w:rsidRPr="004E2387" w:rsidRDefault="00937428" w:rsidP="00937428">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ta_correspondance_metier_role_lmtay719</w:t>
      </w:r>
    </w:p>
    <w:p w:rsidR="002007D4" w:rsidRPr="009E5826" w:rsidRDefault="002007D4" w:rsidP="002007D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d'unicité : </w:t>
      </w:r>
    </w:p>
    <w:p w:rsidR="002007D4" w:rsidRPr="009E5826" w:rsidRDefault="002007D4" w:rsidP="00357DCC">
      <w:pPr>
        <w:numPr>
          <w:ilvl w:val="0"/>
          <w:numId w:val="581"/>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sur le couple CODE METIER (CMETOP) - CODE ROLE TIERS (YCROLT)</w:t>
      </w:r>
    </w:p>
    <w:p w:rsidR="002007D4" w:rsidRPr="009E5826" w:rsidRDefault="002007D4" w:rsidP="002007D4">
      <w:pPr>
        <w:autoSpaceDE w:val="0"/>
        <w:autoSpaceDN w:val="0"/>
        <w:adjustRightInd w:val="0"/>
        <w:rPr>
          <w:rFonts w:asciiTheme="minorHAnsi" w:hAnsiTheme="minorHAnsi" w:cstheme="minorHAnsi"/>
          <w:szCs w:val="24"/>
          <w:lang w:eastAsia="fr-FR" w:bidi="ar-SA"/>
        </w:rPr>
      </w:pPr>
    </w:p>
    <w:p w:rsidR="002007D4" w:rsidRPr="009E5826" w:rsidRDefault="002007D4" w:rsidP="002007D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Contrôle des dates d'effet </w:t>
      </w:r>
    </w:p>
    <w:p w:rsidR="002007D4" w:rsidRPr="009E5826" w:rsidRDefault="002007D4" w:rsidP="00357DCC">
      <w:pPr>
        <w:numPr>
          <w:ilvl w:val="0"/>
          <w:numId w:val="582"/>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FIN EFFET (YDFEFF) doit être supérieure ou égale à la DATE DEBUT EFFET (YDDEFF)</w:t>
      </w:r>
    </w:p>
    <w:p w:rsidR="002007D4" w:rsidRPr="009E5826" w:rsidRDefault="002007D4" w:rsidP="002007D4">
      <w:pPr>
        <w:autoSpaceDE w:val="0"/>
        <w:autoSpaceDN w:val="0"/>
        <w:adjustRightInd w:val="0"/>
        <w:rPr>
          <w:rFonts w:asciiTheme="minorHAnsi" w:hAnsiTheme="minorHAnsi" w:cstheme="minorHAnsi"/>
          <w:szCs w:val="24"/>
          <w:lang w:eastAsia="fr-FR" w:bidi="ar-SA"/>
        </w:rPr>
      </w:pPr>
    </w:p>
    <w:p w:rsidR="002007D4" w:rsidRPr="009E5826" w:rsidRDefault="002007D4" w:rsidP="002007D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R</w:t>
      </w:r>
      <w:r w:rsidR="00870944">
        <w:rPr>
          <w:rFonts w:asciiTheme="minorHAnsi" w:hAnsiTheme="minorHAnsi" w:cstheme="minorHAnsi"/>
          <w:szCs w:val="24"/>
          <w:lang w:eastAsia="fr-FR" w:bidi="ar-SA"/>
        </w:rPr>
        <w:t>emarque</w:t>
      </w:r>
      <w:r w:rsidRPr="009E5826">
        <w:rPr>
          <w:rFonts w:asciiTheme="minorHAnsi" w:hAnsiTheme="minorHAnsi" w:cstheme="minorHAnsi"/>
          <w:szCs w:val="24"/>
          <w:lang w:eastAsia="fr-FR" w:bidi="ar-SA"/>
        </w:rPr>
        <w:t xml:space="preserve">: </w:t>
      </w:r>
    </w:p>
    <w:p w:rsidR="002007D4" w:rsidRPr="009E5826" w:rsidRDefault="002007D4" w:rsidP="00357DCC">
      <w:pPr>
        <w:numPr>
          <w:ilvl w:val="0"/>
          <w:numId w:val="58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valeur de la  DATE DEBUT EFFET (YDDEFF) est totalement indépendante de celle de la DATE CLOTURE (YDCLOT)</w:t>
      </w:r>
    </w:p>
    <w:p w:rsidR="002007D4" w:rsidRPr="009E5826" w:rsidRDefault="002007D4" w:rsidP="00357DCC">
      <w:pPr>
        <w:numPr>
          <w:ilvl w:val="0"/>
          <w:numId w:val="58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valeur de la  DATE FIN EFFET (YDFEFF) est totalement indépendante de celle de la DATE CLOTURE (YDCLOT)</w:t>
      </w:r>
    </w:p>
    <w:p w:rsidR="00937428" w:rsidRPr="009E5826" w:rsidRDefault="00937428" w:rsidP="00937428">
      <w:pPr>
        <w:autoSpaceDE w:val="0"/>
        <w:autoSpaceDN w:val="0"/>
        <w:adjustRightInd w:val="0"/>
        <w:rPr>
          <w:rFonts w:asciiTheme="minorHAnsi" w:hAnsiTheme="minorHAnsi" w:cstheme="minorHAnsi"/>
          <w:szCs w:val="24"/>
          <w:lang w:eastAsia="fr-FR" w:bidi="ar-SA"/>
        </w:rPr>
      </w:pPr>
    </w:p>
    <w:p w:rsidR="00937428" w:rsidRPr="004E2387" w:rsidRDefault="00937428" w:rsidP="00937428">
      <w:pPr>
        <w:pStyle w:val="Titre4"/>
        <w:rPr>
          <w:rFonts w:asciiTheme="minorHAnsi" w:hAnsiTheme="minorHAnsi" w:cstheme="minorHAnsi"/>
        </w:rPr>
      </w:pPr>
      <w:r w:rsidRPr="004E2387">
        <w:rPr>
          <w:rFonts w:asciiTheme="minorHAnsi" w:hAnsiTheme="minorHAnsi" w:cstheme="minorHAnsi"/>
        </w:rPr>
        <w:t>Modification : contrôle des données de ta_correspondance_metier_role_lmtay719</w:t>
      </w:r>
    </w:p>
    <w:p w:rsidR="00937428" w:rsidRPr="009E5826" w:rsidRDefault="00937428" w:rsidP="00937428">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des dates d'effet </w:t>
      </w:r>
    </w:p>
    <w:p w:rsidR="00937428" w:rsidRPr="009E5826" w:rsidRDefault="00937428" w:rsidP="005B01C3">
      <w:pPr>
        <w:numPr>
          <w:ilvl w:val="0"/>
          <w:numId w:val="302"/>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FIN EFFET (YDFEFF) doit être supérieure ou égale à la DATE DEBUT EFFET (YDDEFF)</w:t>
      </w:r>
    </w:p>
    <w:p w:rsidR="00937428" w:rsidRPr="009E5826" w:rsidRDefault="00937428" w:rsidP="00937428">
      <w:pPr>
        <w:autoSpaceDE w:val="0"/>
        <w:autoSpaceDN w:val="0"/>
        <w:adjustRightInd w:val="0"/>
        <w:rPr>
          <w:rFonts w:asciiTheme="minorHAnsi" w:hAnsiTheme="minorHAnsi" w:cstheme="minorHAnsi"/>
          <w:szCs w:val="24"/>
          <w:lang w:eastAsia="fr-FR" w:bidi="ar-SA"/>
        </w:rPr>
      </w:pPr>
    </w:p>
    <w:p w:rsidR="00937428" w:rsidRPr="009E5826" w:rsidRDefault="00937428" w:rsidP="00937428">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9E5826">
        <w:rPr>
          <w:rFonts w:asciiTheme="minorHAnsi" w:hAnsiTheme="minorHAnsi" w:cstheme="minorHAnsi"/>
          <w:szCs w:val="24"/>
          <w:lang w:eastAsia="fr-FR" w:bidi="ar-SA"/>
        </w:rPr>
        <w:t xml:space="preserve"> </w:t>
      </w:r>
    </w:p>
    <w:p w:rsidR="00937428" w:rsidRPr="009E5826" w:rsidRDefault="00937428" w:rsidP="005B01C3">
      <w:pPr>
        <w:numPr>
          <w:ilvl w:val="0"/>
          <w:numId w:val="30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valeur de la  DATE DEBUT EFFET (YDDEFF) est totalement indépendante de celle de la DATE CLOTURE (YDCLOT)</w:t>
      </w:r>
    </w:p>
    <w:p w:rsidR="00937428" w:rsidRPr="009E5826" w:rsidRDefault="00937428" w:rsidP="005B01C3">
      <w:pPr>
        <w:numPr>
          <w:ilvl w:val="0"/>
          <w:numId w:val="30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valeur de la  DATE FIN EFFET (YDFEFF) est totalement indépendante de celle de la DATE CLOTURE (YDCLOT)</w:t>
      </w:r>
    </w:p>
    <w:p w:rsidR="002635D4" w:rsidRDefault="002635D4" w:rsidP="002635D4">
      <w:pPr>
        <w:pStyle w:val="Titre4"/>
        <w:rPr>
          <w:rFonts w:asciiTheme="minorHAnsi" w:hAnsiTheme="minorHAnsi" w:cstheme="minorHAnsi"/>
        </w:rPr>
      </w:pPr>
      <w:r w:rsidRPr="002635D4">
        <w:rPr>
          <w:rFonts w:asciiTheme="minorHAnsi" w:hAnsiTheme="minorHAnsi" w:cstheme="minorHAnsi"/>
        </w:rPr>
        <w:t>Modification : renseignement des données de ta_correspondance_metier_role_lmtay719</w:t>
      </w:r>
    </w:p>
    <w:p w:rsidR="002635D4" w:rsidRPr="009E5826" w:rsidRDefault="002635D4" w:rsidP="002635D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2635D4" w:rsidRPr="009E5826" w:rsidRDefault="002635D4" w:rsidP="00357DCC">
      <w:pPr>
        <w:numPr>
          <w:ilvl w:val="0"/>
          <w:numId w:val="471"/>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DATE DE CLOTURE (YDCLOT) </w:t>
      </w:r>
    </w:p>
    <w:p w:rsidR="002635D4" w:rsidRPr="009E5826" w:rsidRDefault="002635D4" w:rsidP="00357DCC">
      <w:pPr>
        <w:numPr>
          <w:ilvl w:val="0"/>
          <w:numId w:val="471"/>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DEBUT EFFET (YDDEFF)</w:t>
      </w:r>
    </w:p>
    <w:p w:rsidR="002635D4" w:rsidRPr="009E5826" w:rsidRDefault="002635D4" w:rsidP="00357DCC">
      <w:pPr>
        <w:numPr>
          <w:ilvl w:val="0"/>
          <w:numId w:val="471"/>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FIN EFFET (YDFEFF)</w:t>
      </w:r>
    </w:p>
    <w:p w:rsidR="002635D4" w:rsidRPr="009E5826" w:rsidRDefault="002635D4" w:rsidP="002635D4">
      <w:pPr>
        <w:rPr>
          <w:rFonts w:asciiTheme="minorHAnsi" w:hAnsiTheme="minorHAnsi" w:cstheme="minorHAnsi"/>
          <w:szCs w:val="24"/>
        </w:rPr>
      </w:pPr>
    </w:p>
    <w:p w:rsidR="00A9295A" w:rsidRPr="009E5826" w:rsidRDefault="00A9295A">
      <w:pPr>
        <w:rPr>
          <w:rFonts w:asciiTheme="minorHAnsi" w:hAnsiTheme="minorHAnsi" w:cstheme="minorHAnsi"/>
          <w:szCs w:val="24"/>
        </w:rPr>
      </w:pPr>
      <w:r w:rsidRPr="009E5826">
        <w:rPr>
          <w:rFonts w:asciiTheme="minorHAnsi" w:hAnsiTheme="minorHAnsi" w:cstheme="minorHAnsi"/>
          <w:szCs w:val="24"/>
        </w:rPr>
        <w:br w:type="page"/>
      </w:r>
    </w:p>
    <w:p w:rsidR="00937428" w:rsidRPr="00BF16B6" w:rsidRDefault="00937428" w:rsidP="00937428">
      <w:pPr>
        <w:pStyle w:val="Titre3"/>
        <w:ind w:left="1428"/>
      </w:pPr>
      <w:bookmarkStart w:id="904" w:name="_Toc515444466"/>
      <w:r w:rsidRPr="00BF16B6">
        <w:t>ta_role_de_tiers_lmtay778</w:t>
      </w:r>
      <w:bookmarkEnd w:id="904"/>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lmtay778</w:instrText>
      </w:r>
      <w:r w:rsidR="00AE699C">
        <w:instrText xml:space="preserve">" </w:instrText>
      </w:r>
      <w:r w:rsidR="00AE699C">
        <w:rPr>
          <w:rFonts w:asciiTheme="minorHAnsi" w:hAnsiTheme="minorHAnsi" w:cstheme="minorHAnsi"/>
          <w:lang w:eastAsia="fr-FR" w:bidi="ar-SA"/>
        </w:rPr>
        <w:fldChar w:fldCharType="end"/>
      </w:r>
    </w:p>
    <w:p w:rsidR="00096A68" w:rsidRPr="009E5826" w:rsidRDefault="001D66A4" w:rsidP="00096A68">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Définit</w:t>
      </w:r>
      <w:r w:rsidR="00096A68" w:rsidRPr="009E5826">
        <w:rPr>
          <w:rFonts w:asciiTheme="minorHAnsi" w:eastAsia="Times New Roman" w:hAnsiTheme="minorHAnsi" w:cstheme="minorHAnsi"/>
          <w:color w:val="000000"/>
          <w:szCs w:val="24"/>
          <w:lang w:eastAsia="fr-FR" w:bidi="ar-SA"/>
        </w:rPr>
        <w:t xml:space="preserve"> la relation entre un Tiers et la CDC. ceci justifie la présence du tiers dans le référentiel</w:t>
      </w:r>
    </w:p>
    <w:p w:rsidR="00BA5EFA" w:rsidRPr="004E2387" w:rsidRDefault="00BA5EFA"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5D7A48" w:rsidRPr="004E2387" w:rsidTr="005D7A48">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5D7A48" w:rsidRPr="004E2387" w:rsidTr="001D66A4">
        <w:trPr>
          <w:trHeight w:val="42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ROLE DE TIERS</w:t>
            </w:r>
          </w:p>
        </w:tc>
        <w:tc>
          <w:tcPr>
            <w:tcW w:w="96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YCROLT</w:t>
            </w:r>
          </w:p>
        </w:tc>
        <w:tc>
          <w:tcPr>
            <w:tcW w:w="12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(4)</w:t>
            </w:r>
          </w:p>
        </w:tc>
        <w:tc>
          <w:tcPr>
            <w:tcW w:w="11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DEFINIT LA RELATION ENTRE UN TIERS ET LA CDC. CECI JUSTIFIE LA PRESENCE DU TIERS DANS LE REFERENTIEL</w:t>
            </w:r>
          </w:p>
        </w:tc>
      </w:tr>
      <w:tr w:rsidR="005D7A48" w:rsidRPr="004E2387" w:rsidTr="001D66A4">
        <w:trPr>
          <w:trHeight w:val="47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5D7A48" w:rsidRPr="004E2387" w:rsidTr="001D66A4">
        <w:trPr>
          <w:trHeight w:val="387"/>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5D7A48" w:rsidRPr="004E2387" w:rsidTr="001D66A4">
        <w:trPr>
          <w:trHeight w:val="50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5D7A48" w:rsidRPr="004E2387" w:rsidTr="001D66A4">
        <w:trPr>
          <w:trHeight w:val="6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ROLE DE TIERS</w:t>
            </w:r>
          </w:p>
        </w:tc>
        <w:tc>
          <w:tcPr>
            <w:tcW w:w="96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YLROLT</w:t>
            </w:r>
          </w:p>
        </w:tc>
        <w:tc>
          <w:tcPr>
            <w:tcW w:w="12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1D66A4">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5D7A48" w:rsidRPr="004E2387" w:rsidRDefault="005D7A48" w:rsidP="005D7A4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bl>
    <w:p w:rsidR="00BA5EFA" w:rsidRPr="009E5826" w:rsidRDefault="00BA5EFA" w:rsidP="00096A68">
      <w:pPr>
        <w:rPr>
          <w:rFonts w:asciiTheme="minorHAnsi" w:hAnsiTheme="minorHAnsi" w:cstheme="minorHAnsi"/>
          <w:szCs w:val="24"/>
          <w:lang w:eastAsia="fr-FR" w:bidi="ar-SA"/>
        </w:rPr>
      </w:pPr>
    </w:p>
    <w:p w:rsidR="00937428" w:rsidRPr="004E2387" w:rsidRDefault="00937428" w:rsidP="00920F4E">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ta_role_de_tiers_lmtay778</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en saisie libre : </w:t>
      </w:r>
    </w:p>
    <w:p w:rsidR="00937428" w:rsidRPr="009E5826" w:rsidRDefault="00937428" w:rsidP="00B97328">
      <w:pPr>
        <w:numPr>
          <w:ilvl w:val="0"/>
          <w:numId w:val="73"/>
        </w:numPr>
        <w:autoSpaceDE w:val="0"/>
        <w:autoSpaceDN w:val="0"/>
        <w:adjustRightInd w:val="0"/>
        <w:spacing w:after="1"/>
        <w:ind w:left="1068"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ROLE DE TIERS (YCROLT)</w:t>
      </w:r>
    </w:p>
    <w:p w:rsidR="00937428" w:rsidRPr="009E5826" w:rsidRDefault="00937428" w:rsidP="00B97328">
      <w:pPr>
        <w:numPr>
          <w:ilvl w:val="0"/>
          <w:numId w:val="73"/>
        </w:numPr>
        <w:autoSpaceDE w:val="0"/>
        <w:autoSpaceDN w:val="0"/>
        <w:adjustRightInd w:val="0"/>
        <w:ind w:left="1068"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ROLE DE TIERS (YLROLT)</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4E2387" w:rsidRDefault="00937428" w:rsidP="00920F4E">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ta_role_de_tiers_lmtay778</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937428" w:rsidRPr="009E5826" w:rsidRDefault="00937428" w:rsidP="005B01C3">
      <w:pPr>
        <w:numPr>
          <w:ilvl w:val="0"/>
          <w:numId w:val="193"/>
        </w:numPr>
        <w:autoSpaceDE w:val="0"/>
        <w:autoSpaceDN w:val="0"/>
        <w:adjustRightInd w:val="0"/>
        <w:spacing w:after="1"/>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ROLE DE TIERS (YCROLT)</w:t>
      </w:r>
    </w:p>
    <w:p w:rsidR="00937428" w:rsidRPr="009E5826" w:rsidRDefault="00937428" w:rsidP="005B01C3">
      <w:pPr>
        <w:numPr>
          <w:ilvl w:val="0"/>
          <w:numId w:val="193"/>
        </w:num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ROLE DE TIERS (YLROLT)</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937428" w:rsidRPr="009E5826" w:rsidRDefault="00937428" w:rsidP="005B01C3">
      <w:pPr>
        <w:numPr>
          <w:ilvl w:val="0"/>
          <w:numId w:val="194"/>
        </w:numPr>
        <w:autoSpaceDE w:val="0"/>
        <w:autoSpaceDN w:val="0"/>
        <w:adjustRightInd w:val="0"/>
        <w:spacing w:after="1"/>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ROLE DE TIERS (YCROLT) : 4 caractères.</w:t>
      </w:r>
    </w:p>
    <w:p w:rsidR="00937428" w:rsidRPr="009E5826" w:rsidRDefault="00937428" w:rsidP="005B01C3">
      <w:pPr>
        <w:numPr>
          <w:ilvl w:val="0"/>
          <w:numId w:val="195"/>
        </w:numPr>
        <w:autoSpaceDE w:val="0"/>
        <w:autoSpaceDN w:val="0"/>
        <w:adjustRightInd w:val="0"/>
        <w:spacing w:after="1"/>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ROLE DE TIERS (YLROLT) : 32 caractères.</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d'unicité : </w:t>
      </w:r>
    </w:p>
    <w:p w:rsidR="00937428" w:rsidRPr="009E5826" w:rsidRDefault="00937428" w:rsidP="005B01C3">
      <w:pPr>
        <w:numPr>
          <w:ilvl w:val="0"/>
          <w:numId w:val="196"/>
        </w:numPr>
        <w:autoSpaceDE w:val="0"/>
        <w:autoSpaceDN w:val="0"/>
        <w:adjustRightInd w:val="0"/>
        <w:spacing w:after="1"/>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sur CODE ROLE DE TIERS (YCROLT)</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(ne concerne que les champs de saisie. Les dates et les listes déroulantes sont exclues de ces contrôles):</w:t>
      </w:r>
    </w:p>
    <w:p w:rsidR="00937428" w:rsidRPr="009E5826" w:rsidRDefault="000A6C3D"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937428" w:rsidRPr="009E5826">
        <w:rPr>
          <w:rFonts w:asciiTheme="minorHAnsi" w:hAnsiTheme="minorHAnsi" w:cstheme="minorHAnsi"/>
          <w:szCs w:val="24"/>
          <w:lang w:eastAsia="fr-FR" w:bidi="ar-SA"/>
        </w:rPr>
        <w:t xml:space="preserve"> soit le champ de saisie les caractères autorisés sont : </w:t>
      </w:r>
    </w:p>
    <w:p w:rsidR="00937428" w:rsidRPr="009E5826" w:rsidRDefault="00937428" w:rsidP="005B01C3">
      <w:pPr>
        <w:numPr>
          <w:ilvl w:val="0"/>
          <w:numId w:val="197"/>
        </w:numPr>
        <w:autoSpaceDE w:val="0"/>
        <w:autoSpaceDN w:val="0"/>
        <w:adjustRightInd w:val="0"/>
        <w:spacing w:after="1"/>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937428" w:rsidRPr="009E5826" w:rsidRDefault="00937428" w:rsidP="005B01C3">
      <w:pPr>
        <w:numPr>
          <w:ilvl w:val="0"/>
          <w:numId w:val="197"/>
        </w:num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937428" w:rsidRPr="009E5826" w:rsidRDefault="00937428" w:rsidP="005B01C3">
      <w:pPr>
        <w:numPr>
          <w:ilvl w:val="0"/>
          <w:numId w:val="197"/>
        </w:num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937428" w:rsidRPr="009E5826" w:rsidRDefault="00937428" w:rsidP="00937428">
      <w:pPr>
        <w:tabs>
          <w:tab w:val="left" w:pos="1867"/>
        </w:tabs>
        <w:autoSpaceDE w:val="0"/>
        <w:autoSpaceDN w:val="0"/>
        <w:adjustRightInd w:val="0"/>
        <w:ind w:left="708"/>
        <w:rPr>
          <w:rFonts w:asciiTheme="minorHAnsi" w:hAnsiTheme="minorHAnsi" w:cstheme="minorHAnsi"/>
          <w:szCs w:val="24"/>
        </w:rPr>
      </w:pPr>
      <w:r w:rsidRPr="009E5826">
        <w:rPr>
          <w:rFonts w:asciiTheme="minorHAnsi" w:hAnsiTheme="minorHAnsi" w:cstheme="minorHAnsi"/>
          <w:szCs w:val="24"/>
          <w:lang w:eastAsia="fr-FR" w:bidi="ar-SA"/>
        </w:rPr>
        <w:t>le tiret bas ou underscore _,</w:t>
      </w:r>
    </w:p>
    <w:p w:rsidR="00937428" w:rsidRPr="009E5826" w:rsidRDefault="00937428" w:rsidP="00937428">
      <w:pPr>
        <w:tabs>
          <w:tab w:val="left" w:pos="1867"/>
        </w:tabs>
        <w:autoSpaceDE w:val="0"/>
        <w:autoSpaceDN w:val="0"/>
        <w:adjustRightInd w:val="0"/>
        <w:ind w:left="708"/>
        <w:rPr>
          <w:rFonts w:asciiTheme="minorHAnsi" w:hAnsiTheme="minorHAnsi" w:cstheme="minorHAnsi"/>
          <w:szCs w:val="24"/>
        </w:rPr>
      </w:pPr>
    </w:p>
    <w:p w:rsidR="00937428" w:rsidRPr="004E2387" w:rsidRDefault="00937428" w:rsidP="00920F4E">
      <w:pPr>
        <w:pStyle w:val="Titre4"/>
        <w:rPr>
          <w:rFonts w:asciiTheme="minorHAnsi" w:hAnsiTheme="minorHAnsi" w:cstheme="minorHAnsi"/>
          <w:lang w:eastAsia="fr-FR" w:bidi="ar-SA"/>
        </w:rPr>
      </w:pPr>
      <w:r w:rsidRPr="004E2387">
        <w:rPr>
          <w:rFonts w:asciiTheme="minorHAnsi" w:hAnsiTheme="minorHAnsi" w:cstheme="minorHAnsi"/>
          <w:lang w:eastAsia="fr-FR" w:bidi="ar-SA"/>
        </w:rPr>
        <w:t>Modification : contrôle des données de ta_role_de_tiers_lmtay778</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937428" w:rsidRPr="009E5826" w:rsidRDefault="00937428" w:rsidP="005B01C3">
      <w:pPr>
        <w:numPr>
          <w:ilvl w:val="0"/>
          <w:numId w:val="361"/>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ROLE DE TIERS (YLROLT)</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937428" w:rsidRPr="009E5826" w:rsidRDefault="00937428" w:rsidP="005B01C3">
      <w:pPr>
        <w:numPr>
          <w:ilvl w:val="0"/>
          <w:numId w:val="362"/>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ROLE DE TIERS (YLROLT) : 32 caractères.</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(ne concerne que les champs de saisie. Les dates et les listes déroulantes sont exclues de ces contrôles):</w:t>
      </w:r>
    </w:p>
    <w:p w:rsidR="00937428" w:rsidRPr="009E5826" w:rsidRDefault="000A6C3D"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937428" w:rsidRPr="009E5826">
        <w:rPr>
          <w:rFonts w:asciiTheme="minorHAnsi" w:hAnsiTheme="minorHAnsi" w:cstheme="minorHAnsi"/>
          <w:szCs w:val="24"/>
          <w:lang w:eastAsia="fr-FR" w:bidi="ar-SA"/>
        </w:rPr>
        <w:t xml:space="preserve"> soit le champs de saisie les caractères autorisés sont : </w:t>
      </w:r>
    </w:p>
    <w:p w:rsidR="00937428" w:rsidRPr="009E5826" w:rsidRDefault="00937428" w:rsidP="005B01C3">
      <w:pPr>
        <w:numPr>
          <w:ilvl w:val="0"/>
          <w:numId w:val="363"/>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937428" w:rsidRPr="009E5826" w:rsidRDefault="00937428" w:rsidP="005B01C3">
      <w:pPr>
        <w:numPr>
          <w:ilvl w:val="0"/>
          <w:numId w:val="363"/>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937428" w:rsidRPr="009E5826" w:rsidRDefault="00937428" w:rsidP="005B01C3">
      <w:pPr>
        <w:numPr>
          <w:ilvl w:val="0"/>
          <w:numId w:val="363"/>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937428" w:rsidRPr="009E5826" w:rsidRDefault="00937428" w:rsidP="00937428">
      <w:pPr>
        <w:tabs>
          <w:tab w:val="left" w:pos="1867"/>
        </w:tabs>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3D3093" w:rsidRDefault="003D3093" w:rsidP="00920F4E">
      <w:pPr>
        <w:pStyle w:val="Titre4"/>
        <w:rPr>
          <w:rFonts w:asciiTheme="minorHAnsi" w:hAnsiTheme="minorHAnsi" w:cstheme="minorHAnsi"/>
          <w:lang w:eastAsia="fr-FR" w:bidi="ar-SA"/>
        </w:rPr>
      </w:pPr>
      <w:r w:rsidRPr="003D3093">
        <w:rPr>
          <w:rFonts w:asciiTheme="minorHAnsi" w:hAnsiTheme="minorHAnsi" w:cstheme="minorHAnsi"/>
          <w:lang w:eastAsia="fr-FR" w:bidi="ar-SA"/>
        </w:rPr>
        <w:t>Modification : renseignement des données de ta_role_de_tiers_lmtay778</w:t>
      </w:r>
    </w:p>
    <w:p w:rsidR="003D3093" w:rsidRPr="009E5826" w:rsidRDefault="003D3093" w:rsidP="003D3093">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3D3093" w:rsidRPr="009E5826" w:rsidRDefault="003D3093" w:rsidP="00357DCC">
      <w:pPr>
        <w:numPr>
          <w:ilvl w:val="0"/>
          <w:numId w:val="526"/>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ROLE DE TIERS (YLROLT)</w:t>
      </w:r>
    </w:p>
    <w:p w:rsidR="003D3093" w:rsidRPr="009E5826" w:rsidRDefault="003D3093" w:rsidP="003D3093">
      <w:pPr>
        <w:autoSpaceDE w:val="0"/>
        <w:autoSpaceDN w:val="0"/>
        <w:adjustRightInd w:val="0"/>
        <w:rPr>
          <w:rFonts w:asciiTheme="minorHAnsi" w:hAnsiTheme="minorHAnsi" w:cstheme="minorHAnsi"/>
          <w:szCs w:val="24"/>
          <w:lang w:eastAsia="fr-FR" w:bidi="ar-SA"/>
        </w:rPr>
      </w:pPr>
    </w:p>
    <w:p w:rsidR="003D3093" w:rsidRPr="009E5826" w:rsidRDefault="003D3093" w:rsidP="003D3093">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3D3093" w:rsidRPr="009E5826" w:rsidRDefault="003D3093" w:rsidP="00357DCC">
      <w:pPr>
        <w:numPr>
          <w:ilvl w:val="0"/>
          <w:numId w:val="527"/>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DATE DE CLOTURE (YDCLOT) </w:t>
      </w:r>
    </w:p>
    <w:p w:rsidR="003D3093" w:rsidRPr="009E5826" w:rsidRDefault="003D3093" w:rsidP="003D3093">
      <w:pPr>
        <w:rPr>
          <w:rFonts w:asciiTheme="minorHAnsi" w:hAnsiTheme="minorHAnsi" w:cstheme="minorHAnsi"/>
          <w:szCs w:val="24"/>
        </w:rPr>
      </w:pPr>
    </w:p>
    <w:p w:rsidR="00A9295A" w:rsidRPr="009E5826" w:rsidRDefault="00A9295A">
      <w:pPr>
        <w:rPr>
          <w:rFonts w:asciiTheme="minorHAnsi" w:hAnsiTheme="minorHAnsi" w:cstheme="minorHAnsi"/>
          <w:szCs w:val="24"/>
        </w:rPr>
      </w:pPr>
      <w:r w:rsidRPr="009E5826">
        <w:rPr>
          <w:rFonts w:asciiTheme="minorHAnsi" w:hAnsiTheme="minorHAnsi" w:cstheme="minorHAnsi"/>
          <w:szCs w:val="24"/>
        </w:rPr>
        <w:br w:type="page"/>
      </w:r>
    </w:p>
    <w:p w:rsidR="00937428" w:rsidRPr="00BF16B6" w:rsidRDefault="00937428" w:rsidP="00937428">
      <w:pPr>
        <w:pStyle w:val="Titre3"/>
      </w:pPr>
      <w:bookmarkStart w:id="905" w:name="_Toc515444467"/>
      <w:r w:rsidRPr="00BF16B6">
        <w:t>ta_metier_operationnel_tiers_lmtay787</w:t>
      </w:r>
      <w:bookmarkEnd w:id="905"/>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lmtay787</w:instrText>
      </w:r>
      <w:r w:rsidR="00AE699C">
        <w:instrText xml:space="preserve">" </w:instrText>
      </w:r>
      <w:r w:rsidR="00AE699C">
        <w:rPr>
          <w:rFonts w:asciiTheme="minorHAnsi" w:hAnsiTheme="minorHAnsi" w:cstheme="minorHAnsi"/>
          <w:lang w:eastAsia="fr-FR" w:bidi="ar-SA"/>
        </w:rPr>
        <w:fldChar w:fldCharType="end"/>
      </w:r>
    </w:p>
    <w:p w:rsidR="00622FEA" w:rsidRPr="004E2387" w:rsidRDefault="008C5AD2" w:rsidP="00622FEA">
      <w:pPr>
        <w:rPr>
          <w:rFonts w:asciiTheme="minorHAnsi" w:eastAsia="Times New Roman" w:hAnsiTheme="minorHAnsi" w:cstheme="minorHAnsi"/>
          <w:color w:val="000000"/>
          <w:sz w:val="22"/>
          <w:szCs w:val="22"/>
          <w:lang w:eastAsia="fr-FR" w:bidi="ar-SA"/>
        </w:rPr>
      </w:pPr>
      <w:r w:rsidRPr="004E2387">
        <w:rPr>
          <w:rFonts w:asciiTheme="minorHAnsi" w:eastAsia="Times New Roman" w:hAnsiTheme="minorHAnsi" w:cstheme="minorHAnsi"/>
          <w:color w:val="000000"/>
          <w:sz w:val="22"/>
          <w:szCs w:val="22"/>
          <w:lang w:eastAsia="fr-FR" w:bidi="ar-SA"/>
        </w:rPr>
        <w:t>Qualifie</w:t>
      </w:r>
      <w:r w:rsidR="00622FEA" w:rsidRPr="004E2387">
        <w:rPr>
          <w:rFonts w:asciiTheme="minorHAnsi" w:eastAsia="Times New Roman" w:hAnsiTheme="minorHAnsi" w:cstheme="minorHAnsi"/>
          <w:color w:val="000000"/>
          <w:sz w:val="22"/>
          <w:szCs w:val="22"/>
          <w:lang w:eastAsia="fr-FR" w:bidi="ar-SA"/>
        </w:rPr>
        <w:t xml:space="preserve"> le métier tenant la relation avec le tiers. </w:t>
      </w:r>
      <w:r w:rsidRPr="004E2387">
        <w:rPr>
          <w:rFonts w:asciiTheme="minorHAnsi" w:eastAsia="Times New Roman" w:hAnsiTheme="minorHAnsi" w:cstheme="minorHAnsi"/>
          <w:color w:val="000000"/>
          <w:sz w:val="22"/>
          <w:szCs w:val="22"/>
          <w:lang w:eastAsia="fr-FR" w:bidi="ar-SA"/>
        </w:rPr>
        <w:t>Donnée</w:t>
      </w:r>
      <w:r w:rsidR="00622FEA" w:rsidRPr="004E2387">
        <w:rPr>
          <w:rFonts w:asciiTheme="minorHAnsi" w:eastAsia="Times New Roman" w:hAnsiTheme="minorHAnsi" w:cstheme="minorHAnsi"/>
          <w:color w:val="000000"/>
          <w:sz w:val="22"/>
          <w:szCs w:val="22"/>
          <w:lang w:eastAsia="fr-FR" w:bidi="ar-SA"/>
        </w:rPr>
        <w:t xml:space="preserve"> reprise dan</w:t>
      </w:r>
      <w:r w:rsidRPr="004E2387">
        <w:rPr>
          <w:rFonts w:asciiTheme="minorHAnsi" w:eastAsia="Times New Roman" w:hAnsiTheme="minorHAnsi" w:cstheme="minorHAnsi"/>
          <w:color w:val="000000"/>
          <w:sz w:val="22"/>
          <w:szCs w:val="22"/>
          <w:lang w:eastAsia="fr-FR" w:bidi="ar-SA"/>
        </w:rPr>
        <w:t xml:space="preserve">s le suivi géré du Tiers et le </w:t>
      </w:r>
      <w:r w:rsidR="00622FEA" w:rsidRPr="004E2387">
        <w:rPr>
          <w:rFonts w:asciiTheme="minorHAnsi" w:eastAsia="Times New Roman" w:hAnsiTheme="minorHAnsi" w:cstheme="minorHAnsi"/>
          <w:color w:val="000000"/>
          <w:sz w:val="22"/>
          <w:szCs w:val="22"/>
          <w:lang w:eastAsia="fr-FR" w:bidi="ar-SA"/>
        </w:rPr>
        <w:t>rôle joué</w:t>
      </w:r>
    </w:p>
    <w:p w:rsidR="00BA5EFA" w:rsidRPr="004E2387" w:rsidRDefault="00BA5EFA"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886B1B" w:rsidRPr="004E2387" w:rsidTr="00886B1B">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886B1B" w:rsidRPr="004E2387" w:rsidTr="008C5AD2">
        <w:trPr>
          <w:trHeight w:val="56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METIER OPERATION</w:t>
            </w:r>
          </w:p>
        </w:tc>
        <w:tc>
          <w:tcPr>
            <w:tcW w:w="96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CMETOP</w:t>
            </w:r>
          </w:p>
        </w:tc>
        <w:tc>
          <w:tcPr>
            <w:tcW w:w="12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(6)</w:t>
            </w:r>
          </w:p>
        </w:tc>
        <w:tc>
          <w:tcPr>
            <w:tcW w:w="11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QUALIFIE LE METIER TENANT LA RELATION AVEC LE TIER S. DONNEE REPRISE DANS LE SUIVI GERE DU TIERS ET LE JOUE ROLE</w:t>
            </w:r>
          </w:p>
        </w:tc>
      </w:tr>
      <w:tr w:rsidR="00886B1B" w:rsidRPr="004E2387" w:rsidTr="008C5AD2">
        <w:trPr>
          <w:trHeight w:val="47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886B1B" w:rsidRPr="004E2387" w:rsidTr="008C5AD2">
        <w:trPr>
          <w:trHeight w:val="387"/>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886B1B" w:rsidRPr="004E2387" w:rsidTr="008C5AD2">
        <w:trPr>
          <w:trHeight w:val="366"/>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nil"/>
              <w:right w:val="nil"/>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single" w:sz="4" w:space="0" w:color="auto"/>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886B1B" w:rsidRPr="004E2387" w:rsidTr="008C5AD2">
        <w:trPr>
          <w:trHeight w:val="27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METIER OPERATION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LMETOP</w:t>
            </w:r>
          </w:p>
        </w:tc>
        <w:tc>
          <w:tcPr>
            <w:tcW w:w="12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886B1B" w:rsidRPr="004E2387" w:rsidRDefault="00886B1B" w:rsidP="00886B1B">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bl>
    <w:p w:rsidR="00BA5EFA" w:rsidRPr="009E5826" w:rsidRDefault="00BA5EFA" w:rsidP="00622FEA">
      <w:pPr>
        <w:rPr>
          <w:rFonts w:asciiTheme="minorHAnsi" w:hAnsiTheme="minorHAnsi" w:cstheme="minorHAnsi"/>
          <w:szCs w:val="24"/>
          <w:lang w:eastAsia="fr-FR" w:bidi="ar-SA"/>
        </w:rPr>
      </w:pPr>
    </w:p>
    <w:p w:rsidR="00937428" w:rsidRPr="004E2387" w:rsidRDefault="00937428" w:rsidP="00B9213A">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ta_metier_operationnel_tiers_lmtay787</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937428" w:rsidRPr="009E5826" w:rsidRDefault="00937428" w:rsidP="00AF1B75">
      <w:pPr>
        <w:numPr>
          <w:ilvl w:val="0"/>
          <w:numId w:val="54"/>
        </w:numPr>
        <w:autoSpaceDE w:val="0"/>
        <w:autoSpaceDN w:val="0"/>
        <w:adjustRightInd w:val="0"/>
        <w:spacing w:after="1"/>
        <w:ind w:left="1068"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METIER OPERATION (CMETOP)</w:t>
      </w:r>
    </w:p>
    <w:p w:rsidR="00937428" w:rsidRPr="009E5826" w:rsidRDefault="00937428" w:rsidP="00AF1B75">
      <w:pPr>
        <w:numPr>
          <w:ilvl w:val="0"/>
          <w:numId w:val="54"/>
        </w:numPr>
        <w:autoSpaceDE w:val="0"/>
        <w:autoSpaceDN w:val="0"/>
        <w:adjustRightInd w:val="0"/>
        <w:ind w:left="1068"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METIER OPERATION (LMETOP)</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937428" w:rsidRPr="009E5826" w:rsidRDefault="00937428" w:rsidP="00937428">
      <w:pPr>
        <w:tabs>
          <w:tab w:val="left" w:pos="3956"/>
        </w:tabs>
        <w:ind w:left="708" w:firstLine="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937428" w:rsidRPr="009E5826" w:rsidRDefault="00937428" w:rsidP="00937428">
      <w:pPr>
        <w:tabs>
          <w:tab w:val="left" w:pos="3956"/>
        </w:tabs>
        <w:ind w:left="708" w:firstLine="708"/>
        <w:rPr>
          <w:rFonts w:asciiTheme="minorHAnsi" w:hAnsiTheme="minorHAnsi" w:cstheme="minorHAnsi"/>
          <w:szCs w:val="24"/>
          <w:lang w:eastAsia="fr-FR" w:bidi="ar-SA"/>
        </w:rPr>
      </w:pPr>
    </w:p>
    <w:p w:rsidR="00937428" w:rsidRPr="004E2387" w:rsidRDefault="00937428" w:rsidP="00B9213A">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ta_metier_operationnel_tiers_lmtay787</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937428" w:rsidRPr="009E5826" w:rsidRDefault="00937428" w:rsidP="005B01C3">
      <w:pPr>
        <w:numPr>
          <w:ilvl w:val="0"/>
          <w:numId w:val="148"/>
        </w:numPr>
        <w:autoSpaceDE w:val="0"/>
        <w:autoSpaceDN w:val="0"/>
        <w:adjustRightInd w:val="0"/>
        <w:spacing w:after="1"/>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METIER (CMETOP)</w:t>
      </w:r>
    </w:p>
    <w:p w:rsidR="00937428" w:rsidRPr="009E5826" w:rsidRDefault="00937428" w:rsidP="005B01C3">
      <w:pPr>
        <w:numPr>
          <w:ilvl w:val="0"/>
          <w:numId w:val="148"/>
        </w:num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METIER OPERATION (LMETOP)</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937428" w:rsidRPr="009E5826" w:rsidRDefault="00937428" w:rsidP="005B01C3">
      <w:pPr>
        <w:numPr>
          <w:ilvl w:val="0"/>
          <w:numId w:val="149"/>
        </w:numPr>
        <w:autoSpaceDE w:val="0"/>
        <w:autoSpaceDN w:val="0"/>
        <w:adjustRightInd w:val="0"/>
        <w:spacing w:after="1"/>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METIER (CMETOP) : 6 caractères.</w:t>
      </w:r>
    </w:p>
    <w:p w:rsidR="00937428" w:rsidRPr="009E5826" w:rsidRDefault="00937428" w:rsidP="005B01C3">
      <w:pPr>
        <w:numPr>
          <w:ilvl w:val="0"/>
          <w:numId w:val="150"/>
        </w:numPr>
        <w:autoSpaceDE w:val="0"/>
        <w:autoSpaceDN w:val="0"/>
        <w:adjustRightInd w:val="0"/>
        <w:spacing w:after="1"/>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METIER OPERATION (LMETOP) : 32 caractères.</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d'unicité : </w:t>
      </w:r>
    </w:p>
    <w:p w:rsidR="00937428" w:rsidRPr="009E5826" w:rsidRDefault="00937428" w:rsidP="005B01C3">
      <w:pPr>
        <w:numPr>
          <w:ilvl w:val="0"/>
          <w:numId w:val="151"/>
        </w:numPr>
        <w:autoSpaceDE w:val="0"/>
        <w:autoSpaceDN w:val="0"/>
        <w:adjustRightInd w:val="0"/>
        <w:spacing w:after="1"/>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sur CODE METIER (CMETOP)</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(ne concerne que les champs de saisie. Les dates et les listes déroulantes sont exclues de ces contrôles):</w:t>
      </w:r>
    </w:p>
    <w:p w:rsidR="00937428" w:rsidRPr="009E5826" w:rsidRDefault="000A6C3D"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937428" w:rsidRPr="009E5826">
        <w:rPr>
          <w:rFonts w:asciiTheme="minorHAnsi" w:hAnsiTheme="minorHAnsi" w:cstheme="minorHAnsi"/>
          <w:szCs w:val="24"/>
          <w:lang w:eastAsia="fr-FR" w:bidi="ar-SA"/>
        </w:rPr>
        <w:t xml:space="preserve"> soit le champ de saisie les caractères autorisés sont : </w:t>
      </w:r>
    </w:p>
    <w:p w:rsidR="00937428" w:rsidRPr="009E5826" w:rsidRDefault="00937428" w:rsidP="005B01C3">
      <w:pPr>
        <w:numPr>
          <w:ilvl w:val="0"/>
          <w:numId w:val="152"/>
        </w:numPr>
        <w:autoSpaceDE w:val="0"/>
        <w:autoSpaceDN w:val="0"/>
        <w:adjustRightInd w:val="0"/>
        <w:spacing w:after="1"/>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937428" w:rsidRPr="009E5826" w:rsidRDefault="00937428" w:rsidP="005B01C3">
      <w:pPr>
        <w:numPr>
          <w:ilvl w:val="0"/>
          <w:numId w:val="152"/>
        </w:num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937428" w:rsidRPr="009E5826" w:rsidRDefault="00937428" w:rsidP="005B01C3">
      <w:pPr>
        <w:numPr>
          <w:ilvl w:val="0"/>
          <w:numId w:val="152"/>
        </w:num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937428" w:rsidRPr="009E5826" w:rsidRDefault="00937428" w:rsidP="00937428">
      <w:pPr>
        <w:autoSpaceDE w:val="0"/>
        <w:autoSpaceDN w:val="0"/>
        <w:adjustRightInd w:val="0"/>
        <w:ind w:left="708"/>
        <w:rPr>
          <w:rFonts w:asciiTheme="minorHAnsi" w:hAnsiTheme="minorHAnsi" w:cstheme="minorHAnsi"/>
          <w:szCs w:val="24"/>
          <w:lang w:eastAsia="fr-FR" w:bidi="ar-SA"/>
        </w:rPr>
      </w:pPr>
    </w:p>
    <w:p w:rsidR="00937428" w:rsidRPr="004E2387" w:rsidRDefault="00937428" w:rsidP="00B9213A">
      <w:pPr>
        <w:pStyle w:val="Titre4"/>
        <w:rPr>
          <w:rFonts w:asciiTheme="minorHAnsi" w:hAnsiTheme="minorHAnsi" w:cstheme="minorHAnsi"/>
          <w:lang w:eastAsia="fr-FR" w:bidi="ar-SA"/>
        </w:rPr>
      </w:pPr>
      <w:r w:rsidRPr="004E2387">
        <w:rPr>
          <w:rFonts w:asciiTheme="minorHAnsi" w:hAnsiTheme="minorHAnsi" w:cstheme="minorHAnsi"/>
          <w:lang w:eastAsia="fr-FR" w:bidi="ar-SA"/>
        </w:rPr>
        <w:t>Modification : contrôle des données de ta_metier_operationnel_tiers_lmtay787</w:t>
      </w:r>
    </w:p>
    <w:p w:rsidR="008020C5" w:rsidRPr="009E5826" w:rsidRDefault="008020C5" w:rsidP="008020C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8020C5" w:rsidRPr="009E5826" w:rsidRDefault="008020C5" w:rsidP="00357DCC">
      <w:pPr>
        <w:numPr>
          <w:ilvl w:val="0"/>
          <w:numId w:val="659"/>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METIER OPERATION (LMETOP)</w:t>
      </w:r>
    </w:p>
    <w:p w:rsidR="008020C5" w:rsidRPr="009E5826" w:rsidRDefault="008020C5" w:rsidP="008020C5">
      <w:pPr>
        <w:autoSpaceDE w:val="0"/>
        <w:autoSpaceDN w:val="0"/>
        <w:adjustRightInd w:val="0"/>
        <w:rPr>
          <w:rFonts w:asciiTheme="minorHAnsi" w:hAnsiTheme="minorHAnsi" w:cstheme="minorHAnsi"/>
          <w:szCs w:val="24"/>
          <w:lang w:eastAsia="fr-FR" w:bidi="ar-SA"/>
        </w:rPr>
      </w:pPr>
    </w:p>
    <w:p w:rsidR="008020C5" w:rsidRPr="009E5826" w:rsidRDefault="008020C5" w:rsidP="008020C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8020C5" w:rsidRPr="009E5826" w:rsidRDefault="008020C5" w:rsidP="00357DCC">
      <w:pPr>
        <w:numPr>
          <w:ilvl w:val="0"/>
          <w:numId w:val="660"/>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METIER OPERATION (LMETOP) : 32 caractères.</w:t>
      </w:r>
    </w:p>
    <w:p w:rsidR="008020C5" w:rsidRPr="009E5826" w:rsidRDefault="008020C5" w:rsidP="008020C5">
      <w:pPr>
        <w:autoSpaceDE w:val="0"/>
        <w:autoSpaceDN w:val="0"/>
        <w:adjustRightInd w:val="0"/>
        <w:rPr>
          <w:rFonts w:asciiTheme="minorHAnsi" w:hAnsiTheme="minorHAnsi" w:cstheme="minorHAnsi"/>
          <w:szCs w:val="24"/>
          <w:lang w:eastAsia="fr-FR" w:bidi="ar-SA"/>
        </w:rPr>
      </w:pPr>
    </w:p>
    <w:p w:rsidR="008020C5" w:rsidRPr="009E5826" w:rsidRDefault="008020C5" w:rsidP="008020C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8020C5" w:rsidRPr="009E5826" w:rsidRDefault="000A6C3D" w:rsidP="008020C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8020C5" w:rsidRPr="009E5826">
        <w:rPr>
          <w:rFonts w:asciiTheme="minorHAnsi" w:hAnsiTheme="minorHAnsi" w:cstheme="minorHAnsi"/>
          <w:szCs w:val="24"/>
          <w:lang w:eastAsia="fr-FR" w:bidi="ar-SA"/>
        </w:rPr>
        <w:t xml:space="preserve"> soit le champs de saisie les caractères autorisés sont : </w:t>
      </w:r>
    </w:p>
    <w:p w:rsidR="008020C5" w:rsidRPr="009E5826" w:rsidRDefault="008020C5" w:rsidP="00357DCC">
      <w:pPr>
        <w:numPr>
          <w:ilvl w:val="0"/>
          <w:numId w:val="661"/>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8020C5" w:rsidRPr="009E5826" w:rsidRDefault="008020C5" w:rsidP="00357DCC">
      <w:pPr>
        <w:numPr>
          <w:ilvl w:val="0"/>
          <w:numId w:val="661"/>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8020C5" w:rsidRPr="009E5826" w:rsidRDefault="008020C5" w:rsidP="00357DCC">
      <w:pPr>
        <w:numPr>
          <w:ilvl w:val="0"/>
          <w:numId w:val="661"/>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8020C5" w:rsidRPr="009E5826" w:rsidRDefault="008020C5" w:rsidP="00357DCC">
      <w:pPr>
        <w:numPr>
          <w:ilvl w:val="0"/>
          <w:numId w:val="661"/>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963104" w:rsidRPr="009E5826" w:rsidRDefault="00963104" w:rsidP="00963104">
      <w:pPr>
        <w:rPr>
          <w:rFonts w:asciiTheme="minorHAnsi" w:hAnsiTheme="minorHAnsi" w:cstheme="minorHAnsi"/>
          <w:szCs w:val="24"/>
        </w:rPr>
      </w:pPr>
    </w:p>
    <w:p w:rsidR="00963104" w:rsidRPr="00963104" w:rsidRDefault="00963104" w:rsidP="00B9213A">
      <w:pPr>
        <w:pStyle w:val="Titre4"/>
        <w:rPr>
          <w:rFonts w:asciiTheme="minorHAnsi" w:hAnsiTheme="minorHAnsi" w:cstheme="minorHAnsi"/>
          <w:lang w:eastAsia="fr-FR" w:bidi="ar-SA"/>
        </w:rPr>
      </w:pPr>
      <w:r w:rsidRPr="00963104">
        <w:rPr>
          <w:rFonts w:asciiTheme="minorHAnsi" w:hAnsiTheme="minorHAnsi" w:cstheme="minorHAnsi"/>
          <w:lang w:eastAsia="fr-FR" w:bidi="ar-SA"/>
        </w:rPr>
        <w:t>Modification : renseignement des données de ta_metier_operationnel_tiers_lmtay787</w:t>
      </w:r>
    </w:p>
    <w:p w:rsidR="00963104" w:rsidRPr="009E5826" w:rsidRDefault="00963104" w:rsidP="0096310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963104" w:rsidRPr="009E5826" w:rsidRDefault="00963104" w:rsidP="00357DCC">
      <w:pPr>
        <w:numPr>
          <w:ilvl w:val="0"/>
          <w:numId w:val="497"/>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METIER OPERATION (LMETOP)</w:t>
      </w:r>
    </w:p>
    <w:p w:rsidR="00963104" w:rsidRPr="009E5826" w:rsidRDefault="00963104" w:rsidP="00963104">
      <w:pPr>
        <w:autoSpaceDE w:val="0"/>
        <w:autoSpaceDN w:val="0"/>
        <w:adjustRightInd w:val="0"/>
        <w:rPr>
          <w:rFonts w:asciiTheme="minorHAnsi" w:hAnsiTheme="minorHAnsi" w:cstheme="minorHAnsi"/>
          <w:szCs w:val="24"/>
          <w:lang w:eastAsia="fr-FR" w:bidi="ar-SA"/>
        </w:rPr>
      </w:pPr>
    </w:p>
    <w:p w:rsidR="00963104" w:rsidRPr="009E5826" w:rsidRDefault="00963104" w:rsidP="0096310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963104" w:rsidRPr="009E5826" w:rsidRDefault="00963104" w:rsidP="00357DCC">
      <w:pPr>
        <w:numPr>
          <w:ilvl w:val="0"/>
          <w:numId w:val="498"/>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963104" w:rsidRPr="009E5826" w:rsidRDefault="00963104" w:rsidP="00963104">
      <w:pPr>
        <w:rPr>
          <w:rFonts w:asciiTheme="minorHAnsi" w:hAnsiTheme="minorHAnsi" w:cstheme="minorHAnsi"/>
          <w:szCs w:val="24"/>
        </w:rPr>
      </w:pPr>
    </w:p>
    <w:p w:rsidR="00A9295A" w:rsidRPr="009E5826" w:rsidRDefault="00A9295A">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br w:type="page"/>
      </w:r>
    </w:p>
    <w:p w:rsidR="00C40485" w:rsidRPr="009E5826" w:rsidRDefault="00C40485" w:rsidP="009E5826">
      <w:pPr>
        <w:pStyle w:val="Titre2"/>
        <w:rPr>
          <w:lang w:eastAsia="fr-FR" w:bidi="ar-SA"/>
        </w:rPr>
      </w:pPr>
      <w:bookmarkStart w:id="906" w:name="_Toc515444468"/>
      <w:r w:rsidRPr="009E5826">
        <w:rPr>
          <w:lang w:eastAsia="fr-FR" w:bidi="ar-SA"/>
        </w:rPr>
        <w:t>Catégorie économique (I)</w:t>
      </w:r>
      <w:bookmarkEnd w:id="906"/>
    </w:p>
    <w:p w:rsidR="000C3C47" w:rsidRPr="00BF16B6" w:rsidRDefault="000C3C47" w:rsidP="00DF479D">
      <w:pPr>
        <w:pStyle w:val="Titre3"/>
      </w:pPr>
      <w:bookmarkStart w:id="907" w:name="_Toc515444469"/>
      <w:r w:rsidRPr="00BF16B6">
        <w:t>ta_categorie_economique_lmtay930</w:t>
      </w:r>
      <w:bookmarkEnd w:id="907"/>
      <w:r w:rsidR="00AE699C">
        <w:rPr>
          <w:rFonts w:asciiTheme="minorHAnsi" w:hAnsiTheme="minorHAnsi" w:cstheme="minorHAnsi"/>
        </w:rPr>
        <w:fldChar w:fldCharType="begin"/>
      </w:r>
      <w:r w:rsidR="00AE699C">
        <w:instrText xml:space="preserve"> XE "</w:instrText>
      </w:r>
      <w:r w:rsidR="00AE699C" w:rsidRPr="001378E5">
        <w:rPr>
          <w:rFonts w:asciiTheme="minorHAnsi" w:hAnsiTheme="minorHAnsi" w:cstheme="minorHAnsi"/>
        </w:rPr>
        <w:instrText>lmtay930</w:instrText>
      </w:r>
      <w:r w:rsidR="00AE699C">
        <w:instrText xml:space="preserve">" </w:instrText>
      </w:r>
      <w:r w:rsidR="00AE699C">
        <w:rPr>
          <w:rFonts w:asciiTheme="minorHAnsi" w:hAnsiTheme="minorHAnsi" w:cstheme="minorHAnsi"/>
        </w:rPr>
        <w:fldChar w:fldCharType="end"/>
      </w:r>
    </w:p>
    <w:p w:rsidR="00B34C52" w:rsidRPr="009E5826" w:rsidRDefault="00B34C52" w:rsidP="00B34C52">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codification des categ. d'agents eco. elementaires permettant 1/ d'appliquer des règles de calculs .spécif. dans le cadre des calculs des ratios élémentaires 2/ de positionner des limites de contrepart.et/ou de réaliser des analyses de repart.de risque</w:t>
      </w:r>
    </w:p>
    <w:p w:rsidR="00BA5EFA" w:rsidRPr="004E2387" w:rsidRDefault="00BA5EFA"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2504"/>
        <w:gridCol w:w="916"/>
        <w:gridCol w:w="1167"/>
        <w:gridCol w:w="1054"/>
        <w:gridCol w:w="571"/>
        <w:gridCol w:w="1087"/>
        <w:gridCol w:w="712"/>
        <w:gridCol w:w="2289"/>
      </w:tblGrid>
      <w:tr w:rsidR="003C3ADC" w:rsidRPr="004E2387" w:rsidTr="003C3ADC">
        <w:trPr>
          <w:trHeight w:val="450"/>
        </w:trPr>
        <w:tc>
          <w:tcPr>
            <w:tcW w:w="2504"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16" w:type="dxa"/>
            <w:tcBorders>
              <w:top w:val="single" w:sz="4" w:space="0" w:color="auto"/>
              <w:left w:val="nil"/>
              <w:bottom w:val="single" w:sz="4" w:space="0" w:color="auto"/>
              <w:right w:val="single" w:sz="4" w:space="0" w:color="auto"/>
            </w:tcBorders>
            <w:shd w:val="clear" w:color="000000" w:fill="C5D9F1"/>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167" w:type="dxa"/>
            <w:tcBorders>
              <w:top w:val="single" w:sz="4" w:space="0" w:color="auto"/>
              <w:left w:val="nil"/>
              <w:bottom w:val="single" w:sz="4" w:space="0" w:color="auto"/>
              <w:right w:val="single" w:sz="4" w:space="0" w:color="auto"/>
            </w:tcBorders>
            <w:shd w:val="clear" w:color="000000" w:fill="C5D9F1"/>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054" w:type="dxa"/>
            <w:tcBorders>
              <w:top w:val="single" w:sz="4" w:space="0" w:color="auto"/>
              <w:left w:val="nil"/>
              <w:bottom w:val="single" w:sz="4" w:space="0" w:color="auto"/>
              <w:right w:val="single" w:sz="4" w:space="0" w:color="auto"/>
            </w:tcBorders>
            <w:shd w:val="clear" w:color="000000" w:fill="C5D9F1"/>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571" w:type="dxa"/>
            <w:tcBorders>
              <w:top w:val="single" w:sz="4" w:space="0" w:color="auto"/>
              <w:left w:val="nil"/>
              <w:bottom w:val="single" w:sz="4" w:space="0" w:color="auto"/>
              <w:right w:val="single" w:sz="4" w:space="0" w:color="auto"/>
            </w:tcBorders>
            <w:shd w:val="clear" w:color="000000" w:fill="C5D9F1"/>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087" w:type="dxa"/>
            <w:tcBorders>
              <w:top w:val="single" w:sz="4" w:space="0" w:color="auto"/>
              <w:left w:val="nil"/>
              <w:bottom w:val="single" w:sz="4" w:space="0" w:color="auto"/>
              <w:right w:val="single" w:sz="4" w:space="0" w:color="auto"/>
            </w:tcBorders>
            <w:shd w:val="clear" w:color="000000" w:fill="C5D9F1"/>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712" w:type="dxa"/>
            <w:tcBorders>
              <w:top w:val="single" w:sz="4" w:space="0" w:color="auto"/>
              <w:left w:val="nil"/>
              <w:bottom w:val="single" w:sz="4" w:space="0" w:color="auto"/>
              <w:right w:val="single" w:sz="4" w:space="0" w:color="auto"/>
            </w:tcBorders>
            <w:shd w:val="clear" w:color="000000" w:fill="C5D9F1"/>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289" w:type="dxa"/>
            <w:tcBorders>
              <w:top w:val="single" w:sz="4" w:space="0" w:color="auto"/>
              <w:left w:val="nil"/>
              <w:bottom w:val="single" w:sz="4" w:space="0" w:color="auto"/>
              <w:right w:val="single" w:sz="4" w:space="0" w:color="auto"/>
            </w:tcBorders>
            <w:shd w:val="clear" w:color="000000" w:fill="C5D9F1"/>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3C3ADC" w:rsidRPr="004E2387" w:rsidTr="003C3ADC">
        <w:trPr>
          <w:trHeight w:val="960"/>
        </w:trPr>
        <w:tc>
          <w:tcPr>
            <w:tcW w:w="2504" w:type="dxa"/>
            <w:tcBorders>
              <w:top w:val="nil"/>
              <w:left w:val="single" w:sz="4" w:space="0" w:color="auto"/>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CATG ECO AGENT PR R.C</w:t>
            </w:r>
          </w:p>
        </w:tc>
        <w:tc>
          <w:tcPr>
            <w:tcW w:w="916"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CCECOA</w:t>
            </w:r>
          </w:p>
        </w:tc>
        <w:tc>
          <w:tcPr>
            <w:tcW w:w="116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054"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571"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108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712"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289"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de la catégorie agent économique dans la nomenclature 'risque par analyse', réservé à la direction des risques CDC</w:t>
            </w:r>
          </w:p>
        </w:tc>
      </w:tr>
      <w:tr w:rsidR="003C3ADC" w:rsidRPr="004E2387" w:rsidTr="003C3ADC">
        <w:trPr>
          <w:trHeight w:val="960"/>
        </w:trPr>
        <w:tc>
          <w:tcPr>
            <w:tcW w:w="2504" w:type="dxa"/>
            <w:tcBorders>
              <w:top w:val="nil"/>
              <w:left w:val="single" w:sz="4" w:space="0" w:color="auto"/>
              <w:bottom w:val="single" w:sz="4" w:space="0" w:color="auto"/>
              <w:right w:val="single" w:sz="4" w:space="0" w:color="auto"/>
            </w:tcBorders>
            <w:shd w:val="clear" w:color="auto" w:fill="auto"/>
            <w:noWrap/>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FAM. CATG ECO RISQ CONT</w:t>
            </w:r>
          </w:p>
        </w:tc>
        <w:tc>
          <w:tcPr>
            <w:tcW w:w="916"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CFCECO</w:t>
            </w:r>
          </w:p>
        </w:tc>
        <w:tc>
          <w:tcPr>
            <w:tcW w:w="116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w:t>
            </w:r>
          </w:p>
        </w:tc>
        <w:tc>
          <w:tcPr>
            <w:tcW w:w="1054"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571"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108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LMTAY530</w:t>
            </w:r>
          </w:p>
        </w:tc>
        <w:tc>
          <w:tcPr>
            <w:tcW w:w="712"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F</w:t>
            </w:r>
          </w:p>
        </w:tc>
        <w:tc>
          <w:tcPr>
            <w:tcW w:w="2289"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de la catégorie agent économique dans la nomenclature 'risque par analyse', réservé à la direction des risques CDC</w:t>
            </w:r>
          </w:p>
        </w:tc>
      </w:tr>
      <w:tr w:rsidR="003C3ADC" w:rsidRPr="004E2387" w:rsidTr="008C5AD2">
        <w:trPr>
          <w:trHeight w:val="552"/>
        </w:trPr>
        <w:tc>
          <w:tcPr>
            <w:tcW w:w="2504" w:type="dxa"/>
            <w:tcBorders>
              <w:top w:val="nil"/>
              <w:left w:val="single" w:sz="4" w:space="0" w:color="auto"/>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16"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16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054"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571"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108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712"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289"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3C3ADC" w:rsidRPr="004E2387" w:rsidTr="008C5AD2">
        <w:trPr>
          <w:trHeight w:val="579"/>
        </w:trPr>
        <w:tc>
          <w:tcPr>
            <w:tcW w:w="2504" w:type="dxa"/>
            <w:tcBorders>
              <w:top w:val="nil"/>
              <w:left w:val="single" w:sz="4" w:space="0" w:color="auto"/>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16"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16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054"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571"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108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712"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289"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3C3ADC" w:rsidRPr="004E2387" w:rsidTr="003C3ADC">
        <w:trPr>
          <w:trHeight w:val="720"/>
        </w:trPr>
        <w:tc>
          <w:tcPr>
            <w:tcW w:w="2504" w:type="dxa"/>
            <w:tcBorders>
              <w:top w:val="nil"/>
              <w:left w:val="single" w:sz="4" w:space="0" w:color="auto"/>
              <w:bottom w:val="single" w:sz="4" w:space="0" w:color="auto"/>
              <w:right w:val="single" w:sz="4" w:space="0" w:color="auto"/>
            </w:tcBorders>
            <w:shd w:val="clear" w:color="auto" w:fill="auto"/>
            <w:noWrap/>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16"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16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054"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571"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1087"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712"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289"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3C3ADC" w:rsidRPr="004E2387" w:rsidTr="008C5AD2">
        <w:trPr>
          <w:trHeight w:val="109"/>
        </w:trPr>
        <w:tc>
          <w:tcPr>
            <w:tcW w:w="2504" w:type="dxa"/>
            <w:tcBorders>
              <w:top w:val="nil"/>
              <w:left w:val="single" w:sz="4" w:space="0" w:color="auto"/>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CATG ECO AGENT PR R.C</w:t>
            </w:r>
          </w:p>
        </w:tc>
        <w:tc>
          <w:tcPr>
            <w:tcW w:w="916"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LCECOA</w:t>
            </w:r>
          </w:p>
        </w:tc>
        <w:tc>
          <w:tcPr>
            <w:tcW w:w="116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054"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571"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108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712"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289"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r w:rsidR="003C3ADC" w:rsidRPr="004E2387" w:rsidTr="008C5AD2">
        <w:trPr>
          <w:trHeight w:val="172"/>
        </w:trPr>
        <w:tc>
          <w:tcPr>
            <w:tcW w:w="2504" w:type="dxa"/>
            <w:tcBorders>
              <w:top w:val="nil"/>
              <w:left w:val="single" w:sz="4" w:space="0" w:color="auto"/>
              <w:bottom w:val="single" w:sz="4" w:space="0" w:color="auto"/>
              <w:right w:val="single" w:sz="4" w:space="0" w:color="auto"/>
            </w:tcBorders>
            <w:shd w:val="clear" w:color="auto" w:fill="auto"/>
            <w:noWrap/>
            <w:vAlign w:val="bottom"/>
            <w:hideMark/>
          </w:tcPr>
          <w:p w:rsidR="003C3ADC" w:rsidRPr="004E2387" w:rsidRDefault="003C3ADC" w:rsidP="003C3ADC">
            <w:pPr>
              <w:rPr>
                <w:rFonts w:asciiTheme="minorHAnsi" w:eastAsia="Times New Roman" w:hAnsiTheme="minorHAnsi" w:cstheme="minorHAnsi"/>
                <w:color w:val="000000"/>
                <w:sz w:val="16"/>
                <w:szCs w:val="16"/>
                <w:lang w:val="en-US" w:eastAsia="fr-FR" w:bidi="ar-SA"/>
              </w:rPr>
            </w:pPr>
            <w:r w:rsidRPr="004E2387">
              <w:rPr>
                <w:rFonts w:asciiTheme="minorHAnsi" w:eastAsia="Times New Roman" w:hAnsiTheme="minorHAnsi" w:cstheme="minorHAnsi"/>
                <w:color w:val="000000"/>
                <w:sz w:val="16"/>
                <w:szCs w:val="16"/>
                <w:lang w:val="en-US" w:eastAsia="fr-FR" w:bidi="ar-SA"/>
              </w:rPr>
              <w:t>TOP ANALY CATG ECO. R.C</w:t>
            </w:r>
          </w:p>
        </w:tc>
        <w:tc>
          <w:tcPr>
            <w:tcW w:w="916"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YTOPTA</w:t>
            </w:r>
          </w:p>
        </w:tc>
        <w:tc>
          <w:tcPr>
            <w:tcW w:w="116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054"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571"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108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technique O/N</w:t>
            </w:r>
          </w:p>
        </w:tc>
        <w:tc>
          <w:tcPr>
            <w:tcW w:w="712"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289"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réservé à la direction des risques CDC</w:t>
            </w:r>
          </w:p>
        </w:tc>
      </w:tr>
      <w:tr w:rsidR="003C3ADC" w:rsidRPr="004E2387" w:rsidTr="008C5AD2">
        <w:trPr>
          <w:trHeight w:val="108"/>
        </w:trPr>
        <w:tc>
          <w:tcPr>
            <w:tcW w:w="2504" w:type="dxa"/>
            <w:tcBorders>
              <w:top w:val="nil"/>
              <w:left w:val="single" w:sz="4" w:space="0" w:color="auto"/>
              <w:bottom w:val="single" w:sz="4" w:space="0" w:color="auto"/>
              <w:right w:val="single" w:sz="4" w:space="0" w:color="auto"/>
            </w:tcBorders>
            <w:shd w:val="clear" w:color="auto" w:fill="auto"/>
            <w:noWrap/>
            <w:vAlign w:val="bottom"/>
            <w:hideMark/>
          </w:tcPr>
          <w:p w:rsidR="003C3ADC" w:rsidRPr="004E2387" w:rsidRDefault="003C3ADC" w:rsidP="003C3ADC">
            <w:pPr>
              <w:rPr>
                <w:rFonts w:asciiTheme="minorHAnsi" w:eastAsia="Times New Roman" w:hAnsiTheme="minorHAnsi" w:cstheme="minorHAnsi"/>
                <w:color w:val="000000"/>
                <w:sz w:val="16"/>
                <w:szCs w:val="16"/>
                <w:lang w:val="en-US" w:eastAsia="fr-FR" w:bidi="ar-SA"/>
              </w:rPr>
            </w:pPr>
            <w:r w:rsidRPr="004E2387">
              <w:rPr>
                <w:rFonts w:asciiTheme="minorHAnsi" w:eastAsia="Times New Roman" w:hAnsiTheme="minorHAnsi" w:cstheme="minorHAnsi"/>
                <w:color w:val="000000"/>
                <w:sz w:val="16"/>
                <w:szCs w:val="16"/>
                <w:lang w:val="en-US" w:eastAsia="fr-FR" w:bidi="ar-SA"/>
              </w:rPr>
              <w:t>TOP RATIO CATG ECO. R.C</w:t>
            </w:r>
          </w:p>
        </w:tc>
        <w:tc>
          <w:tcPr>
            <w:tcW w:w="916"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YTOPTR</w:t>
            </w:r>
          </w:p>
        </w:tc>
        <w:tc>
          <w:tcPr>
            <w:tcW w:w="116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054"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571"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p>
        </w:tc>
        <w:tc>
          <w:tcPr>
            <w:tcW w:w="1087"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technique O/N</w:t>
            </w:r>
          </w:p>
        </w:tc>
        <w:tc>
          <w:tcPr>
            <w:tcW w:w="712" w:type="dxa"/>
            <w:tcBorders>
              <w:top w:val="nil"/>
              <w:left w:val="nil"/>
              <w:bottom w:val="single" w:sz="4" w:space="0" w:color="auto"/>
              <w:right w:val="single" w:sz="4" w:space="0" w:color="auto"/>
            </w:tcBorders>
            <w:shd w:val="clear" w:color="auto" w:fill="auto"/>
            <w:noWrap/>
            <w:vAlign w:val="bottom"/>
            <w:hideMark/>
          </w:tcPr>
          <w:p w:rsidR="003C3ADC" w:rsidRPr="004E2387" w:rsidRDefault="003C3ADC"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289" w:type="dxa"/>
            <w:tcBorders>
              <w:top w:val="nil"/>
              <w:left w:val="nil"/>
              <w:bottom w:val="single" w:sz="4" w:space="0" w:color="auto"/>
              <w:right w:val="single" w:sz="4" w:space="0" w:color="auto"/>
            </w:tcBorders>
            <w:shd w:val="clear" w:color="auto" w:fill="auto"/>
            <w:vAlign w:val="bottom"/>
            <w:hideMark/>
          </w:tcPr>
          <w:p w:rsidR="003C3ADC" w:rsidRPr="004E2387" w:rsidRDefault="003C3ADC" w:rsidP="003C3ADC">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réservé à la direction des risques CDC</w:t>
            </w:r>
          </w:p>
        </w:tc>
      </w:tr>
    </w:tbl>
    <w:p w:rsidR="00BA5EFA" w:rsidRPr="009E5826" w:rsidRDefault="00BA5EFA" w:rsidP="00B34C52">
      <w:pPr>
        <w:rPr>
          <w:rFonts w:asciiTheme="minorHAnsi" w:hAnsiTheme="minorHAnsi" w:cstheme="minorHAnsi"/>
          <w:szCs w:val="24"/>
        </w:rPr>
      </w:pPr>
    </w:p>
    <w:p w:rsidR="000C3C47" w:rsidRPr="004E2387" w:rsidRDefault="000C3C47" w:rsidP="00DF479D">
      <w:pPr>
        <w:pStyle w:val="Titre4"/>
        <w:rPr>
          <w:rFonts w:asciiTheme="minorHAnsi" w:hAnsiTheme="minorHAnsi" w:cstheme="minorHAnsi"/>
        </w:rPr>
      </w:pPr>
      <w:r w:rsidRPr="004E2387">
        <w:rPr>
          <w:rFonts w:asciiTheme="minorHAnsi" w:hAnsiTheme="minorHAnsi" w:cstheme="minorHAnsi"/>
        </w:rPr>
        <w:t>Création : renseignement des données de ta_categorie_economique_lmtay930</w:t>
      </w:r>
    </w:p>
    <w:p w:rsidR="000C3C47" w:rsidRPr="009E5826" w:rsidRDefault="000C3C47"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0C3C47" w:rsidRPr="009E5826" w:rsidRDefault="000C3C47" w:rsidP="00AF1B75">
      <w:pPr>
        <w:numPr>
          <w:ilvl w:val="0"/>
          <w:numId w:val="14"/>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CATG ECO AGENT PR R.C (CCECOA)</w:t>
      </w:r>
    </w:p>
    <w:p w:rsidR="000C3C47" w:rsidRPr="009E5826" w:rsidRDefault="000C3C47" w:rsidP="00AF1B75">
      <w:pPr>
        <w:numPr>
          <w:ilvl w:val="0"/>
          <w:numId w:val="15"/>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 CATG ECO AGENT PR R.C (LCECOA)</w:t>
      </w:r>
    </w:p>
    <w:p w:rsidR="000C3C47" w:rsidRPr="009E5826" w:rsidRDefault="000C3C47" w:rsidP="000C3C47">
      <w:pPr>
        <w:autoSpaceDE w:val="0"/>
        <w:autoSpaceDN w:val="0"/>
        <w:adjustRightInd w:val="0"/>
        <w:rPr>
          <w:rFonts w:asciiTheme="minorHAnsi" w:hAnsiTheme="minorHAnsi" w:cstheme="minorHAnsi"/>
          <w:szCs w:val="24"/>
          <w:lang w:eastAsia="fr-FR" w:bidi="ar-SA"/>
        </w:rPr>
      </w:pPr>
    </w:p>
    <w:p w:rsidR="000C3C47" w:rsidRPr="009E5826" w:rsidRDefault="000C3C47"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0C3C47" w:rsidRPr="009E5826" w:rsidRDefault="000C3C47" w:rsidP="00AF1B75">
      <w:pPr>
        <w:numPr>
          <w:ilvl w:val="0"/>
          <w:numId w:val="16"/>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0C3C47" w:rsidRPr="009E5826" w:rsidRDefault="000C3C47" w:rsidP="000C3C47">
      <w:pPr>
        <w:autoSpaceDE w:val="0"/>
        <w:autoSpaceDN w:val="0"/>
        <w:adjustRightInd w:val="0"/>
        <w:rPr>
          <w:rFonts w:asciiTheme="minorHAnsi" w:hAnsiTheme="minorHAnsi" w:cstheme="minorHAnsi"/>
          <w:szCs w:val="24"/>
          <w:lang w:eastAsia="fr-FR" w:bidi="ar-SA"/>
        </w:rPr>
      </w:pPr>
    </w:p>
    <w:p w:rsidR="00AB7CBC" w:rsidRPr="009E5826" w:rsidRDefault="00AB7CBC" w:rsidP="00AB7CBC">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issue de la table ta_choix_oui_non : </w:t>
      </w:r>
    </w:p>
    <w:p w:rsidR="00AB7CBC" w:rsidRPr="009E5826" w:rsidRDefault="00AB7CBC" w:rsidP="00F115F1">
      <w:pPr>
        <w:autoSpaceDE w:val="0"/>
        <w:autoSpaceDN w:val="0"/>
        <w:adjustRightInd w:val="0"/>
        <w:rPr>
          <w:rFonts w:asciiTheme="minorHAnsi" w:hAnsiTheme="minorHAnsi" w:cstheme="minorHAnsi"/>
          <w:szCs w:val="24"/>
          <w:lang w:val="en-US" w:eastAsia="fr-FR" w:bidi="ar-SA"/>
        </w:rPr>
      </w:pPr>
      <w:r w:rsidRPr="009E5826">
        <w:rPr>
          <w:rFonts w:asciiTheme="minorHAnsi" w:hAnsiTheme="minorHAnsi" w:cstheme="minorHAnsi"/>
          <w:szCs w:val="24"/>
          <w:lang w:val="en-US" w:eastAsia="fr-FR" w:bidi="ar-SA"/>
        </w:rPr>
        <w:t xml:space="preserve">TOP RATIO CATG ECO. R.C (YTOPTR). </w:t>
      </w:r>
    </w:p>
    <w:p w:rsidR="00AB7CBC" w:rsidRPr="009E5826" w:rsidRDefault="00AB7CBC" w:rsidP="00F115F1">
      <w:pPr>
        <w:autoSpaceDE w:val="0"/>
        <w:autoSpaceDN w:val="0"/>
        <w:adjustRightInd w:val="0"/>
        <w:rPr>
          <w:rFonts w:asciiTheme="minorHAnsi" w:hAnsiTheme="minorHAnsi" w:cstheme="minorHAnsi"/>
          <w:szCs w:val="24"/>
          <w:lang w:val="en-US" w:eastAsia="fr-FR" w:bidi="ar-SA"/>
        </w:rPr>
      </w:pPr>
      <w:r w:rsidRPr="009E5826">
        <w:rPr>
          <w:rFonts w:asciiTheme="minorHAnsi" w:hAnsiTheme="minorHAnsi" w:cstheme="minorHAnsi"/>
          <w:szCs w:val="24"/>
          <w:lang w:val="en-US" w:eastAsia="fr-FR" w:bidi="ar-SA"/>
        </w:rPr>
        <w:t xml:space="preserve">TOP ANALY CATG ECO. R.C (YTOPTA). </w:t>
      </w:r>
    </w:p>
    <w:p w:rsidR="00AB7CBC" w:rsidRPr="009E5826" w:rsidRDefault="00AB7CBC" w:rsidP="00AB7CBC">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liste déroulante propose pour chacune de ses zones toutes les valeurs de la table ta_choix_oui_non qui ne sont pas closes (lignes de ta_choix_oui_non dont la DATE DE CLOTURE YDCLOT est supérieure strictement à la date du jour)  ainsi que la valeur déjà sélectionnée (si elle est close)</w:t>
      </w:r>
    </w:p>
    <w:p w:rsidR="00AB7CBC" w:rsidRPr="009E5826" w:rsidRDefault="00AB7CBC" w:rsidP="00AB7CBC">
      <w:pPr>
        <w:autoSpaceDE w:val="0"/>
        <w:autoSpaceDN w:val="0"/>
        <w:adjustRightInd w:val="0"/>
        <w:rPr>
          <w:rFonts w:asciiTheme="minorHAnsi" w:hAnsiTheme="minorHAnsi" w:cstheme="minorHAnsi"/>
          <w:szCs w:val="24"/>
          <w:lang w:eastAsia="fr-FR" w:bidi="ar-SA"/>
        </w:rPr>
      </w:pPr>
    </w:p>
    <w:p w:rsidR="00AB7CBC" w:rsidRPr="009E5826" w:rsidRDefault="00AB7CBC" w:rsidP="00AB7CBC">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 </w:t>
      </w:r>
    </w:p>
    <w:p w:rsidR="00AB7CBC" w:rsidRPr="009E5826" w:rsidRDefault="00AB7CBC" w:rsidP="00F115F1">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FAM. CATG ECO RISQ CONT (CFCECO) . La liste déroulante propose toutes les valeurs de la table ta_famille_de_catg_eco_analyse_lmtay530 qui ne sont pas closes (lignes dont la DATE DE CLOTURE YDCLOT est supérieure strictement à la date du jour), ainsi que la valeur déjà sélectionnée (si elle est close), accompagnées de leur libellé LFCECO</w:t>
      </w:r>
    </w:p>
    <w:p w:rsidR="000C3C47" w:rsidRPr="004E2387" w:rsidRDefault="000C3C47" w:rsidP="00DF479D">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ta_categorie_economique_lmtay930</w:t>
      </w:r>
    </w:p>
    <w:p w:rsidR="000C3C47" w:rsidRPr="009E5826" w:rsidRDefault="000C3C47"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0C3C47" w:rsidRPr="009E5826" w:rsidRDefault="000C3C47" w:rsidP="005B01C3">
      <w:pPr>
        <w:numPr>
          <w:ilvl w:val="0"/>
          <w:numId w:val="92"/>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CATG ECO AGENT PR R.C (CCECOA)</w:t>
      </w:r>
    </w:p>
    <w:p w:rsidR="000C3C47" w:rsidRPr="009E5826" w:rsidRDefault="000C3C47" w:rsidP="005B01C3">
      <w:pPr>
        <w:numPr>
          <w:ilvl w:val="0"/>
          <w:numId w:val="92"/>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 CATG ECO AGENT PR R.C (LCECOA)</w:t>
      </w:r>
    </w:p>
    <w:p w:rsidR="000C3C47" w:rsidRPr="009E5826" w:rsidRDefault="000C3C47" w:rsidP="000C3C47">
      <w:pPr>
        <w:autoSpaceDE w:val="0"/>
        <w:autoSpaceDN w:val="0"/>
        <w:adjustRightInd w:val="0"/>
        <w:rPr>
          <w:rFonts w:asciiTheme="minorHAnsi" w:hAnsiTheme="minorHAnsi" w:cstheme="minorHAnsi"/>
          <w:szCs w:val="24"/>
          <w:lang w:eastAsia="fr-FR" w:bidi="ar-SA"/>
        </w:rPr>
      </w:pPr>
    </w:p>
    <w:p w:rsidR="000C3C47" w:rsidRPr="009E5826" w:rsidRDefault="000C3C47"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0C3C47" w:rsidRPr="009E5826" w:rsidRDefault="000C3C47" w:rsidP="005B01C3">
      <w:pPr>
        <w:numPr>
          <w:ilvl w:val="0"/>
          <w:numId w:val="93"/>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CATG ECO AGENT PR R.C (CCECOA) : 3 caractères.</w:t>
      </w:r>
    </w:p>
    <w:p w:rsidR="000C3C47" w:rsidRPr="009E5826" w:rsidRDefault="000C3C47" w:rsidP="005B01C3">
      <w:pPr>
        <w:numPr>
          <w:ilvl w:val="0"/>
          <w:numId w:val="94"/>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 CATG ECO AGENT PR R.C (LCECOA) : 32 caractères.</w:t>
      </w:r>
    </w:p>
    <w:p w:rsidR="000C3C47" w:rsidRPr="009E5826" w:rsidRDefault="000C3C47" w:rsidP="000C3C47">
      <w:pPr>
        <w:autoSpaceDE w:val="0"/>
        <w:autoSpaceDN w:val="0"/>
        <w:adjustRightInd w:val="0"/>
        <w:rPr>
          <w:rFonts w:asciiTheme="minorHAnsi" w:hAnsiTheme="minorHAnsi" w:cstheme="minorHAnsi"/>
          <w:szCs w:val="24"/>
          <w:lang w:eastAsia="fr-FR" w:bidi="ar-SA"/>
        </w:rPr>
      </w:pPr>
    </w:p>
    <w:p w:rsidR="000C3C47" w:rsidRPr="009E5826" w:rsidRDefault="000C3C47"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d'unicité : </w:t>
      </w:r>
    </w:p>
    <w:p w:rsidR="000C3C47" w:rsidRPr="009E5826" w:rsidRDefault="000C3C47"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sur CODE CATG ECO AGENT PR R.C (CCECOA)</w:t>
      </w:r>
    </w:p>
    <w:p w:rsidR="000C3C47" w:rsidRPr="009E5826" w:rsidRDefault="000C3C47" w:rsidP="000C3C47">
      <w:pPr>
        <w:autoSpaceDE w:val="0"/>
        <w:autoSpaceDN w:val="0"/>
        <w:adjustRightInd w:val="0"/>
        <w:rPr>
          <w:rFonts w:asciiTheme="minorHAnsi" w:hAnsiTheme="minorHAnsi" w:cstheme="minorHAnsi"/>
          <w:szCs w:val="24"/>
          <w:lang w:eastAsia="fr-FR" w:bidi="ar-SA"/>
        </w:rPr>
      </w:pPr>
    </w:p>
    <w:p w:rsidR="003169E2" w:rsidRPr="009E5826" w:rsidRDefault="003169E2" w:rsidP="003169E2">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Caractères autorisés ( ne concerne que les champs de saisie. Les dates et les listes déroulantes sont exclues de ces contrôles):</w:t>
      </w:r>
    </w:p>
    <w:p w:rsidR="003169E2" w:rsidRPr="009E5826" w:rsidRDefault="000A6C3D" w:rsidP="003169E2">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3169E2" w:rsidRPr="009E5826">
        <w:rPr>
          <w:rFonts w:asciiTheme="minorHAnsi" w:hAnsiTheme="minorHAnsi" w:cstheme="minorHAnsi"/>
          <w:szCs w:val="24"/>
          <w:lang w:eastAsia="fr-FR" w:bidi="ar-SA"/>
        </w:rPr>
        <w:t xml:space="preserve"> soit le champs de saisie les caractères autorisés sont : </w:t>
      </w:r>
    </w:p>
    <w:p w:rsidR="003169E2" w:rsidRPr="009E5826" w:rsidRDefault="003169E2" w:rsidP="00357DCC">
      <w:pPr>
        <w:numPr>
          <w:ilvl w:val="0"/>
          <w:numId w:val="746"/>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3169E2" w:rsidRPr="009E5826" w:rsidRDefault="003169E2" w:rsidP="00357DCC">
      <w:pPr>
        <w:numPr>
          <w:ilvl w:val="0"/>
          <w:numId w:val="74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3169E2" w:rsidRPr="009E5826" w:rsidRDefault="003169E2" w:rsidP="00357DCC">
      <w:pPr>
        <w:numPr>
          <w:ilvl w:val="0"/>
          <w:numId w:val="74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3169E2" w:rsidRPr="009E5826" w:rsidRDefault="003169E2" w:rsidP="00357DCC">
      <w:pPr>
        <w:numPr>
          <w:ilvl w:val="0"/>
          <w:numId w:val="74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3169E2" w:rsidRPr="009E5826" w:rsidRDefault="003169E2" w:rsidP="003169E2">
      <w:pPr>
        <w:autoSpaceDE w:val="0"/>
        <w:autoSpaceDN w:val="0"/>
        <w:adjustRightInd w:val="0"/>
        <w:rPr>
          <w:rFonts w:asciiTheme="minorHAnsi" w:hAnsiTheme="minorHAnsi" w:cstheme="minorHAnsi"/>
          <w:szCs w:val="24"/>
          <w:lang w:eastAsia="fr-FR" w:bidi="ar-SA"/>
        </w:rPr>
      </w:pPr>
    </w:p>
    <w:p w:rsidR="003169E2" w:rsidRPr="009E5826" w:rsidRDefault="003169E2" w:rsidP="003169E2">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Règles particulières : </w:t>
      </w:r>
    </w:p>
    <w:p w:rsidR="003169E2" w:rsidRPr="009E5826" w:rsidRDefault="003169E2" w:rsidP="003169E2">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si la valeur sélectionnée du CODE FAM. CATG ECO RISQ CONT (CFCECO) est ' ', la valeur sélectionnée du TOP ANALY CATG ECO. R.C (YTOPTA) doit être 'N'</w:t>
      </w:r>
    </w:p>
    <w:p w:rsidR="000C3C47" w:rsidRPr="009E5826" w:rsidRDefault="003169E2" w:rsidP="003169E2">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si la valeur sélectionnée du CODE FAM. CATG ECO RISQ CONT (CFCECO) n'est pas ' ', la valeur sélectionnée du TOP ANALY CATG ECO. R.C (YTOPTA) doit être 'O'</w:t>
      </w:r>
    </w:p>
    <w:p w:rsidR="000C3C47" w:rsidRPr="004E2387" w:rsidRDefault="000C3C47" w:rsidP="00DF479D">
      <w:pPr>
        <w:pStyle w:val="Titre4"/>
        <w:rPr>
          <w:rFonts w:asciiTheme="minorHAnsi" w:hAnsiTheme="minorHAnsi" w:cstheme="minorHAnsi"/>
        </w:rPr>
      </w:pPr>
      <w:r w:rsidRPr="004E2387">
        <w:rPr>
          <w:rFonts w:asciiTheme="minorHAnsi" w:hAnsiTheme="minorHAnsi" w:cstheme="minorHAnsi"/>
        </w:rPr>
        <w:t>Modification : contrôle des données de ta_categorie_economique_lmtay930</w:t>
      </w:r>
    </w:p>
    <w:p w:rsidR="000C3C47" w:rsidRPr="009E5826" w:rsidRDefault="000C3C47"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0C3C47" w:rsidRPr="009E5826" w:rsidRDefault="000C3C47" w:rsidP="005B01C3">
      <w:pPr>
        <w:numPr>
          <w:ilvl w:val="0"/>
          <w:numId w:val="27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 CATG ECO AGENT PR R.C (LCECOA)</w:t>
      </w:r>
    </w:p>
    <w:p w:rsidR="000C3C47" w:rsidRPr="009E5826" w:rsidRDefault="000C3C47" w:rsidP="000C3C47">
      <w:pPr>
        <w:autoSpaceDE w:val="0"/>
        <w:autoSpaceDN w:val="0"/>
        <w:adjustRightInd w:val="0"/>
        <w:rPr>
          <w:rFonts w:asciiTheme="minorHAnsi" w:hAnsiTheme="minorHAnsi" w:cstheme="minorHAnsi"/>
          <w:szCs w:val="24"/>
          <w:lang w:eastAsia="fr-FR" w:bidi="ar-SA"/>
        </w:rPr>
      </w:pPr>
    </w:p>
    <w:p w:rsidR="000C3C47" w:rsidRPr="009E5826" w:rsidRDefault="000C3C47"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0C3C47" w:rsidRPr="009E5826" w:rsidRDefault="000C3C47" w:rsidP="005B01C3">
      <w:pPr>
        <w:numPr>
          <w:ilvl w:val="0"/>
          <w:numId w:val="274"/>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 CATG ECO AGENT PR R.C (LCECOA) : 32 caractères.</w:t>
      </w:r>
    </w:p>
    <w:p w:rsidR="000C3C47" w:rsidRPr="009E5826" w:rsidRDefault="000C3C47" w:rsidP="000C3C47">
      <w:pPr>
        <w:autoSpaceDE w:val="0"/>
        <w:autoSpaceDN w:val="0"/>
        <w:adjustRightInd w:val="0"/>
        <w:rPr>
          <w:rFonts w:asciiTheme="minorHAnsi" w:hAnsiTheme="minorHAnsi" w:cstheme="minorHAnsi"/>
          <w:szCs w:val="24"/>
          <w:lang w:eastAsia="fr-FR" w:bidi="ar-SA"/>
        </w:rPr>
      </w:pPr>
    </w:p>
    <w:p w:rsidR="000C3C47" w:rsidRPr="009E5826" w:rsidRDefault="000C3C47"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0C3C47" w:rsidRPr="009E5826" w:rsidRDefault="000A6C3D"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0C3C47" w:rsidRPr="009E5826">
        <w:rPr>
          <w:rFonts w:asciiTheme="minorHAnsi" w:hAnsiTheme="minorHAnsi" w:cstheme="minorHAnsi"/>
          <w:szCs w:val="24"/>
          <w:lang w:eastAsia="fr-FR" w:bidi="ar-SA"/>
        </w:rPr>
        <w:t xml:space="preserve"> soit le champs de saisie les caractères autorisés sont : </w:t>
      </w:r>
    </w:p>
    <w:p w:rsidR="000C3C47" w:rsidRPr="009E5826" w:rsidRDefault="000C3C47" w:rsidP="005B01C3">
      <w:pPr>
        <w:numPr>
          <w:ilvl w:val="0"/>
          <w:numId w:val="275"/>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0C3C47" w:rsidRPr="009E5826" w:rsidRDefault="000C3C47" w:rsidP="005B01C3">
      <w:pPr>
        <w:numPr>
          <w:ilvl w:val="0"/>
          <w:numId w:val="275"/>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0C3C47" w:rsidRPr="009E5826" w:rsidRDefault="000C3C47" w:rsidP="005B01C3">
      <w:pPr>
        <w:numPr>
          <w:ilvl w:val="0"/>
          <w:numId w:val="275"/>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0C3C47" w:rsidRPr="009E5826" w:rsidRDefault="000C3C47" w:rsidP="005B01C3">
      <w:pPr>
        <w:numPr>
          <w:ilvl w:val="0"/>
          <w:numId w:val="275"/>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0C3C47" w:rsidRPr="009E5826" w:rsidRDefault="000C3C47" w:rsidP="000C3C47">
      <w:pPr>
        <w:autoSpaceDE w:val="0"/>
        <w:autoSpaceDN w:val="0"/>
        <w:adjustRightInd w:val="0"/>
        <w:rPr>
          <w:rFonts w:asciiTheme="minorHAnsi" w:hAnsiTheme="minorHAnsi" w:cstheme="minorHAnsi"/>
          <w:szCs w:val="24"/>
          <w:lang w:eastAsia="fr-FR" w:bidi="ar-SA"/>
        </w:rPr>
      </w:pPr>
    </w:p>
    <w:p w:rsidR="000C3C47" w:rsidRPr="009E5826" w:rsidRDefault="000C3C47"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Règles particulières : </w:t>
      </w:r>
    </w:p>
    <w:p w:rsidR="000C3C47" w:rsidRPr="009E5826" w:rsidRDefault="000C3C47" w:rsidP="000C3C4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si la valeur sélectionnée du CODE FAM. CATG ECO RISQ CONT (CFCECO) est ' ', la valeur sélectionnée du TOP ANALY CATG ECO. R.C (YTOPTA) doit être 'N'</w:t>
      </w:r>
    </w:p>
    <w:p w:rsidR="000C3C47" w:rsidRPr="009E5826" w:rsidRDefault="000C3C47" w:rsidP="000C3C47">
      <w:pPr>
        <w:tabs>
          <w:tab w:val="left" w:pos="1867"/>
        </w:tabs>
        <w:autoSpaceDE w:val="0"/>
        <w:autoSpaceDN w:val="0"/>
        <w:adjustRightInd w:val="0"/>
        <w:rPr>
          <w:rFonts w:asciiTheme="minorHAnsi" w:hAnsiTheme="minorHAnsi" w:cstheme="minorHAnsi"/>
          <w:szCs w:val="24"/>
        </w:rPr>
      </w:pPr>
      <w:r w:rsidRPr="009E5826">
        <w:rPr>
          <w:rFonts w:asciiTheme="minorHAnsi" w:hAnsiTheme="minorHAnsi" w:cstheme="minorHAnsi"/>
          <w:szCs w:val="24"/>
          <w:lang w:eastAsia="fr-FR" w:bidi="ar-SA"/>
        </w:rPr>
        <w:t>si la valeur sélectionnée du CODE FAM. CATG ECO RISQ CONT (CFCECO) n'est pas ' ', la valeur sélectionnée du TOP ANALY CATG ECO. R.C (YTOPTA) doit être 'O'</w:t>
      </w:r>
    </w:p>
    <w:p w:rsidR="005957F9" w:rsidRPr="009E5826" w:rsidRDefault="005957F9" w:rsidP="00C40485">
      <w:pPr>
        <w:rPr>
          <w:rFonts w:asciiTheme="minorHAnsi" w:hAnsiTheme="minorHAnsi" w:cstheme="minorHAnsi"/>
          <w:szCs w:val="24"/>
          <w:lang w:eastAsia="fr-FR" w:bidi="ar-SA"/>
        </w:rPr>
      </w:pPr>
    </w:p>
    <w:p w:rsidR="005957F9" w:rsidRDefault="005957F9" w:rsidP="005957F9">
      <w:pPr>
        <w:pStyle w:val="Titre4"/>
        <w:rPr>
          <w:rFonts w:asciiTheme="minorHAnsi" w:hAnsiTheme="minorHAnsi" w:cstheme="minorHAnsi"/>
        </w:rPr>
      </w:pPr>
      <w:r w:rsidRPr="005957F9">
        <w:rPr>
          <w:rFonts w:asciiTheme="minorHAnsi" w:hAnsiTheme="minorHAnsi" w:cstheme="minorHAnsi"/>
        </w:rPr>
        <w:t>Modification : renseignement des données de ta_categorie_economique_lmtay930</w:t>
      </w:r>
    </w:p>
    <w:p w:rsidR="005957F9" w:rsidRPr="009E5826" w:rsidRDefault="005957F9" w:rsidP="005957F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5957F9" w:rsidRPr="009E5826" w:rsidRDefault="005957F9" w:rsidP="00357DCC">
      <w:pPr>
        <w:numPr>
          <w:ilvl w:val="0"/>
          <w:numId w:val="445"/>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 CATG ECO AGENT PR R.C (LCECOA)</w:t>
      </w:r>
    </w:p>
    <w:p w:rsidR="005957F9" w:rsidRPr="009E5826" w:rsidRDefault="005957F9" w:rsidP="005957F9">
      <w:pPr>
        <w:autoSpaceDE w:val="0"/>
        <w:autoSpaceDN w:val="0"/>
        <w:adjustRightInd w:val="0"/>
        <w:rPr>
          <w:rFonts w:asciiTheme="minorHAnsi" w:hAnsiTheme="minorHAnsi" w:cstheme="minorHAnsi"/>
          <w:szCs w:val="24"/>
          <w:lang w:eastAsia="fr-FR" w:bidi="ar-SA"/>
        </w:rPr>
      </w:pPr>
    </w:p>
    <w:p w:rsidR="005957F9" w:rsidRPr="009E5826" w:rsidRDefault="005957F9" w:rsidP="005957F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5957F9" w:rsidRPr="009E5826" w:rsidRDefault="005957F9" w:rsidP="00357DCC">
      <w:pPr>
        <w:numPr>
          <w:ilvl w:val="0"/>
          <w:numId w:val="446"/>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5957F9" w:rsidRPr="009E5826" w:rsidRDefault="005957F9" w:rsidP="005957F9">
      <w:pPr>
        <w:autoSpaceDE w:val="0"/>
        <w:autoSpaceDN w:val="0"/>
        <w:adjustRightInd w:val="0"/>
        <w:rPr>
          <w:rFonts w:asciiTheme="minorHAnsi" w:hAnsiTheme="minorHAnsi" w:cstheme="minorHAnsi"/>
          <w:szCs w:val="24"/>
          <w:lang w:eastAsia="fr-FR" w:bidi="ar-SA"/>
        </w:rPr>
      </w:pPr>
    </w:p>
    <w:p w:rsidR="005957F9" w:rsidRPr="009E5826" w:rsidRDefault="005957F9" w:rsidP="005957F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issue de la table ta_choix_oui_non : </w:t>
      </w:r>
    </w:p>
    <w:p w:rsidR="005957F9" w:rsidRPr="009E5826" w:rsidRDefault="005957F9" w:rsidP="00357DCC">
      <w:pPr>
        <w:numPr>
          <w:ilvl w:val="0"/>
          <w:numId w:val="447"/>
        </w:numPr>
        <w:autoSpaceDE w:val="0"/>
        <w:autoSpaceDN w:val="0"/>
        <w:adjustRightInd w:val="0"/>
        <w:spacing w:after="1"/>
        <w:rPr>
          <w:rFonts w:asciiTheme="minorHAnsi" w:hAnsiTheme="minorHAnsi" w:cstheme="minorHAnsi"/>
          <w:szCs w:val="24"/>
          <w:lang w:val="en-US" w:eastAsia="fr-FR" w:bidi="ar-SA"/>
        </w:rPr>
      </w:pPr>
      <w:r w:rsidRPr="009E5826">
        <w:rPr>
          <w:rFonts w:asciiTheme="minorHAnsi" w:hAnsiTheme="minorHAnsi" w:cstheme="minorHAnsi"/>
          <w:szCs w:val="24"/>
          <w:lang w:val="en-US" w:eastAsia="fr-FR" w:bidi="ar-SA"/>
        </w:rPr>
        <w:t xml:space="preserve">TOP RATIO CATG ECO. R.C (YTOPTR). </w:t>
      </w:r>
    </w:p>
    <w:p w:rsidR="005957F9" w:rsidRPr="009E5826" w:rsidRDefault="005957F9" w:rsidP="00357DCC">
      <w:pPr>
        <w:numPr>
          <w:ilvl w:val="0"/>
          <w:numId w:val="447"/>
        </w:numPr>
        <w:autoSpaceDE w:val="0"/>
        <w:autoSpaceDN w:val="0"/>
        <w:adjustRightInd w:val="0"/>
        <w:rPr>
          <w:rFonts w:asciiTheme="minorHAnsi" w:hAnsiTheme="minorHAnsi" w:cstheme="minorHAnsi"/>
          <w:szCs w:val="24"/>
          <w:lang w:val="en-US" w:eastAsia="fr-FR" w:bidi="ar-SA"/>
        </w:rPr>
      </w:pPr>
      <w:r w:rsidRPr="009E5826">
        <w:rPr>
          <w:rFonts w:asciiTheme="minorHAnsi" w:hAnsiTheme="minorHAnsi" w:cstheme="minorHAnsi"/>
          <w:szCs w:val="24"/>
          <w:lang w:val="en-US" w:eastAsia="fr-FR" w:bidi="ar-SA"/>
        </w:rPr>
        <w:t xml:space="preserve">TOP ANALY CATG ECO. R.C (YTOPTA). </w:t>
      </w:r>
    </w:p>
    <w:p w:rsidR="005957F9" w:rsidRPr="009E5826" w:rsidRDefault="005957F9" w:rsidP="005957F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liste déroulante propose pour chacune de ses zones toutes les valeurs de la table ta_choix_oui_non qui ne sont pas closes (lignes de ta_choix_oui_non dont la DATE DE CLOTURE YDCLOT est supérieure strictement à la date du jour)  ainsi que la valeur déjà sélectionnée (si elle est close)</w:t>
      </w:r>
    </w:p>
    <w:p w:rsidR="005957F9" w:rsidRPr="009E5826" w:rsidRDefault="005957F9" w:rsidP="005957F9">
      <w:pPr>
        <w:autoSpaceDE w:val="0"/>
        <w:autoSpaceDN w:val="0"/>
        <w:adjustRightInd w:val="0"/>
        <w:rPr>
          <w:rFonts w:asciiTheme="minorHAnsi" w:hAnsiTheme="minorHAnsi" w:cstheme="minorHAnsi"/>
          <w:szCs w:val="24"/>
          <w:lang w:eastAsia="fr-FR" w:bidi="ar-SA"/>
        </w:rPr>
      </w:pPr>
    </w:p>
    <w:p w:rsidR="005957F9" w:rsidRPr="009E5826" w:rsidRDefault="005957F9" w:rsidP="005957F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 </w:t>
      </w:r>
    </w:p>
    <w:p w:rsidR="005957F9" w:rsidRPr="009E5826" w:rsidRDefault="005957F9" w:rsidP="00357DCC">
      <w:pPr>
        <w:numPr>
          <w:ilvl w:val="0"/>
          <w:numId w:val="448"/>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FAM. CATG ECO RISQ CONT (CFCECO) . La liste déroulante propose toutes les valeurs de la table ta_famille_de_catg_eco_analyse_lmtay530 qui ne sont pas closes (lignes dont la DATE DE CLOTURE YDCLOT est supérieure strictement à la date du jour), ainsi que la valeur déjà sélectionnée (si elle est close), accompagnées de leur libellé LFCECO</w:t>
      </w:r>
    </w:p>
    <w:p w:rsidR="005957F9" w:rsidRPr="009E5826" w:rsidRDefault="005957F9" w:rsidP="005957F9">
      <w:pPr>
        <w:rPr>
          <w:rFonts w:asciiTheme="minorHAnsi" w:hAnsiTheme="minorHAnsi" w:cstheme="minorHAnsi"/>
          <w:szCs w:val="24"/>
        </w:rPr>
      </w:pPr>
    </w:p>
    <w:p w:rsidR="00A9295A" w:rsidRPr="009E5826" w:rsidRDefault="00A9295A">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br w:type="page"/>
      </w:r>
    </w:p>
    <w:p w:rsidR="00C40485" w:rsidRPr="00BF16B6" w:rsidRDefault="002E3043" w:rsidP="00DF479D">
      <w:pPr>
        <w:pStyle w:val="Titre3"/>
      </w:pPr>
      <w:bookmarkStart w:id="908" w:name="_Toc515444470"/>
      <w:r>
        <w:t>ta_famille_de_catg_eco_analyse_lmtay530</w:t>
      </w:r>
      <w:bookmarkEnd w:id="908"/>
      <w:r w:rsidR="00AE699C">
        <w:fldChar w:fldCharType="begin"/>
      </w:r>
      <w:r w:rsidR="00AE699C">
        <w:instrText xml:space="preserve"> XE "</w:instrText>
      </w:r>
      <w:r w:rsidR="00AE699C" w:rsidRPr="001378E5">
        <w:instrText>lmtay530</w:instrText>
      </w:r>
      <w:r w:rsidR="00AE699C">
        <w:instrText xml:space="preserve">" </w:instrText>
      </w:r>
      <w:r w:rsidR="00AE699C">
        <w:fldChar w:fldCharType="end"/>
      </w:r>
    </w:p>
    <w:p w:rsidR="00296660" w:rsidRPr="009E5826" w:rsidRDefault="008C5AD2" w:rsidP="00296660">
      <w:pPr>
        <w:rPr>
          <w:rFonts w:asciiTheme="minorHAnsi" w:hAnsiTheme="minorHAnsi" w:cstheme="minorHAnsi"/>
          <w:szCs w:val="24"/>
          <w:lang w:eastAsia="fr-FR" w:bidi="ar-SA"/>
        </w:rPr>
      </w:pPr>
      <w:r w:rsidRPr="009E5826">
        <w:rPr>
          <w:rFonts w:asciiTheme="minorHAnsi" w:eastAsia="Times New Roman" w:hAnsiTheme="minorHAnsi" w:cstheme="minorHAnsi"/>
          <w:color w:val="000000"/>
          <w:szCs w:val="24"/>
          <w:lang w:eastAsia="fr-FR" w:bidi="ar-SA"/>
        </w:rPr>
        <w:t>Codification</w:t>
      </w:r>
      <w:r w:rsidR="00296660" w:rsidRPr="009E5826">
        <w:rPr>
          <w:rFonts w:asciiTheme="minorHAnsi" w:eastAsia="Times New Roman" w:hAnsiTheme="minorHAnsi" w:cstheme="minorHAnsi"/>
          <w:color w:val="000000"/>
          <w:szCs w:val="24"/>
          <w:lang w:eastAsia="fr-FR" w:bidi="ar-SA"/>
        </w:rPr>
        <w:t xml:space="preserve"> des </w:t>
      </w:r>
      <w:r w:rsidR="000A6C3D" w:rsidRPr="009E5826">
        <w:rPr>
          <w:rFonts w:asciiTheme="minorHAnsi" w:eastAsia="Times New Roman" w:hAnsiTheme="minorHAnsi" w:cstheme="minorHAnsi"/>
          <w:color w:val="000000"/>
          <w:szCs w:val="24"/>
          <w:lang w:eastAsia="fr-FR" w:bidi="ar-SA"/>
        </w:rPr>
        <w:t>catégories</w:t>
      </w:r>
      <w:r w:rsidR="002E3043" w:rsidRPr="009E5826">
        <w:rPr>
          <w:rFonts w:asciiTheme="minorHAnsi" w:eastAsia="Times New Roman" w:hAnsiTheme="minorHAnsi" w:cstheme="minorHAnsi"/>
          <w:color w:val="000000"/>
          <w:szCs w:val="24"/>
          <w:lang w:eastAsia="fr-FR" w:bidi="ar-SA"/>
        </w:rPr>
        <w:t xml:space="preserve"> d</w:t>
      </w:r>
      <w:r w:rsidRPr="009E5826">
        <w:rPr>
          <w:rFonts w:asciiTheme="minorHAnsi" w:eastAsia="Times New Roman" w:hAnsiTheme="minorHAnsi" w:cstheme="minorHAnsi"/>
          <w:color w:val="000000"/>
          <w:szCs w:val="24"/>
          <w:lang w:eastAsia="fr-FR" w:bidi="ar-SA"/>
        </w:rPr>
        <w:t>’agents</w:t>
      </w:r>
      <w:r w:rsidR="002E3043" w:rsidRPr="009E5826">
        <w:rPr>
          <w:rFonts w:asciiTheme="minorHAnsi" w:eastAsia="Times New Roman" w:hAnsiTheme="minorHAnsi" w:cstheme="minorHAnsi"/>
          <w:color w:val="000000"/>
          <w:szCs w:val="24"/>
          <w:lang w:eastAsia="fr-FR" w:bidi="ar-SA"/>
        </w:rPr>
        <w:t xml:space="preserve"> économiques</w:t>
      </w:r>
      <w:r w:rsidR="00296660" w:rsidRPr="009E5826">
        <w:rPr>
          <w:rFonts w:asciiTheme="minorHAnsi" w:eastAsia="Times New Roman" w:hAnsiTheme="minorHAnsi" w:cstheme="minorHAnsi"/>
          <w:color w:val="000000"/>
          <w:szCs w:val="24"/>
          <w:lang w:eastAsia="fr-FR" w:bidi="ar-SA"/>
        </w:rPr>
        <w:t xml:space="preserve"> </w:t>
      </w:r>
      <w:r w:rsidRPr="009E5826">
        <w:rPr>
          <w:rFonts w:asciiTheme="minorHAnsi" w:eastAsia="Times New Roman" w:hAnsiTheme="minorHAnsi" w:cstheme="minorHAnsi"/>
          <w:color w:val="000000"/>
          <w:szCs w:val="24"/>
          <w:lang w:eastAsia="fr-FR" w:bidi="ar-SA"/>
        </w:rPr>
        <w:t>élémentaires</w:t>
      </w:r>
      <w:r w:rsidR="00296660" w:rsidRPr="009E5826">
        <w:rPr>
          <w:rFonts w:asciiTheme="minorHAnsi" w:eastAsia="Times New Roman" w:hAnsiTheme="minorHAnsi" w:cstheme="minorHAnsi"/>
          <w:color w:val="000000"/>
          <w:szCs w:val="24"/>
          <w:lang w:eastAsia="fr-FR" w:bidi="ar-SA"/>
        </w:rPr>
        <w:t xml:space="preserve"> permettant d'une part  d'appliquer des règles de calculs spécifiques dans le cadre des calculs des ratios </w:t>
      </w:r>
      <w:r w:rsidRPr="009E5826">
        <w:rPr>
          <w:rFonts w:asciiTheme="minorHAnsi" w:eastAsia="Times New Roman" w:hAnsiTheme="minorHAnsi" w:cstheme="minorHAnsi"/>
          <w:color w:val="000000"/>
          <w:szCs w:val="24"/>
          <w:lang w:eastAsia="fr-FR" w:bidi="ar-SA"/>
        </w:rPr>
        <w:t>élémentaires</w:t>
      </w:r>
      <w:r w:rsidR="00296660" w:rsidRPr="009E5826">
        <w:rPr>
          <w:rFonts w:asciiTheme="minorHAnsi" w:eastAsia="Times New Roman" w:hAnsiTheme="minorHAnsi" w:cstheme="minorHAnsi"/>
          <w:color w:val="000000"/>
          <w:szCs w:val="24"/>
          <w:lang w:eastAsia="fr-FR" w:bidi="ar-SA"/>
        </w:rPr>
        <w:t>, d'autres part de positionner des limites de contrepartie et/ou de réaliser des analyses de répartition de risque</w:t>
      </w:r>
    </w:p>
    <w:p w:rsidR="00BA5EFA" w:rsidRPr="004E2387" w:rsidRDefault="00BA5EFA"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FF3C83" w:rsidRPr="004E2387" w:rsidTr="00FF3C83">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FF3C83" w:rsidRPr="004E2387" w:rsidTr="008C5AD2">
        <w:trPr>
          <w:trHeight w:val="301"/>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FAM. CATG ECO RISQ CONT</w:t>
            </w:r>
          </w:p>
        </w:tc>
        <w:tc>
          <w:tcPr>
            <w:tcW w:w="96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CFCECO</w:t>
            </w:r>
          </w:p>
        </w:tc>
        <w:tc>
          <w:tcPr>
            <w:tcW w:w="12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w:t>
            </w:r>
          </w:p>
        </w:tc>
        <w:tc>
          <w:tcPr>
            <w:tcW w:w="11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noWrap/>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périmé ?</w:t>
            </w:r>
          </w:p>
        </w:tc>
      </w:tr>
      <w:tr w:rsidR="00FF3C83" w:rsidRPr="004E2387" w:rsidTr="008C5AD2">
        <w:trPr>
          <w:trHeight w:val="46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FF3C83" w:rsidRPr="004E2387" w:rsidTr="008C5AD2">
        <w:trPr>
          <w:trHeight w:val="53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FF3C83" w:rsidRPr="004E2387" w:rsidTr="008C5AD2">
        <w:trPr>
          <w:trHeight w:val="314"/>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FF3C83" w:rsidRPr="004E2387" w:rsidTr="008C5AD2">
        <w:trPr>
          <w:trHeight w:val="13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 FAM. CATG ECO RISQ CONT</w:t>
            </w:r>
          </w:p>
        </w:tc>
        <w:tc>
          <w:tcPr>
            <w:tcW w:w="96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LFCECO,</w:t>
            </w:r>
          </w:p>
        </w:tc>
        <w:tc>
          <w:tcPr>
            <w:tcW w:w="12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FF3C83" w:rsidRPr="004E2387" w:rsidRDefault="00FF3C83" w:rsidP="00FF3C8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périmé ?</w:t>
            </w:r>
          </w:p>
        </w:tc>
      </w:tr>
    </w:tbl>
    <w:p w:rsidR="00C40485" w:rsidRPr="009E5826" w:rsidRDefault="00C40485" w:rsidP="00C40485">
      <w:pPr>
        <w:rPr>
          <w:rFonts w:asciiTheme="minorHAnsi" w:hAnsiTheme="minorHAnsi" w:cstheme="minorHAnsi"/>
          <w:szCs w:val="24"/>
          <w:lang w:eastAsia="fr-FR" w:bidi="ar-SA"/>
        </w:rPr>
      </w:pPr>
    </w:p>
    <w:p w:rsidR="002E3043" w:rsidRDefault="002E3043" w:rsidP="002E3043">
      <w:pPr>
        <w:pStyle w:val="Titre4"/>
        <w:rPr>
          <w:rFonts w:asciiTheme="minorHAnsi" w:hAnsiTheme="minorHAnsi" w:cstheme="minorHAnsi"/>
          <w:lang w:eastAsia="fr-FR" w:bidi="ar-SA"/>
        </w:rPr>
      </w:pPr>
      <w:r>
        <w:rPr>
          <w:rFonts w:asciiTheme="minorHAnsi" w:hAnsiTheme="minorHAnsi" w:cstheme="minorHAnsi"/>
          <w:lang w:eastAsia="fr-FR" w:bidi="ar-SA"/>
        </w:rPr>
        <w:t>Gestion de la table</w:t>
      </w:r>
    </w:p>
    <w:p w:rsidR="002E3043" w:rsidRPr="009E5826" w:rsidRDefault="002E3043" w:rsidP="002E3043">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t>La table est accessible en consultation. Elle n’est pas modifiable via l’IHM. Les modifications sont à effectuées par la MOE.</w:t>
      </w:r>
    </w:p>
    <w:p w:rsidR="00A9295A" w:rsidRPr="009E5826" w:rsidRDefault="00A9295A">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br w:type="page"/>
      </w:r>
    </w:p>
    <w:p w:rsidR="00C40485" w:rsidRPr="004E2387" w:rsidRDefault="00C40485" w:rsidP="00C40485">
      <w:pPr>
        <w:pStyle w:val="Titre2"/>
        <w:rPr>
          <w:rFonts w:asciiTheme="minorHAnsi" w:hAnsiTheme="minorHAnsi" w:cstheme="minorHAnsi"/>
          <w:lang w:eastAsia="fr-FR" w:bidi="ar-SA"/>
        </w:rPr>
      </w:pPr>
      <w:bookmarkStart w:id="909" w:name="_Toc515444471"/>
      <w:r w:rsidRPr="004E2387">
        <w:rPr>
          <w:rFonts w:asciiTheme="minorHAnsi" w:hAnsiTheme="minorHAnsi" w:cstheme="minorHAnsi"/>
          <w:lang w:eastAsia="fr-FR" w:bidi="ar-SA"/>
        </w:rPr>
        <w:t>Motifs paiement CRP APE NAF (M)</w:t>
      </w:r>
      <w:bookmarkEnd w:id="909"/>
    </w:p>
    <w:p w:rsidR="00DF479D" w:rsidRPr="00BF16B6" w:rsidRDefault="00DF479D" w:rsidP="00DF479D">
      <w:pPr>
        <w:pStyle w:val="Titre3"/>
      </w:pPr>
      <w:bookmarkStart w:id="910" w:name="_Toc515444472"/>
      <w:r w:rsidRPr="00BF16B6">
        <w:t>ta_nomenclat_insee_activ_econom_lmtay677</w:t>
      </w:r>
      <w:bookmarkEnd w:id="910"/>
      <w:r w:rsidR="00AE699C">
        <w:rPr>
          <w:rFonts w:asciiTheme="minorHAnsi" w:hAnsiTheme="minorHAnsi" w:cstheme="minorHAnsi"/>
          <w:lang w:eastAsia="fr-FR" w:bidi="ar-SA"/>
        </w:rPr>
        <w:fldChar w:fldCharType="begin"/>
      </w:r>
      <w:r w:rsidR="00AE699C">
        <w:instrText xml:space="preserve"> XE "</w:instrText>
      </w:r>
      <w:r w:rsidR="00AE699C" w:rsidRPr="001378E5">
        <w:rPr>
          <w:rFonts w:asciiTheme="minorHAnsi" w:hAnsiTheme="minorHAnsi" w:cstheme="minorHAnsi"/>
          <w:lang w:eastAsia="fr-FR" w:bidi="ar-SA"/>
        </w:rPr>
        <w:instrText>lmtay677</w:instrText>
      </w:r>
      <w:r w:rsidR="00AE699C">
        <w:instrText xml:space="preserve">" </w:instrText>
      </w:r>
      <w:r w:rsidR="00AE699C">
        <w:rPr>
          <w:rFonts w:asciiTheme="minorHAnsi" w:hAnsiTheme="minorHAnsi" w:cstheme="minorHAnsi"/>
          <w:lang w:eastAsia="fr-FR" w:bidi="ar-SA"/>
        </w:rPr>
        <w:fldChar w:fldCharType="end"/>
      </w:r>
    </w:p>
    <w:p w:rsidR="0079218D" w:rsidRPr="009E5826" w:rsidRDefault="008C5AD2" w:rsidP="0079218D">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Nomenclature</w:t>
      </w:r>
      <w:r w:rsidR="0079218D" w:rsidRPr="009E5826">
        <w:rPr>
          <w:rFonts w:asciiTheme="minorHAnsi" w:eastAsia="Times New Roman" w:hAnsiTheme="minorHAnsi" w:cstheme="minorHAnsi"/>
          <w:color w:val="000000"/>
          <w:szCs w:val="24"/>
          <w:lang w:eastAsia="fr-FR" w:bidi="ar-SA"/>
        </w:rPr>
        <w:t xml:space="preserve"> INSEE de l'activité économique à partir du 01/01/2008. </w:t>
      </w:r>
      <w:r w:rsidRPr="009E5826">
        <w:rPr>
          <w:rFonts w:asciiTheme="minorHAnsi" w:eastAsia="Times New Roman" w:hAnsiTheme="minorHAnsi" w:cstheme="minorHAnsi"/>
          <w:color w:val="000000"/>
          <w:szCs w:val="24"/>
          <w:lang w:eastAsia="fr-FR" w:bidi="ar-SA"/>
        </w:rPr>
        <w:t>Remplace</w:t>
      </w:r>
      <w:r w:rsidR="0079218D" w:rsidRPr="009E5826">
        <w:rPr>
          <w:rFonts w:asciiTheme="minorHAnsi" w:eastAsia="Times New Roman" w:hAnsiTheme="minorHAnsi" w:cstheme="minorHAnsi"/>
          <w:color w:val="000000"/>
          <w:szCs w:val="24"/>
          <w:lang w:eastAsia="fr-FR" w:bidi="ar-SA"/>
        </w:rPr>
        <w:t xml:space="preserve"> la </w:t>
      </w:r>
      <w:r w:rsidRPr="009E5826">
        <w:rPr>
          <w:rFonts w:asciiTheme="minorHAnsi" w:eastAsia="Times New Roman" w:hAnsiTheme="minorHAnsi" w:cstheme="minorHAnsi"/>
          <w:color w:val="000000"/>
          <w:szCs w:val="24"/>
          <w:lang w:eastAsia="fr-FR" w:bidi="ar-SA"/>
        </w:rPr>
        <w:t xml:space="preserve">table </w:t>
      </w:r>
      <w:r w:rsidR="0079218D" w:rsidRPr="009E5826">
        <w:rPr>
          <w:rFonts w:asciiTheme="minorHAnsi" w:eastAsia="Times New Roman" w:hAnsiTheme="minorHAnsi" w:cstheme="minorHAnsi"/>
          <w:color w:val="000000"/>
          <w:szCs w:val="24"/>
          <w:lang w:eastAsia="fr-FR" w:bidi="ar-SA"/>
        </w:rPr>
        <w:t>LMTAY675 NAF 2003 qui remplace la NAF 1993</w:t>
      </w:r>
    </w:p>
    <w:p w:rsidR="00BA5EFA" w:rsidRPr="004E2387" w:rsidRDefault="00BA5EFA"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CF2A9E" w:rsidRPr="004E2387" w:rsidTr="00CF2A9E">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CF2A9E" w:rsidRPr="004E2387" w:rsidTr="008C5AD2">
        <w:trPr>
          <w:trHeight w:val="49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NAF VERSION 2</w:t>
            </w:r>
          </w:p>
        </w:tc>
        <w:tc>
          <w:tcPr>
            <w:tcW w:w="96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CNAFV2</w:t>
            </w:r>
          </w:p>
        </w:tc>
        <w:tc>
          <w:tcPr>
            <w:tcW w:w="12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(5)</w:t>
            </w: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de nomenclature économique INSEE version 20018 , remplace la NAF 93</w:t>
            </w:r>
          </w:p>
        </w:tc>
      </w:tr>
      <w:tr w:rsidR="00CF2A9E" w:rsidRPr="004E2387" w:rsidTr="008C5AD2">
        <w:trPr>
          <w:trHeight w:val="175"/>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PAIEMENT</w:t>
            </w:r>
          </w:p>
        </w:tc>
        <w:tc>
          <w:tcPr>
            <w:tcW w:w="960" w:type="dxa"/>
            <w:tcBorders>
              <w:top w:val="nil"/>
              <w:left w:val="nil"/>
              <w:bottom w:val="single" w:sz="4" w:space="0" w:color="auto"/>
              <w:right w:val="single" w:sz="4" w:space="0" w:color="auto"/>
            </w:tcBorders>
            <w:shd w:val="clear" w:color="auto" w:fill="auto"/>
            <w:noWrap/>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CMPAI</w:t>
            </w:r>
          </w:p>
        </w:tc>
        <w:tc>
          <w:tcPr>
            <w:tcW w:w="12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noWrap/>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LMTAY979</w:t>
            </w:r>
          </w:p>
        </w:tc>
        <w:tc>
          <w:tcPr>
            <w:tcW w:w="82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paiement pour déclaration règlementaire,</w:t>
            </w:r>
          </w:p>
        </w:tc>
      </w:tr>
      <w:tr w:rsidR="00CF2A9E" w:rsidRPr="004E2387" w:rsidTr="008C5AD2">
        <w:trPr>
          <w:trHeight w:val="47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CF2A9E" w:rsidRPr="004E2387" w:rsidTr="008C5AD2">
        <w:trPr>
          <w:trHeight w:val="39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CF2A9E" w:rsidRPr="004E2387" w:rsidTr="008C5AD2">
        <w:trPr>
          <w:trHeight w:val="60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DEBUT EFFET</w:t>
            </w:r>
          </w:p>
        </w:tc>
        <w:tc>
          <w:tcPr>
            <w:tcW w:w="96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YDDEFF</w:t>
            </w:r>
          </w:p>
        </w:tc>
        <w:tc>
          <w:tcPr>
            <w:tcW w:w="12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début d'effet de l'enregistrement, alimentée par défaut à la date de création, modifiable</w:t>
            </w:r>
          </w:p>
        </w:tc>
      </w:tr>
      <w:tr w:rsidR="00CF2A9E" w:rsidRPr="004E2387" w:rsidTr="008C5AD2">
        <w:trPr>
          <w:trHeight w:val="229"/>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CF2A9E" w:rsidRPr="004E2387" w:rsidTr="008C5AD2">
        <w:trPr>
          <w:trHeight w:val="209"/>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FIN EFFET</w:t>
            </w:r>
          </w:p>
        </w:tc>
        <w:tc>
          <w:tcPr>
            <w:tcW w:w="96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YDFEFF</w:t>
            </w:r>
          </w:p>
        </w:tc>
        <w:tc>
          <w:tcPr>
            <w:tcW w:w="12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fin d'effet de l'enregistrement, alimentée par défaut au 01/01/2076. modifiable</w:t>
            </w:r>
          </w:p>
        </w:tc>
      </w:tr>
      <w:tr w:rsidR="00CF2A9E" w:rsidRPr="004E2387" w:rsidTr="008C5AD2">
        <w:trPr>
          <w:trHeight w:val="17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NAF VERSION 2</w:t>
            </w:r>
          </w:p>
        </w:tc>
        <w:tc>
          <w:tcPr>
            <w:tcW w:w="96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LNAFV2</w:t>
            </w:r>
          </w:p>
        </w:tc>
        <w:tc>
          <w:tcPr>
            <w:tcW w:w="12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CF2A9E" w:rsidRPr="004E2387" w:rsidRDefault="00CF2A9E" w:rsidP="00CF2A9E">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code de nomenclature économique INSEE version 20018 , remplace la NAF 93</w:t>
            </w:r>
          </w:p>
        </w:tc>
      </w:tr>
    </w:tbl>
    <w:p w:rsidR="00BA5EFA" w:rsidRPr="009E5826" w:rsidRDefault="00BA5EFA" w:rsidP="0079218D">
      <w:pPr>
        <w:rPr>
          <w:rFonts w:asciiTheme="minorHAnsi" w:hAnsiTheme="minorHAnsi" w:cstheme="minorHAnsi"/>
          <w:szCs w:val="24"/>
          <w:lang w:eastAsia="fr-FR" w:bidi="ar-SA"/>
        </w:rPr>
      </w:pPr>
    </w:p>
    <w:p w:rsidR="00DF479D" w:rsidRPr="004E2387" w:rsidRDefault="00DF479D" w:rsidP="00DF479D">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renseignement des données de ta_nomenclat_insee_activ_econom_lmtay677</w:t>
      </w:r>
    </w:p>
    <w:p w:rsidR="00DF479D" w:rsidRPr="009E5826" w:rsidRDefault="00DF479D" w:rsidP="00DF479D">
      <w:pPr>
        <w:tabs>
          <w:tab w:val="left" w:pos="1962"/>
        </w:tabs>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en saisie libre : </w:t>
      </w:r>
    </w:p>
    <w:p w:rsidR="00DF479D" w:rsidRPr="009E5826" w:rsidRDefault="00DF479D" w:rsidP="00AF1B75">
      <w:pPr>
        <w:numPr>
          <w:ilvl w:val="0"/>
          <w:numId w:val="59"/>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NAF VERSION 2 (CNAFV2)</w:t>
      </w:r>
    </w:p>
    <w:p w:rsidR="00DF479D" w:rsidRPr="009E5826" w:rsidRDefault="00DF479D" w:rsidP="00AF1B75">
      <w:pPr>
        <w:numPr>
          <w:ilvl w:val="0"/>
          <w:numId w:val="59"/>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NAF VERSION 2 (LNAFV2)</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DF479D" w:rsidRPr="009E5826" w:rsidRDefault="00DF479D" w:rsidP="00AF1B75">
      <w:pPr>
        <w:numPr>
          <w:ilvl w:val="0"/>
          <w:numId w:val="60"/>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DEBUT EFFET (YDFEFF)</w:t>
      </w:r>
    </w:p>
    <w:p w:rsidR="00DF479D" w:rsidRPr="009E5826" w:rsidRDefault="00DF479D" w:rsidP="00AF1B75">
      <w:pPr>
        <w:numPr>
          <w:ilvl w:val="0"/>
          <w:numId w:val="60"/>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FIN EFFET (YDFEFF)</w:t>
      </w:r>
    </w:p>
    <w:p w:rsidR="00DF479D" w:rsidRPr="009E5826" w:rsidRDefault="00DF479D" w:rsidP="00AF1B75">
      <w:pPr>
        <w:numPr>
          <w:ilvl w:val="0"/>
          <w:numId w:val="60"/>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 </w:t>
      </w:r>
    </w:p>
    <w:p w:rsidR="00DF479D" w:rsidRPr="009E5826" w:rsidRDefault="00DF479D" w:rsidP="00DF479D">
      <w:pPr>
        <w:tabs>
          <w:tab w:val="left" w:pos="1171"/>
        </w:tabs>
        <w:ind w:firstLine="708"/>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PAIEMENT (CMPAI). La liste déroulante propose toutes les valeurs de la table ta_motif_de_paiement_crp_bdp_lmtay979 qui ne sont pas closes (lignes de ta_motif_de_paiement_crp_bdp_lmtay979 dont la DATE DE CLOTURE YDCLOT est supérieure strictement à la date du jour), accompagnées de leur libellé LMPAI</w:t>
      </w:r>
    </w:p>
    <w:p w:rsidR="00DF479D" w:rsidRPr="009E5826" w:rsidRDefault="00DF479D" w:rsidP="00DF479D">
      <w:pPr>
        <w:tabs>
          <w:tab w:val="left" w:pos="3956"/>
        </w:tabs>
        <w:ind w:firstLine="708"/>
        <w:rPr>
          <w:rFonts w:asciiTheme="minorHAnsi" w:hAnsiTheme="minorHAnsi" w:cstheme="minorHAnsi"/>
          <w:szCs w:val="24"/>
          <w:lang w:eastAsia="fr-FR" w:bidi="ar-SA"/>
        </w:rPr>
      </w:pPr>
    </w:p>
    <w:p w:rsidR="00DF479D" w:rsidRPr="004E2387" w:rsidRDefault="00DF479D" w:rsidP="00DF479D">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ta_nomenclat_insee_activ_econom_lmtay677</w:t>
      </w:r>
    </w:p>
    <w:p w:rsidR="00476F29" w:rsidRPr="009E5826" w:rsidRDefault="00476F29" w:rsidP="00476F2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476F29" w:rsidRPr="009E5826" w:rsidRDefault="00476F29" w:rsidP="00357DCC">
      <w:pPr>
        <w:numPr>
          <w:ilvl w:val="0"/>
          <w:numId w:val="595"/>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NAF VERSION 2 (CNAFV2)</w:t>
      </w:r>
    </w:p>
    <w:p w:rsidR="00476F29" w:rsidRPr="009E5826" w:rsidRDefault="00476F29" w:rsidP="00357DCC">
      <w:pPr>
        <w:numPr>
          <w:ilvl w:val="0"/>
          <w:numId w:val="595"/>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NAF VERSION 2 (LNAFV2)</w:t>
      </w:r>
    </w:p>
    <w:p w:rsidR="00476F29" w:rsidRPr="009E5826" w:rsidRDefault="00476F29" w:rsidP="00476F29">
      <w:pPr>
        <w:autoSpaceDE w:val="0"/>
        <w:autoSpaceDN w:val="0"/>
        <w:adjustRightInd w:val="0"/>
        <w:rPr>
          <w:rFonts w:asciiTheme="minorHAnsi" w:hAnsiTheme="minorHAnsi" w:cstheme="minorHAnsi"/>
          <w:szCs w:val="24"/>
          <w:lang w:eastAsia="fr-FR" w:bidi="ar-SA"/>
        </w:rPr>
      </w:pPr>
    </w:p>
    <w:p w:rsidR="00476F29" w:rsidRPr="009E5826" w:rsidRDefault="00476F29" w:rsidP="00476F2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476F29" w:rsidRPr="009E5826" w:rsidRDefault="00476F29" w:rsidP="00357DCC">
      <w:pPr>
        <w:numPr>
          <w:ilvl w:val="0"/>
          <w:numId w:val="596"/>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NAF VERSION 2 (CNAFV2) : 5 caractères</w:t>
      </w:r>
    </w:p>
    <w:p w:rsidR="00476F29" w:rsidRPr="009E5826" w:rsidRDefault="00476F29" w:rsidP="00357DCC">
      <w:pPr>
        <w:numPr>
          <w:ilvl w:val="0"/>
          <w:numId w:val="59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NAF VERSION 2 (LNAFV2) : 32 caractères</w:t>
      </w:r>
    </w:p>
    <w:p w:rsidR="00476F29" w:rsidRPr="009E5826" w:rsidRDefault="00476F29" w:rsidP="00476F29">
      <w:pPr>
        <w:autoSpaceDE w:val="0"/>
        <w:autoSpaceDN w:val="0"/>
        <w:adjustRightInd w:val="0"/>
        <w:rPr>
          <w:rFonts w:asciiTheme="minorHAnsi" w:hAnsiTheme="minorHAnsi" w:cstheme="minorHAnsi"/>
          <w:szCs w:val="24"/>
          <w:lang w:eastAsia="fr-FR" w:bidi="ar-SA"/>
        </w:rPr>
      </w:pPr>
    </w:p>
    <w:p w:rsidR="00476F29" w:rsidRPr="009E5826" w:rsidRDefault="00476F29" w:rsidP="00476F2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d'unicité : </w:t>
      </w:r>
    </w:p>
    <w:p w:rsidR="00476F29" w:rsidRPr="009E5826" w:rsidRDefault="00476F29" w:rsidP="00357DCC">
      <w:pPr>
        <w:numPr>
          <w:ilvl w:val="0"/>
          <w:numId w:val="597"/>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sur CODE NAF VERSION 2 (CNAFV2)</w:t>
      </w:r>
    </w:p>
    <w:p w:rsidR="00476F29" w:rsidRPr="009E5826" w:rsidRDefault="00476F29" w:rsidP="00476F29">
      <w:pPr>
        <w:autoSpaceDE w:val="0"/>
        <w:autoSpaceDN w:val="0"/>
        <w:adjustRightInd w:val="0"/>
        <w:rPr>
          <w:rFonts w:asciiTheme="minorHAnsi" w:hAnsiTheme="minorHAnsi" w:cstheme="minorHAnsi"/>
          <w:szCs w:val="24"/>
          <w:lang w:eastAsia="fr-FR" w:bidi="ar-SA"/>
        </w:rPr>
      </w:pPr>
    </w:p>
    <w:p w:rsidR="00476F29" w:rsidRPr="009E5826" w:rsidRDefault="00476F29" w:rsidP="00476F2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des dates d'effet : </w:t>
      </w:r>
    </w:p>
    <w:p w:rsidR="00476F29" w:rsidRPr="009E5826" w:rsidRDefault="00476F29" w:rsidP="00476F2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FIN EFFET (YDFEFF) doit être supérieure ou égale à la DATE DEBUT EFFET (YDDEFF)</w:t>
      </w:r>
    </w:p>
    <w:p w:rsidR="00476F29" w:rsidRPr="009E5826" w:rsidRDefault="00476F29" w:rsidP="00476F29">
      <w:pPr>
        <w:autoSpaceDE w:val="0"/>
        <w:autoSpaceDN w:val="0"/>
        <w:adjustRightInd w:val="0"/>
        <w:rPr>
          <w:rFonts w:asciiTheme="minorHAnsi" w:hAnsiTheme="minorHAnsi" w:cstheme="minorHAnsi"/>
          <w:szCs w:val="24"/>
          <w:lang w:eastAsia="fr-FR" w:bidi="ar-SA"/>
        </w:rPr>
      </w:pPr>
    </w:p>
    <w:p w:rsidR="00476F29" w:rsidRPr="009E5826" w:rsidRDefault="00476F29" w:rsidP="00476F2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(ne concerne que les champs de saisie. Les dates et les listes déroulantes sont exclues de ces contrôles) :</w:t>
      </w:r>
    </w:p>
    <w:p w:rsidR="00476F29" w:rsidRPr="009E5826" w:rsidRDefault="00476F29" w:rsidP="00476F2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autorisés pour les champs de saisie :</w:t>
      </w:r>
    </w:p>
    <w:p w:rsidR="00476F29" w:rsidRPr="009E5826" w:rsidRDefault="00476F29" w:rsidP="00357DCC">
      <w:pPr>
        <w:numPr>
          <w:ilvl w:val="0"/>
          <w:numId w:val="598"/>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NAF VERSION 2 (CNAFV2)</w:t>
      </w:r>
    </w:p>
    <w:p w:rsidR="00476F29" w:rsidRPr="009E5826" w:rsidRDefault="00476F29" w:rsidP="00357DCC">
      <w:pPr>
        <w:numPr>
          <w:ilvl w:val="0"/>
          <w:numId w:val="598"/>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NAF VERSION 2 (LNAFV2)</w:t>
      </w:r>
    </w:p>
    <w:p w:rsidR="00476F29" w:rsidRPr="009E5826" w:rsidRDefault="00476F29" w:rsidP="00476F2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sont : </w:t>
      </w:r>
    </w:p>
    <w:p w:rsidR="00476F29" w:rsidRPr="009E5826" w:rsidRDefault="00476F29" w:rsidP="00357DCC">
      <w:pPr>
        <w:numPr>
          <w:ilvl w:val="0"/>
          <w:numId w:val="599"/>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476F29" w:rsidRPr="009E5826" w:rsidRDefault="00476F29" w:rsidP="00357DCC">
      <w:pPr>
        <w:numPr>
          <w:ilvl w:val="0"/>
          <w:numId w:val="59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476F29" w:rsidRPr="009E5826" w:rsidRDefault="00476F29" w:rsidP="00357DCC">
      <w:pPr>
        <w:numPr>
          <w:ilvl w:val="0"/>
          <w:numId w:val="59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476F29" w:rsidRPr="009E5826" w:rsidRDefault="00476F29" w:rsidP="00357DCC">
      <w:pPr>
        <w:numPr>
          <w:ilvl w:val="0"/>
          <w:numId w:val="59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476F29" w:rsidRPr="009E5826" w:rsidRDefault="00476F29" w:rsidP="00476F29">
      <w:pPr>
        <w:autoSpaceDE w:val="0"/>
        <w:autoSpaceDN w:val="0"/>
        <w:adjustRightInd w:val="0"/>
        <w:rPr>
          <w:rFonts w:asciiTheme="minorHAnsi" w:hAnsiTheme="minorHAnsi" w:cstheme="minorHAnsi"/>
          <w:szCs w:val="24"/>
          <w:lang w:eastAsia="fr-FR" w:bidi="ar-SA"/>
        </w:rPr>
      </w:pPr>
    </w:p>
    <w:p w:rsidR="00476F29" w:rsidRPr="009E5826" w:rsidRDefault="00476F29" w:rsidP="00476F2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9E5826">
        <w:rPr>
          <w:rFonts w:asciiTheme="minorHAnsi" w:hAnsiTheme="minorHAnsi" w:cstheme="minorHAnsi"/>
          <w:szCs w:val="24"/>
          <w:lang w:eastAsia="fr-FR" w:bidi="ar-SA"/>
        </w:rPr>
        <w:t xml:space="preserve"> </w:t>
      </w:r>
    </w:p>
    <w:p w:rsidR="00476F29" w:rsidRPr="009E5826" w:rsidRDefault="00476F29" w:rsidP="00357DCC">
      <w:pPr>
        <w:numPr>
          <w:ilvl w:val="0"/>
          <w:numId w:val="600"/>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valeur de la DATE DEBUT EFFET (YDDEFF) est totalement indépendante de celle de la DATE CLOTURE (YDCLOT) </w:t>
      </w:r>
    </w:p>
    <w:p w:rsidR="00476F29" w:rsidRPr="009E5826" w:rsidRDefault="00476F29" w:rsidP="00357DCC">
      <w:pPr>
        <w:numPr>
          <w:ilvl w:val="0"/>
          <w:numId w:val="600"/>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valeur de la DATE FIN EFFET (YDFEFF) est totalement indépendante de celle de la DATE CLOTURE (YDCLOT) </w:t>
      </w:r>
    </w:p>
    <w:p w:rsidR="00DF479D" w:rsidRPr="004E2387" w:rsidRDefault="00DF479D" w:rsidP="00DF479D">
      <w:pPr>
        <w:pStyle w:val="Titre4"/>
        <w:rPr>
          <w:rFonts w:asciiTheme="minorHAnsi" w:hAnsiTheme="minorHAnsi" w:cstheme="minorHAnsi"/>
        </w:rPr>
      </w:pPr>
      <w:r w:rsidRPr="004E2387">
        <w:rPr>
          <w:rFonts w:asciiTheme="minorHAnsi" w:hAnsiTheme="minorHAnsi" w:cstheme="minorHAnsi"/>
        </w:rPr>
        <w:t>Modification : contrôle des données de ta_nomenclat_insee_activ_econom_lmtay677</w:t>
      </w: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DF479D" w:rsidRPr="009E5826" w:rsidRDefault="00DF479D" w:rsidP="005B01C3">
      <w:pPr>
        <w:numPr>
          <w:ilvl w:val="0"/>
          <w:numId w:val="330"/>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NAF VERSION 2 (LNAFV2)</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DF479D" w:rsidRPr="009E5826" w:rsidRDefault="00DF479D" w:rsidP="005B01C3">
      <w:pPr>
        <w:numPr>
          <w:ilvl w:val="0"/>
          <w:numId w:val="331"/>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NAF VERSION 2 (LNAFV2) : 32 caractères</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des dates d'effet : </w:t>
      </w: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FIN EFFET (YDFEFF) doit être supérieure ou égale à la DATE DEBUT EFFET (YDDEFF)</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(ne concerne que les champs de saisie. Les dates et les listes déroulantes sont exclues de ces contrôles) :</w:t>
      </w: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autorisés pour les champs de saisie :</w:t>
      </w:r>
    </w:p>
    <w:p w:rsidR="00DF479D" w:rsidRPr="009E5826" w:rsidRDefault="00DF479D" w:rsidP="005B01C3">
      <w:pPr>
        <w:numPr>
          <w:ilvl w:val="0"/>
          <w:numId w:val="332"/>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NAF VERSION 2 (LNAFV2)</w:t>
      </w: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sont : </w:t>
      </w:r>
    </w:p>
    <w:p w:rsidR="00DF479D" w:rsidRPr="009E5826" w:rsidRDefault="00DF479D" w:rsidP="005B01C3">
      <w:pPr>
        <w:numPr>
          <w:ilvl w:val="0"/>
          <w:numId w:val="333"/>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DF479D" w:rsidRPr="009E5826" w:rsidRDefault="00DF479D" w:rsidP="005B01C3">
      <w:pPr>
        <w:numPr>
          <w:ilvl w:val="0"/>
          <w:numId w:val="333"/>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DF479D" w:rsidRPr="009E5826" w:rsidRDefault="00DF479D" w:rsidP="005B01C3">
      <w:pPr>
        <w:numPr>
          <w:ilvl w:val="0"/>
          <w:numId w:val="333"/>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DF479D" w:rsidRPr="009E5826" w:rsidRDefault="00DF479D" w:rsidP="005B01C3">
      <w:pPr>
        <w:numPr>
          <w:ilvl w:val="0"/>
          <w:numId w:val="333"/>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9E5826">
        <w:rPr>
          <w:rFonts w:asciiTheme="minorHAnsi" w:hAnsiTheme="minorHAnsi" w:cstheme="minorHAnsi"/>
          <w:szCs w:val="24"/>
          <w:lang w:eastAsia="fr-FR" w:bidi="ar-SA"/>
        </w:rPr>
        <w:t xml:space="preserve"> </w:t>
      </w:r>
    </w:p>
    <w:p w:rsidR="00DF479D" w:rsidRPr="009E5826" w:rsidRDefault="00DF479D" w:rsidP="005B01C3">
      <w:pPr>
        <w:numPr>
          <w:ilvl w:val="0"/>
          <w:numId w:val="334"/>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valeur de la DATE DEBUT EFFET (YDDEFF) est totalement indépendante de celle de la DATE CLOTURE (YDCLOT) </w:t>
      </w:r>
    </w:p>
    <w:p w:rsidR="00DF479D" w:rsidRPr="009E5826" w:rsidRDefault="00DF479D" w:rsidP="00DF479D">
      <w:pPr>
        <w:tabs>
          <w:tab w:val="left" w:pos="1867"/>
        </w:tabs>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valeur de la DATE FIN EFFET (YDFEFF) est totalement indépendante de celle de la DATE CLOTURE (YDCLOT)</w:t>
      </w:r>
    </w:p>
    <w:p w:rsidR="00963104" w:rsidRPr="009E5826" w:rsidRDefault="00963104" w:rsidP="00DF479D">
      <w:pPr>
        <w:tabs>
          <w:tab w:val="left" w:pos="1867"/>
        </w:tabs>
        <w:autoSpaceDE w:val="0"/>
        <w:autoSpaceDN w:val="0"/>
        <w:adjustRightInd w:val="0"/>
        <w:rPr>
          <w:rFonts w:asciiTheme="minorHAnsi" w:hAnsiTheme="minorHAnsi" w:cstheme="minorHAnsi"/>
          <w:szCs w:val="24"/>
          <w:lang w:eastAsia="fr-FR" w:bidi="ar-SA"/>
        </w:rPr>
      </w:pPr>
    </w:p>
    <w:p w:rsidR="00963104" w:rsidRPr="00963104" w:rsidRDefault="00963104" w:rsidP="00963104">
      <w:pPr>
        <w:pStyle w:val="Titre4"/>
        <w:rPr>
          <w:rFonts w:asciiTheme="minorHAnsi" w:hAnsiTheme="minorHAnsi" w:cstheme="minorHAnsi"/>
        </w:rPr>
      </w:pPr>
      <w:r w:rsidRPr="00963104">
        <w:rPr>
          <w:rFonts w:asciiTheme="minorHAnsi" w:hAnsiTheme="minorHAnsi" w:cstheme="minorHAnsi"/>
        </w:rPr>
        <w:t>Modification : renseignement des données de ta_nomenclat_insee_activ_econom_lmtay677</w:t>
      </w:r>
    </w:p>
    <w:p w:rsidR="00963104" w:rsidRPr="009E5826" w:rsidRDefault="00963104" w:rsidP="0096310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963104" w:rsidRPr="009E5826" w:rsidRDefault="00963104" w:rsidP="00357DCC">
      <w:pPr>
        <w:numPr>
          <w:ilvl w:val="0"/>
          <w:numId w:val="50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NAF VERSION 2 (LNAFV2)</w:t>
      </w:r>
    </w:p>
    <w:p w:rsidR="00963104" w:rsidRPr="009E5826" w:rsidRDefault="00963104" w:rsidP="00963104">
      <w:pPr>
        <w:autoSpaceDE w:val="0"/>
        <w:autoSpaceDN w:val="0"/>
        <w:adjustRightInd w:val="0"/>
        <w:rPr>
          <w:rFonts w:asciiTheme="minorHAnsi" w:hAnsiTheme="minorHAnsi" w:cstheme="minorHAnsi"/>
          <w:szCs w:val="24"/>
          <w:lang w:eastAsia="fr-FR" w:bidi="ar-SA"/>
        </w:rPr>
      </w:pPr>
    </w:p>
    <w:p w:rsidR="00963104" w:rsidRPr="009E5826" w:rsidRDefault="00963104" w:rsidP="0096310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963104" w:rsidRPr="009E5826" w:rsidRDefault="00963104" w:rsidP="00357DCC">
      <w:pPr>
        <w:numPr>
          <w:ilvl w:val="0"/>
          <w:numId w:val="504"/>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DEBUT EFFET (YDFEFF)</w:t>
      </w:r>
    </w:p>
    <w:p w:rsidR="00963104" w:rsidRPr="009E5826" w:rsidRDefault="00963104" w:rsidP="00357DCC">
      <w:pPr>
        <w:numPr>
          <w:ilvl w:val="0"/>
          <w:numId w:val="50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FIN EFFET (YDFEFF)</w:t>
      </w:r>
    </w:p>
    <w:p w:rsidR="00963104" w:rsidRPr="009E5826" w:rsidRDefault="00963104" w:rsidP="00357DCC">
      <w:pPr>
        <w:numPr>
          <w:ilvl w:val="0"/>
          <w:numId w:val="50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963104" w:rsidRPr="009E5826" w:rsidRDefault="00963104" w:rsidP="00963104">
      <w:pPr>
        <w:autoSpaceDE w:val="0"/>
        <w:autoSpaceDN w:val="0"/>
        <w:adjustRightInd w:val="0"/>
        <w:rPr>
          <w:rFonts w:asciiTheme="minorHAnsi" w:hAnsiTheme="minorHAnsi" w:cstheme="minorHAnsi"/>
          <w:szCs w:val="24"/>
          <w:lang w:eastAsia="fr-FR" w:bidi="ar-SA"/>
        </w:rPr>
      </w:pPr>
    </w:p>
    <w:p w:rsidR="00963104" w:rsidRPr="009E5826" w:rsidRDefault="00963104" w:rsidP="0096310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 </w:t>
      </w:r>
    </w:p>
    <w:p w:rsidR="00963104" w:rsidRPr="009E5826" w:rsidRDefault="00963104" w:rsidP="00357DCC">
      <w:pPr>
        <w:numPr>
          <w:ilvl w:val="0"/>
          <w:numId w:val="505"/>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PAIEMENT (CMPAI). La liste déroulante propose toutes les valeurs de la table ta_motif_de_paiement_crp_bdp_lmtay979 qui ne sont pas closes (lignes de ta_motif_de_paiement_crp_bdp_lmtay979 dont la DATE DE CLOTURE YDCLOT est supérieure strictement à la date du jour), accompagnées de leur libellé LMPAI</w:t>
      </w:r>
    </w:p>
    <w:p w:rsidR="00963104" w:rsidRPr="009E5826" w:rsidRDefault="00963104" w:rsidP="00963104">
      <w:pPr>
        <w:rPr>
          <w:rFonts w:asciiTheme="minorHAnsi" w:hAnsiTheme="minorHAnsi" w:cstheme="minorHAnsi"/>
          <w:szCs w:val="24"/>
        </w:rPr>
      </w:pPr>
    </w:p>
    <w:p w:rsidR="00A9295A" w:rsidRPr="009E5826" w:rsidRDefault="00A9295A">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br w:type="page"/>
      </w:r>
    </w:p>
    <w:p w:rsidR="00C40485" w:rsidRPr="00BF16B6" w:rsidRDefault="00893286" w:rsidP="00DF479D">
      <w:pPr>
        <w:pStyle w:val="Titre3"/>
      </w:pPr>
      <w:bookmarkStart w:id="911" w:name="_Toc515444473"/>
      <w:r>
        <w:t>ta_motif_de_paiement_crp_pr_bdp_lmtay979</w:t>
      </w:r>
      <w:bookmarkEnd w:id="911"/>
      <w:r w:rsidR="00AE699C">
        <w:fldChar w:fldCharType="begin"/>
      </w:r>
      <w:r w:rsidR="00AE699C">
        <w:instrText xml:space="preserve"> XE "</w:instrText>
      </w:r>
      <w:r w:rsidR="00AE699C" w:rsidRPr="001378E5">
        <w:instrText>lmtay979</w:instrText>
      </w:r>
      <w:r w:rsidR="00AE699C">
        <w:instrText xml:space="preserve">" </w:instrText>
      </w:r>
      <w:r w:rsidR="00AE699C">
        <w:fldChar w:fldCharType="end"/>
      </w:r>
    </w:p>
    <w:p w:rsidR="001513A8" w:rsidRPr="009E5826" w:rsidRDefault="00E34A36">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liste des codes et libellés associés des motifs de paiement entre client permettant d'établir les déclarations CRP (compte rendu de paiement) à la balance des paiements (&gt;50000 euros depuis 01/2008).</w:t>
      </w:r>
    </w:p>
    <w:p w:rsidR="001513A8" w:rsidRPr="004E2387" w:rsidRDefault="001513A8" w:rsidP="001513A8">
      <w:pPr>
        <w:pStyle w:val="Titre4"/>
        <w:rPr>
          <w:rFonts w:asciiTheme="minorHAnsi" w:hAnsiTheme="minorHAnsi" w:cstheme="minorHAnsi"/>
        </w:rPr>
      </w:pPr>
      <w:r w:rsidRPr="004E2387">
        <w:rPr>
          <w:rFonts w:asciiTheme="minorHAnsi" w:hAnsiTheme="minorHAnsi" w:cstheme="minorHAnsi"/>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1513A8" w:rsidRPr="004E2387" w:rsidTr="001513A8">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1513A8" w:rsidRPr="004E2387" w:rsidTr="008C5AD2">
        <w:trPr>
          <w:trHeight w:val="159"/>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MOTIF PAIEMENT</w:t>
            </w:r>
          </w:p>
        </w:tc>
        <w:tc>
          <w:tcPr>
            <w:tcW w:w="960" w:type="dxa"/>
            <w:tcBorders>
              <w:top w:val="nil"/>
              <w:left w:val="nil"/>
              <w:bottom w:val="single" w:sz="4" w:space="0" w:color="auto"/>
              <w:right w:val="single" w:sz="4" w:space="0" w:color="auto"/>
            </w:tcBorders>
            <w:shd w:val="clear" w:color="auto" w:fill="auto"/>
            <w:noWrap/>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CMPAI</w:t>
            </w:r>
          </w:p>
        </w:tc>
        <w:tc>
          <w:tcPr>
            <w:tcW w:w="124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4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noWrap/>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noWrap/>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paiement pour déclaration règlementaire,</w:t>
            </w:r>
          </w:p>
        </w:tc>
      </w:tr>
      <w:tr w:rsidR="001513A8" w:rsidRPr="004E2387" w:rsidTr="008C5AD2">
        <w:trPr>
          <w:trHeight w:val="46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1513A8" w:rsidRPr="004E2387" w:rsidTr="008C5AD2">
        <w:trPr>
          <w:trHeight w:val="10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MOTIF PAIEMENT</w:t>
            </w:r>
          </w:p>
        </w:tc>
        <w:tc>
          <w:tcPr>
            <w:tcW w:w="96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LMPAI</w:t>
            </w:r>
          </w:p>
        </w:tc>
        <w:tc>
          <w:tcPr>
            <w:tcW w:w="124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(36)</w:t>
            </w:r>
          </w:p>
        </w:tc>
        <w:tc>
          <w:tcPr>
            <w:tcW w:w="114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1513A8" w:rsidRPr="004E2387" w:rsidRDefault="001513A8" w:rsidP="001513A8">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bl>
    <w:p w:rsidR="00893286" w:rsidRDefault="00893286" w:rsidP="00893286">
      <w:pPr>
        <w:pStyle w:val="Titre4"/>
        <w:rPr>
          <w:rFonts w:asciiTheme="minorHAnsi" w:hAnsiTheme="minorHAnsi" w:cstheme="minorHAnsi"/>
          <w:lang w:eastAsia="fr-FR" w:bidi="ar-SA"/>
        </w:rPr>
      </w:pPr>
      <w:r>
        <w:rPr>
          <w:rFonts w:asciiTheme="minorHAnsi" w:hAnsiTheme="minorHAnsi" w:cstheme="minorHAnsi"/>
          <w:lang w:eastAsia="fr-FR" w:bidi="ar-SA"/>
        </w:rPr>
        <w:t>Gestion de la table</w:t>
      </w:r>
    </w:p>
    <w:p w:rsidR="00893286" w:rsidRPr="009E5826" w:rsidRDefault="00893286" w:rsidP="00893286">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t>La table est accessible en consultation. Elle n’est pas modifiable via l’IHM. Les modifications sont à effectuées par la MOE.</w:t>
      </w:r>
    </w:p>
    <w:p w:rsidR="001513A8" w:rsidRPr="009E5826" w:rsidRDefault="001513A8">
      <w:pPr>
        <w:rPr>
          <w:rFonts w:asciiTheme="minorHAnsi" w:eastAsia="Times New Roman" w:hAnsiTheme="minorHAnsi" w:cstheme="minorHAnsi"/>
          <w:color w:val="000000"/>
          <w:szCs w:val="24"/>
          <w:lang w:eastAsia="fr-FR" w:bidi="ar-SA"/>
        </w:rPr>
      </w:pPr>
    </w:p>
    <w:p w:rsidR="00A9295A" w:rsidRPr="009E5826" w:rsidRDefault="00A9295A">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br w:type="page"/>
      </w:r>
    </w:p>
    <w:p w:rsidR="00C40485" w:rsidRPr="004E2387" w:rsidRDefault="00C40485" w:rsidP="00C40485">
      <w:pPr>
        <w:pStyle w:val="Titre2"/>
        <w:rPr>
          <w:rFonts w:asciiTheme="minorHAnsi" w:hAnsiTheme="minorHAnsi" w:cstheme="minorHAnsi"/>
          <w:lang w:eastAsia="fr-FR" w:bidi="ar-SA"/>
        </w:rPr>
      </w:pPr>
      <w:bookmarkStart w:id="912" w:name="_Toc515444474"/>
      <w:r w:rsidRPr="004E2387">
        <w:rPr>
          <w:rFonts w:asciiTheme="minorHAnsi" w:hAnsiTheme="minorHAnsi" w:cstheme="minorHAnsi"/>
          <w:lang w:eastAsia="fr-FR" w:bidi="ar-SA"/>
        </w:rPr>
        <w:t>Contrepartie  codification réglementaire</w:t>
      </w:r>
      <w:r w:rsidR="00484BF0" w:rsidRPr="004E2387">
        <w:rPr>
          <w:rFonts w:asciiTheme="minorHAnsi" w:hAnsiTheme="minorHAnsi" w:cstheme="minorHAnsi"/>
          <w:lang w:eastAsia="fr-FR" w:bidi="ar-SA"/>
        </w:rPr>
        <w:t xml:space="preserve"> (D)</w:t>
      </w:r>
      <w:bookmarkEnd w:id="912"/>
    </w:p>
    <w:p w:rsidR="00DF479D" w:rsidRPr="00BF16B6" w:rsidRDefault="00DF479D" w:rsidP="00DF479D">
      <w:pPr>
        <w:pStyle w:val="Titre3"/>
      </w:pPr>
      <w:bookmarkStart w:id="913" w:name="_Toc515444475"/>
      <w:r w:rsidRPr="00BF16B6">
        <w:t>ta_codification_reglementaire_lmtay997</w:t>
      </w:r>
      <w:bookmarkEnd w:id="913"/>
      <w:r w:rsidR="00AE699C">
        <w:rPr>
          <w:rFonts w:asciiTheme="minorHAnsi" w:hAnsiTheme="minorHAnsi" w:cstheme="minorHAnsi"/>
        </w:rPr>
        <w:fldChar w:fldCharType="begin"/>
      </w:r>
      <w:r w:rsidR="00AE699C">
        <w:instrText xml:space="preserve"> XE "</w:instrText>
      </w:r>
      <w:r w:rsidR="00AE699C" w:rsidRPr="001378E5">
        <w:rPr>
          <w:rFonts w:asciiTheme="minorHAnsi" w:hAnsiTheme="minorHAnsi" w:cstheme="minorHAnsi"/>
        </w:rPr>
        <w:instrText>lmtay997</w:instrText>
      </w:r>
      <w:r w:rsidR="00AE699C">
        <w:instrText xml:space="preserve">" </w:instrText>
      </w:r>
      <w:r w:rsidR="00AE699C">
        <w:rPr>
          <w:rFonts w:asciiTheme="minorHAnsi" w:hAnsiTheme="minorHAnsi" w:cstheme="minorHAnsi"/>
        </w:rPr>
        <w:fldChar w:fldCharType="end"/>
      </w:r>
    </w:p>
    <w:p w:rsidR="00D93AF7" w:rsidRPr="009E5826" w:rsidRDefault="008C5AD2" w:rsidP="00D93AF7">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Code</w:t>
      </w:r>
      <w:r w:rsidR="00D93AF7" w:rsidRPr="009E5826">
        <w:rPr>
          <w:rFonts w:asciiTheme="minorHAnsi" w:eastAsia="Times New Roman" w:hAnsiTheme="minorHAnsi" w:cstheme="minorHAnsi"/>
          <w:color w:val="000000"/>
          <w:szCs w:val="24"/>
          <w:lang w:eastAsia="fr-FR" w:bidi="ar-SA"/>
        </w:rPr>
        <w:t xml:space="preserve"> et libellé règlementaire pour COBAFI devenu BAFIREP, liée à LMTAY830 BIC BAFI, version CDC, plus détaillée</w:t>
      </w:r>
    </w:p>
    <w:p w:rsidR="00BA5EFA" w:rsidRPr="004E2387" w:rsidRDefault="00BA5EFA"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650801" w:rsidRPr="004E2387" w:rsidTr="00650801">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650801" w:rsidRPr="004E2387" w:rsidTr="008C5AD2">
        <w:trPr>
          <w:trHeight w:val="34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CODIF REGLEMENTAIRE</w:t>
            </w:r>
          </w:p>
        </w:tc>
        <w:tc>
          <w:tcPr>
            <w:tcW w:w="96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CODREG</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nomenclature </w:t>
            </w:r>
            <w:r w:rsidR="000A6C3D" w:rsidRPr="004E2387">
              <w:rPr>
                <w:rFonts w:asciiTheme="minorHAnsi" w:eastAsia="Times New Roman" w:hAnsiTheme="minorHAnsi" w:cstheme="minorHAnsi"/>
                <w:color w:val="000000"/>
                <w:sz w:val="16"/>
                <w:szCs w:val="16"/>
                <w:lang w:eastAsia="fr-FR" w:bidi="ar-SA"/>
              </w:rPr>
              <w:t>réglementaire</w:t>
            </w:r>
            <w:r w:rsidRPr="004E2387">
              <w:rPr>
                <w:rFonts w:asciiTheme="minorHAnsi" w:eastAsia="Times New Roman" w:hAnsiTheme="minorHAnsi" w:cstheme="minorHAnsi"/>
                <w:color w:val="000000"/>
                <w:sz w:val="16"/>
                <w:szCs w:val="16"/>
                <w:lang w:eastAsia="fr-FR" w:bidi="ar-SA"/>
              </w:rPr>
              <w:t xml:space="preserve"> banque de France  pour la balance des paiements (SURFI, BAFI)</w:t>
            </w:r>
          </w:p>
        </w:tc>
      </w:tr>
      <w:tr w:rsidR="00650801" w:rsidRPr="004E2387" w:rsidTr="008C5AD2">
        <w:trPr>
          <w:trHeight w:val="44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650801" w:rsidRPr="004E2387" w:rsidTr="008C5AD2">
        <w:trPr>
          <w:trHeight w:val="516"/>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650801" w:rsidRPr="004E2387" w:rsidTr="008C5AD2">
        <w:trPr>
          <w:trHeight w:val="42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650801" w:rsidRPr="004E2387" w:rsidTr="008C5AD2">
        <w:trPr>
          <w:trHeight w:val="55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FERMETURE</w:t>
            </w:r>
          </w:p>
        </w:tc>
        <w:tc>
          <w:tcPr>
            <w:tcW w:w="96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YDF000</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F</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fermeture de l'enregistrement, alimentée par défaut au 01/1/2076. date modifiable </w:t>
            </w:r>
          </w:p>
        </w:tc>
      </w:tr>
      <w:tr w:rsidR="00650801" w:rsidRPr="004E2387" w:rsidTr="008C5AD2">
        <w:trPr>
          <w:trHeight w:val="44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OUVERTURE</w:t>
            </w:r>
          </w:p>
        </w:tc>
        <w:tc>
          <w:tcPr>
            <w:tcW w:w="96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YDO000</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d'ouverture de l'enregistrement, </w:t>
            </w:r>
            <w:r w:rsidR="000A6C3D" w:rsidRPr="004E2387">
              <w:rPr>
                <w:rFonts w:asciiTheme="minorHAnsi" w:eastAsia="Times New Roman" w:hAnsiTheme="minorHAnsi" w:cstheme="minorHAnsi"/>
                <w:color w:val="000000"/>
                <w:sz w:val="16"/>
                <w:szCs w:val="16"/>
                <w:lang w:eastAsia="fr-FR" w:bidi="ar-SA"/>
              </w:rPr>
              <w:t>alimenté</w:t>
            </w:r>
            <w:r w:rsidRPr="004E2387">
              <w:rPr>
                <w:rFonts w:asciiTheme="minorHAnsi" w:eastAsia="Times New Roman" w:hAnsiTheme="minorHAnsi" w:cstheme="minorHAnsi"/>
                <w:color w:val="000000"/>
                <w:sz w:val="16"/>
                <w:szCs w:val="16"/>
                <w:lang w:eastAsia="fr-FR" w:bidi="ar-SA"/>
              </w:rPr>
              <w:t xml:space="preserve"> par défaut à la date de création. Modifiable</w:t>
            </w:r>
          </w:p>
        </w:tc>
      </w:tr>
      <w:tr w:rsidR="00650801" w:rsidRPr="004E2387" w:rsidTr="008C5AD2">
        <w:trPr>
          <w:trHeight w:val="232"/>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CODE REGLEMENT.</w:t>
            </w:r>
          </w:p>
        </w:tc>
        <w:tc>
          <w:tcPr>
            <w:tcW w:w="96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LIBREG</w:t>
            </w:r>
          </w:p>
        </w:tc>
        <w:tc>
          <w:tcPr>
            <w:tcW w:w="12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8C5AD2">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50801" w:rsidRPr="004E2387" w:rsidRDefault="00650801" w:rsidP="0065080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bl>
    <w:p w:rsidR="00BA5EFA" w:rsidRPr="009E5826" w:rsidRDefault="00BA5EFA" w:rsidP="00D93AF7">
      <w:pPr>
        <w:rPr>
          <w:rFonts w:asciiTheme="minorHAnsi" w:hAnsiTheme="minorHAnsi" w:cstheme="minorHAnsi"/>
          <w:szCs w:val="24"/>
        </w:rPr>
      </w:pPr>
    </w:p>
    <w:p w:rsidR="00DF479D" w:rsidRPr="004E2387" w:rsidRDefault="00DF479D" w:rsidP="00DF479D">
      <w:pPr>
        <w:pStyle w:val="Titre4"/>
        <w:rPr>
          <w:rFonts w:asciiTheme="minorHAnsi" w:hAnsiTheme="minorHAnsi" w:cstheme="minorHAnsi"/>
        </w:rPr>
      </w:pPr>
      <w:r w:rsidRPr="004E2387">
        <w:rPr>
          <w:rFonts w:asciiTheme="minorHAnsi" w:hAnsiTheme="minorHAnsi" w:cstheme="minorHAnsi"/>
        </w:rPr>
        <w:t>Création : renseignement des données de ta_codification_reglementaire_lmtay997</w:t>
      </w: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DF479D" w:rsidRPr="009E5826" w:rsidRDefault="00DF479D" w:rsidP="00AF1B75">
      <w:pPr>
        <w:numPr>
          <w:ilvl w:val="0"/>
          <w:numId w:val="23"/>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CODIF REGLEMENTAIRE (CODREG)</w:t>
      </w:r>
    </w:p>
    <w:p w:rsidR="00DF479D" w:rsidRPr="009E5826" w:rsidRDefault="00DF479D" w:rsidP="00AF1B75">
      <w:pPr>
        <w:numPr>
          <w:ilvl w:val="0"/>
          <w:numId w:val="24"/>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CODE REGLEMENT. (LIBREG)</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DF479D" w:rsidRPr="009E5826" w:rsidRDefault="00DF479D" w:rsidP="00AF1B75">
      <w:pPr>
        <w:numPr>
          <w:ilvl w:val="0"/>
          <w:numId w:val="25"/>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OUVERTURE (YDO000)</w:t>
      </w:r>
    </w:p>
    <w:p w:rsidR="00DF479D" w:rsidRPr="009E5826" w:rsidRDefault="00DF479D" w:rsidP="00AF1B75">
      <w:pPr>
        <w:numPr>
          <w:ilvl w:val="0"/>
          <w:numId w:val="25"/>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FERMETURE (YDF000)</w:t>
      </w:r>
    </w:p>
    <w:p w:rsidR="00DF479D" w:rsidRPr="009E5826" w:rsidRDefault="00DF479D" w:rsidP="00DF479D">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DF479D" w:rsidRPr="009E5826" w:rsidRDefault="00DF479D" w:rsidP="00DF479D">
      <w:pPr>
        <w:rPr>
          <w:rFonts w:asciiTheme="minorHAnsi" w:hAnsiTheme="minorHAnsi" w:cstheme="minorHAnsi"/>
          <w:szCs w:val="24"/>
          <w:lang w:eastAsia="fr-FR" w:bidi="ar-SA"/>
        </w:rPr>
      </w:pPr>
    </w:p>
    <w:p w:rsidR="00DF479D" w:rsidRPr="004E2387" w:rsidRDefault="00DF479D" w:rsidP="00DF479D">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ta_codification_reglementaire_lmtay997</w:t>
      </w:r>
    </w:p>
    <w:p w:rsidR="00E11730" w:rsidRPr="009E5826" w:rsidRDefault="00E11730" w:rsidP="00E11730">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E11730" w:rsidRPr="009E5826" w:rsidRDefault="00E11730" w:rsidP="00357DCC">
      <w:pPr>
        <w:numPr>
          <w:ilvl w:val="0"/>
          <w:numId w:val="761"/>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CODIF REGLEMENTAIRE (CODREG)</w:t>
      </w:r>
    </w:p>
    <w:p w:rsidR="00E11730" w:rsidRPr="009E5826" w:rsidRDefault="00E11730" w:rsidP="00357DCC">
      <w:pPr>
        <w:numPr>
          <w:ilvl w:val="0"/>
          <w:numId w:val="761"/>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CODE REGLEMENT. (LIBREG)</w:t>
      </w:r>
    </w:p>
    <w:p w:rsidR="00E11730" w:rsidRPr="009E5826" w:rsidRDefault="00E11730" w:rsidP="00E11730">
      <w:pPr>
        <w:autoSpaceDE w:val="0"/>
        <w:autoSpaceDN w:val="0"/>
        <w:adjustRightInd w:val="0"/>
        <w:rPr>
          <w:rFonts w:asciiTheme="minorHAnsi" w:hAnsiTheme="minorHAnsi" w:cstheme="minorHAnsi"/>
          <w:szCs w:val="24"/>
          <w:lang w:eastAsia="fr-FR" w:bidi="ar-SA"/>
        </w:rPr>
      </w:pPr>
    </w:p>
    <w:p w:rsidR="00E11730" w:rsidRPr="009E5826" w:rsidRDefault="00E11730" w:rsidP="00E11730">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E11730" w:rsidRPr="009E5826" w:rsidRDefault="00E11730" w:rsidP="00357DCC">
      <w:pPr>
        <w:numPr>
          <w:ilvl w:val="0"/>
          <w:numId w:val="762"/>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CODIF REGLEMENTAIRE (CODREG) : 3 caractères.</w:t>
      </w:r>
    </w:p>
    <w:p w:rsidR="00E11730" w:rsidRPr="009E5826" w:rsidRDefault="00E11730" w:rsidP="00357DCC">
      <w:pPr>
        <w:numPr>
          <w:ilvl w:val="0"/>
          <w:numId w:val="76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CODE REGLEMENT. (LIBREG) : 32 caractères.</w:t>
      </w:r>
    </w:p>
    <w:p w:rsidR="00E11730" w:rsidRPr="009E5826" w:rsidRDefault="00E11730" w:rsidP="00E11730">
      <w:pPr>
        <w:autoSpaceDE w:val="0"/>
        <w:autoSpaceDN w:val="0"/>
        <w:adjustRightInd w:val="0"/>
        <w:rPr>
          <w:rFonts w:asciiTheme="minorHAnsi" w:hAnsiTheme="minorHAnsi" w:cstheme="minorHAnsi"/>
          <w:szCs w:val="24"/>
          <w:lang w:eastAsia="fr-FR" w:bidi="ar-SA"/>
        </w:rPr>
      </w:pPr>
    </w:p>
    <w:p w:rsidR="00E11730" w:rsidRPr="009E5826" w:rsidRDefault="00E11730" w:rsidP="00E11730">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d'unicité : </w:t>
      </w:r>
    </w:p>
    <w:p w:rsidR="00E11730" w:rsidRPr="009E5826" w:rsidRDefault="00E11730" w:rsidP="00357DCC">
      <w:pPr>
        <w:numPr>
          <w:ilvl w:val="0"/>
          <w:numId w:val="764"/>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sur CODIF REGLEMENTAIRE (CODREG)</w:t>
      </w:r>
    </w:p>
    <w:p w:rsidR="00E11730" w:rsidRPr="009E5826" w:rsidRDefault="00E11730" w:rsidP="00E11730">
      <w:pPr>
        <w:autoSpaceDE w:val="0"/>
        <w:autoSpaceDN w:val="0"/>
        <w:adjustRightInd w:val="0"/>
        <w:rPr>
          <w:rFonts w:asciiTheme="minorHAnsi" w:hAnsiTheme="minorHAnsi" w:cstheme="minorHAnsi"/>
          <w:szCs w:val="24"/>
          <w:lang w:eastAsia="fr-FR" w:bidi="ar-SA"/>
        </w:rPr>
      </w:pPr>
    </w:p>
    <w:p w:rsidR="00E11730" w:rsidRPr="009E5826" w:rsidRDefault="00E11730" w:rsidP="00E11730">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de numéricité : </w:t>
      </w:r>
    </w:p>
    <w:p w:rsidR="00E11730" w:rsidRPr="009E5826" w:rsidRDefault="00E11730" w:rsidP="00357DCC">
      <w:pPr>
        <w:numPr>
          <w:ilvl w:val="0"/>
          <w:numId w:val="765"/>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CODIF REGLEMENTAIRE (CODREG) doit être  numérique entier non signé </w:t>
      </w:r>
    </w:p>
    <w:p w:rsidR="00E11730" w:rsidRPr="009E5826" w:rsidRDefault="00E11730" w:rsidP="00E11730">
      <w:pPr>
        <w:autoSpaceDE w:val="0"/>
        <w:autoSpaceDN w:val="0"/>
        <w:adjustRightInd w:val="0"/>
        <w:rPr>
          <w:rFonts w:asciiTheme="minorHAnsi" w:hAnsiTheme="minorHAnsi" w:cstheme="minorHAnsi"/>
          <w:szCs w:val="24"/>
          <w:lang w:eastAsia="fr-FR" w:bidi="ar-SA"/>
        </w:rPr>
      </w:pPr>
    </w:p>
    <w:p w:rsidR="00E11730" w:rsidRPr="009E5826" w:rsidRDefault="00E11730" w:rsidP="00E11730">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Contrôle des dates d'ouverture et de fermeture</w:t>
      </w:r>
    </w:p>
    <w:p w:rsidR="00E11730" w:rsidRPr="009E5826" w:rsidRDefault="00E11730" w:rsidP="00357DCC">
      <w:pPr>
        <w:numPr>
          <w:ilvl w:val="0"/>
          <w:numId w:val="766"/>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FERMETURE (YDF000) doit être supérieure ou égale à la DATE OUVERTURE (YDO000)</w:t>
      </w:r>
    </w:p>
    <w:p w:rsidR="00E11730" w:rsidRPr="009E5826" w:rsidRDefault="00E11730" w:rsidP="00E11730">
      <w:pPr>
        <w:autoSpaceDE w:val="0"/>
        <w:autoSpaceDN w:val="0"/>
        <w:adjustRightInd w:val="0"/>
        <w:rPr>
          <w:rFonts w:asciiTheme="minorHAnsi" w:hAnsiTheme="minorHAnsi" w:cstheme="minorHAnsi"/>
          <w:szCs w:val="24"/>
          <w:lang w:eastAsia="fr-FR" w:bidi="ar-SA"/>
        </w:rPr>
      </w:pPr>
    </w:p>
    <w:p w:rsidR="00E11730" w:rsidRPr="009E5826" w:rsidRDefault="00E11730" w:rsidP="00E11730">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E11730" w:rsidRPr="009E5826" w:rsidRDefault="000A6C3D" w:rsidP="00E11730">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E11730" w:rsidRPr="009E5826">
        <w:rPr>
          <w:rFonts w:asciiTheme="minorHAnsi" w:hAnsiTheme="minorHAnsi" w:cstheme="minorHAnsi"/>
          <w:szCs w:val="24"/>
          <w:lang w:eastAsia="fr-FR" w:bidi="ar-SA"/>
        </w:rPr>
        <w:t xml:space="preserve"> soit le champs de saisie les caractères autorisés sont : </w:t>
      </w:r>
    </w:p>
    <w:p w:rsidR="00E11730" w:rsidRPr="009E5826" w:rsidRDefault="00E11730" w:rsidP="00357DCC">
      <w:pPr>
        <w:numPr>
          <w:ilvl w:val="0"/>
          <w:numId w:val="767"/>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E11730" w:rsidRPr="009E5826" w:rsidRDefault="00E11730" w:rsidP="00357DCC">
      <w:pPr>
        <w:numPr>
          <w:ilvl w:val="0"/>
          <w:numId w:val="767"/>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E11730" w:rsidRPr="009E5826" w:rsidRDefault="00E11730" w:rsidP="00357DCC">
      <w:pPr>
        <w:numPr>
          <w:ilvl w:val="0"/>
          <w:numId w:val="767"/>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E11730" w:rsidRPr="009E5826" w:rsidRDefault="00E11730" w:rsidP="00357DCC">
      <w:pPr>
        <w:numPr>
          <w:ilvl w:val="0"/>
          <w:numId w:val="767"/>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E11730" w:rsidRPr="009E5826" w:rsidRDefault="00E11730" w:rsidP="00E11730">
      <w:pPr>
        <w:autoSpaceDE w:val="0"/>
        <w:autoSpaceDN w:val="0"/>
        <w:adjustRightInd w:val="0"/>
        <w:rPr>
          <w:rFonts w:asciiTheme="minorHAnsi" w:hAnsiTheme="minorHAnsi" w:cstheme="minorHAnsi"/>
          <w:szCs w:val="24"/>
          <w:lang w:eastAsia="fr-FR" w:bidi="ar-SA"/>
        </w:rPr>
      </w:pPr>
    </w:p>
    <w:p w:rsidR="00E11730" w:rsidRPr="009E5826" w:rsidRDefault="00E11730" w:rsidP="00E11730">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9E5826">
        <w:rPr>
          <w:rFonts w:asciiTheme="minorHAnsi" w:hAnsiTheme="minorHAnsi" w:cstheme="minorHAnsi"/>
          <w:szCs w:val="24"/>
          <w:lang w:eastAsia="fr-FR" w:bidi="ar-SA"/>
        </w:rPr>
        <w:t xml:space="preserve"> </w:t>
      </w:r>
    </w:p>
    <w:p w:rsidR="00E11730" w:rsidRPr="009E5826" w:rsidRDefault="00E11730" w:rsidP="00357DCC">
      <w:pPr>
        <w:numPr>
          <w:ilvl w:val="0"/>
          <w:numId w:val="768"/>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valeur de la  DATE OUVERTURE (YDO000) est totalement indépendante de celle de la DATE CLOTURE (YDCLOT)</w:t>
      </w:r>
    </w:p>
    <w:p w:rsidR="00E11730" w:rsidRPr="009E5826" w:rsidRDefault="00E11730" w:rsidP="00357DCC">
      <w:pPr>
        <w:numPr>
          <w:ilvl w:val="0"/>
          <w:numId w:val="768"/>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valeur de la  DATE FERMETURE  (YDF000) est totalement indépendante de celle de la DATE CLOTURE (YDCLOT)</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4E2387" w:rsidRDefault="00DF479D" w:rsidP="00DF479D">
      <w:pPr>
        <w:pStyle w:val="Titre4"/>
        <w:rPr>
          <w:rFonts w:asciiTheme="minorHAnsi" w:hAnsiTheme="minorHAnsi" w:cstheme="minorHAnsi"/>
        </w:rPr>
      </w:pPr>
      <w:r w:rsidRPr="004E2387">
        <w:rPr>
          <w:rFonts w:asciiTheme="minorHAnsi" w:hAnsiTheme="minorHAnsi" w:cstheme="minorHAnsi"/>
        </w:rPr>
        <w:t>Modification : contrôle des données de ta_codification_reglementaire_lmtay997</w:t>
      </w: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DF479D" w:rsidRPr="009E5826" w:rsidRDefault="00DF479D" w:rsidP="005B01C3">
      <w:pPr>
        <w:numPr>
          <w:ilvl w:val="0"/>
          <w:numId w:val="291"/>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CODE REGLEMENT. (LIBREG)</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DF479D" w:rsidRPr="009E5826" w:rsidRDefault="00DF479D" w:rsidP="005B01C3">
      <w:pPr>
        <w:numPr>
          <w:ilvl w:val="0"/>
          <w:numId w:val="292"/>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CODE REGLEMENT. (LIBREG) : 32 caractères.</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Contrôle des dates d'ouverture et de fermeture</w:t>
      </w:r>
    </w:p>
    <w:p w:rsidR="00DF479D" w:rsidRPr="009E5826" w:rsidRDefault="00DF479D" w:rsidP="005B01C3">
      <w:pPr>
        <w:numPr>
          <w:ilvl w:val="0"/>
          <w:numId w:val="29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FERMETURE (YDF000) doit être supérieure ou égale à la DATE OUVERTURE (YDO000)</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DF479D" w:rsidRPr="009E5826" w:rsidRDefault="000A6C3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DF479D" w:rsidRPr="009E5826">
        <w:rPr>
          <w:rFonts w:asciiTheme="minorHAnsi" w:hAnsiTheme="minorHAnsi" w:cstheme="minorHAnsi"/>
          <w:szCs w:val="24"/>
          <w:lang w:eastAsia="fr-FR" w:bidi="ar-SA"/>
        </w:rPr>
        <w:t xml:space="preserve"> soit le champs de saisie les caractères autorisés sont : </w:t>
      </w:r>
    </w:p>
    <w:p w:rsidR="00DF479D" w:rsidRPr="009E5826" w:rsidRDefault="00DF479D" w:rsidP="005B01C3">
      <w:pPr>
        <w:numPr>
          <w:ilvl w:val="0"/>
          <w:numId w:val="294"/>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DF479D" w:rsidRPr="009E5826" w:rsidRDefault="00DF479D" w:rsidP="005B01C3">
      <w:pPr>
        <w:numPr>
          <w:ilvl w:val="0"/>
          <w:numId w:val="29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DF479D" w:rsidRPr="009E5826" w:rsidRDefault="00DF479D" w:rsidP="005B01C3">
      <w:pPr>
        <w:numPr>
          <w:ilvl w:val="0"/>
          <w:numId w:val="29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DF479D" w:rsidRPr="009E5826" w:rsidRDefault="00DF479D" w:rsidP="005B01C3">
      <w:pPr>
        <w:numPr>
          <w:ilvl w:val="0"/>
          <w:numId w:val="29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9E5826">
        <w:rPr>
          <w:rFonts w:asciiTheme="minorHAnsi" w:hAnsiTheme="minorHAnsi" w:cstheme="minorHAnsi"/>
          <w:szCs w:val="24"/>
          <w:lang w:eastAsia="fr-FR" w:bidi="ar-SA"/>
        </w:rPr>
        <w:t xml:space="preserve"> </w:t>
      </w:r>
    </w:p>
    <w:p w:rsidR="00DF479D" w:rsidRPr="009E5826" w:rsidRDefault="00DF479D" w:rsidP="005B01C3">
      <w:pPr>
        <w:numPr>
          <w:ilvl w:val="0"/>
          <w:numId w:val="295"/>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valeur de la  DATE OUVERTURE (YDO000) est totalement indépendante de celle de la DATE CLOTURE (YDCLOT)</w:t>
      </w:r>
    </w:p>
    <w:p w:rsidR="00DF479D" w:rsidRPr="009E5826" w:rsidRDefault="00DF479D" w:rsidP="005B01C3">
      <w:pPr>
        <w:numPr>
          <w:ilvl w:val="0"/>
          <w:numId w:val="295"/>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valeur de la  DATE FERMETURE  (YDF000) est totalement indépendante de celle de la DATE CLOTURE (YDCLOT)</w:t>
      </w:r>
    </w:p>
    <w:p w:rsidR="00BE4D71" w:rsidRPr="009E5826" w:rsidRDefault="00BE4D71" w:rsidP="00DF479D">
      <w:pPr>
        <w:tabs>
          <w:tab w:val="left" w:pos="1867"/>
        </w:tabs>
        <w:autoSpaceDE w:val="0"/>
        <w:autoSpaceDN w:val="0"/>
        <w:adjustRightInd w:val="0"/>
        <w:rPr>
          <w:rFonts w:asciiTheme="minorHAnsi" w:hAnsiTheme="minorHAnsi" w:cstheme="minorHAnsi"/>
          <w:szCs w:val="24"/>
        </w:rPr>
      </w:pPr>
    </w:p>
    <w:p w:rsidR="00BE4D71" w:rsidRDefault="00BE4D71" w:rsidP="00BE4D71">
      <w:pPr>
        <w:pStyle w:val="Titre4"/>
        <w:rPr>
          <w:rFonts w:asciiTheme="minorHAnsi" w:hAnsiTheme="minorHAnsi" w:cstheme="minorHAnsi"/>
        </w:rPr>
      </w:pPr>
      <w:r w:rsidRPr="00BE4D71">
        <w:rPr>
          <w:rFonts w:asciiTheme="minorHAnsi" w:hAnsiTheme="minorHAnsi" w:cstheme="minorHAnsi"/>
        </w:rPr>
        <w:t>Modification : renseignement des données de ta_codification_reglementaire_lmtay997</w:t>
      </w:r>
    </w:p>
    <w:p w:rsidR="00BE4D71" w:rsidRPr="009E5826" w:rsidRDefault="00BE4D71" w:rsidP="00BE4D71">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BE4D71" w:rsidRPr="009E5826" w:rsidRDefault="00BE4D71" w:rsidP="00357DCC">
      <w:pPr>
        <w:numPr>
          <w:ilvl w:val="0"/>
          <w:numId w:val="458"/>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CODE REGLEMENT. (LIBREG)</w:t>
      </w:r>
    </w:p>
    <w:p w:rsidR="00BE4D71" w:rsidRPr="009E5826" w:rsidRDefault="00BE4D71" w:rsidP="00BE4D71">
      <w:pPr>
        <w:autoSpaceDE w:val="0"/>
        <w:autoSpaceDN w:val="0"/>
        <w:adjustRightInd w:val="0"/>
        <w:rPr>
          <w:rFonts w:asciiTheme="minorHAnsi" w:hAnsiTheme="minorHAnsi" w:cstheme="minorHAnsi"/>
          <w:szCs w:val="24"/>
          <w:lang w:eastAsia="fr-FR" w:bidi="ar-SA"/>
        </w:rPr>
      </w:pPr>
    </w:p>
    <w:p w:rsidR="00BE4D71" w:rsidRPr="009E5826" w:rsidRDefault="00BE4D71" w:rsidP="00BE4D71">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BE4D71" w:rsidRPr="009E5826" w:rsidRDefault="00BE4D71" w:rsidP="00357DCC">
      <w:pPr>
        <w:numPr>
          <w:ilvl w:val="0"/>
          <w:numId w:val="459"/>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OUVERTURE (YDO000)</w:t>
      </w:r>
    </w:p>
    <w:p w:rsidR="00BE4D71" w:rsidRPr="009E5826" w:rsidRDefault="00BE4D71" w:rsidP="00357DCC">
      <w:pPr>
        <w:numPr>
          <w:ilvl w:val="0"/>
          <w:numId w:val="45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FERMETURE (YDF000)</w:t>
      </w:r>
    </w:p>
    <w:p w:rsidR="00BE4D71" w:rsidRPr="009E5826" w:rsidRDefault="00BE4D71" w:rsidP="00357DCC">
      <w:pPr>
        <w:numPr>
          <w:ilvl w:val="0"/>
          <w:numId w:val="45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BE4D71" w:rsidRPr="009E5826" w:rsidRDefault="00BE4D71" w:rsidP="00BE4D71">
      <w:pPr>
        <w:rPr>
          <w:rFonts w:asciiTheme="minorHAnsi" w:hAnsiTheme="minorHAnsi" w:cstheme="minorHAnsi"/>
          <w:szCs w:val="24"/>
        </w:rPr>
      </w:pPr>
    </w:p>
    <w:p w:rsidR="00A9295A" w:rsidRPr="009E5826" w:rsidRDefault="00A9295A">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br w:type="page"/>
      </w:r>
    </w:p>
    <w:p w:rsidR="00C40485" w:rsidRPr="00BF16B6" w:rsidRDefault="00DF479D" w:rsidP="00DF479D">
      <w:pPr>
        <w:pStyle w:val="Titre3"/>
      </w:pPr>
      <w:bookmarkStart w:id="914" w:name="_Toc515444476"/>
      <w:r w:rsidRPr="00BF16B6">
        <w:t>ta_categorie_de_conterpartie_bic_lmtay830</w:t>
      </w:r>
      <w:bookmarkEnd w:id="914"/>
      <w:r w:rsidR="00AE699C">
        <w:rPr>
          <w:rFonts w:asciiTheme="minorHAnsi" w:hAnsiTheme="minorHAnsi" w:cstheme="minorHAnsi"/>
        </w:rPr>
        <w:fldChar w:fldCharType="begin"/>
      </w:r>
      <w:r w:rsidR="00AE699C">
        <w:instrText xml:space="preserve"> XE "</w:instrText>
      </w:r>
      <w:r w:rsidR="00AE699C" w:rsidRPr="001378E5">
        <w:rPr>
          <w:rFonts w:asciiTheme="minorHAnsi" w:hAnsiTheme="minorHAnsi" w:cstheme="minorHAnsi"/>
        </w:rPr>
        <w:instrText>lmtay830</w:instrText>
      </w:r>
      <w:r w:rsidR="00AE699C">
        <w:instrText xml:space="preserve">" </w:instrText>
      </w:r>
      <w:r w:rsidR="00AE699C">
        <w:rPr>
          <w:rFonts w:asciiTheme="minorHAnsi" w:hAnsiTheme="minorHAnsi" w:cstheme="minorHAnsi"/>
        </w:rPr>
        <w:fldChar w:fldCharType="end"/>
      </w:r>
    </w:p>
    <w:p w:rsidR="00A257C1" w:rsidRPr="009E5826" w:rsidRDefault="008C5AD2" w:rsidP="00A257C1">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Liste</w:t>
      </w:r>
      <w:r w:rsidR="00A257C1" w:rsidRPr="009E5826">
        <w:rPr>
          <w:rFonts w:asciiTheme="minorHAnsi" w:eastAsia="Times New Roman" w:hAnsiTheme="minorHAnsi" w:cstheme="minorHAnsi"/>
          <w:color w:val="000000"/>
          <w:szCs w:val="24"/>
          <w:lang w:eastAsia="fr-FR" w:bidi="ar-SA"/>
        </w:rPr>
        <w:t xml:space="preserve"> des catégories d'agent économique de contrepartie. A priori cette liste est tenue en phase avec celle de BCG dans CEDRE ced-tr-agent. </w:t>
      </w:r>
      <w:r w:rsidRPr="009E5826">
        <w:rPr>
          <w:rFonts w:asciiTheme="minorHAnsi" w:eastAsia="Times New Roman" w:hAnsiTheme="minorHAnsi" w:cstheme="minorHAnsi"/>
          <w:color w:val="000000"/>
          <w:szCs w:val="24"/>
          <w:lang w:eastAsia="fr-FR" w:bidi="ar-SA"/>
        </w:rPr>
        <w:t>Liée</w:t>
      </w:r>
      <w:r w:rsidR="00A257C1" w:rsidRPr="009E5826">
        <w:rPr>
          <w:rFonts w:asciiTheme="minorHAnsi" w:eastAsia="Times New Roman" w:hAnsiTheme="minorHAnsi" w:cstheme="minorHAnsi"/>
          <w:color w:val="000000"/>
          <w:szCs w:val="24"/>
          <w:lang w:eastAsia="fr-FR" w:bidi="ar-SA"/>
        </w:rPr>
        <w:t xml:space="preserve"> 0 LMTAY997 BAFIREP, numérique, plus macro</w:t>
      </w:r>
    </w:p>
    <w:p w:rsidR="00BA5EFA" w:rsidRPr="004E2387" w:rsidRDefault="00BA5EFA"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988"/>
        <w:gridCol w:w="952"/>
        <w:gridCol w:w="1227"/>
        <w:gridCol w:w="1125"/>
        <w:gridCol w:w="628"/>
        <w:gridCol w:w="1131"/>
        <w:gridCol w:w="802"/>
        <w:gridCol w:w="2447"/>
      </w:tblGrid>
      <w:tr w:rsidR="002655D6" w:rsidRPr="004E2387" w:rsidTr="002655D6">
        <w:trPr>
          <w:trHeight w:val="450"/>
        </w:trPr>
        <w:tc>
          <w:tcPr>
            <w:tcW w:w="1988"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52" w:type="dxa"/>
            <w:tcBorders>
              <w:top w:val="single" w:sz="4" w:space="0" w:color="auto"/>
              <w:left w:val="nil"/>
              <w:bottom w:val="single" w:sz="4" w:space="0" w:color="auto"/>
              <w:right w:val="single" w:sz="4" w:space="0" w:color="auto"/>
            </w:tcBorders>
            <w:shd w:val="clear" w:color="000000" w:fill="C5D9F1"/>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27" w:type="dxa"/>
            <w:tcBorders>
              <w:top w:val="single" w:sz="4" w:space="0" w:color="auto"/>
              <w:left w:val="nil"/>
              <w:bottom w:val="single" w:sz="4" w:space="0" w:color="auto"/>
              <w:right w:val="single" w:sz="4" w:space="0" w:color="auto"/>
            </w:tcBorders>
            <w:shd w:val="clear" w:color="000000" w:fill="C5D9F1"/>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25" w:type="dxa"/>
            <w:tcBorders>
              <w:top w:val="single" w:sz="4" w:space="0" w:color="auto"/>
              <w:left w:val="nil"/>
              <w:bottom w:val="single" w:sz="4" w:space="0" w:color="auto"/>
              <w:right w:val="single" w:sz="4" w:space="0" w:color="auto"/>
            </w:tcBorders>
            <w:shd w:val="clear" w:color="000000" w:fill="C5D9F1"/>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28" w:type="dxa"/>
            <w:tcBorders>
              <w:top w:val="single" w:sz="4" w:space="0" w:color="auto"/>
              <w:left w:val="nil"/>
              <w:bottom w:val="single" w:sz="4" w:space="0" w:color="auto"/>
              <w:right w:val="single" w:sz="4" w:space="0" w:color="auto"/>
            </w:tcBorders>
            <w:shd w:val="clear" w:color="000000" w:fill="C5D9F1"/>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31" w:type="dxa"/>
            <w:tcBorders>
              <w:top w:val="single" w:sz="4" w:space="0" w:color="auto"/>
              <w:left w:val="nil"/>
              <w:bottom w:val="single" w:sz="4" w:space="0" w:color="auto"/>
              <w:right w:val="single" w:sz="4" w:space="0" w:color="auto"/>
            </w:tcBorders>
            <w:shd w:val="clear" w:color="000000" w:fill="C5D9F1"/>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02" w:type="dxa"/>
            <w:tcBorders>
              <w:top w:val="single" w:sz="4" w:space="0" w:color="auto"/>
              <w:left w:val="nil"/>
              <w:bottom w:val="single" w:sz="4" w:space="0" w:color="auto"/>
              <w:right w:val="single" w:sz="4" w:space="0" w:color="auto"/>
            </w:tcBorders>
            <w:shd w:val="clear" w:color="000000" w:fill="C5D9F1"/>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47" w:type="dxa"/>
            <w:tcBorders>
              <w:top w:val="single" w:sz="4" w:space="0" w:color="auto"/>
              <w:left w:val="nil"/>
              <w:bottom w:val="single" w:sz="4" w:space="0" w:color="auto"/>
              <w:right w:val="single" w:sz="4" w:space="0" w:color="auto"/>
            </w:tcBorders>
            <w:shd w:val="clear" w:color="000000" w:fill="C5D9F1"/>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2655D6" w:rsidRPr="004E2387" w:rsidTr="0015796D">
        <w:trPr>
          <w:trHeight w:val="438"/>
        </w:trPr>
        <w:tc>
          <w:tcPr>
            <w:tcW w:w="1988" w:type="dxa"/>
            <w:tcBorders>
              <w:top w:val="nil"/>
              <w:left w:val="single" w:sz="4" w:space="0" w:color="auto"/>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AGENT BIC</w:t>
            </w:r>
          </w:p>
        </w:tc>
        <w:tc>
          <w:tcPr>
            <w:tcW w:w="952"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CAGBIC</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8"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802"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nomenclature des agents économiques pour les déclarations réglementaires SURFI et BAFI</w:t>
            </w:r>
          </w:p>
        </w:tc>
      </w:tr>
      <w:tr w:rsidR="002655D6" w:rsidRPr="004E2387" w:rsidTr="0015796D">
        <w:trPr>
          <w:trHeight w:val="121"/>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AGENT ECO SISTRE</w:t>
            </w:r>
          </w:p>
        </w:tc>
        <w:tc>
          <w:tcPr>
            <w:tcW w:w="95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CAGSIS</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8"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80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F</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donnée obsolète 2015</w:t>
            </w:r>
          </w:p>
        </w:tc>
      </w:tr>
      <w:tr w:rsidR="002655D6" w:rsidRPr="004E2387" w:rsidTr="0015796D">
        <w:trPr>
          <w:trHeight w:val="195"/>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AGENT FINANCIER</w:t>
            </w:r>
          </w:p>
        </w:tc>
        <w:tc>
          <w:tcPr>
            <w:tcW w:w="95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CAGTF</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8"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80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distingue les clients en deux types financier ou non financier</w:t>
            </w:r>
          </w:p>
        </w:tc>
      </w:tr>
      <w:tr w:rsidR="002655D6" w:rsidRPr="004E2387" w:rsidTr="0015796D">
        <w:trPr>
          <w:trHeight w:val="654"/>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FAMILLE FISCALE</w:t>
            </w:r>
          </w:p>
        </w:tc>
        <w:tc>
          <w:tcPr>
            <w:tcW w:w="95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COFAFI</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8"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LMTAY934</w:t>
            </w:r>
          </w:p>
        </w:tc>
        <w:tc>
          <w:tcPr>
            <w:tcW w:w="80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F</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QUALIFIER FISCALEMENT UN TIERS EN TANT QUE RESIDENT OU NON RESIDENT AFIN DE PILOTER LES TRAITEMENTS DE FISCALITE</w:t>
            </w:r>
          </w:p>
        </w:tc>
      </w:tr>
      <w:tr w:rsidR="002655D6" w:rsidRPr="004E2387" w:rsidTr="0015796D">
        <w:trPr>
          <w:trHeight w:val="424"/>
        </w:trPr>
        <w:tc>
          <w:tcPr>
            <w:tcW w:w="1988" w:type="dxa"/>
            <w:tcBorders>
              <w:top w:val="nil"/>
              <w:left w:val="single" w:sz="4" w:space="0" w:color="auto"/>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REGROUP CATEG. BIC</w:t>
            </w:r>
          </w:p>
        </w:tc>
        <w:tc>
          <w:tcPr>
            <w:tcW w:w="952"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CRCBIC</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8"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802"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regroupement des catégories d'agent économiques pour les</w:t>
            </w:r>
            <w:r w:rsidR="0015796D" w:rsidRPr="004E2387">
              <w:rPr>
                <w:rFonts w:asciiTheme="minorHAnsi" w:eastAsia="Times New Roman" w:hAnsiTheme="minorHAnsi" w:cstheme="minorHAnsi"/>
                <w:color w:val="000000"/>
                <w:sz w:val="16"/>
                <w:szCs w:val="16"/>
                <w:lang w:eastAsia="fr-FR" w:bidi="ar-SA"/>
              </w:rPr>
              <w:t xml:space="preserve"> </w:t>
            </w:r>
            <w:r w:rsidRPr="004E2387">
              <w:rPr>
                <w:rFonts w:asciiTheme="minorHAnsi" w:eastAsia="Times New Roman" w:hAnsiTheme="minorHAnsi" w:cstheme="minorHAnsi"/>
                <w:color w:val="000000"/>
                <w:sz w:val="16"/>
                <w:szCs w:val="16"/>
                <w:lang w:eastAsia="fr-FR" w:bidi="ar-SA"/>
              </w:rPr>
              <w:t>déclarations réglementaires  SURFI , BAFI</w:t>
            </w:r>
          </w:p>
        </w:tc>
      </w:tr>
      <w:tr w:rsidR="002655D6" w:rsidRPr="004E2387" w:rsidTr="0015796D">
        <w:trPr>
          <w:trHeight w:val="194"/>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RGPT CATEG CLI FED</w:t>
            </w:r>
          </w:p>
        </w:tc>
        <w:tc>
          <w:tcPr>
            <w:tcW w:w="95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CRCCLI</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8"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80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donnée obsolète 2015</w:t>
            </w:r>
          </w:p>
        </w:tc>
      </w:tr>
      <w:tr w:rsidR="002655D6" w:rsidRPr="004E2387" w:rsidTr="0015796D">
        <w:trPr>
          <w:trHeight w:val="269"/>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CODIF. REGLEMENTAIRE</w:t>
            </w:r>
          </w:p>
        </w:tc>
        <w:tc>
          <w:tcPr>
            <w:tcW w:w="95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CODREG</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8"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LMTAY997</w:t>
            </w:r>
          </w:p>
        </w:tc>
        <w:tc>
          <w:tcPr>
            <w:tcW w:w="80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nomenclature </w:t>
            </w:r>
            <w:r w:rsidR="0015796D" w:rsidRPr="004E2387">
              <w:rPr>
                <w:rFonts w:asciiTheme="minorHAnsi" w:eastAsia="Times New Roman" w:hAnsiTheme="minorHAnsi" w:cstheme="minorHAnsi"/>
                <w:color w:val="000000"/>
                <w:sz w:val="16"/>
                <w:szCs w:val="16"/>
                <w:lang w:eastAsia="fr-FR" w:bidi="ar-SA"/>
              </w:rPr>
              <w:t>réglementaire</w:t>
            </w:r>
            <w:r w:rsidRPr="004E2387">
              <w:rPr>
                <w:rFonts w:asciiTheme="minorHAnsi" w:eastAsia="Times New Roman" w:hAnsiTheme="minorHAnsi" w:cstheme="minorHAnsi"/>
                <w:color w:val="000000"/>
                <w:sz w:val="16"/>
                <w:szCs w:val="16"/>
                <w:lang w:eastAsia="fr-FR" w:bidi="ar-SA"/>
              </w:rPr>
              <w:t xml:space="preserve"> banque de France  pour la balance des paiements (SURFI, BAFI)</w:t>
            </w:r>
          </w:p>
        </w:tc>
      </w:tr>
      <w:tr w:rsidR="002655D6" w:rsidRPr="004E2387" w:rsidTr="0015796D">
        <w:trPr>
          <w:trHeight w:val="249"/>
        </w:trPr>
        <w:tc>
          <w:tcPr>
            <w:tcW w:w="1988" w:type="dxa"/>
            <w:tcBorders>
              <w:top w:val="nil"/>
              <w:left w:val="single" w:sz="4" w:space="0" w:color="auto"/>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52"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8"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802"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r w:rsidR="002655D6" w:rsidRPr="004E2387" w:rsidTr="0015796D">
        <w:trPr>
          <w:trHeight w:val="444"/>
        </w:trPr>
        <w:tc>
          <w:tcPr>
            <w:tcW w:w="1988" w:type="dxa"/>
            <w:tcBorders>
              <w:top w:val="nil"/>
              <w:left w:val="single" w:sz="4" w:space="0" w:color="auto"/>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52"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8"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802"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2655D6" w:rsidRPr="004E2387" w:rsidTr="0015796D">
        <w:trPr>
          <w:trHeight w:val="512"/>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FERMETURE</w:t>
            </w:r>
          </w:p>
        </w:tc>
        <w:tc>
          <w:tcPr>
            <w:tcW w:w="95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YDF000</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8"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80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F</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fermeture de l'enregistrement, alimentée par défaut au 01/1/2076. date modifiable </w:t>
            </w:r>
          </w:p>
        </w:tc>
      </w:tr>
      <w:tr w:rsidR="002655D6" w:rsidRPr="004E2387" w:rsidTr="0015796D">
        <w:trPr>
          <w:trHeight w:val="282"/>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5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28"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802" w:type="dxa"/>
            <w:tcBorders>
              <w:top w:val="nil"/>
              <w:left w:val="nil"/>
              <w:bottom w:val="single" w:sz="4" w:space="0" w:color="auto"/>
              <w:right w:val="single" w:sz="4" w:space="0" w:color="auto"/>
            </w:tcBorders>
            <w:shd w:val="clear" w:color="auto" w:fill="auto"/>
            <w:noWrap/>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2655D6" w:rsidRPr="004E2387" w:rsidTr="0015796D">
        <w:trPr>
          <w:trHeight w:val="121"/>
        </w:trPr>
        <w:tc>
          <w:tcPr>
            <w:tcW w:w="1988" w:type="dxa"/>
            <w:tcBorders>
              <w:top w:val="nil"/>
              <w:left w:val="single" w:sz="4" w:space="0" w:color="auto"/>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AGENT BIC</w:t>
            </w:r>
          </w:p>
        </w:tc>
        <w:tc>
          <w:tcPr>
            <w:tcW w:w="952"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LAGBIC</w:t>
            </w:r>
          </w:p>
        </w:tc>
        <w:tc>
          <w:tcPr>
            <w:tcW w:w="122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(32)</w:t>
            </w:r>
          </w:p>
        </w:tc>
        <w:tc>
          <w:tcPr>
            <w:tcW w:w="1125"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28"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1131"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p>
        </w:tc>
        <w:tc>
          <w:tcPr>
            <w:tcW w:w="802"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47" w:type="dxa"/>
            <w:tcBorders>
              <w:top w:val="nil"/>
              <w:left w:val="nil"/>
              <w:bottom w:val="single" w:sz="4" w:space="0" w:color="auto"/>
              <w:right w:val="single" w:sz="4" w:space="0" w:color="auto"/>
            </w:tcBorders>
            <w:shd w:val="clear" w:color="auto" w:fill="auto"/>
            <w:vAlign w:val="bottom"/>
            <w:hideMark/>
          </w:tcPr>
          <w:p w:rsidR="002655D6" w:rsidRPr="004E2387" w:rsidRDefault="002655D6" w:rsidP="002655D6">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bl>
    <w:p w:rsidR="00BA5EFA" w:rsidRPr="009E5826" w:rsidRDefault="00BA5EFA" w:rsidP="00A257C1">
      <w:pPr>
        <w:rPr>
          <w:rFonts w:asciiTheme="minorHAnsi" w:hAnsiTheme="minorHAnsi" w:cstheme="minorHAnsi"/>
          <w:szCs w:val="24"/>
        </w:rPr>
      </w:pPr>
    </w:p>
    <w:p w:rsidR="00DF479D" w:rsidRPr="004E2387" w:rsidRDefault="00DF479D" w:rsidP="00DF479D">
      <w:pPr>
        <w:pStyle w:val="Titre4"/>
        <w:rPr>
          <w:rFonts w:asciiTheme="minorHAnsi" w:hAnsiTheme="minorHAnsi" w:cstheme="minorHAnsi"/>
        </w:rPr>
      </w:pPr>
      <w:r w:rsidRPr="004E2387">
        <w:rPr>
          <w:rFonts w:asciiTheme="minorHAnsi" w:hAnsiTheme="minorHAnsi" w:cstheme="minorHAnsi"/>
        </w:rPr>
        <w:t>Création : renseignement des données de ta_categorie_de_conterpartie_bic_lmtay830</w:t>
      </w: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DF479D" w:rsidRPr="009E5826" w:rsidRDefault="00DF479D" w:rsidP="00545F54">
      <w:pPr>
        <w:numPr>
          <w:ilvl w:val="0"/>
          <w:numId w:val="11"/>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AGENT BIC (CAGBIC)</w:t>
      </w:r>
    </w:p>
    <w:p w:rsidR="00DF479D" w:rsidRPr="009E5826" w:rsidRDefault="00DF479D" w:rsidP="00545F54">
      <w:pPr>
        <w:numPr>
          <w:ilvl w:val="0"/>
          <w:numId w:val="11"/>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AGENT BIC (LAGBIC)</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DF479D" w:rsidRPr="009E5826" w:rsidRDefault="00DF479D" w:rsidP="00545F54">
      <w:pPr>
        <w:numPr>
          <w:ilvl w:val="0"/>
          <w:numId w:val="12"/>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FERMETURE (YDF000)</w:t>
      </w:r>
    </w:p>
    <w:p w:rsidR="00DF479D" w:rsidRPr="009E5826" w:rsidRDefault="00DF479D" w:rsidP="00545F54">
      <w:pPr>
        <w:numPr>
          <w:ilvl w:val="0"/>
          <w:numId w:val="12"/>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4C11C5" w:rsidRPr="009E5826" w:rsidRDefault="004C11C5" w:rsidP="004C11C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 </w:t>
      </w:r>
    </w:p>
    <w:p w:rsidR="004C11C5" w:rsidRPr="009E5826" w:rsidRDefault="004C11C5" w:rsidP="00357DCC">
      <w:pPr>
        <w:numPr>
          <w:ilvl w:val="0"/>
          <w:numId w:val="679"/>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CODIF. REGLEMENTAIRE (CODREG) . La liste déroulante propose toutes les valeurs de la table ta_codification_reglementaire_lmtay997 qui ne sont pas closes (lignes dont la DATE DE CLOTURE YDCLOT est supérieure strictement à la date du jour), accompagnées de leur libellé LIBREG</w:t>
      </w:r>
    </w:p>
    <w:p w:rsidR="004C11C5" w:rsidRPr="009E5826" w:rsidRDefault="004C11C5" w:rsidP="00357DCC">
      <w:pPr>
        <w:numPr>
          <w:ilvl w:val="0"/>
          <w:numId w:val="67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FAMILLE FISCALE (COFAFI). La liste déroulante propose toutes les valeurs de la table ta_famille_fiscale_lmtay934 qui ne sont pas closes (lignes dont la DATE DE CLOTURE YDCLOT est supérieure strictement à la date du jour), accompagnées de leur libellé LIFAFI</w:t>
      </w:r>
    </w:p>
    <w:p w:rsidR="004C11C5" w:rsidRPr="009E5826" w:rsidRDefault="004C11C5" w:rsidP="00357DCC">
      <w:pPr>
        <w:numPr>
          <w:ilvl w:val="0"/>
          <w:numId w:val="67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CODE REGROUP CATEG. BIC (CRCBIC) . La liste déroulante propose toutes les valeurs de la table ta_code_regroupement_categorie_bic qui ne sont pas closes (lignes dont la DATE DE CLOTURE YDCLOT est supérieure strictement à la date du jour), accompagnées de leur libellé </w:t>
      </w:r>
    </w:p>
    <w:p w:rsidR="004C11C5" w:rsidRPr="009E5826" w:rsidRDefault="004C11C5" w:rsidP="00357DCC">
      <w:pPr>
        <w:numPr>
          <w:ilvl w:val="0"/>
          <w:numId w:val="67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val="en-US" w:eastAsia="fr-FR" w:bidi="ar-SA"/>
        </w:rPr>
        <w:t xml:space="preserve">CODE RGPT CATEG CLI FED (CRCCLI) . </w:t>
      </w:r>
      <w:r w:rsidRPr="009E5826">
        <w:rPr>
          <w:rFonts w:asciiTheme="minorHAnsi" w:hAnsiTheme="minorHAnsi" w:cstheme="minorHAnsi"/>
          <w:szCs w:val="24"/>
          <w:lang w:eastAsia="fr-FR" w:bidi="ar-SA"/>
        </w:rPr>
        <w:t xml:space="preserve">La liste déroulante propose toutes les valeurs de la table ta_code_regroupement_categorie_client_fed qui ne sont pas closes (lignes dont la DATE DE CLOTURE YDCLOT est supérieure strictement à la date du jour), accompagnées de leur libellé </w:t>
      </w:r>
    </w:p>
    <w:p w:rsidR="004C11C5" w:rsidRPr="009E5826" w:rsidRDefault="004C11C5" w:rsidP="00357DCC">
      <w:pPr>
        <w:numPr>
          <w:ilvl w:val="0"/>
          <w:numId w:val="67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AGENT FINANCIER (CAGTF) . La liste déroulante propose toutes les valeurs de la table ta_code_agent_financier qui ne sont pas closes (lignes dont la DATE DE CLOTURE YDCLOT est supérieure strictement à la date du jour), accompagnées de leur libellé</w:t>
      </w:r>
    </w:p>
    <w:p w:rsidR="004C11C5" w:rsidRPr="009E5826" w:rsidRDefault="004C11C5" w:rsidP="00357DCC">
      <w:pPr>
        <w:numPr>
          <w:ilvl w:val="0"/>
          <w:numId w:val="67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CODE AGENT ECO SISTRE (CAGSIS) . La liste déroulante  propose toutes les valeurs de la table ta_code_agent_eco_sistre qui ne sont pas closes (lignes dont la DATE DE CLOTURE YDCLOT est supérieure strictement à la date du jour), accompagnées de leur libellé </w:t>
      </w:r>
    </w:p>
    <w:p w:rsidR="00DF479D" w:rsidRPr="004E2387" w:rsidRDefault="00DF479D" w:rsidP="00DF479D">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ta_categorie_de_conterpartie_bic_lmtay830</w:t>
      </w:r>
    </w:p>
    <w:p w:rsidR="003952D5" w:rsidRPr="009E5826" w:rsidRDefault="003952D5" w:rsidP="003952D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3952D5" w:rsidRPr="009E5826" w:rsidRDefault="003952D5" w:rsidP="00357DCC">
      <w:pPr>
        <w:numPr>
          <w:ilvl w:val="0"/>
          <w:numId w:val="739"/>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AGENT BIC (CAGBIC)</w:t>
      </w:r>
    </w:p>
    <w:p w:rsidR="003952D5" w:rsidRPr="009E5826" w:rsidRDefault="003952D5" w:rsidP="00357DCC">
      <w:pPr>
        <w:numPr>
          <w:ilvl w:val="0"/>
          <w:numId w:val="73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AGENT BIC (LAGBIC)</w:t>
      </w:r>
    </w:p>
    <w:p w:rsidR="003952D5" w:rsidRPr="009E5826" w:rsidRDefault="003952D5" w:rsidP="003952D5">
      <w:pPr>
        <w:autoSpaceDE w:val="0"/>
        <w:autoSpaceDN w:val="0"/>
        <w:adjustRightInd w:val="0"/>
        <w:rPr>
          <w:rFonts w:asciiTheme="minorHAnsi" w:hAnsiTheme="minorHAnsi" w:cstheme="minorHAnsi"/>
          <w:szCs w:val="24"/>
          <w:lang w:eastAsia="fr-FR" w:bidi="ar-SA"/>
        </w:rPr>
      </w:pPr>
    </w:p>
    <w:p w:rsidR="003952D5" w:rsidRPr="009E5826" w:rsidRDefault="003952D5" w:rsidP="003952D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3952D5" w:rsidRPr="009E5826" w:rsidRDefault="003952D5" w:rsidP="00357DCC">
      <w:pPr>
        <w:numPr>
          <w:ilvl w:val="0"/>
          <w:numId w:val="740"/>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AGENT BIC (CAGBIC) : 3 caractères.</w:t>
      </w:r>
    </w:p>
    <w:p w:rsidR="003952D5" w:rsidRPr="009E5826" w:rsidRDefault="003952D5" w:rsidP="00357DCC">
      <w:pPr>
        <w:numPr>
          <w:ilvl w:val="0"/>
          <w:numId w:val="741"/>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AGENT BIC (LAGBIC) : 32 caractères.</w:t>
      </w:r>
    </w:p>
    <w:p w:rsidR="003952D5" w:rsidRPr="009E5826" w:rsidRDefault="003952D5" w:rsidP="003952D5">
      <w:pPr>
        <w:autoSpaceDE w:val="0"/>
        <w:autoSpaceDN w:val="0"/>
        <w:adjustRightInd w:val="0"/>
        <w:rPr>
          <w:rFonts w:asciiTheme="minorHAnsi" w:hAnsiTheme="minorHAnsi" w:cstheme="minorHAnsi"/>
          <w:szCs w:val="24"/>
          <w:lang w:eastAsia="fr-FR" w:bidi="ar-SA"/>
        </w:rPr>
      </w:pPr>
    </w:p>
    <w:p w:rsidR="003952D5" w:rsidRPr="009E5826" w:rsidRDefault="003952D5" w:rsidP="003952D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d'unicité : </w:t>
      </w:r>
    </w:p>
    <w:p w:rsidR="003952D5" w:rsidRPr="009E5826" w:rsidRDefault="003952D5" w:rsidP="003952D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sur CODE AGENT BIC (CAGBIC)</w:t>
      </w:r>
    </w:p>
    <w:p w:rsidR="003952D5" w:rsidRPr="009E5826" w:rsidRDefault="003952D5" w:rsidP="003952D5">
      <w:pPr>
        <w:autoSpaceDE w:val="0"/>
        <w:autoSpaceDN w:val="0"/>
        <w:adjustRightInd w:val="0"/>
        <w:rPr>
          <w:rFonts w:asciiTheme="minorHAnsi" w:hAnsiTheme="minorHAnsi" w:cstheme="minorHAnsi"/>
          <w:szCs w:val="24"/>
          <w:lang w:eastAsia="fr-FR" w:bidi="ar-SA"/>
        </w:rPr>
      </w:pPr>
    </w:p>
    <w:p w:rsidR="003952D5" w:rsidRPr="009E5826" w:rsidRDefault="003952D5" w:rsidP="003952D5">
      <w:pPr>
        <w:autoSpaceDE w:val="0"/>
        <w:autoSpaceDN w:val="0"/>
        <w:adjustRightInd w:val="0"/>
        <w:rPr>
          <w:rFonts w:asciiTheme="minorHAnsi" w:hAnsiTheme="minorHAnsi" w:cstheme="minorHAnsi"/>
          <w:szCs w:val="24"/>
          <w:lang w:eastAsia="fr-FR" w:bidi="ar-SA"/>
        </w:rPr>
      </w:pPr>
    </w:p>
    <w:p w:rsidR="003952D5" w:rsidRPr="009E5826" w:rsidRDefault="003952D5" w:rsidP="003952D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3952D5" w:rsidRPr="009E5826" w:rsidRDefault="000A6C3D" w:rsidP="003952D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3952D5" w:rsidRPr="009E5826">
        <w:rPr>
          <w:rFonts w:asciiTheme="minorHAnsi" w:hAnsiTheme="minorHAnsi" w:cstheme="minorHAnsi"/>
          <w:szCs w:val="24"/>
          <w:lang w:eastAsia="fr-FR" w:bidi="ar-SA"/>
        </w:rPr>
        <w:t xml:space="preserve"> soit le champs de saisie les caractères autorisés sont : </w:t>
      </w:r>
    </w:p>
    <w:p w:rsidR="003952D5" w:rsidRPr="009E5826" w:rsidRDefault="003952D5" w:rsidP="00357DCC">
      <w:pPr>
        <w:numPr>
          <w:ilvl w:val="0"/>
          <w:numId w:val="742"/>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3952D5" w:rsidRPr="009E5826" w:rsidRDefault="003952D5" w:rsidP="00357DCC">
      <w:pPr>
        <w:numPr>
          <w:ilvl w:val="0"/>
          <w:numId w:val="742"/>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3952D5" w:rsidRPr="009E5826" w:rsidRDefault="003952D5" w:rsidP="00357DCC">
      <w:pPr>
        <w:numPr>
          <w:ilvl w:val="0"/>
          <w:numId w:val="742"/>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3952D5" w:rsidRPr="009E5826" w:rsidRDefault="003952D5" w:rsidP="00357DCC">
      <w:pPr>
        <w:numPr>
          <w:ilvl w:val="0"/>
          <w:numId w:val="742"/>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3952D5" w:rsidRPr="009E5826" w:rsidRDefault="003952D5" w:rsidP="003952D5">
      <w:pPr>
        <w:autoSpaceDE w:val="0"/>
        <w:autoSpaceDN w:val="0"/>
        <w:adjustRightInd w:val="0"/>
        <w:rPr>
          <w:rFonts w:asciiTheme="minorHAnsi" w:hAnsiTheme="minorHAnsi" w:cstheme="minorHAnsi"/>
          <w:szCs w:val="24"/>
          <w:lang w:eastAsia="fr-FR" w:bidi="ar-SA"/>
        </w:rPr>
      </w:pPr>
    </w:p>
    <w:p w:rsidR="003952D5" w:rsidRPr="009E5826" w:rsidRDefault="003952D5" w:rsidP="003952D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Règles particulières : </w:t>
      </w:r>
    </w:p>
    <w:p w:rsidR="003952D5" w:rsidRPr="009E5826" w:rsidRDefault="003952D5" w:rsidP="003952D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si la valeur sélectionnée du CODE AGENT ECO SISTRE est '  ' ou '00', la valeur saisie du CODE AGENT BIC (CAGBIC) doit être '999'</w:t>
      </w:r>
    </w:p>
    <w:p w:rsidR="00DF479D" w:rsidRPr="009E5826" w:rsidRDefault="003952D5" w:rsidP="003952D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si la valeur sélectionnée du CODE AGENT ECO SISTRE n'est ni '  ' ni '00', la valeur saisie du CODE AGENT BIC (CAGBIC) doit être différente de '999'</w:t>
      </w:r>
    </w:p>
    <w:p w:rsidR="00DF479D" w:rsidRPr="004E2387" w:rsidRDefault="00DF479D" w:rsidP="00DF479D">
      <w:pPr>
        <w:pStyle w:val="Titre4"/>
        <w:rPr>
          <w:rFonts w:asciiTheme="minorHAnsi" w:hAnsiTheme="minorHAnsi" w:cstheme="minorHAnsi"/>
        </w:rPr>
      </w:pPr>
      <w:r w:rsidRPr="004E2387">
        <w:rPr>
          <w:rFonts w:asciiTheme="minorHAnsi" w:hAnsiTheme="minorHAnsi" w:cstheme="minorHAnsi"/>
        </w:rPr>
        <w:t>Modification : contrôle des données de ta_categorie_de_conterpartie_bic_lmtay830</w:t>
      </w: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DF479D" w:rsidRPr="009E5826" w:rsidRDefault="00DF479D" w:rsidP="005B01C3">
      <w:pPr>
        <w:numPr>
          <w:ilvl w:val="0"/>
          <w:numId w:val="267"/>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AGENT BIC (LAGBIC)</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DF479D" w:rsidRPr="009E5826" w:rsidRDefault="00DF479D" w:rsidP="005B01C3">
      <w:pPr>
        <w:numPr>
          <w:ilvl w:val="0"/>
          <w:numId w:val="268"/>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AGENT BIC (LAGBIC) : 32 caractères.</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DF479D" w:rsidRPr="009E5826" w:rsidRDefault="000A6C3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DF479D" w:rsidRPr="009E5826">
        <w:rPr>
          <w:rFonts w:asciiTheme="minorHAnsi" w:hAnsiTheme="minorHAnsi" w:cstheme="minorHAnsi"/>
          <w:szCs w:val="24"/>
          <w:lang w:eastAsia="fr-FR" w:bidi="ar-SA"/>
        </w:rPr>
        <w:t xml:space="preserve"> soit le champs de saisie les caractères autorisés sont : </w:t>
      </w:r>
    </w:p>
    <w:p w:rsidR="00DF479D" w:rsidRPr="009E5826" w:rsidRDefault="00DF479D" w:rsidP="005B01C3">
      <w:pPr>
        <w:numPr>
          <w:ilvl w:val="0"/>
          <w:numId w:val="269"/>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DF479D" w:rsidRPr="009E5826" w:rsidRDefault="00DF479D" w:rsidP="005B01C3">
      <w:pPr>
        <w:numPr>
          <w:ilvl w:val="0"/>
          <w:numId w:val="26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DF479D" w:rsidRPr="009E5826" w:rsidRDefault="00DF479D" w:rsidP="005B01C3">
      <w:pPr>
        <w:numPr>
          <w:ilvl w:val="0"/>
          <w:numId w:val="26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DF479D" w:rsidRPr="009E5826" w:rsidRDefault="00DF479D" w:rsidP="005B01C3">
      <w:pPr>
        <w:numPr>
          <w:ilvl w:val="0"/>
          <w:numId w:val="269"/>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DF479D" w:rsidRPr="009E5826" w:rsidRDefault="00DF479D" w:rsidP="00DF479D">
      <w:pPr>
        <w:autoSpaceDE w:val="0"/>
        <w:autoSpaceDN w:val="0"/>
        <w:adjustRightInd w:val="0"/>
        <w:rPr>
          <w:rFonts w:asciiTheme="minorHAnsi" w:hAnsiTheme="minorHAnsi" w:cstheme="minorHAnsi"/>
          <w:szCs w:val="24"/>
          <w:lang w:eastAsia="fr-FR" w:bidi="ar-SA"/>
        </w:rPr>
      </w:pP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Règles particulières : </w:t>
      </w:r>
    </w:p>
    <w:p w:rsidR="00DF479D" w:rsidRPr="009E5826" w:rsidRDefault="00DF479D" w:rsidP="00DF479D">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si la valeur sélectionnée du CODE AGENT ECO SISTRE est '  ' ou '00', la valeur saisie du CODE AGENT BIC (CAGBIC) doit être '999'</w:t>
      </w:r>
    </w:p>
    <w:p w:rsidR="00DF479D" w:rsidRPr="009E5826" w:rsidRDefault="00DF479D" w:rsidP="00DF479D">
      <w:pPr>
        <w:tabs>
          <w:tab w:val="left" w:pos="1867"/>
        </w:tabs>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si la valeur sélectionnée du CODE AGENT ECO SISTRE n'est ni '  ' ni '00', la valeur saisie du CODE AGENT BIC (CAGBIC) doit être différente de '999'</w:t>
      </w:r>
    </w:p>
    <w:p w:rsidR="0039655B" w:rsidRPr="009E5826" w:rsidRDefault="0039655B" w:rsidP="00DF479D">
      <w:pPr>
        <w:tabs>
          <w:tab w:val="left" w:pos="1867"/>
        </w:tabs>
        <w:autoSpaceDE w:val="0"/>
        <w:autoSpaceDN w:val="0"/>
        <w:adjustRightInd w:val="0"/>
        <w:rPr>
          <w:rFonts w:asciiTheme="minorHAnsi" w:hAnsiTheme="minorHAnsi" w:cstheme="minorHAnsi"/>
          <w:szCs w:val="24"/>
          <w:lang w:eastAsia="fr-FR" w:bidi="ar-SA"/>
        </w:rPr>
      </w:pPr>
    </w:p>
    <w:p w:rsidR="0039655B" w:rsidRDefault="0039655B" w:rsidP="0039655B">
      <w:pPr>
        <w:pStyle w:val="Titre4"/>
        <w:rPr>
          <w:rFonts w:asciiTheme="minorHAnsi" w:hAnsiTheme="minorHAnsi" w:cstheme="minorHAnsi"/>
        </w:rPr>
      </w:pPr>
      <w:r w:rsidRPr="0039655B">
        <w:rPr>
          <w:rFonts w:asciiTheme="minorHAnsi" w:hAnsiTheme="minorHAnsi" w:cstheme="minorHAnsi"/>
        </w:rPr>
        <w:t>Modification : renseignement des données de ta_categorie_de_conterpartie_bic_lmtay830</w:t>
      </w:r>
    </w:p>
    <w:p w:rsidR="0039655B" w:rsidRPr="009E5826" w:rsidRDefault="0039655B" w:rsidP="0039655B">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-en saisie libre : </w:t>
      </w:r>
    </w:p>
    <w:p w:rsidR="0039655B" w:rsidRPr="009E5826" w:rsidRDefault="0039655B" w:rsidP="00357DCC">
      <w:pPr>
        <w:numPr>
          <w:ilvl w:val="0"/>
          <w:numId w:val="440"/>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AGENT BIC (LAGBIC)</w:t>
      </w:r>
    </w:p>
    <w:p w:rsidR="0039655B" w:rsidRPr="009E5826" w:rsidRDefault="0039655B" w:rsidP="0039655B">
      <w:pPr>
        <w:autoSpaceDE w:val="0"/>
        <w:autoSpaceDN w:val="0"/>
        <w:adjustRightInd w:val="0"/>
        <w:rPr>
          <w:rFonts w:asciiTheme="minorHAnsi" w:hAnsiTheme="minorHAnsi" w:cstheme="minorHAnsi"/>
          <w:szCs w:val="24"/>
          <w:lang w:eastAsia="fr-FR" w:bidi="ar-SA"/>
        </w:rPr>
      </w:pPr>
    </w:p>
    <w:p w:rsidR="0039655B" w:rsidRPr="009E5826" w:rsidRDefault="0039655B" w:rsidP="0039655B">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39655B" w:rsidRPr="009E5826" w:rsidRDefault="0039655B" w:rsidP="00357DCC">
      <w:pPr>
        <w:numPr>
          <w:ilvl w:val="0"/>
          <w:numId w:val="441"/>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FERMETURE (YDF000)</w:t>
      </w:r>
    </w:p>
    <w:p w:rsidR="0039655B" w:rsidRPr="009E5826" w:rsidRDefault="0039655B" w:rsidP="00357DCC">
      <w:pPr>
        <w:numPr>
          <w:ilvl w:val="0"/>
          <w:numId w:val="441"/>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39655B" w:rsidRPr="009E5826" w:rsidRDefault="0039655B" w:rsidP="0039655B">
      <w:pPr>
        <w:autoSpaceDE w:val="0"/>
        <w:autoSpaceDN w:val="0"/>
        <w:adjustRightInd w:val="0"/>
        <w:rPr>
          <w:rFonts w:asciiTheme="minorHAnsi" w:hAnsiTheme="minorHAnsi" w:cstheme="minorHAnsi"/>
          <w:szCs w:val="24"/>
          <w:lang w:eastAsia="fr-FR" w:bidi="ar-SA"/>
        </w:rPr>
      </w:pPr>
    </w:p>
    <w:p w:rsidR="0039655B" w:rsidRPr="009E5826" w:rsidRDefault="0039655B" w:rsidP="0039655B">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 </w:t>
      </w:r>
    </w:p>
    <w:p w:rsidR="0039655B" w:rsidRPr="009E5826" w:rsidRDefault="0039655B" w:rsidP="00357DCC">
      <w:pPr>
        <w:numPr>
          <w:ilvl w:val="0"/>
          <w:numId w:val="442"/>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CODIF. REGLEMENTAIRE (CODREG) . La liste déroulante propose toutes les valeurs de la table</w:t>
      </w:r>
      <w:r w:rsidRPr="0039655B">
        <w:rPr>
          <w:rFonts w:ascii="Segoe UI" w:hAnsi="Segoe UI" w:cs="Segoe UI"/>
          <w:sz w:val="18"/>
          <w:szCs w:val="24"/>
          <w:lang w:eastAsia="fr-FR" w:bidi="ar-SA"/>
        </w:rPr>
        <w:t xml:space="preserve"> </w:t>
      </w:r>
      <w:r w:rsidRPr="009E5826">
        <w:rPr>
          <w:rFonts w:asciiTheme="minorHAnsi" w:hAnsiTheme="minorHAnsi" w:cstheme="minorHAnsi"/>
          <w:szCs w:val="24"/>
          <w:lang w:eastAsia="fr-FR" w:bidi="ar-SA"/>
        </w:rPr>
        <w:t>ta_codification_reglementaire_lmtay997 qui ne sont pas closes (lignes dont la DATE DE CLOTURE YDCLOT est supérieure strictement à la date du jour), accompagnées de leur libellé LIBREG</w:t>
      </w:r>
    </w:p>
    <w:p w:rsidR="0039655B" w:rsidRPr="009E5826" w:rsidRDefault="0039655B" w:rsidP="00357DCC">
      <w:pPr>
        <w:numPr>
          <w:ilvl w:val="0"/>
          <w:numId w:val="442"/>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FAMILLE FISCALE (COFAFI). La liste déroulante propose toutes les valeurs de la table ta_famille_fiscale_lmtay934 qui ne sont pas closes (lignes dont la DATE DE CLOTURE YDCLOT est supérieure strictement à la date du jour), accompagnées de leur libellé LIFAFI</w:t>
      </w:r>
    </w:p>
    <w:p w:rsidR="0039655B" w:rsidRPr="009E5826" w:rsidRDefault="0039655B" w:rsidP="00357DCC">
      <w:pPr>
        <w:numPr>
          <w:ilvl w:val="0"/>
          <w:numId w:val="442"/>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CODE REGROUP CATEG. BIC (CRCBIC) . La liste déroulante propose toutes les valeurs de la table ta_code_regroupement_categorie_bic qui ne sont pas closes (lignes dont la DATE DE CLOTURE YDCLOT est supérieure strictement à la date du jour), accompagnées de leur libellé </w:t>
      </w:r>
    </w:p>
    <w:p w:rsidR="0039655B" w:rsidRPr="009E5826" w:rsidRDefault="0039655B" w:rsidP="00357DCC">
      <w:pPr>
        <w:numPr>
          <w:ilvl w:val="0"/>
          <w:numId w:val="442"/>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val="en-US" w:eastAsia="fr-FR" w:bidi="ar-SA"/>
        </w:rPr>
        <w:t xml:space="preserve">CODE RGPT CATEG CLI FED (CRCCLI) . </w:t>
      </w:r>
      <w:r w:rsidRPr="009E5826">
        <w:rPr>
          <w:rFonts w:asciiTheme="minorHAnsi" w:hAnsiTheme="minorHAnsi" w:cstheme="minorHAnsi"/>
          <w:szCs w:val="24"/>
          <w:lang w:eastAsia="fr-FR" w:bidi="ar-SA"/>
        </w:rPr>
        <w:t xml:space="preserve">La liste déroulante propose toutes les valeurs de la table ta_code_regroupement_categorie_client_fed qui ne sont pas closes (lignes dont la DATE DE CLOTURE YDCLOT est supérieure strictement à la date du jour), accompagnées de leur libellé </w:t>
      </w:r>
    </w:p>
    <w:p w:rsidR="0039655B" w:rsidRPr="009E5826" w:rsidRDefault="0039655B" w:rsidP="00357DCC">
      <w:pPr>
        <w:numPr>
          <w:ilvl w:val="0"/>
          <w:numId w:val="442"/>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AGENT FINANCIER (CAGTF) . La liste déroulante propose toutes les valeurs de la table ta_code_agent_financier qui ne sont pas closes (lignes dont la DATE DE CLOTURE YDCLOT est supérieure strictement à la date du jour), accompagnées de leur libellé</w:t>
      </w:r>
    </w:p>
    <w:p w:rsidR="0039655B" w:rsidRPr="009E5826" w:rsidRDefault="0039655B" w:rsidP="00357DCC">
      <w:pPr>
        <w:numPr>
          <w:ilvl w:val="0"/>
          <w:numId w:val="442"/>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CODE AGENT ECO SISTRE (CAGSIS) . La liste déroulante  propose toutes les valeurs de la table ta_code_agent_eco_sistre qui ne sont pas closes (lignes dont la DATE DE CLOTURE YDCLOT est supérieure strictement à la date du jour), accompagnées de leur libellé </w:t>
      </w:r>
    </w:p>
    <w:p w:rsidR="0039655B" w:rsidRPr="009E5826" w:rsidRDefault="0039655B" w:rsidP="0039655B">
      <w:pPr>
        <w:rPr>
          <w:rFonts w:asciiTheme="minorHAnsi" w:hAnsiTheme="minorHAnsi" w:cstheme="minorHAnsi"/>
          <w:szCs w:val="24"/>
        </w:rPr>
      </w:pPr>
    </w:p>
    <w:p w:rsidR="00A9295A" w:rsidRPr="009E5826" w:rsidRDefault="00A9295A">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br w:type="page"/>
      </w:r>
    </w:p>
    <w:p w:rsidR="00C40485" w:rsidRPr="009E5826" w:rsidRDefault="00ED284F" w:rsidP="009E5826">
      <w:pPr>
        <w:pStyle w:val="Titre3"/>
      </w:pPr>
      <w:bookmarkStart w:id="915" w:name="_Toc515444477"/>
      <w:r w:rsidRPr="009E5826">
        <w:t>ta_famille_fiscale_lmtay</w:t>
      </w:r>
      <w:r w:rsidR="00C40485" w:rsidRPr="009E5826">
        <w:t>934</w:t>
      </w:r>
      <w:bookmarkEnd w:id="915"/>
      <w:r w:rsidR="00AE699C">
        <w:fldChar w:fldCharType="begin"/>
      </w:r>
      <w:r w:rsidR="00AE699C">
        <w:instrText xml:space="preserve"> XE "</w:instrText>
      </w:r>
      <w:r w:rsidR="00AE699C" w:rsidRPr="001378E5">
        <w:instrText>lmtay934</w:instrText>
      </w:r>
      <w:r w:rsidR="00AE699C">
        <w:instrText xml:space="preserve">" </w:instrText>
      </w:r>
      <w:r w:rsidR="00AE699C">
        <w:fldChar w:fldCharType="end"/>
      </w:r>
    </w:p>
    <w:p w:rsidR="004D39DC" w:rsidRDefault="0015796D" w:rsidP="009819BD">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Permet</w:t>
      </w:r>
      <w:r w:rsidR="009819BD" w:rsidRPr="009E5826">
        <w:rPr>
          <w:rFonts w:asciiTheme="minorHAnsi" w:eastAsia="Times New Roman" w:hAnsiTheme="minorHAnsi" w:cstheme="minorHAnsi"/>
          <w:color w:val="000000"/>
          <w:szCs w:val="24"/>
          <w:lang w:eastAsia="fr-FR" w:bidi="ar-SA"/>
        </w:rPr>
        <w:t xml:space="preserve"> de qualifier fiscalement un tiers en tant que résident ou non résident afin de piloter les traitements de fiscalité applicables aux distributions de revenus. </w:t>
      </w:r>
    </w:p>
    <w:p w:rsidR="009819BD" w:rsidRPr="009E5826" w:rsidRDefault="0015796D" w:rsidP="009819BD">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Besoin</w:t>
      </w:r>
      <w:r w:rsidR="009819BD" w:rsidRPr="009E5826">
        <w:rPr>
          <w:rFonts w:asciiTheme="minorHAnsi" w:eastAsia="Times New Roman" w:hAnsiTheme="minorHAnsi" w:cstheme="minorHAnsi"/>
          <w:color w:val="000000"/>
          <w:szCs w:val="24"/>
          <w:lang w:eastAsia="fr-FR" w:bidi="ar-SA"/>
        </w:rPr>
        <w:t xml:space="preserve"> du dépositaire. </w:t>
      </w:r>
      <w:r w:rsidRPr="009E5826">
        <w:rPr>
          <w:rFonts w:asciiTheme="minorHAnsi" w:eastAsia="Times New Roman" w:hAnsiTheme="minorHAnsi" w:cstheme="minorHAnsi"/>
          <w:color w:val="000000"/>
          <w:szCs w:val="24"/>
          <w:lang w:eastAsia="fr-FR" w:bidi="ar-SA"/>
        </w:rPr>
        <w:t>Utile</w:t>
      </w:r>
      <w:r w:rsidR="009819BD" w:rsidRPr="009E5826">
        <w:rPr>
          <w:rFonts w:asciiTheme="minorHAnsi" w:eastAsia="Times New Roman" w:hAnsiTheme="minorHAnsi" w:cstheme="minorHAnsi"/>
          <w:color w:val="000000"/>
          <w:szCs w:val="24"/>
          <w:lang w:eastAsia="fr-FR" w:bidi="ar-SA"/>
        </w:rPr>
        <w:t xml:space="preserve"> en 2009 ?</w:t>
      </w:r>
    </w:p>
    <w:p w:rsidR="00BA5EFA" w:rsidRPr="004E2387" w:rsidRDefault="00BA5EFA" w:rsidP="00BA5EFA">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9E2911" w:rsidRPr="004E2387" w:rsidTr="009E2911">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9E2911" w:rsidRPr="004E2387" w:rsidTr="0015796D">
        <w:trPr>
          <w:trHeight w:val="579"/>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FAMILLE FISCALE</w:t>
            </w:r>
          </w:p>
        </w:tc>
        <w:tc>
          <w:tcPr>
            <w:tcW w:w="96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COFAFI</w:t>
            </w:r>
          </w:p>
        </w:tc>
        <w:tc>
          <w:tcPr>
            <w:tcW w:w="12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w:t>
            </w:r>
          </w:p>
        </w:tc>
        <w:tc>
          <w:tcPr>
            <w:tcW w:w="11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QUALIFIER FISCALEMENT UN TIERS EN TANT QUE RESIDENT OU NON RESIDENT AFIN DE PILOTER LES TRAITEMENTS DE FISCALITE</w:t>
            </w:r>
          </w:p>
        </w:tc>
      </w:tr>
      <w:tr w:rsidR="009E2911" w:rsidRPr="004E2387" w:rsidTr="0015796D">
        <w:trPr>
          <w:trHeight w:val="634"/>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9E2911" w:rsidRPr="004E2387" w:rsidTr="0015796D">
        <w:trPr>
          <w:trHeight w:val="41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DERNIERE MAJ</w:t>
            </w:r>
          </w:p>
        </w:tc>
        <w:tc>
          <w:tcPr>
            <w:tcW w:w="96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YDDMAJ</w:t>
            </w:r>
          </w:p>
        </w:tc>
        <w:tc>
          <w:tcPr>
            <w:tcW w:w="12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la dernière mise à jour de l'enregistrement. Date alimentée par le système. Non modifiable</w:t>
            </w:r>
          </w:p>
        </w:tc>
      </w:tr>
      <w:tr w:rsidR="009E2911" w:rsidRPr="004E2387" w:rsidTr="0015796D">
        <w:trPr>
          <w:trHeight w:val="86"/>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FAMILLE FISCALE</w:t>
            </w:r>
          </w:p>
        </w:tc>
        <w:tc>
          <w:tcPr>
            <w:tcW w:w="96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LIFAFI</w:t>
            </w:r>
          </w:p>
        </w:tc>
        <w:tc>
          <w:tcPr>
            <w:tcW w:w="12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(30)</w:t>
            </w:r>
          </w:p>
        </w:tc>
        <w:tc>
          <w:tcPr>
            <w:tcW w:w="11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c>
          <w:tcPr>
            <w:tcW w:w="6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r w:rsidR="009E2911" w:rsidRPr="004E2387" w:rsidTr="0015796D">
        <w:trPr>
          <w:trHeight w:val="44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CLOTURE</w:t>
            </w:r>
          </w:p>
        </w:tc>
        <w:tc>
          <w:tcPr>
            <w:tcW w:w="96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YDCLOT</w:t>
            </w:r>
          </w:p>
        </w:tc>
        <w:tc>
          <w:tcPr>
            <w:tcW w:w="12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15796D">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9E2911" w:rsidRPr="004E2387" w:rsidRDefault="009E2911" w:rsidP="009E2911">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xml:space="preserve">date de </w:t>
            </w:r>
            <w:r w:rsidR="000A6C3D" w:rsidRPr="004E2387">
              <w:rPr>
                <w:rFonts w:asciiTheme="minorHAnsi" w:eastAsia="Times New Roman" w:hAnsiTheme="minorHAnsi" w:cstheme="minorHAnsi"/>
                <w:color w:val="000000"/>
                <w:sz w:val="16"/>
                <w:szCs w:val="16"/>
                <w:lang w:eastAsia="fr-FR" w:bidi="ar-SA"/>
              </w:rPr>
              <w:t>clôture</w:t>
            </w:r>
            <w:r w:rsidRPr="004E2387">
              <w:rPr>
                <w:rFonts w:asciiTheme="minorHAnsi" w:eastAsia="Times New Roman" w:hAnsiTheme="minorHAnsi" w:cstheme="minorHAnsi"/>
                <w:color w:val="000000"/>
                <w:sz w:val="16"/>
                <w:szCs w:val="16"/>
                <w:lang w:eastAsia="fr-FR" w:bidi="ar-SA"/>
              </w:rPr>
              <w:t xml:space="preserve"> de l'enregistrement alimentée par défaut au 01/01/2076. cette date est modifiable</w:t>
            </w:r>
          </w:p>
        </w:tc>
      </w:tr>
    </w:tbl>
    <w:p w:rsidR="00BA5EFA" w:rsidRPr="009E5826" w:rsidRDefault="00BA5EFA" w:rsidP="009819BD">
      <w:pPr>
        <w:rPr>
          <w:rFonts w:asciiTheme="minorHAnsi" w:hAnsiTheme="minorHAnsi" w:cstheme="minorHAnsi"/>
          <w:szCs w:val="24"/>
          <w:lang w:eastAsia="fr-FR" w:bidi="ar-SA"/>
        </w:rPr>
      </w:pPr>
    </w:p>
    <w:p w:rsidR="00ED284F" w:rsidRPr="004E2387" w:rsidRDefault="00ED284F" w:rsidP="00ED284F">
      <w:pPr>
        <w:pStyle w:val="Titre4"/>
        <w:rPr>
          <w:rFonts w:asciiTheme="minorHAnsi" w:hAnsiTheme="minorHAnsi" w:cstheme="minorHAnsi"/>
        </w:rPr>
      </w:pPr>
      <w:r w:rsidRPr="004E2387">
        <w:rPr>
          <w:rFonts w:asciiTheme="minorHAnsi" w:hAnsiTheme="minorHAnsi" w:cstheme="minorHAnsi"/>
        </w:rPr>
        <w:t>Création : renseignement des données de ta_famille_fiscale_lmtay934</w:t>
      </w:r>
    </w:p>
    <w:p w:rsidR="00ED284F" w:rsidRPr="009E5826" w:rsidRDefault="00ED284F"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ED284F" w:rsidRPr="009E5826" w:rsidRDefault="00ED284F" w:rsidP="00AF1B75">
      <w:pPr>
        <w:numPr>
          <w:ilvl w:val="0"/>
          <w:numId w:val="41"/>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FAMILLE FISCALE (COFAFI)</w:t>
      </w:r>
    </w:p>
    <w:p w:rsidR="00ED284F" w:rsidRPr="009E5826" w:rsidRDefault="00ED284F" w:rsidP="00AF1B75">
      <w:pPr>
        <w:numPr>
          <w:ilvl w:val="0"/>
          <w:numId w:val="42"/>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FAMILLE FISCALE (LIFAFI)</w:t>
      </w:r>
    </w:p>
    <w:p w:rsidR="00ED284F" w:rsidRPr="009E5826" w:rsidRDefault="00ED284F" w:rsidP="00ED284F">
      <w:pPr>
        <w:autoSpaceDE w:val="0"/>
        <w:autoSpaceDN w:val="0"/>
        <w:adjustRightInd w:val="0"/>
        <w:rPr>
          <w:rFonts w:asciiTheme="minorHAnsi" w:hAnsiTheme="minorHAnsi" w:cstheme="minorHAnsi"/>
          <w:szCs w:val="24"/>
          <w:lang w:eastAsia="fr-FR" w:bidi="ar-SA"/>
        </w:rPr>
      </w:pPr>
    </w:p>
    <w:p w:rsidR="00ED284F" w:rsidRPr="009E5826" w:rsidRDefault="00ED284F"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ED284F" w:rsidRPr="009E5826" w:rsidRDefault="00ED284F" w:rsidP="00ED284F">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ED284F" w:rsidRPr="009E5826" w:rsidRDefault="00ED284F" w:rsidP="00ED284F">
      <w:pPr>
        <w:rPr>
          <w:rFonts w:asciiTheme="minorHAnsi" w:hAnsiTheme="minorHAnsi" w:cstheme="minorHAnsi"/>
          <w:szCs w:val="24"/>
          <w:lang w:eastAsia="fr-FR" w:bidi="ar-SA"/>
        </w:rPr>
      </w:pPr>
    </w:p>
    <w:p w:rsidR="00ED284F" w:rsidRPr="004E2387" w:rsidRDefault="00ED284F" w:rsidP="00ED284F">
      <w:pPr>
        <w:pStyle w:val="Titre4"/>
        <w:rPr>
          <w:rFonts w:asciiTheme="minorHAnsi" w:hAnsiTheme="minorHAnsi" w:cstheme="minorHAnsi"/>
          <w:lang w:eastAsia="fr-FR" w:bidi="ar-SA"/>
        </w:rPr>
      </w:pPr>
      <w:r w:rsidRPr="004E2387">
        <w:rPr>
          <w:rFonts w:asciiTheme="minorHAnsi" w:hAnsiTheme="minorHAnsi" w:cstheme="minorHAnsi"/>
          <w:lang w:eastAsia="fr-FR" w:bidi="ar-SA"/>
        </w:rPr>
        <w:t>Création : contrôle des données de ta_famille_fiscale_lmtay934</w:t>
      </w:r>
    </w:p>
    <w:p w:rsidR="00ED284F" w:rsidRPr="009E5826" w:rsidRDefault="00ED284F"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ED284F" w:rsidRPr="009E5826" w:rsidRDefault="00ED284F" w:rsidP="005B01C3">
      <w:pPr>
        <w:numPr>
          <w:ilvl w:val="0"/>
          <w:numId w:val="122"/>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FAMILLE FISCALE (COFAFI)</w:t>
      </w:r>
    </w:p>
    <w:p w:rsidR="00ED284F" w:rsidRPr="009E5826" w:rsidRDefault="00ED284F" w:rsidP="005B01C3">
      <w:pPr>
        <w:numPr>
          <w:ilvl w:val="0"/>
          <w:numId w:val="122"/>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FAMILLE FISCALE (LIFAFI)</w:t>
      </w:r>
    </w:p>
    <w:p w:rsidR="00ED284F" w:rsidRPr="009E5826" w:rsidRDefault="00ED284F" w:rsidP="00ED284F">
      <w:pPr>
        <w:autoSpaceDE w:val="0"/>
        <w:autoSpaceDN w:val="0"/>
        <w:adjustRightInd w:val="0"/>
        <w:rPr>
          <w:rFonts w:asciiTheme="minorHAnsi" w:hAnsiTheme="minorHAnsi" w:cstheme="minorHAnsi"/>
          <w:szCs w:val="24"/>
          <w:lang w:eastAsia="fr-FR" w:bidi="ar-SA"/>
        </w:rPr>
      </w:pPr>
    </w:p>
    <w:p w:rsidR="00ED284F" w:rsidRPr="009E5826" w:rsidRDefault="00ED284F"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ED284F" w:rsidRPr="009E5826" w:rsidRDefault="00ED284F" w:rsidP="005B01C3">
      <w:pPr>
        <w:numPr>
          <w:ilvl w:val="0"/>
          <w:numId w:val="123"/>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FAMILLE FISCALE (COFAFI) : 3 caractères.</w:t>
      </w:r>
    </w:p>
    <w:p w:rsidR="00ED284F" w:rsidRPr="009E5826" w:rsidRDefault="00ED284F" w:rsidP="005B01C3">
      <w:pPr>
        <w:numPr>
          <w:ilvl w:val="0"/>
          <w:numId w:val="124"/>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FAMILLE FISCALE (LIFAFI)) : 30 caractères.</w:t>
      </w:r>
    </w:p>
    <w:p w:rsidR="00ED284F" w:rsidRPr="009E5826" w:rsidRDefault="00ED284F" w:rsidP="00ED284F">
      <w:pPr>
        <w:autoSpaceDE w:val="0"/>
        <w:autoSpaceDN w:val="0"/>
        <w:adjustRightInd w:val="0"/>
        <w:rPr>
          <w:rFonts w:asciiTheme="minorHAnsi" w:hAnsiTheme="minorHAnsi" w:cstheme="minorHAnsi"/>
          <w:szCs w:val="24"/>
          <w:lang w:eastAsia="fr-FR" w:bidi="ar-SA"/>
        </w:rPr>
      </w:pPr>
    </w:p>
    <w:p w:rsidR="00ED284F" w:rsidRPr="009E5826" w:rsidRDefault="00ED284F"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d'unicité : </w:t>
      </w:r>
    </w:p>
    <w:p w:rsidR="00ED284F" w:rsidRPr="009E5826" w:rsidRDefault="00ED284F" w:rsidP="005B01C3">
      <w:pPr>
        <w:numPr>
          <w:ilvl w:val="0"/>
          <w:numId w:val="125"/>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sur CODE FAMILLE FISCALE (COFAFI)</w:t>
      </w:r>
    </w:p>
    <w:p w:rsidR="00ED284F" w:rsidRPr="009E5826" w:rsidRDefault="00ED284F" w:rsidP="00ED284F">
      <w:pPr>
        <w:autoSpaceDE w:val="0"/>
        <w:autoSpaceDN w:val="0"/>
        <w:adjustRightInd w:val="0"/>
        <w:rPr>
          <w:rFonts w:asciiTheme="minorHAnsi" w:hAnsiTheme="minorHAnsi" w:cstheme="minorHAnsi"/>
          <w:szCs w:val="24"/>
          <w:lang w:eastAsia="fr-FR" w:bidi="ar-SA"/>
        </w:rPr>
      </w:pPr>
    </w:p>
    <w:p w:rsidR="00ED284F" w:rsidRPr="009E5826" w:rsidRDefault="00ED284F"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de numéricité : </w:t>
      </w:r>
    </w:p>
    <w:p w:rsidR="00ED284F" w:rsidRPr="009E5826" w:rsidRDefault="00ED284F" w:rsidP="005B01C3">
      <w:pPr>
        <w:numPr>
          <w:ilvl w:val="0"/>
          <w:numId w:val="126"/>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CODE FAMILLE FISCALE (COFAFI)  doit être  numérique entier non signé </w:t>
      </w:r>
    </w:p>
    <w:p w:rsidR="00ED284F" w:rsidRPr="009E5826" w:rsidRDefault="00ED284F" w:rsidP="00ED284F">
      <w:pPr>
        <w:autoSpaceDE w:val="0"/>
        <w:autoSpaceDN w:val="0"/>
        <w:adjustRightInd w:val="0"/>
        <w:rPr>
          <w:rFonts w:asciiTheme="minorHAnsi" w:hAnsiTheme="minorHAnsi" w:cstheme="minorHAnsi"/>
          <w:szCs w:val="24"/>
          <w:lang w:eastAsia="fr-FR" w:bidi="ar-SA"/>
        </w:rPr>
      </w:pPr>
    </w:p>
    <w:p w:rsidR="00ED284F" w:rsidRPr="009E5826" w:rsidRDefault="00ED284F"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ED284F" w:rsidRPr="009E5826" w:rsidRDefault="000A6C3D"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ED284F" w:rsidRPr="009E5826">
        <w:rPr>
          <w:rFonts w:asciiTheme="minorHAnsi" w:hAnsiTheme="minorHAnsi" w:cstheme="minorHAnsi"/>
          <w:szCs w:val="24"/>
          <w:lang w:eastAsia="fr-FR" w:bidi="ar-SA"/>
        </w:rPr>
        <w:t xml:space="preserve"> soit le champs de saisie les caractères autorisés sont : </w:t>
      </w:r>
    </w:p>
    <w:p w:rsidR="00ED284F" w:rsidRPr="009E5826" w:rsidRDefault="00ED284F" w:rsidP="005B01C3">
      <w:pPr>
        <w:numPr>
          <w:ilvl w:val="0"/>
          <w:numId w:val="127"/>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ED284F" w:rsidRPr="009E5826" w:rsidRDefault="00ED284F" w:rsidP="005B01C3">
      <w:pPr>
        <w:numPr>
          <w:ilvl w:val="0"/>
          <w:numId w:val="127"/>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ED284F" w:rsidRPr="009E5826" w:rsidRDefault="00ED284F" w:rsidP="005B01C3">
      <w:pPr>
        <w:numPr>
          <w:ilvl w:val="0"/>
          <w:numId w:val="127"/>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ED284F" w:rsidRPr="009E5826" w:rsidRDefault="00ED284F"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ED284F" w:rsidRPr="009E5826" w:rsidRDefault="00ED284F" w:rsidP="00ED284F">
      <w:pPr>
        <w:autoSpaceDE w:val="0"/>
        <w:autoSpaceDN w:val="0"/>
        <w:adjustRightInd w:val="0"/>
        <w:rPr>
          <w:rFonts w:asciiTheme="minorHAnsi" w:hAnsiTheme="minorHAnsi" w:cstheme="minorHAnsi"/>
          <w:szCs w:val="24"/>
          <w:lang w:eastAsia="fr-FR" w:bidi="ar-SA"/>
        </w:rPr>
      </w:pPr>
    </w:p>
    <w:p w:rsidR="00ED284F" w:rsidRPr="004E2387" w:rsidRDefault="00ED284F" w:rsidP="00ED284F">
      <w:pPr>
        <w:pStyle w:val="Titre4"/>
        <w:rPr>
          <w:rFonts w:asciiTheme="minorHAnsi" w:hAnsiTheme="minorHAnsi" w:cstheme="minorHAnsi"/>
        </w:rPr>
      </w:pPr>
      <w:r w:rsidRPr="004E2387">
        <w:rPr>
          <w:rFonts w:asciiTheme="minorHAnsi" w:hAnsiTheme="minorHAnsi" w:cstheme="minorHAnsi"/>
        </w:rPr>
        <w:t>Modification : contrôle des données de ta_famille_fiscale_lmtay934</w:t>
      </w:r>
    </w:p>
    <w:p w:rsidR="00ED284F" w:rsidRPr="009E5826" w:rsidRDefault="00ED284F" w:rsidP="00ED284F">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ED284F" w:rsidRPr="009E5826" w:rsidRDefault="00ED284F" w:rsidP="005B01C3">
      <w:pPr>
        <w:numPr>
          <w:ilvl w:val="0"/>
          <w:numId w:val="313"/>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FAMILLE FISCALE (LIFAFI)</w:t>
      </w:r>
    </w:p>
    <w:p w:rsidR="00ED284F" w:rsidRPr="009E5826" w:rsidRDefault="00ED284F" w:rsidP="00ED284F">
      <w:pPr>
        <w:autoSpaceDE w:val="0"/>
        <w:autoSpaceDN w:val="0"/>
        <w:adjustRightInd w:val="0"/>
        <w:rPr>
          <w:rFonts w:asciiTheme="minorHAnsi" w:hAnsiTheme="minorHAnsi" w:cstheme="minorHAnsi"/>
          <w:szCs w:val="24"/>
          <w:lang w:eastAsia="fr-FR" w:bidi="ar-SA"/>
        </w:rPr>
      </w:pPr>
    </w:p>
    <w:p w:rsidR="00ED284F" w:rsidRPr="009E5826" w:rsidRDefault="00ED284F"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ED284F" w:rsidRPr="009E5826" w:rsidRDefault="00ED284F" w:rsidP="005B01C3">
      <w:pPr>
        <w:numPr>
          <w:ilvl w:val="0"/>
          <w:numId w:val="314"/>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FAMILLE FISCALE (LIFAFI) : 30 caractères.</w:t>
      </w:r>
    </w:p>
    <w:p w:rsidR="00ED284F" w:rsidRPr="009E5826" w:rsidRDefault="00ED284F" w:rsidP="00ED284F">
      <w:pPr>
        <w:autoSpaceDE w:val="0"/>
        <w:autoSpaceDN w:val="0"/>
        <w:adjustRightInd w:val="0"/>
        <w:rPr>
          <w:rFonts w:asciiTheme="minorHAnsi" w:hAnsiTheme="minorHAnsi" w:cstheme="minorHAnsi"/>
          <w:szCs w:val="24"/>
          <w:lang w:eastAsia="fr-FR" w:bidi="ar-SA"/>
        </w:rPr>
      </w:pPr>
    </w:p>
    <w:p w:rsidR="00ED284F" w:rsidRPr="009E5826" w:rsidRDefault="00ED284F" w:rsidP="00ED284F">
      <w:pPr>
        <w:autoSpaceDE w:val="0"/>
        <w:autoSpaceDN w:val="0"/>
        <w:adjustRightInd w:val="0"/>
        <w:rPr>
          <w:rFonts w:asciiTheme="minorHAnsi" w:hAnsiTheme="minorHAnsi" w:cstheme="minorHAnsi"/>
          <w:szCs w:val="24"/>
          <w:lang w:eastAsia="fr-FR" w:bidi="ar-SA"/>
        </w:rPr>
      </w:pPr>
    </w:p>
    <w:p w:rsidR="00ED284F" w:rsidRPr="009E5826" w:rsidRDefault="00ED284F"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 ne concerne que les champs de saisie. Les dates et les listes déroulantes sont exclues de ces contrôles):</w:t>
      </w:r>
    </w:p>
    <w:p w:rsidR="00ED284F" w:rsidRPr="009E5826" w:rsidRDefault="000A6C3D" w:rsidP="00ED284F">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Quel que</w:t>
      </w:r>
      <w:r w:rsidR="00ED284F" w:rsidRPr="009E5826">
        <w:rPr>
          <w:rFonts w:asciiTheme="minorHAnsi" w:hAnsiTheme="minorHAnsi" w:cstheme="minorHAnsi"/>
          <w:szCs w:val="24"/>
          <w:lang w:eastAsia="fr-FR" w:bidi="ar-SA"/>
        </w:rPr>
        <w:t xml:space="preserve"> soit le champs de saisie les caractères autorisés sont : </w:t>
      </w:r>
    </w:p>
    <w:p w:rsidR="00ED284F" w:rsidRPr="009E5826" w:rsidRDefault="00ED284F" w:rsidP="005B01C3">
      <w:pPr>
        <w:numPr>
          <w:ilvl w:val="0"/>
          <w:numId w:val="315"/>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ED284F" w:rsidRPr="009E5826" w:rsidRDefault="00ED284F" w:rsidP="005B01C3">
      <w:pPr>
        <w:numPr>
          <w:ilvl w:val="0"/>
          <w:numId w:val="315"/>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ED284F" w:rsidRPr="009E5826" w:rsidRDefault="00ED284F" w:rsidP="005B01C3">
      <w:pPr>
        <w:numPr>
          <w:ilvl w:val="0"/>
          <w:numId w:val="315"/>
        </w:numPr>
        <w:autoSpaceDE w:val="0"/>
        <w:autoSpaceDN w:val="0"/>
        <w:adjustRightInd w:val="0"/>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ED284F" w:rsidRPr="009E5826" w:rsidRDefault="00ED284F" w:rsidP="00ED284F">
      <w:pPr>
        <w:tabs>
          <w:tab w:val="left" w:pos="2279"/>
        </w:tabs>
        <w:autoSpaceDE w:val="0"/>
        <w:autoSpaceDN w:val="0"/>
        <w:adjustRightInd w:val="0"/>
        <w:rPr>
          <w:rFonts w:asciiTheme="minorHAnsi" w:hAnsiTheme="minorHAnsi" w:cstheme="minorHAnsi"/>
          <w:szCs w:val="24"/>
        </w:rPr>
      </w:pPr>
      <w:r w:rsidRPr="009E5826">
        <w:rPr>
          <w:rFonts w:asciiTheme="minorHAnsi" w:hAnsiTheme="minorHAnsi" w:cstheme="minorHAnsi"/>
          <w:szCs w:val="24"/>
          <w:lang w:eastAsia="fr-FR" w:bidi="ar-SA"/>
        </w:rPr>
        <w:t>le tiret bas ou underscore _,</w:t>
      </w:r>
    </w:p>
    <w:p w:rsidR="00D0343C" w:rsidRPr="009E5826" w:rsidRDefault="00D0343C" w:rsidP="002704D6">
      <w:pPr>
        <w:rPr>
          <w:rFonts w:asciiTheme="minorHAnsi" w:hAnsiTheme="minorHAnsi" w:cstheme="minorHAnsi"/>
          <w:szCs w:val="24"/>
          <w:lang w:eastAsia="fr-FR" w:bidi="ar-SA"/>
        </w:rPr>
      </w:pPr>
    </w:p>
    <w:p w:rsidR="00CA7ACC" w:rsidRDefault="00CA7ACC" w:rsidP="00CA7ACC">
      <w:pPr>
        <w:pStyle w:val="Titre4"/>
        <w:rPr>
          <w:rFonts w:asciiTheme="minorHAnsi" w:hAnsiTheme="minorHAnsi" w:cstheme="minorHAnsi"/>
          <w:lang w:eastAsia="fr-FR" w:bidi="ar-SA"/>
        </w:rPr>
      </w:pPr>
      <w:r w:rsidRPr="00CA7ACC">
        <w:rPr>
          <w:rFonts w:asciiTheme="minorHAnsi" w:hAnsiTheme="minorHAnsi" w:cstheme="minorHAnsi"/>
          <w:lang w:eastAsia="fr-FR" w:bidi="ar-SA"/>
        </w:rPr>
        <w:t>Modification : renseignement des données de ta_famille_fiscale_lmtay934</w:t>
      </w:r>
    </w:p>
    <w:p w:rsidR="00CA7ACC" w:rsidRPr="009E5826" w:rsidRDefault="00CA7ACC" w:rsidP="00CA7ACC">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CA7ACC" w:rsidRPr="009E5826" w:rsidRDefault="00CA7ACC" w:rsidP="00357DCC">
      <w:pPr>
        <w:numPr>
          <w:ilvl w:val="0"/>
          <w:numId w:val="487"/>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FAMILLE FISCALE (LIFAFI)</w:t>
      </w:r>
    </w:p>
    <w:p w:rsidR="00CA7ACC" w:rsidRPr="009E5826" w:rsidRDefault="00CA7ACC" w:rsidP="00CA7ACC">
      <w:pPr>
        <w:autoSpaceDE w:val="0"/>
        <w:autoSpaceDN w:val="0"/>
        <w:adjustRightInd w:val="0"/>
        <w:rPr>
          <w:rFonts w:asciiTheme="minorHAnsi" w:hAnsiTheme="minorHAnsi" w:cstheme="minorHAnsi"/>
          <w:szCs w:val="24"/>
          <w:lang w:eastAsia="fr-FR" w:bidi="ar-SA"/>
        </w:rPr>
      </w:pPr>
    </w:p>
    <w:p w:rsidR="00CA7ACC" w:rsidRPr="009E5826" w:rsidRDefault="00CA7ACC" w:rsidP="00CA7ACC">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CA7ACC" w:rsidRPr="009E5826" w:rsidRDefault="00CA7ACC" w:rsidP="00357DCC">
      <w:pPr>
        <w:numPr>
          <w:ilvl w:val="0"/>
          <w:numId w:val="488"/>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4D39DC" w:rsidRDefault="004D39DC">
      <w:pPr>
        <w:rPr>
          <w:rFonts w:asciiTheme="minorHAnsi" w:hAnsiTheme="minorHAnsi" w:cstheme="minorHAnsi"/>
          <w:szCs w:val="24"/>
          <w:lang w:eastAsia="fr-FR" w:bidi="ar-SA"/>
        </w:rPr>
      </w:pPr>
      <w:r>
        <w:rPr>
          <w:rFonts w:asciiTheme="minorHAnsi" w:hAnsiTheme="minorHAnsi" w:cstheme="minorHAnsi"/>
          <w:szCs w:val="24"/>
          <w:lang w:eastAsia="fr-FR" w:bidi="ar-SA"/>
        </w:rPr>
        <w:br w:type="page"/>
      </w:r>
    </w:p>
    <w:p w:rsidR="009570C0" w:rsidRPr="004E2387" w:rsidRDefault="00326DB6" w:rsidP="00C362CD">
      <w:pPr>
        <w:pStyle w:val="Titre2"/>
        <w:rPr>
          <w:lang w:eastAsia="fr-FR" w:bidi="ar-SA"/>
        </w:rPr>
      </w:pPr>
      <w:bookmarkStart w:id="916" w:name="_Toc515444478"/>
      <w:r w:rsidRPr="00C362CD">
        <w:rPr>
          <w:lang w:eastAsia="fr-FR" w:bidi="ar-SA"/>
        </w:rPr>
        <w:t>ta_code_comptable_elementaire_gmtamo06</w:t>
      </w:r>
      <w:bookmarkEnd w:id="916"/>
      <w:r w:rsidR="00F96D04">
        <w:rPr>
          <w:lang w:eastAsia="fr-FR" w:bidi="ar-SA"/>
        </w:rPr>
        <w:fldChar w:fldCharType="begin"/>
      </w:r>
      <w:r w:rsidR="00F96D04">
        <w:instrText xml:space="preserve"> XE "</w:instrText>
      </w:r>
      <w:r w:rsidR="00F96D04" w:rsidRPr="00F84216">
        <w:rPr>
          <w:lang w:eastAsia="fr-FR" w:bidi="ar-SA"/>
        </w:rPr>
        <w:instrText>ta_code_comptable_elementaire_gmtamo06</w:instrText>
      </w:r>
      <w:r w:rsidR="00F96D04">
        <w:instrText xml:space="preserve">" </w:instrText>
      </w:r>
      <w:r w:rsidR="00F96D04">
        <w:rPr>
          <w:lang w:eastAsia="fr-FR" w:bidi="ar-SA"/>
        </w:rPr>
        <w:fldChar w:fldCharType="end"/>
      </w:r>
    </w:p>
    <w:p w:rsidR="00D0343C" w:rsidRPr="009E5826" w:rsidRDefault="0008681A" w:rsidP="00D0343C">
      <w:pPr>
        <w:rPr>
          <w:rFonts w:asciiTheme="minorHAnsi" w:eastAsia="Times New Roman" w:hAnsiTheme="minorHAnsi" w:cstheme="minorHAnsi"/>
          <w:color w:val="000000"/>
          <w:szCs w:val="24"/>
          <w:lang w:eastAsia="fr-FR" w:bidi="ar-SA"/>
        </w:rPr>
      </w:pPr>
      <w:r w:rsidRPr="009E5826">
        <w:rPr>
          <w:rFonts w:asciiTheme="minorHAnsi" w:eastAsia="Times New Roman" w:hAnsiTheme="minorHAnsi" w:cstheme="minorHAnsi"/>
          <w:color w:val="000000"/>
          <w:szCs w:val="24"/>
          <w:lang w:eastAsia="fr-FR" w:bidi="ar-SA"/>
        </w:rPr>
        <w:t>Cette table liste la  correspondance entre code comptable élémentaire et code back office, code entité auxiliaire. Code indication migration. Table utilisée par FB (castor-orchidée-peps) et FF (banco-rhapsodie), Platon</w:t>
      </w:r>
    </w:p>
    <w:p w:rsidR="00BA5EFA" w:rsidRDefault="00BA5EFA" w:rsidP="00C362CD">
      <w:pPr>
        <w:pStyle w:val="Titre3"/>
        <w:rPr>
          <w:lang w:eastAsia="fr-FR" w:bidi="ar-SA"/>
        </w:rPr>
      </w:pPr>
      <w:bookmarkStart w:id="917" w:name="_Toc515444479"/>
      <w:r w:rsidRPr="004E2387">
        <w:rPr>
          <w:lang w:eastAsia="fr-FR" w:bidi="ar-SA"/>
        </w:rPr>
        <w:t>Structure de la table</w:t>
      </w:r>
      <w:bookmarkEnd w:id="917"/>
    </w:p>
    <w:p w:rsidR="00BA5EFA" w:rsidRPr="009E5826" w:rsidRDefault="00681C33" w:rsidP="00D0343C">
      <w:pPr>
        <w:rPr>
          <w:rFonts w:asciiTheme="minorHAnsi" w:hAnsiTheme="minorHAnsi" w:cstheme="minorHAnsi"/>
          <w:color w:val="FF0000"/>
          <w:szCs w:val="24"/>
          <w:lang w:eastAsia="fr-FR" w:bidi="ar-SA"/>
        </w:rPr>
      </w:pPr>
      <w:r w:rsidRPr="009E5826">
        <w:rPr>
          <w:rFonts w:asciiTheme="minorHAnsi" w:hAnsiTheme="minorHAnsi" w:cstheme="minorHAnsi"/>
          <w:color w:val="FF0000"/>
          <w:szCs w:val="24"/>
          <w:lang w:eastAsia="fr-FR" w:bidi="ar-SA"/>
        </w:rPr>
        <w:t>A vérifier avec mail de deof</w:t>
      </w:r>
    </w:p>
    <w:tbl>
      <w:tblPr>
        <w:tblW w:w="10300" w:type="dxa"/>
        <w:tblInd w:w="55" w:type="dxa"/>
        <w:tblCellMar>
          <w:left w:w="70" w:type="dxa"/>
          <w:right w:w="70" w:type="dxa"/>
        </w:tblCellMar>
        <w:tblLook w:val="04A0" w:firstRow="1" w:lastRow="0" w:firstColumn="1" w:lastColumn="0" w:noHBand="0" w:noVBand="1"/>
      </w:tblPr>
      <w:tblGrid>
        <w:gridCol w:w="1880"/>
        <w:gridCol w:w="960"/>
        <w:gridCol w:w="1240"/>
        <w:gridCol w:w="1140"/>
        <w:gridCol w:w="640"/>
        <w:gridCol w:w="1140"/>
        <w:gridCol w:w="820"/>
        <w:gridCol w:w="2480"/>
      </w:tblGrid>
      <w:tr w:rsidR="00681C33" w:rsidRPr="004E2387" w:rsidTr="00681C33">
        <w:trPr>
          <w:trHeight w:val="450"/>
        </w:trPr>
        <w:tc>
          <w:tcPr>
            <w:tcW w:w="1880"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 donnée</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technique</w:t>
            </w:r>
          </w:p>
        </w:tc>
        <w:tc>
          <w:tcPr>
            <w:tcW w:w="1240" w:type="dxa"/>
            <w:tcBorders>
              <w:top w:val="single" w:sz="4" w:space="0" w:color="auto"/>
              <w:left w:val="nil"/>
              <w:bottom w:val="single" w:sz="4" w:space="0" w:color="auto"/>
              <w:right w:val="single" w:sz="4" w:space="0" w:color="auto"/>
            </w:tcBorders>
            <w:shd w:val="clear" w:color="000000" w:fill="C5D9F1"/>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type longueur</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 / alimenté</w:t>
            </w:r>
          </w:p>
        </w:tc>
        <w:tc>
          <w:tcPr>
            <w:tcW w:w="640" w:type="dxa"/>
            <w:tcBorders>
              <w:top w:val="single" w:sz="4" w:space="0" w:color="auto"/>
              <w:left w:val="nil"/>
              <w:bottom w:val="single" w:sz="4" w:space="0" w:color="auto"/>
              <w:right w:val="single" w:sz="4" w:space="0" w:color="auto"/>
            </w:tcBorders>
            <w:shd w:val="clear" w:color="000000" w:fill="C5D9F1"/>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single" w:sz="4" w:space="0" w:color="auto"/>
              <w:left w:val="nil"/>
              <w:bottom w:val="single" w:sz="4" w:space="0" w:color="auto"/>
              <w:right w:val="single" w:sz="4" w:space="0" w:color="auto"/>
            </w:tcBorders>
            <w:shd w:val="clear" w:color="000000" w:fill="C5D9F1"/>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table origine</w:t>
            </w:r>
          </w:p>
        </w:tc>
        <w:tc>
          <w:tcPr>
            <w:tcW w:w="820" w:type="dxa"/>
            <w:tcBorders>
              <w:top w:val="single" w:sz="4" w:space="0" w:color="auto"/>
              <w:left w:val="nil"/>
              <w:bottom w:val="single" w:sz="4" w:space="0" w:color="auto"/>
              <w:right w:val="single" w:sz="4" w:space="0" w:color="auto"/>
            </w:tcBorders>
            <w:shd w:val="clear" w:color="000000" w:fill="C5D9F1"/>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 / F</w:t>
            </w:r>
          </w:p>
        </w:tc>
        <w:tc>
          <w:tcPr>
            <w:tcW w:w="2480" w:type="dxa"/>
            <w:tcBorders>
              <w:top w:val="single" w:sz="4" w:space="0" w:color="auto"/>
              <w:left w:val="nil"/>
              <w:bottom w:val="single" w:sz="4" w:space="0" w:color="auto"/>
              <w:right w:val="single" w:sz="4" w:space="0" w:color="auto"/>
            </w:tcBorders>
            <w:shd w:val="clear" w:color="000000" w:fill="C5D9F1"/>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définition</w:t>
            </w:r>
          </w:p>
        </w:tc>
      </w:tr>
      <w:tr w:rsidR="00681C33" w:rsidRPr="004E2387" w:rsidTr="00295FD7">
        <w:trPr>
          <w:trHeight w:val="197"/>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 ENTITE COMPTA. AUXIL.</w:t>
            </w:r>
          </w:p>
        </w:tc>
        <w:tc>
          <w:tcPr>
            <w:tcW w:w="96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CECPTA</w:t>
            </w:r>
          </w:p>
        </w:tc>
        <w:tc>
          <w:tcPr>
            <w:tcW w:w="12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(5)</w:t>
            </w: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nil"/>
              <w:right w:val="nil"/>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1140" w:type="dxa"/>
            <w:tcBorders>
              <w:top w:val="nil"/>
              <w:left w:val="single" w:sz="4" w:space="0" w:color="auto"/>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nil"/>
              <w:right w:val="nil"/>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entité comptable auxiliaire</w:t>
            </w:r>
          </w:p>
        </w:tc>
      </w:tr>
      <w:tr w:rsidR="00681C33" w:rsidRPr="004E2387" w:rsidTr="00295FD7">
        <w:trPr>
          <w:trHeight w:val="12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BACK OFFICE</w:t>
            </w:r>
          </w:p>
        </w:tc>
        <w:tc>
          <w:tcPr>
            <w:tcW w:w="960" w:type="dxa"/>
            <w:tcBorders>
              <w:top w:val="nil"/>
              <w:left w:val="nil"/>
              <w:bottom w:val="single" w:sz="4" w:space="0" w:color="auto"/>
              <w:right w:val="single" w:sz="4" w:space="0" w:color="auto"/>
            </w:tcBorders>
            <w:shd w:val="clear" w:color="auto" w:fill="auto"/>
            <w:vAlign w:val="bottom"/>
            <w:hideMark/>
          </w:tcPr>
          <w:p w:rsidR="00681C33" w:rsidRPr="00201F60" w:rsidRDefault="00681C33" w:rsidP="00681C33">
            <w:pPr>
              <w:rPr>
                <w:rFonts w:asciiTheme="minorHAnsi" w:eastAsia="Times New Roman" w:hAnsiTheme="minorHAnsi" w:cstheme="minorHAnsi"/>
                <w:color w:val="FF0000"/>
                <w:sz w:val="16"/>
                <w:szCs w:val="16"/>
                <w:lang w:eastAsia="fr-FR" w:bidi="ar-SA"/>
              </w:rPr>
            </w:pPr>
            <w:r w:rsidRPr="00201F60">
              <w:rPr>
                <w:rFonts w:asciiTheme="minorHAnsi" w:eastAsia="Times New Roman" w:hAnsiTheme="minorHAnsi" w:cstheme="minorHAnsi"/>
                <w:color w:val="FF0000"/>
                <w:sz w:val="16"/>
                <w:szCs w:val="16"/>
                <w:lang w:eastAsia="fr-FR" w:bidi="ar-SA"/>
              </w:rPr>
              <w:t>COBKFB</w:t>
            </w:r>
          </w:p>
        </w:tc>
        <w:tc>
          <w:tcPr>
            <w:tcW w:w="12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(5)</w:t>
            </w: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single" w:sz="4" w:space="0" w:color="auto"/>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single" w:sz="4" w:space="0" w:color="auto"/>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back office</w:t>
            </w:r>
          </w:p>
        </w:tc>
      </w:tr>
      <w:tr w:rsidR="00681C33" w:rsidRPr="004E2387" w:rsidTr="00295FD7">
        <w:trPr>
          <w:trHeight w:val="211"/>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COMPTABLE ELEMENT.</w:t>
            </w:r>
          </w:p>
        </w:tc>
        <w:tc>
          <w:tcPr>
            <w:tcW w:w="96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C0CCE</w:t>
            </w:r>
          </w:p>
        </w:tc>
        <w:tc>
          <w:tcPr>
            <w:tcW w:w="12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(5)</w:t>
            </w: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clé</w:t>
            </w: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comptable élémentaire</w:t>
            </w:r>
          </w:p>
        </w:tc>
      </w:tr>
      <w:tr w:rsidR="00681C33" w:rsidRPr="004E2387" w:rsidTr="00295FD7">
        <w:trPr>
          <w:trHeight w:val="147"/>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INDIC. MIGRATION</w:t>
            </w:r>
          </w:p>
        </w:tc>
        <w:tc>
          <w:tcPr>
            <w:tcW w:w="96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CINDMG</w:t>
            </w:r>
          </w:p>
        </w:tc>
        <w:tc>
          <w:tcPr>
            <w:tcW w:w="12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(1)</w:t>
            </w: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 </w:t>
            </w:r>
          </w:p>
        </w:tc>
      </w:tr>
      <w:tr w:rsidR="00681C33" w:rsidRPr="004E2387" w:rsidTr="00295FD7">
        <w:trPr>
          <w:trHeight w:val="22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CODE STRUCTURE CDC</w:t>
            </w:r>
          </w:p>
        </w:tc>
        <w:tc>
          <w:tcPr>
            <w:tcW w:w="96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CUNG</w:t>
            </w:r>
          </w:p>
        </w:tc>
        <w:tc>
          <w:tcPr>
            <w:tcW w:w="12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(6)</w:t>
            </w: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mnémonique de la structure CDC connue d'ATLAS</w:t>
            </w:r>
          </w:p>
        </w:tc>
      </w:tr>
      <w:tr w:rsidR="00681C33" w:rsidRPr="004E2387" w:rsidTr="00295FD7">
        <w:trPr>
          <w:trHeight w:val="430"/>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CREATION</w:t>
            </w:r>
          </w:p>
        </w:tc>
        <w:tc>
          <w:tcPr>
            <w:tcW w:w="96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YDC000</w:t>
            </w:r>
          </w:p>
        </w:tc>
        <w:tc>
          <w:tcPr>
            <w:tcW w:w="12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création de l'enregistrement. Alimenté par le système à la date du jour de création. Non modifiable</w:t>
            </w:r>
          </w:p>
        </w:tc>
      </w:tr>
      <w:tr w:rsidR="00681C33" w:rsidRPr="004E2387" w:rsidTr="00295FD7">
        <w:trPr>
          <w:trHeight w:val="458"/>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DEBUT EFFET</w:t>
            </w:r>
          </w:p>
        </w:tc>
        <w:tc>
          <w:tcPr>
            <w:tcW w:w="960" w:type="dxa"/>
            <w:tcBorders>
              <w:top w:val="nil"/>
              <w:left w:val="nil"/>
              <w:bottom w:val="single" w:sz="4" w:space="0" w:color="auto"/>
              <w:right w:val="single" w:sz="4" w:space="0" w:color="auto"/>
            </w:tcBorders>
            <w:shd w:val="clear" w:color="auto" w:fill="auto"/>
            <w:vAlign w:val="bottom"/>
            <w:hideMark/>
          </w:tcPr>
          <w:p w:rsidR="00681C33" w:rsidRPr="00201F60" w:rsidRDefault="00681C33" w:rsidP="00681C33">
            <w:pPr>
              <w:rPr>
                <w:rFonts w:asciiTheme="minorHAnsi" w:eastAsia="Times New Roman" w:hAnsiTheme="minorHAnsi" w:cstheme="minorHAnsi"/>
                <w:color w:val="FF0000"/>
                <w:sz w:val="16"/>
                <w:szCs w:val="16"/>
                <w:lang w:eastAsia="fr-FR" w:bidi="ar-SA"/>
              </w:rPr>
            </w:pPr>
            <w:r w:rsidRPr="00201F60">
              <w:rPr>
                <w:rFonts w:asciiTheme="minorHAnsi" w:eastAsia="Times New Roman" w:hAnsiTheme="minorHAnsi" w:cstheme="minorHAnsi"/>
                <w:color w:val="FF0000"/>
                <w:sz w:val="16"/>
                <w:szCs w:val="16"/>
                <w:lang w:eastAsia="fr-FR" w:bidi="ar-SA"/>
              </w:rPr>
              <w:t>YDDEFF</w:t>
            </w:r>
          </w:p>
        </w:tc>
        <w:tc>
          <w:tcPr>
            <w:tcW w:w="12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681C33" w:rsidRPr="004E2387" w:rsidRDefault="00681C33"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 de début d'effet de l'enregistrement, alimentée par défaut à la date de création, modifiable</w:t>
            </w:r>
          </w:p>
        </w:tc>
      </w:tr>
      <w:tr w:rsidR="00201F60" w:rsidRPr="004E2387" w:rsidTr="00295FD7">
        <w:trPr>
          <w:trHeight w:val="203"/>
        </w:trPr>
        <w:tc>
          <w:tcPr>
            <w:tcW w:w="1880" w:type="dxa"/>
            <w:tcBorders>
              <w:top w:val="nil"/>
              <w:left w:val="single" w:sz="4" w:space="0" w:color="auto"/>
              <w:bottom w:val="single" w:sz="4" w:space="0" w:color="auto"/>
              <w:right w:val="single" w:sz="4" w:space="0" w:color="auto"/>
            </w:tcBorders>
            <w:shd w:val="clear" w:color="auto" w:fill="auto"/>
            <w:noWrap/>
            <w:vAlign w:val="bottom"/>
          </w:tcPr>
          <w:p w:rsidR="00201F60" w:rsidRPr="004E2387" w:rsidRDefault="00201F60" w:rsidP="00681C33">
            <w:pPr>
              <w:rPr>
                <w:rFonts w:asciiTheme="minorHAnsi" w:eastAsia="Times New Roman" w:hAnsiTheme="minorHAnsi" w:cstheme="minorHAnsi"/>
                <w:color w:val="000000"/>
                <w:sz w:val="16"/>
                <w:szCs w:val="16"/>
                <w:lang w:eastAsia="fr-FR" w:bidi="ar-SA"/>
              </w:rPr>
            </w:pPr>
            <w:r>
              <w:rPr>
                <w:rFonts w:asciiTheme="minorHAnsi" w:eastAsia="Times New Roman" w:hAnsiTheme="minorHAnsi" w:cstheme="minorHAnsi"/>
                <w:color w:val="000000"/>
                <w:sz w:val="16"/>
                <w:szCs w:val="16"/>
                <w:lang w:eastAsia="fr-FR" w:bidi="ar-SA"/>
              </w:rPr>
              <w:t>Date FIN EFFET</w:t>
            </w:r>
          </w:p>
        </w:tc>
        <w:tc>
          <w:tcPr>
            <w:tcW w:w="960" w:type="dxa"/>
            <w:tcBorders>
              <w:top w:val="nil"/>
              <w:left w:val="nil"/>
              <w:bottom w:val="single" w:sz="4" w:space="0" w:color="auto"/>
              <w:right w:val="single" w:sz="4" w:space="0" w:color="auto"/>
            </w:tcBorders>
            <w:shd w:val="clear" w:color="auto" w:fill="auto"/>
            <w:noWrap/>
            <w:vAlign w:val="bottom"/>
          </w:tcPr>
          <w:p w:rsidR="00201F60" w:rsidRPr="00201F60" w:rsidRDefault="00201F60" w:rsidP="00681C33">
            <w:pPr>
              <w:rPr>
                <w:rFonts w:asciiTheme="minorHAnsi" w:eastAsia="Times New Roman" w:hAnsiTheme="minorHAnsi" w:cstheme="minorHAnsi"/>
                <w:color w:val="FF0000"/>
                <w:sz w:val="16"/>
                <w:szCs w:val="16"/>
                <w:lang w:eastAsia="fr-FR" w:bidi="ar-SA"/>
              </w:rPr>
            </w:pPr>
            <w:r w:rsidRPr="00201F60">
              <w:rPr>
                <w:rFonts w:asciiTheme="minorHAnsi" w:eastAsia="Times New Roman" w:hAnsiTheme="minorHAnsi" w:cstheme="minorHAnsi"/>
                <w:color w:val="FF0000"/>
                <w:sz w:val="16"/>
                <w:szCs w:val="16"/>
                <w:lang w:eastAsia="fr-FR" w:bidi="ar-SA"/>
              </w:rPr>
              <w:t>YDEFEFF</w:t>
            </w:r>
          </w:p>
        </w:tc>
        <w:tc>
          <w:tcPr>
            <w:tcW w:w="1240" w:type="dxa"/>
            <w:tcBorders>
              <w:top w:val="nil"/>
              <w:left w:val="nil"/>
              <w:bottom w:val="single" w:sz="4" w:space="0" w:color="auto"/>
              <w:right w:val="single" w:sz="4" w:space="0" w:color="auto"/>
            </w:tcBorders>
            <w:shd w:val="clear" w:color="auto" w:fill="auto"/>
            <w:vAlign w:val="bottom"/>
          </w:tcPr>
          <w:p w:rsidR="00201F60" w:rsidRPr="004E2387" w:rsidRDefault="00201F60" w:rsidP="00E4281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Date</w:t>
            </w:r>
          </w:p>
        </w:tc>
        <w:tc>
          <w:tcPr>
            <w:tcW w:w="1140" w:type="dxa"/>
            <w:tcBorders>
              <w:top w:val="nil"/>
              <w:left w:val="nil"/>
              <w:bottom w:val="single" w:sz="4" w:space="0" w:color="auto"/>
              <w:right w:val="single" w:sz="4" w:space="0" w:color="auto"/>
            </w:tcBorders>
            <w:shd w:val="clear" w:color="auto" w:fill="auto"/>
            <w:vAlign w:val="bottom"/>
          </w:tcPr>
          <w:p w:rsidR="00201F60" w:rsidRPr="004E2387" w:rsidRDefault="00201F60" w:rsidP="00E4281F">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calculé</w:t>
            </w:r>
          </w:p>
        </w:tc>
        <w:tc>
          <w:tcPr>
            <w:tcW w:w="640" w:type="dxa"/>
            <w:tcBorders>
              <w:top w:val="nil"/>
              <w:left w:val="nil"/>
              <w:bottom w:val="single" w:sz="4" w:space="0" w:color="auto"/>
              <w:right w:val="single" w:sz="4" w:space="0" w:color="auto"/>
            </w:tcBorders>
            <w:shd w:val="clear" w:color="auto" w:fill="auto"/>
            <w:noWrap/>
            <w:vAlign w:val="bottom"/>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p>
        </w:tc>
        <w:tc>
          <w:tcPr>
            <w:tcW w:w="2480" w:type="dxa"/>
            <w:tcBorders>
              <w:top w:val="nil"/>
              <w:left w:val="nil"/>
              <w:bottom w:val="single" w:sz="4" w:space="0" w:color="auto"/>
              <w:right w:val="single" w:sz="4" w:space="0" w:color="auto"/>
            </w:tcBorders>
            <w:shd w:val="clear" w:color="auto" w:fill="auto"/>
            <w:vAlign w:val="bottom"/>
          </w:tcPr>
          <w:p w:rsidR="00201F60" w:rsidRPr="004E2387" w:rsidRDefault="00201F60" w:rsidP="00681C33">
            <w:pPr>
              <w:rPr>
                <w:rFonts w:asciiTheme="minorHAnsi" w:eastAsia="Times New Roman" w:hAnsiTheme="minorHAnsi" w:cstheme="minorHAnsi"/>
                <w:color w:val="000000"/>
                <w:sz w:val="16"/>
                <w:szCs w:val="16"/>
                <w:lang w:eastAsia="fr-FR" w:bidi="ar-SA"/>
              </w:rPr>
            </w:pPr>
          </w:p>
        </w:tc>
      </w:tr>
      <w:tr w:rsidR="00201F60" w:rsidRPr="004E2387" w:rsidTr="00295FD7">
        <w:trPr>
          <w:trHeight w:val="203"/>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ETABLISST PUBLIC CDCFI</w:t>
            </w:r>
          </w:p>
        </w:tc>
        <w:tc>
          <w:tcPr>
            <w:tcW w:w="960" w:type="dxa"/>
            <w:tcBorders>
              <w:top w:val="nil"/>
              <w:left w:val="nil"/>
              <w:bottom w:val="single" w:sz="4" w:space="0" w:color="auto"/>
              <w:right w:val="single" w:sz="4" w:space="0" w:color="auto"/>
            </w:tcBorders>
            <w:shd w:val="clear" w:color="auto" w:fill="auto"/>
            <w:noWrap/>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C0ETCD</w:t>
            </w:r>
          </w:p>
        </w:tc>
        <w:tc>
          <w:tcPr>
            <w:tcW w:w="124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(2)</w:t>
            </w:r>
          </w:p>
        </w:tc>
        <w:tc>
          <w:tcPr>
            <w:tcW w:w="114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noWrap/>
            <w:vAlign w:val="bottom"/>
            <w:hideMark/>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noWrap/>
            <w:vAlign w:val="bottom"/>
            <w:hideMark/>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noWrap/>
            <w:vAlign w:val="bottom"/>
            <w:hideMark/>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O</w:t>
            </w:r>
          </w:p>
        </w:tc>
        <w:tc>
          <w:tcPr>
            <w:tcW w:w="248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top pour migration vers CDC FINANCE, IXIS</w:t>
            </w:r>
          </w:p>
        </w:tc>
      </w:tr>
      <w:tr w:rsidR="00201F60" w:rsidRPr="004E2387" w:rsidTr="00295FD7">
        <w:trPr>
          <w:trHeight w:val="139"/>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LIBELLE BACK OFFICE</w:t>
            </w:r>
          </w:p>
        </w:tc>
        <w:tc>
          <w:tcPr>
            <w:tcW w:w="96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LIBBO</w:t>
            </w:r>
          </w:p>
        </w:tc>
        <w:tc>
          <w:tcPr>
            <w:tcW w:w="124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(30)</w:t>
            </w:r>
          </w:p>
        </w:tc>
        <w:tc>
          <w:tcPr>
            <w:tcW w:w="114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F</w:t>
            </w:r>
          </w:p>
        </w:tc>
        <w:tc>
          <w:tcPr>
            <w:tcW w:w="248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r w:rsidR="00201F60" w:rsidRPr="004E2387" w:rsidTr="00295FD7">
        <w:trPr>
          <w:trHeight w:val="345"/>
        </w:trPr>
        <w:tc>
          <w:tcPr>
            <w:tcW w:w="1880" w:type="dxa"/>
            <w:tcBorders>
              <w:top w:val="nil"/>
              <w:left w:val="single" w:sz="4" w:space="0" w:color="auto"/>
              <w:bottom w:val="single" w:sz="4" w:space="0" w:color="auto"/>
              <w:right w:val="single" w:sz="4" w:space="0" w:color="auto"/>
            </w:tcBorders>
            <w:shd w:val="clear" w:color="auto" w:fill="auto"/>
            <w:vAlign w:val="bottom"/>
            <w:hideMark/>
          </w:tcPr>
          <w:p w:rsidR="00201F60" w:rsidRPr="00201F60" w:rsidRDefault="00201F60" w:rsidP="00681C33">
            <w:pPr>
              <w:rPr>
                <w:rFonts w:asciiTheme="minorHAnsi" w:eastAsia="Times New Roman" w:hAnsiTheme="minorHAnsi" w:cstheme="minorHAnsi"/>
                <w:color w:val="FF0000"/>
                <w:sz w:val="16"/>
                <w:szCs w:val="16"/>
                <w:lang w:eastAsia="fr-FR" w:bidi="ar-SA"/>
              </w:rPr>
            </w:pPr>
            <w:r w:rsidRPr="00201F60">
              <w:rPr>
                <w:rFonts w:asciiTheme="minorHAnsi" w:eastAsia="Times New Roman" w:hAnsiTheme="minorHAnsi" w:cstheme="minorHAnsi"/>
                <w:color w:val="FF0000"/>
                <w:sz w:val="16"/>
                <w:szCs w:val="16"/>
                <w:lang w:eastAsia="fr-FR" w:bidi="ar-SA"/>
              </w:rPr>
              <w:t>LIBELLE ELEMENT. COMPTABLE</w:t>
            </w:r>
          </w:p>
        </w:tc>
        <w:tc>
          <w:tcPr>
            <w:tcW w:w="960" w:type="dxa"/>
            <w:tcBorders>
              <w:top w:val="nil"/>
              <w:left w:val="nil"/>
              <w:bottom w:val="single" w:sz="4" w:space="0" w:color="auto"/>
              <w:right w:val="single" w:sz="4" w:space="0" w:color="auto"/>
            </w:tcBorders>
            <w:shd w:val="clear" w:color="auto" w:fill="auto"/>
            <w:vAlign w:val="bottom"/>
            <w:hideMark/>
          </w:tcPr>
          <w:p w:rsidR="00201F60" w:rsidRPr="00201F60" w:rsidRDefault="00201F60" w:rsidP="00681C33">
            <w:pPr>
              <w:rPr>
                <w:rFonts w:asciiTheme="minorHAnsi" w:eastAsia="Times New Roman" w:hAnsiTheme="minorHAnsi" w:cstheme="minorHAnsi"/>
                <w:color w:val="FF0000"/>
                <w:sz w:val="16"/>
                <w:szCs w:val="16"/>
                <w:lang w:eastAsia="fr-FR" w:bidi="ar-SA"/>
              </w:rPr>
            </w:pPr>
            <w:r w:rsidRPr="00201F60">
              <w:rPr>
                <w:rFonts w:asciiTheme="minorHAnsi" w:eastAsia="Times New Roman" w:hAnsiTheme="minorHAnsi" w:cstheme="minorHAnsi"/>
                <w:color w:val="FF0000"/>
                <w:sz w:val="16"/>
                <w:szCs w:val="16"/>
                <w:lang w:eastAsia="fr-FR" w:bidi="ar-SA"/>
              </w:rPr>
              <w:t>LICCE</w:t>
            </w:r>
          </w:p>
        </w:tc>
        <w:tc>
          <w:tcPr>
            <w:tcW w:w="124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Alphanum (30)</w:t>
            </w:r>
          </w:p>
        </w:tc>
        <w:tc>
          <w:tcPr>
            <w:tcW w:w="114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saisi</w:t>
            </w:r>
          </w:p>
        </w:tc>
        <w:tc>
          <w:tcPr>
            <w:tcW w:w="64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p>
        </w:tc>
        <w:tc>
          <w:tcPr>
            <w:tcW w:w="114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p>
        </w:tc>
        <w:tc>
          <w:tcPr>
            <w:tcW w:w="82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295FD7">
            <w:pPr>
              <w:jc w:val="cente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F</w:t>
            </w:r>
          </w:p>
        </w:tc>
        <w:tc>
          <w:tcPr>
            <w:tcW w:w="2480" w:type="dxa"/>
            <w:tcBorders>
              <w:top w:val="nil"/>
              <w:left w:val="nil"/>
              <w:bottom w:val="single" w:sz="4" w:space="0" w:color="auto"/>
              <w:right w:val="single" w:sz="4" w:space="0" w:color="auto"/>
            </w:tcBorders>
            <w:shd w:val="clear" w:color="auto" w:fill="auto"/>
            <w:vAlign w:val="bottom"/>
            <w:hideMark/>
          </w:tcPr>
          <w:p w:rsidR="00201F60" w:rsidRPr="004E2387" w:rsidRDefault="00201F60" w:rsidP="00681C33">
            <w:pPr>
              <w:rPr>
                <w:rFonts w:asciiTheme="minorHAnsi" w:eastAsia="Times New Roman" w:hAnsiTheme="minorHAnsi" w:cstheme="minorHAnsi"/>
                <w:color w:val="000000"/>
                <w:sz w:val="16"/>
                <w:szCs w:val="16"/>
                <w:lang w:eastAsia="fr-FR" w:bidi="ar-SA"/>
              </w:rPr>
            </w:pPr>
            <w:r w:rsidRPr="004E2387">
              <w:rPr>
                <w:rFonts w:asciiTheme="minorHAnsi" w:eastAsia="Times New Roman" w:hAnsiTheme="minorHAnsi" w:cstheme="minorHAnsi"/>
                <w:color w:val="000000"/>
                <w:sz w:val="16"/>
                <w:szCs w:val="16"/>
                <w:lang w:eastAsia="fr-FR" w:bidi="ar-SA"/>
              </w:rPr>
              <w:t>libellé</w:t>
            </w:r>
          </w:p>
        </w:tc>
      </w:tr>
    </w:tbl>
    <w:p w:rsidR="00681C33" w:rsidRPr="009E5826" w:rsidRDefault="00681C33" w:rsidP="00D0343C">
      <w:pPr>
        <w:rPr>
          <w:rFonts w:asciiTheme="minorHAnsi" w:hAnsiTheme="minorHAnsi" w:cstheme="minorHAnsi"/>
          <w:szCs w:val="24"/>
          <w:lang w:eastAsia="fr-FR" w:bidi="ar-SA"/>
        </w:rPr>
      </w:pPr>
    </w:p>
    <w:p w:rsidR="007E75E7" w:rsidRPr="007E75E7" w:rsidRDefault="007E75E7" w:rsidP="007E75E7">
      <w:pPr>
        <w:pStyle w:val="Titre3"/>
        <w:rPr>
          <w:lang w:eastAsia="fr-FR" w:bidi="ar-SA"/>
        </w:rPr>
      </w:pPr>
      <w:bookmarkStart w:id="918" w:name="_Toc515444480"/>
      <w:r w:rsidRPr="007E75E7">
        <w:rPr>
          <w:lang w:eastAsia="fr-FR" w:bidi="ar-SA"/>
        </w:rPr>
        <w:t>Création : renseignement des données de ta_code_comptable_elementaire_gmtamo06</w:t>
      </w:r>
      <w:bookmarkEnd w:id="918"/>
    </w:p>
    <w:p w:rsidR="007E75E7" w:rsidRPr="009E5826" w:rsidRDefault="007E75E7" w:rsidP="007E75E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7E75E7" w:rsidRPr="009E5826" w:rsidRDefault="007E75E7" w:rsidP="00357DCC">
      <w:pPr>
        <w:numPr>
          <w:ilvl w:val="0"/>
          <w:numId w:val="680"/>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COMPTABLE ELEMENT. (C0CCE)</w:t>
      </w:r>
    </w:p>
    <w:p w:rsidR="007E75E7" w:rsidRPr="009E5826" w:rsidRDefault="007E75E7" w:rsidP="00357DCC">
      <w:pPr>
        <w:numPr>
          <w:ilvl w:val="0"/>
          <w:numId w:val="680"/>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BACK OFFICE (COBKFB)</w:t>
      </w:r>
    </w:p>
    <w:p w:rsidR="007E75E7" w:rsidRPr="009E5826" w:rsidRDefault="007E75E7" w:rsidP="00357DCC">
      <w:pPr>
        <w:numPr>
          <w:ilvl w:val="0"/>
          <w:numId w:val="680"/>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 ENTITE COMPTA.AUXIL. (CECPTA)</w:t>
      </w:r>
    </w:p>
    <w:p w:rsidR="007E75E7" w:rsidRPr="009E5826" w:rsidRDefault="007E75E7" w:rsidP="00357DCC">
      <w:pPr>
        <w:numPr>
          <w:ilvl w:val="0"/>
          <w:numId w:val="680"/>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STRUCTURE CDC (CUNG)</w:t>
      </w:r>
    </w:p>
    <w:p w:rsidR="007E75E7" w:rsidRPr="009E5826" w:rsidRDefault="007E75E7" w:rsidP="00357DCC">
      <w:pPr>
        <w:numPr>
          <w:ilvl w:val="0"/>
          <w:numId w:val="680"/>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ELEMENT. COMPTABLE (LICCE)</w:t>
      </w:r>
    </w:p>
    <w:p w:rsidR="007E75E7" w:rsidRPr="009E5826" w:rsidRDefault="007E75E7" w:rsidP="00357DCC">
      <w:pPr>
        <w:numPr>
          <w:ilvl w:val="0"/>
          <w:numId w:val="680"/>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BACK OFFICE (LIBBO)</w:t>
      </w:r>
    </w:p>
    <w:p w:rsidR="007E75E7" w:rsidRPr="009E5826" w:rsidRDefault="007E75E7" w:rsidP="007E75E7">
      <w:pPr>
        <w:autoSpaceDE w:val="0"/>
        <w:autoSpaceDN w:val="0"/>
        <w:adjustRightInd w:val="0"/>
        <w:rPr>
          <w:rFonts w:asciiTheme="minorHAnsi" w:hAnsiTheme="minorHAnsi" w:cstheme="minorHAnsi"/>
          <w:szCs w:val="24"/>
          <w:lang w:eastAsia="fr-FR" w:bidi="ar-SA"/>
        </w:rPr>
      </w:pPr>
    </w:p>
    <w:p w:rsidR="007E75E7" w:rsidRPr="009E5826" w:rsidRDefault="007E75E7" w:rsidP="007E75E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7E75E7" w:rsidRPr="009E5826" w:rsidRDefault="007E75E7" w:rsidP="00357DCC">
      <w:pPr>
        <w:numPr>
          <w:ilvl w:val="0"/>
          <w:numId w:val="681"/>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DEBUT EFFET (YDDEFF)</w:t>
      </w:r>
    </w:p>
    <w:p w:rsidR="007E75E7" w:rsidRPr="009E5826" w:rsidRDefault="007E75E7" w:rsidP="00357DCC">
      <w:pPr>
        <w:numPr>
          <w:ilvl w:val="0"/>
          <w:numId w:val="681"/>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FIN EFFET (YDFEFF)</w:t>
      </w:r>
    </w:p>
    <w:p w:rsidR="007E75E7" w:rsidRPr="009E5826" w:rsidRDefault="007E75E7" w:rsidP="00357DCC">
      <w:pPr>
        <w:numPr>
          <w:ilvl w:val="0"/>
          <w:numId w:val="682"/>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7E75E7" w:rsidRPr="009E5826" w:rsidRDefault="007E75E7" w:rsidP="007E75E7">
      <w:pPr>
        <w:autoSpaceDE w:val="0"/>
        <w:autoSpaceDN w:val="0"/>
        <w:adjustRightInd w:val="0"/>
        <w:rPr>
          <w:rFonts w:asciiTheme="minorHAnsi" w:hAnsiTheme="minorHAnsi" w:cstheme="minorHAnsi"/>
          <w:szCs w:val="24"/>
          <w:lang w:eastAsia="fr-FR" w:bidi="ar-SA"/>
        </w:rPr>
      </w:pPr>
    </w:p>
    <w:p w:rsidR="007E75E7" w:rsidRPr="009E5826" w:rsidRDefault="007E75E7" w:rsidP="007E75E7">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 </w:t>
      </w:r>
    </w:p>
    <w:p w:rsidR="007E75E7" w:rsidRPr="009E5826" w:rsidRDefault="007E75E7" w:rsidP="00357DCC">
      <w:pPr>
        <w:numPr>
          <w:ilvl w:val="0"/>
          <w:numId w:val="68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INDIC. MIGRATION (CINDMG) . La liste déroulante propose toutes les valeurs de la table ta_choix_oui_non qui ne sont pas closes (lignes dont la DATE DE CLOTURE YDCLOT est supérieure strictement à la date du jour)</w:t>
      </w:r>
    </w:p>
    <w:p w:rsidR="007E75E7" w:rsidRPr="009E5826" w:rsidRDefault="007E75E7" w:rsidP="00357DCC">
      <w:pPr>
        <w:numPr>
          <w:ilvl w:val="0"/>
          <w:numId w:val="68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ETABLISST PUBLIC CDCFI (C0ETCD) . La liste déroulante propose toutes les valeurs de la table ta_choix_cdcep_cdcfi qui ne sont pas closes (lignes dont la DATE DE CLOTURE YDCLOT est supérieure strictement à la date du jour), accompagnées de leur libellé L0ETCD</w:t>
      </w:r>
    </w:p>
    <w:p w:rsidR="007E75E7" w:rsidRPr="009E5826" w:rsidRDefault="007E75E7" w:rsidP="007E75E7">
      <w:pPr>
        <w:ind w:firstLine="708"/>
        <w:rPr>
          <w:rFonts w:asciiTheme="minorHAnsi" w:hAnsiTheme="minorHAnsi" w:cstheme="minorHAnsi"/>
          <w:szCs w:val="24"/>
          <w:lang w:eastAsia="fr-FR" w:bidi="ar-SA"/>
        </w:rPr>
      </w:pPr>
    </w:p>
    <w:p w:rsidR="007E75E7" w:rsidRPr="009E5826" w:rsidRDefault="007E75E7" w:rsidP="00D0343C">
      <w:pPr>
        <w:rPr>
          <w:rFonts w:asciiTheme="minorHAnsi" w:hAnsiTheme="minorHAnsi" w:cstheme="minorHAnsi"/>
          <w:szCs w:val="24"/>
          <w:lang w:eastAsia="fr-FR" w:bidi="ar-SA"/>
        </w:rPr>
      </w:pPr>
    </w:p>
    <w:p w:rsidR="005957F9" w:rsidRPr="00C362CD" w:rsidRDefault="00C362CD" w:rsidP="00C362CD">
      <w:pPr>
        <w:pStyle w:val="Titre3"/>
        <w:rPr>
          <w:lang w:eastAsia="fr-FR" w:bidi="ar-SA"/>
        </w:rPr>
      </w:pPr>
      <w:bookmarkStart w:id="919" w:name="_Toc515444481"/>
      <w:r w:rsidRPr="00C362CD">
        <w:rPr>
          <w:lang w:eastAsia="fr-FR" w:bidi="ar-SA"/>
        </w:rPr>
        <w:t>Création : contrôle des données de ta_code_comptable_elementaire_gmtamo06</w:t>
      </w:r>
      <w:bookmarkEnd w:id="919"/>
    </w:p>
    <w:p w:rsidR="00C362CD" w:rsidRPr="009E5826" w:rsidRDefault="00C362CD" w:rsidP="00C362CD">
      <w:pPr>
        <w:rPr>
          <w:rFonts w:asciiTheme="minorHAnsi" w:hAnsiTheme="minorHAnsi" w:cstheme="minorHAnsi"/>
          <w:szCs w:val="24"/>
        </w:rPr>
      </w:pPr>
      <w:r w:rsidRPr="009E5826">
        <w:rPr>
          <w:rFonts w:asciiTheme="minorHAnsi" w:hAnsiTheme="minorHAnsi" w:cstheme="minorHAnsi"/>
          <w:szCs w:val="24"/>
        </w:rPr>
        <w:t xml:space="preserve">- Données obligatoires : </w:t>
      </w:r>
    </w:p>
    <w:p w:rsidR="00C362CD" w:rsidRPr="009E5826" w:rsidRDefault="00C362CD" w:rsidP="00357DCC">
      <w:pPr>
        <w:numPr>
          <w:ilvl w:val="0"/>
          <w:numId w:val="560"/>
        </w:numPr>
        <w:autoSpaceDE w:val="0"/>
        <w:autoSpaceDN w:val="0"/>
        <w:adjustRightInd w:val="0"/>
        <w:spacing w:after="1"/>
        <w:ind w:left="360" w:hanging="360"/>
        <w:rPr>
          <w:rFonts w:asciiTheme="minorHAnsi" w:hAnsiTheme="minorHAnsi" w:cstheme="minorHAnsi"/>
          <w:szCs w:val="24"/>
        </w:rPr>
      </w:pPr>
      <w:r w:rsidRPr="009E5826">
        <w:rPr>
          <w:rFonts w:asciiTheme="minorHAnsi" w:hAnsiTheme="minorHAnsi" w:cstheme="minorHAnsi"/>
          <w:szCs w:val="24"/>
        </w:rPr>
        <w:t>le CODE COMPTABLE ELEMENT. (C0CCE)</w:t>
      </w:r>
    </w:p>
    <w:p w:rsidR="00C362CD" w:rsidRPr="009E5826" w:rsidRDefault="00C362CD" w:rsidP="00357DCC">
      <w:pPr>
        <w:numPr>
          <w:ilvl w:val="0"/>
          <w:numId w:val="560"/>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le CODE BACK OFFICE (COBKFB)</w:t>
      </w:r>
    </w:p>
    <w:p w:rsidR="00C362CD" w:rsidRPr="009E5826" w:rsidRDefault="00C362CD" w:rsidP="00C362CD">
      <w:pPr>
        <w:rPr>
          <w:rFonts w:asciiTheme="minorHAnsi" w:hAnsiTheme="minorHAnsi" w:cstheme="minorHAnsi"/>
          <w:szCs w:val="24"/>
        </w:rPr>
      </w:pPr>
    </w:p>
    <w:p w:rsidR="00C362CD" w:rsidRPr="009E5826" w:rsidRDefault="00C362CD" w:rsidP="00C362CD">
      <w:pPr>
        <w:rPr>
          <w:rFonts w:asciiTheme="minorHAnsi" w:hAnsiTheme="minorHAnsi" w:cstheme="minorHAnsi"/>
          <w:szCs w:val="24"/>
        </w:rPr>
      </w:pPr>
      <w:r w:rsidRPr="009E5826">
        <w:rPr>
          <w:rFonts w:asciiTheme="minorHAnsi" w:hAnsiTheme="minorHAnsi" w:cstheme="minorHAnsi"/>
          <w:szCs w:val="24"/>
        </w:rPr>
        <w:t xml:space="preserve">- Contrôles de longueur maximale : </w:t>
      </w:r>
    </w:p>
    <w:p w:rsidR="00C362CD" w:rsidRPr="009E5826" w:rsidRDefault="00C362CD" w:rsidP="00357DCC">
      <w:pPr>
        <w:numPr>
          <w:ilvl w:val="0"/>
          <w:numId w:val="561"/>
        </w:numPr>
        <w:autoSpaceDE w:val="0"/>
        <w:autoSpaceDN w:val="0"/>
        <w:adjustRightInd w:val="0"/>
        <w:spacing w:after="1"/>
        <w:ind w:left="360" w:hanging="360"/>
        <w:rPr>
          <w:rFonts w:asciiTheme="minorHAnsi" w:hAnsiTheme="minorHAnsi" w:cstheme="minorHAnsi"/>
          <w:szCs w:val="24"/>
        </w:rPr>
      </w:pPr>
      <w:r w:rsidRPr="009E5826">
        <w:rPr>
          <w:rFonts w:asciiTheme="minorHAnsi" w:hAnsiTheme="minorHAnsi" w:cstheme="minorHAnsi"/>
          <w:szCs w:val="24"/>
        </w:rPr>
        <w:t>CODE COMPTABLE ELEMENT. (C0CCE) : 5 caractères</w:t>
      </w:r>
    </w:p>
    <w:p w:rsidR="00C362CD" w:rsidRPr="009E5826" w:rsidRDefault="00C362CD" w:rsidP="00357DCC">
      <w:pPr>
        <w:numPr>
          <w:ilvl w:val="0"/>
          <w:numId w:val="561"/>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CODE BACK OFFICE (COBKFB) : 5 caractères</w:t>
      </w:r>
    </w:p>
    <w:p w:rsidR="00C362CD" w:rsidRPr="009E5826" w:rsidRDefault="00C362CD" w:rsidP="00357DCC">
      <w:pPr>
        <w:numPr>
          <w:ilvl w:val="0"/>
          <w:numId w:val="561"/>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C. ENTITE COMPTA.AUXIL. (CECPTA) : 5 caractères</w:t>
      </w:r>
    </w:p>
    <w:p w:rsidR="00C362CD" w:rsidRPr="009E5826" w:rsidRDefault="00C362CD" w:rsidP="00357DCC">
      <w:pPr>
        <w:numPr>
          <w:ilvl w:val="0"/>
          <w:numId w:val="561"/>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CODE STRUCTURE CDC (CUNG) : 6 caractères</w:t>
      </w:r>
    </w:p>
    <w:p w:rsidR="00C362CD" w:rsidRPr="009E5826" w:rsidRDefault="00C362CD" w:rsidP="00357DCC">
      <w:pPr>
        <w:numPr>
          <w:ilvl w:val="0"/>
          <w:numId w:val="561"/>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LIBELLE ELEMENT. COMPTABLE (LICCE) : 30 caractères</w:t>
      </w:r>
    </w:p>
    <w:p w:rsidR="00C362CD" w:rsidRPr="009E5826" w:rsidRDefault="00C362CD" w:rsidP="00357DCC">
      <w:pPr>
        <w:numPr>
          <w:ilvl w:val="0"/>
          <w:numId w:val="561"/>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LIBELLE BACK OFFICE (LIBBO) : 30 caractères</w:t>
      </w:r>
    </w:p>
    <w:p w:rsidR="00C362CD" w:rsidRPr="009E5826" w:rsidRDefault="00C362CD" w:rsidP="00C362CD">
      <w:pPr>
        <w:rPr>
          <w:rFonts w:asciiTheme="minorHAnsi" w:hAnsiTheme="minorHAnsi" w:cstheme="minorHAnsi"/>
          <w:szCs w:val="24"/>
        </w:rPr>
      </w:pPr>
    </w:p>
    <w:p w:rsidR="00C362CD" w:rsidRPr="009E5826" w:rsidRDefault="00C362CD" w:rsidP="00C362CD">
      <w:pPr>
        <w:rPr>
          <w:rFonts w:asciiTheme="minorHAnsi" w:hAnsiTheme="minorHAnsi" w:cstheme="minorHAnsi"/>
          <w:szCs w:val="24"/>
        </w:rPr>
      </w:pPr>
      <w:r w:rsidRPr="009E5826">
        <w:rPr>
          <w:rFonts w:asciiTheme="minorHAnsi" w:hAnsiTheme="minorHAnsi" w:cstheme="minorHAnsi"/>
          <w:szCs w:val="24"/>
        </w:rPr>
        <w:t xml:space="preserve">- Contrôle d'unicité : </w:t>
      </w:r>
    </w:p>
    <w:p w:rsidR="00C362CD" w:rsidRPr="009E5826" w:rsidRDefault="00C362CD" w:rsidP="00C362CD">
      <w:pPr>
        <w:rPr>
          <w:rFonts w:asciiTheme="minorHAnsi" w:hAnsiTheme="minorHAnsi" w:cstheme="minorHAnsi"/>
          <w:szCs w:val="24"/>
        </w:rPr>
      </w:pPr>
      <w:r w:rsidRPr="009E5826">
        <w:rPr>
          <w:rFonts w:asciiTheme="minorHAnsi" w:hAnsiTheme="minorHAnsi" w:cstheme="minorHAnsi"/>
          <w:szCs w:val="24"/>
        </w:rPr>
        <w:t xml:space="preserve">sur CODE COMPTABLE ELEMENT. (C0CCE) </w:t>
      </w:r>
    </w:p>
    <w:p w:rsidR="00C362CD" w:rsidRPr="009E5826" w:rsidRDefault="00C362CD" w:rsidP="00C362CD">
      <w:pPr>
        <w:rPr>
          <w:rFonts w:asciiTheme="minorHAnsi" w:hAnsiTheme="minorHAnsi" w:cstheme="minorHAnsi"/>
          <w:szCs w:val="24"/>
        </w:rPr>
      </w:pPr>
    </w:p>
    <w:p w:rsidR="00C362CD" w:rsidRPr="009E5826" w:rsidRDefault="00C362CD" w:rsidP="00C362CD">
      <w:pPr>
        <w:rPr>
          <w:rFonts w:asciiTheme="minorHAnsi" w:hAnsiTheme="minorHAnsi" w:cstheme="minorHAnsi"/>
          <w:szCs w:val="24"/>
        </w:rPr>
      </w:pPr>
      <w:r w:rsidRPr="009E5826">
        <w:rPr>
          <w:rFonts w:asciiTheme="minorHAnsi" w:hAnsiTheme="minorHAnsi" w:cstheme="minorHAnsi"/>
          <w:szCs w:val="24"/>
        </w:rPr>
        <w:t xml:space="preserve">- Contrôle des dates d'effet : </w:t>
      </w:r>
    </w:p>
    <w:p w:rsidR="00C362CD" w:rsidRPr="009E5826" w:rsidRDefault="00C362CD" w:rsidP="00C362CD">
      <w:pPr>
        <w:rPr>
          <w:rFonts w:asciiTheme="minorHAnsi" w:hAnsiTheme="minorHAnsi" w:cstheme="minorHAnsi"/>
          <w:szCs w:val="24"/>
        </w:rPr>
      </w:pPr>
      <w:r w:rsidRPr="009E5826">
        <w:rPr>
          <w:rFonts w:asciiTheme="minorHAnsi" w:hAnsiTheme="minorHAnsi" w:cstheme="minorHAnsi"/>
          <w:szCs w:val="24"/>
        </w:rPr>
        <w:t>la DATE FIN EFFET (YDFEFF) doit être supérieure ou égale à la DATE DEBUT EFFET (YDDEFF)</w:t>
      </w:r>
    </w:p>
    <w:p w:rsidR="00C362CD" w:rsidRPr="009E5826" w:rsidRDefault="00C362CD" w:rsidP="00C362CD">
      <w:pPr>
        <w:rPr>
          <w:rFonts w:asciiTheme="minorHAnsi" w:hAnsiTheme="minorHAnsi" w:cstheme="minorHAnsi"/>
          <w:szCs w:val="24"/>
        </w:rPr>
      </w:pPr>
    </w:p>
    <w:p w:rsidR="00C362CD" w:rsidRPr="009E5826" w:rsidRDefault="00C362CD" w:rsidP="00C362CD">
      <w:pPr>
        <w:rPr>
          <w:rFonts w:asciiTheme="minorHAnsi" w:hAnsiTheme="minorHAnsi" w:cstheme="minorHAnsi"/>
          <w:szCs w:val="24"/>
        </w:rPr>
      </w:pPr>
    </w:p>
    <w:p w:rsidR="00C362CD" w:rsidRPr="009E5826" w:rsidRDefault="00C362CD" w:rsidP="00C362CD">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C362CD" w:rsidRPr="009E5826" w:rsidRDefault="00C362CD" w:rsidP="00C362CD">
      <w:pPr>
        <w:rPr>
          <w:rFonts w:asciiTheme="minorHAnsi" w:hAnsiTheme="minorHAnsi" w:cstheme="minorHAnsi"/>
          <w:szCs w:val="24"/>
        </w:rPr>
      </w:pPr>
      <w:r w:rsidRPr="009E5826">
        <w:rPr>
          <w:rFonts w:asciiTheme="minorHAnsi" w:hAnsiTheme="minorHAnsi" w:cstheme="minorHAnsi"/>
          <w:szCs w:val="24"/>
        </w:rPr>
        <w:t>Les caractères autorisés pour les champs de saisie :</w:t>
      </w:r>
    </w:p>
    <w:p w:rsidR="00C362CD" w:rsidRPr="009E5826" w:rsidRDefault="00C362CD" w:rsidP="00357DCC">
      <w:pPr>
        <w:numPr>
          <w:ilvl w:val="0"/>
          <w:numId w:val="562"/>
        </w:numPr>
        <w:autoSpaceDE w:val="0"/>
        <w:autoSpaceDN w:val="0"/>
        <w:adjustRightInd w:val="0"/>
        <w:spacing w:after="1"/>
        <w:ind w:left="360" w:hanging="360"/>
        <w:rPr>
          <w:rFonts w:asciiTheme="minorHAnsi" w:hAnsiTheme="minorHAnsi" w:cstheme="minorHAnsi"/>
          <w:szCs w:val="24"/>
        </w:rPr>
      </w:pPr>
      <w:r w:rsidRPr="009E5826">
        <w:rPr>
          <w:rFonts w:asciiTheme="minorHAnsi" w:hAnsiTheme="minorHAnsi" w:cstheme="minorHAnsi"/>
          <w:szCs w:val="24"/>
        </w:rPr>
        <w:t>CODE COMPTABLE ELEMENT. (C0CCE)</w:t>
      </w:r>
    </w:p>
    <w:p w:rsidR="00C362CD" w:rsidRPr="009E5826" w:rsidRDefault="00C362CD" w:rsidP="00357DCC">
      <w:pPr>
        <w:numPr>
          <w:ilvl w:val="0"/>
          <w:numId w:val="562"/>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 xml:space="preserve">CODE BACK OFFICE (COBKFB) </w:t>
      </w:r>
    </w:p>
    <w:p w:rsidR="00C362CD" w:rsidRPr="009E5826" w:rsidRDefault="00C362CD" w:rsidP="00357DCC">
      <w:pPr>
        <w:numPr>
          <w:ilvl w:val="0"/>
          <w:numId w:val="562"/>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 xml:space="preserve">C. ENTITE COMPTA.AUXIL. (CECPTA) </w:t>
      </w:r>
    </w:p>
    <w:p w:rsidR="00C362CD" w:rsidRPr="009E5826" w:rsidRDefault="00C362CD" w:rsidP="00357DCC">
      <w:pPr>
        <w:numPr>
          <w:ilvl w:val="0"/>
          <w:numId w:val="562"/>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 xml:space="preserve">CODE STRUCTURE CDC (CUNG) </w:t>
      </w:r>
    </w:p>
    <w:p w:rsidR="00C362CD" w:rsidRPr="009E5826" w:rsidRDefault="00C362CD" w:rsidP="00357DCC">
      <w:pPr>
        <w:numPr>
          <w:ilvl w:val="0"/>
          <w:numId w:val="562"/>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 xml:space="preserve">LIBELLE ELEMENT. COMPTABLE (LICCE) </w:t>
      </w:r>
    </w:p>
    <w:p w:rsidR="00C362CD" w:rsidRPr="009E5826" w:rsidRDefault="00C362CD" w:rsidP="00357DCC">
      <w:pPr>
        <w:numPr>
          <w:ilvl w:val="0"/>
          <w:numId w:val="562"/>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 xml:space="preserve">LIBELLE BACK OFFICE (LIBBO) : </w:t>
      </w:r>
    </w:p>
    <w:p w:rsidR="00C362CD" w:rsidRPr="009E5826" w:rsidRDefault="00C362CD" w:rsidP="00C362CD">
      <w:pPr>
        <w:rPr>
          <w:rFonts w:asciiTheme="minorHAnsi" w:hAnsiTheme="minorHAnsi" w:cstheme="minorHAnsi"/>
          <w:szCs w:val="24"/>
        </w:rPr>
      </w:pPr>
      <w:r w:rsidRPr="009E5826">
        <w:rPr>
          <w:rFonts w:asciiTheme="minorHAnsi" w:hAnsiTheme="minorHAnsi" w:cstheme="minorHAnsi"/>
          <w:szCs w:val="24"/>
        </w:rPr>
        <w:t xml:space="preserve">sont : </w:t>
      </w:r>
    </w:p>
    <w:p w:rsidR="00C362CD" w:rsidRPr="009E5826" w:rsidRDefault="00C362CD" w:rsidP="00357DCC">
      <w:pPr>
        <w:numPr>
          <w:ilvl w:val="0"/>
          <w:numId w:val="563"/>
        </w:numPr>
        <w:autoSpaceDE w:val="0"/>
        <w:autoSpaceDN w:val="0"/>
        <w:adjustRightInd w:val="0"/>
        <w:spacing w:after="1"/>
        <w:ind w:left="360" w:hanging="360"/>
        <w:rPr>
          <w:rFonts w:asciiTheme="minorHAnsi" w:hAnsiTheme="minorHAnsi" w:cstheme="minorHAnsi"/>
          <w:szCs w:val="24"/>
        </w:rPr>
      </w:pPr>
      <w:r w:rsidRPr="009E5826">
        <w:rPr>
          <w:rFonts w:asciiTheme="minorHAnsi" w:hAnsiTheme="minorHAnsi" w:cstheme="minorHAnsi"/>
          <w:szCs w:val="24"/>
        </w:rPr>
        <w:t>les caractères alphanumériques en majuscules non accentuées (soit A-Z),</w:t>
      </w:r>
    </w:p>
    <w:p w:rsidR="00C362CD" w:rsidRPr="009E5826" w:rsidRDefault="00C362CD" w:rsidP="00357DCC">
      <w:pPr>
        <w:numPr>
          <w:ilvl w:val="0"/>
          <w:numId w:val="563"/>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les chiffres 0-9,</w:t>
      </w:r>
    </w:p>
    <w:p w:rsidR="00C362CD" w:rsidRPr="009E5826" w:rsidRDefault="00C362CD" w:rsidP="00357DCC">
      <w:pPr>
        <w:numPr>
          <w:ilvl w:val="0"/>
          <w:numId w:val="563"/>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 xml:space="preserve">les séparateurs ‘ - . ,  /  , </w:t>
      </w:r>
    </w:p>
    <w:p w:rsidR="00C362CD" w:rsidRPr="009E5826" w:rsidRDefault="00C362CD" w:rsidP="00357DCC">
      <w:pPr>
        <w:numPr>
          <w:ilvl w:val="0"/>
          <w:numId w:val="563"/>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le tiret bas ou underscore _,</w:t>
      </w:r>
    </w:p>
    <w:p w:rsidR="00C362CD" w:rsidRPr="009E5826" w:rsidRDefault="00C362CD" w:rsidP="00C362CD">
      <w:pPr>
        <w:rPr>
          <w:rFonts w:asciiTheme="minorHAnsi" w:hAnsiTheme="minorHAnsi" w:cstheme="minorHAnsi"/>
          <w:szCs w:val="24"/>
        </w:rPr>
      </w:pPr>
    </w:p>
    <w:p w:rsidR="00C362CD" w:rsidRPr="009E5826" w:rsidRDefault="00C362CD" w:rsidP="00C362CD">
      <w:pPr>
        <w:rPr>
          <w:rFonts w:asciiTheme="minorHAnsi" w:hAnsiTheme="minorHAnsi" w:cstheme="minorHAnsi"/>
          <w:szCs w:val="24"/>
        </w:rPr>
      </w:pPr>
    </w:p>
    <w:p w:rsidR="00C362CD" w:rsidRPr="009E5826" w:rsidRDefault="00C362CD" w:rsidP="00C362CD">
      <w:pPr>
        <w:rPr>
          <w:rFonts w:asciiTheme="minorHAnsi" w:hAnsiTheme="minorHAnsi" w:cstheme="minorHAnsi"/>
          <w:szCs w:val="24"/>
        </w:rPr>
      </w:pPr>
      <w:r w:rsidRPr="009E5826">
        <w:rPr>
          <w:rFonts w:asciiTheme="minorHAnsi" w:hAnsiTheme="minorHAnsi" w:cstheme="minorHAnsi"/>
          <w:szCs w:val="24"/>
        </w:rPr>
        <w:t xml:space="preserve">- </w:t>
      </w:r>
      <w:r w:rsidR="008371E3">
        <w:rPr>
          <w:rFonts w:asciiTheme="minorHAnsi" w:hAnsiTheme="minorHAnsi" w:cstheme="minorHAnsi"/>
          <w:szCs w:val="24"/>
        </w:rPr>
        <w:t>Remarque:</w:t>
      </w:r>
      <w:r w:rsidRPr="009E5826">
        <w:rPr>
          <w:rFonts w:asciiTheme="minorHAnsi" w:hAnsiTheme="minorHAnsi" w:cstheme="minorHAnsi"/>
          <w:szCs w:val="24"/>
        </w:rPr>
        <w:t xml:space="preserve"> </w:t>
      </w:r>
    </w:p>
    <w:p w:rsidR="00C362CD" w:rsidRPr="009E5826" w:rsidRDefault="00C362CD" w:rsidP="00357DCC">
      <w:pPr>
        <w:numPr>
          <w:ilvl w:val="0"/>
          <w:numId w:val="564"/>
        </w:numPr>
        <w:autoSpaceDE w:val="0"/>
        <w:autoSpaceDN w:val="0"/>
        <w:adjustRightInd w:val="0"/>
        <w:spacing w:after="1"/>
        <w:ind w:left="360" w:hanging="360"/>
        <w:rPr>
          <w:rFonts w:asciiTheme="minorHAnsi" w:hAnsiTheme="minorHAnsi" w:cstheme="minorHAnsi"/>
          <w:szCs w:val="24"/>
        </w:rPr>
      </w:pPr>
      <w:r w:rsidRPr="009E5826">
        <w:rPr>
          <w:rFonts w:asciiTheme="minorHAnsi" w:hAnsiTheme="minorHAnsi" w:cstheme="minorHAnsi"/>
          <w:szCs w:val="24"/>
        </w:rPr>
        <w:t xml:space="preserve">la valeur de la DATE DEBUT EFFET (YDDEFF) est totalement indépendante de celle de la DATE CLOTURE (YDCLOT) </w:t>
      </w:r>
    </w:p>
    <w:p w:rsidR="00C362CD" w:rsidRPr="009E5826" w:rsidRDefault="00C362CD" w:rsidP="00357DCC">
      <w:pPr>
        <w:numPr>
          <w:ilvl w:val="0"/>
          <w:numId w:val="564"/>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 xml:space="preserve">la valeur de la DATE FIN EFFET (YDFEFF) est totalement indépendante de celle de la DATE CLOTURE (YDCLOT) </w:t>
      </w:r>
    </w:p>
    <w:p w:rsidR="00C362CD" w:rsidRPr="009E5826" w:rsidRDefault="00C362CD" w:rsidP="00357DCC">
      <w:pPr>
        <w:numPr>
          <w:ilvl w:val="0"/>
          <w:numId w:val="564"/>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le C. ENTITE COMPTA.AUXIL. (CECPTA) est facultatif</w:t>
      </w:r>
    </w:p>
    <w:p w:rsidR="00C362CD" w:rsidRPr="009E5826" w:rsidRDefault="00C362CD" w:rsidP="00357DCC">
      <w:pPr>
        <w:numPr>
          <w:ilvl w:val="0"/>
          <w:numId w:val="564"/>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le CODE STRUCTURE CDC (CUNG) est facultatif</w:t>
      </w:r>
    </w:p>
    <w:p w:rsidR="00C362CD" w:rsidRPr="009E5826" w:rsidRDefault="00C362CD" w:rsidP="00357DCC">
      <w:pPr>
        <w:numPr>
          <w:ilvl w:val="0"/>
          <w:numId w:val="564"/>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le LIBELLE ELEMENT. COMPTABLE (LICCE) est facultatif</w:t>
      </w:r>
    </w:p>
    <w:p w:rsidR="00C362CD" w:rsidRPr="009E5826" w:rsidRDefault="00C362CD" w:rsidP="00357DCC">
      <w:pPr>
        <w:numPr>
          <w:ilvl w:val="0"/>
          <w:numId w:val="564"/>
        </w:numPr>
        <w:autoSpaceDE w:val="0"/>
        <w:autoSpaceDN w:val="0"/>
        <w:adjustRightInd w:val="0"/>
        <w:ind w:left="360" w:hanging="360"/>
        <w:rPr>
          <w:rFonts w:asciiTheme="minorHAnsi" w:hAnsiTheme="minorHAnsi" w:cstheme="minorHAnsi"/>
          <w:szCs w:val="24"/>
        </w:rPr>
      </w:pPr>
      <w:r w:rsidRPr="009E5826">
        <w:rPr>
          <w:rFonts w:asciiTheme="minorHAnsi" w:hAnsiTheme="minorHAnsi" w:cstheme="minorHAnsi"/>
          <w:szCs w:val="24"/>
        </w:rPr>
        <w:t>le LIBELLE BACK OFFICE (LIBBO) est facultatif</w:t>
      </w:r>
    </w:p>
    <w:p w:rsidR="00C362CD" w:rsidRPr="009E5826" w:rsidRDefault="00C362CD" w:rsidP="00C362CD">
      <w:pPr>
        <w:rPr>
          <w:rFonts w:asciiTheme="minorHAnsi" w:hAnsiTheme="minorHAnsi" w:cstheme="minorHAnsi"/>
          <w:szCs w:val="24"/>
        </w:rPr>
      </w:pPr>
    </w:p>
    <w:p w:rsidR="00545F54" w:rsidRDefault="00545F54" w:rsidP="00545F54">
      <w:pPr>
        <w:pStyle w:val="Titre3"/>
        <w:rPr>
          <w:lang w:eastAsia="fr-FR" w:bidi="ar-SA"/>
        </w:rPr>
      </w:pPr>
      <w:bookmarkStart w:id="920" w:name="_Toc515444482"/>
      <w:r w:rsidRPr="00545F54">
        <w:rPr>
          <w:lang w:eastAsia="fr-FR" w:bidi="ar-SA"/>
        </w:rPr>
        <w:t>Modification : contrôle des données de ta_code_comptable_elementaire_gmtamo06</w:t>
      </w:r>
      <w:bookmarkEnd w:id="920"/>
    </w:p>
    <w:p w:rsidR="00545F54" w:rsidRPr="009E5826" w:rsidRDefault="00545F54" w:rsidP="00545F5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Données obligatoires : </w:t>
      </w:r>
    </w:p>
    <w:p w:rsidR="00545F54" w:rsidRPr="009E5826" w:rsidRDefault="00545F54" w:rsidP="00357DCC">
      <w:pPr>
        <w:numPr>
          <w:ilvl w:val="0"/>
          <w:numId w:val="622"/>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BACK OFFICE (COBKFB)</w:t>
      </w:r>
    </w:p>
    <w:p w:rsidR="00545F54" w:rsidRPr="009E5826" w:rsidRDefault="00545F54" w:rsidP="00545F54">
      <w:pPr>
        <w:autoSpaceDE w:val="0"/>
        <w:autoSpaceDN w:val="0"/>
        <w:adjustRightInd w:val="0"/>
        <w:rPr>
          <w:rFonts w:asciiTheme="minorHAnsi" w:hAnsiTheme="minorHAnsi" w:cstheme="minorHAnsi"/>
          <w:szCs w:val="24"/>
          <w:lang w:eastAsia="fr-FR" w:bidi="ar-SA"/>
        </w:rPr>
      </w:pPr>
    </w:p>
    <w:p w:rsidR="00545F54" w:rsidRPr="009E5826" w:rsidRDefault="00545F54" w:rsidP="00545F5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Contrôles de longueur maximale : </w:t>
      </w:r>
    </w:p>
    <w:p w:rsidR="00545F54" w:rsidRPr="009E5826" w:rsidRDefault="00545F54" w:rsidP="00357DCC">
      <w:pPr>
        <w:numPr>
          <w:ilvl w:val="0"/>
          <w:numId w:val="62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BACK OFFICE (COBKFB) : 5 caractères</w:t>
      </w:r>
    </w:p>
    <w:p w:rsidR="00545F54" w:rsidRPr="009E5826" w:rsidRDefault="00545F54" w:rsidP="00357DCC">
      <w:pPr>
        <w:numPr>
          <w:ilvl w:val="0"/>
          <w:numId w:val="62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C. ENTITE COMPTA.AUXIL. (CECPTA) : 5 caractères</w:t>
      </w:r>
    </w:p>
    <w:p w:rsidR="00545F54" w:rsidRPr="009E5826" w:rsidRDefault="00545F54" w:rsidP="00357DCC">
      <w:pPr>
        <w:numPr>
          <w:ilvl w:val="0"/>
          <w:numId w:val="62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STRUCTURE CDC (CUNG) : 6 caractères</w:t>
      </w:r>
    </w:p>
    <w:p w:rsidR="00545F54" w:rsidRPr="009E5826" w:rsidRDefault="00545F54" w:rsidP="00357DCC">
      <w:pPr>
        <w:numPr>
          <w:ilvl w:val="0"/>
          <w:numId w:val="62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ELEMENT. COMPTABLE (LICCE) : 30 caractères</w:t>
      </w:r>
    </w:p>
    <w:p w:rsidR="00545F54" w:rsidRPr="009E5826" w:rsidRDefault="00545F54" w:rsidP="00357DCC">
      <w:pPr>
        <w:numPr>
          <w:ilvl w:val="0"/>
          <w:numId w:val="62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BACK OFFICE (LIBBO) : 30 caractères</w:t>
      </w:r>
    </w:p>
    <w:p w:rsidR="00545F54" w:rsidRPr="009E5826" w:rsidRDefault="00545F54" w:rsidP="00545F54">
      <w:pPr>
        <w:autoSpaceDE w:val="0"/>
        <w:autoSpaceDN w:val="0"/>
        <w:adjustRightInd w:val="0"/>
        <w:rPr>
          <w:rFonts w:asciiTheme="minorHAnsi" w:hAnsiTheme="minorHAnsi" w:cstheme="minorHAnsi"/>
          <w:szCs w:val="24"/>
          <w:lang w:eastAsia="fr-FR" w:bidi="ar-SA"/>
        </w:rPr>
      </w:pPr>
    </w:p>
    <w:p w:rsidR="00545F54" w:rsidRPr="009E5826" w:rsidRDefault="00545F54" w:rsidP="00545F5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des dates d'effet : </w:t>
      </w:r>
    </w:p>
    <w:p w:rsidR="00545F54" w:rsidRPr="009E5826" w:rsidRDefault="00545F54" w:rsidP="00545F5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FIN EFFET (YDFEFF) doit être supérieure ou égale à la DATE DEBUT EFFET (YDDEFF)</w:t>
      </w:r>
    </w:p>
    <w:p w:rsidR="00545F54" w:rsidRPr="009E5826" w:rsidRDefault="00545F54" w:rsidP="00545F54">
      <w:pPr>
        <w:autoSpaceDE w:val="0"/>
        <w:autoSpaceDN w:val="0"/>
        <w:adjustRightInd w:val="0"/>
        <w:rPr>
          <w:rFonts w:asciiTheme="minorHAnsi" w:hAnsiTheme="minorHAnsi" w:cstheme="minorHAnsi"/>
          <w:szCs w:val="24"/>
          <w:lang w:eastAsia="fr-FR" w:bidi="ar-SA"/>
        </w:rPr>
      </w:pPr>
    </w:p>
    <w:p w:rsidR="00545F54" w:rsidRPr="009E5826" w:rsidRDefault="00545F54" w:rsidP="00545F5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Caractères autorisés (ne concerne que les champs de saisie. Les dates et les listes déroulantes sont exclues de ces contrôles) :</w:t>
      </w:r>
    </w:p>
    <w:p w:rsidR="00545F54" w:rsidRPr="009E5826" w:rsidRDefault="00545F54" w:rsidP="00545F5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autorisés pour les champs de saisie :</w:t>
      </w:r>
    </w:p>
    <w:p w:rsidR="00545F54" w:rsidRPr="009E5826" w:rsidRDefault="00545F54" w:rsidP="00357DCC">
      <w:pPr>
        <w:numPr>
          <w:ilvl w:val="0"/>
          <w:numId w:val="624"/>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CODE BACK OFFICE (COBKFB) </w:t>
      </w:r>
    </w:p>
    <w:p w:rsidR="00545F54" w:rsidRPr="009E5826" w:rsidRDefault="00545F54" w:rsidP="00357DCC">
      <w:pPr>
        <w:numPr>
          <w:ilvl w:val="0"/>
          <w:numId w:val="62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C. ENTITE COMPTA.AUXIL. (CECPTA) </w:t>
      </w:r>
    </w:p>
    <w:p w:rsidR="00545F54" w:rsidRPr="009E5826" w:rsidRDefault="00545F54" w:rsidP="00357DCC">
      <w:pPr>
        <w:numPr>
          <w:ilvl w:val="0"/>
          <w:numId w:val="62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CODE STRUCTURE CDC (CUNG) </w:t>
      </w:r>
    </w:p>
    <w:p w:rsidR="00545F54" w:rsidRPr="009E5826" w:rsidRDefault="00545F54" w:rsidP="00357DCC">
      <w:pPr>
        <w:numPr>
          <w:ilvl w:val="0"/>
          <w:numId w:val="62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LIBELLE ELEMENT. COMPTABLE (LICCE) </w:t>
      </w:r>
    </w:p>
    <w:p w:rsidR="00545F54" w:rsidRPr="009E5826" w:rsidRDefault="00545F54" w:rsidP="00357DCC">
      <w:pPr>
        <w:numPr>
          <w:ilvl w:val="0"/>
          <w:numId w:val="62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LIBELLE BACK OFFICE (LIBBO) : </w:t>
      </w:r>
    </w:p>
    <w:p w:rsidR="00545F54" w:rsidRPr="009E5826" w:rsidRDefault="00545F54" w:rsidP="00545F5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sont : </w:t>
      </w:r>
    </w:p>
    <w:p w:rsidR="00545F54" w:rsidRPr="009E5826" w:rsidRDefault="00545F54" w:rsidP="00357DCC">
      <w:pPr>
        <w:numPr>
          <w:ilvl w:val="0"/>
          <w:numId w:val="625"/>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caractères alphanumériques en majuscules non accentuées (soit A-Z),</w:t>
      </w:r>
    </w:p>
    <w:p w:rsidR="00545F54" w:rsidRPr="009E5826" w:rsidRDefault="00545F54" w:rsidP="00357DCC">
      <w:pPr>
        <w:numPr>
          <w:ilvl w:val="0"/>
          <w:numId w:val="625"/>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les chiffres 0-9,</w:t>
      </w:r>
    </w:p>
    <w:p w:rsidR="00545F54" w:rsidRPr="009E5826" w:rsidRDefault="00545F54" w:rsidP="00357DCC">
      <w:pPr>
        <w:numPr>
          <w:ilvl w:val="0"/>
          <w:numId w:val="625"/>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les séparateurs ‘ - . ,  /  , </w:t>
      </w:r>
    </w:p>
    <w:p w:rsidR="00545F54" w:rsidRPr="009E5826" w:rsidRDefault="00545F54" w:rsidP="00357DCC">
      <w:pPr>
        <w:numPr>
          <w:ilvl w:val="0"/>
          <w:numId w:val="625"/>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tiret bas ou underscore _,</w:t>
      </w:r>
    </w:p>
    <w:p w:rsidR="00545F54" w:rsidRPr="009E5826" w:rsidRDefault="00545F54" w:rsidP="00545F54">
      <w:pPr>
        <w:autoSpaceDE w:val="0"/>
        <w:autoSpaceDN w:val="0"/>
        <w:adjustRightInd w:val="0"/>
        <w:rPr>
          <w:rFonts w:asciiTheme="minorHAnsi" w:hAnsiTheme="minorHAnsi" w:cstheme="minorHAnsi"/>
          <w:szCs w:val="24"/>
          <w:lang w:eastAsia="fr-FR" w:bidi="ar-SA"/>
        </w:rPr>
      </w:pPr>
    </w:p>
    <w:p w:rsidR="00545F54" w:rsidRPr="009E5826" w:rsidRDefault="00545F54" w:rsidP="00545F54">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w:t>
      </w:r>
      <w:r w:rsidR="008371E3">
        <w:rPr>
          <w:rFonts w:asciiTheme="minorHAnsi" w:hAnsiTheme="minorHAnsi" w:cstheme="minorHAnsi"/>
          <w:szCs w:val="24"/>
          <w:lang w:eastAsia="fr-FR" w:bidi="ar-SA"/>
        </w:rPr>
        <w:t>Remarque:</w:t>
      </w:r>
      <w:r w:rsidRPr="009E5826">
        <w:rPr>
          <w:rFonts w:asciiTheme="minorHAnsi" w:hAnsiTheme="minorHAnsi" w:cstheme="minorHAnsi"/>
          <w:szCs w:val="24"/>
          <w:lang w:eastAsia="fr-FR" w:bidi="ar-SA"/>
        </w:rPr>
        <w:t xml:space="preserve"> </w:t>
      </w:r>
    </w:p>
    <w:p w:rsidR="00545F54" w:rsidRPr="009E5826" w:rsidRDefault="00545F54" w:rsidP="00357DCC">
      <w:pPr>
        <w:numPr>
          <w:ilvl w:val="0"/>
          <w:numId w:val="626"/>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valeur de la DATE DEBUT EFFET (YDDEFF) est totalement indépendante de celle de la DATE CLOTURE (YDCLOT) </w:t>
      </w:r>
    </w:p>
    <w:p w:rsidR="00545F54" w:rsidRPr="009E5826" w:rsidRDefault="00545F54" w:rsidP="00357DCC">
      <w:pPr>
        <w:numPr>
          <w:ilvl w:val="0"/>
          <w:numId w:val="62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valeur de la DATE FIN EFFET (YDFEFF) est totalement indépendante de celle de la DATE CLOTURE (YDCLOT) </w:t>
      </w:r>
    </w:p>
    <w:p w:rsidR="00545F54" w:rsidRPr="009E5826" w:rsidRDefault="00545F54" w:rsidP="00357DCC">
      <w:pPr>
        <w:numPr>
          <w:ilvl w:val="0"/>
          <w:numId w:val="62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 ENTITE COMPTA.AUXIL. (CECPTA) est facultatif</w:t>
      </w:r>
    </w:p>
    <w:p w:rsidR="00545F54" w:rsidRPr="009E5826" w:rsidRDefault="00545F54" w:rsidP="00357DCC">
      <w:pPr>
        <w:numPr>
          <w:ilvl w:val="0"/>
          <w:numId w:val="62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STRUCTURE CDC (CUNG) est facultatif</w:t>
      </w:r>
    </w:p>
    <w:p w:rsidR="00545F54" w:rsidRPr="009E5826" w:rsidRDefault="00545F54" w:rsidP="00357DCC">
      <w:pPr>
        <w:numPr>
          <w:ilvl w:val="0"/>
          <w:numId w:val="62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ELEMENT. COMPTABLE (LICCE) est facultatif</w:t>
      </w:r>
    </w:p>
    <w:p w:rsidR="00545F54" w:rsidRPr="009E5826" w:rsidRDefault="00545F54" w:rsidP="00357DCC">
      <w:pPr>
        <w:numPr>
          <w:ilvl w:val="0"/>
          <w:numId w:val="626"/>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BACK OFFICE (LIBBO) est facultatif</w:t>
      </w:r>
    </w:p>
    <w:p w:rsidR="00545F54" w:rsidRPr="009E5826" w:rsidRDefault="00545F54" w:rsidP="00545F54">
      <w:pPr>
        <w:rPr>
          <w:rFonts w:asciiTheme="minorHAnsi" w:hAnsiTheme="minorHAnsi" w:cstheme="minorHAnsi"/>
          <w:szCs w:val="24"/>
          <w:lang w:eastAsia="fr-FR" w:bidi="ar-SA"/>
        </w:rPr>
      </w:pPr>
    </w:p>
    <w:p w:rsidR="005957F9" w:rsidRDefault="00C362CD" w:rsidP="00C362CD">
      <w:pPr>
        <w:pStyle w:val="Titre3"/>
        <w:rPr>
          <w:lang w:eastAsia="fr-FR" w:bidi="ar-SA"/>
        </w:rPr>
      </w:pPr>
      <w:r w:rsidRPr="005957F9">
        <w:rPr>
          <w:lang w:eastAsia="fr-FR" w:bidi="ar-SA"/>
        </w:rPr>
        <w:t xml:space="preserve"> </w:t>
      </w:r>
      <w:bookmarkStart w:id="921" w:name="_Toc515444483"/>
      <w:r w:rsidR="005957F9" w:rsidRPr="005957F9">
        <w:rPr>
          <w:lang w:eastAsia="fr-FR" w:bidi="ar-SA"/>
        </w:rPr>
        <w:t>Modification : renseignement des données de ta_code_comptable_elementaire_gmtamo06</w:t>
      </w:r>
      <w:bookmarkEnd w:id="921"/>
    </w:p>
    <w:p w:rsidR="005957F9" w:rsidRPr="009E5826" w:rsidRDefault="005957F9" w:rsidP="005957F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5957F9" w:rsidRPr="009E5826" w:rsidRDefault="005957F9" w:rsidP="00357DCC">
      <w:pPr>
        <w:numPr>
          <w:ilvl w:val="0"/>
          <w:numId w:val="453"/>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BACK OFFICE (COBKFB)</w:t>
      </w:r>
    </w:p>
    <w:p w:rsidR="005957F9" w:rsidRPr="009E5826" w:rsidRDefault="005957F9" w:rsidP="00357DCC">
      <w:pPr>
        <w:numPr>
          <w:ilvl w:val="0"/>
          <w:numId w:val="45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 ENTITE COMPTA.AUXIL. (CECPTA)</w:t>
      </w:r>
    </w:p>
    <w:p w:rsidR="005957F9" w:rsidRPr="009E5826" w:rsidRDefault="005957F9" w:rsidP="00357DCC">
      <w:pPr>
        <w:numPr>
          <w:ilvl w:val="0"/>
          <w:numId w:val="45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CODE STRUCTURE CDC (CUNG)</w:t>
      </w:r>
    </w:p>
    <w:p w:rsidR="005957F9" w:rsidRPr="009E5826" w:rsidRDefault="005957F9" w:rsidP="00357DCC">
      <w:pPr>
        <w:numPr>
          <w:ilvl w:val="0"/>
          <w:numId w:val="45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ELEMENT. COMPTABLE (LICCE)</w:t>
      </w:r>
    </w:p>
    <w:p w:rsidR="005957F9" w:rsidRPr="009E5826" w:rsidRDefault="005957F9" w:rsidP="00357DCC">
      <w:pPr>
        <w:numPr>
          <w:ilvl w:val="0"/>
          <w:numId w:val="453"/>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le LIBELLE BACK OFFICE (LIBBO)</w:t>
      </w:r>
    </w:p>
    <w:p w:rsidR="005957F9" w:rsidRPr="009E5826" w:rsidRDefault="005957F9" w:rsidP="005957F9">
      <w:pPr>
        <w:autoSpaceDE w:val="0"/>
        <w:autoSpaceDN w:val="0"/>
        <w:adjustRightInd w:val="0"/>
        <w:rPr>
          <w:rFonts w:asciiTheme="minorHAnsi" w:hAnsiTheme="minorHAnsi" w:cstheme="minorHAnsi"/>
          <w:szCs w:val="24"/>
          <w:lang w:eastAsia="fr-FR" w:bidi="ar-SA"/>
        </w:rPr>
      </w:pPr>
    </w:p>
    <w:p w:rsidR="005957F9" w:rsidRPr="009E5826" w:rsidRDefault="005957F9" w:rsidP="005957F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5957F9" w:rsidRPr="009E5826" w:rsidRDefault="005957F9" w:rsidP="00357DCC">
      <w:pPr>
        <w:numPr>
          <w:ilvl w:val="0"/>
          <w:numId w:val="454"/>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DEBUT EFFET (YDDEFF)</w:t>
      </w:r>
    </w:p>
    <w:p w:rsidR="005957F9" w:rsidRPr="009E5826" w:rsidRDefault="005957F9" w:rsidP="00357DCC">
      <w:pPr>
        <w:numPr>
          <w:ilvl w:val="0"/>
          <w:numId w:val="45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FIN EFFET (YDFEFF)</w:t>
      </w:r>
    </w:p>
    <w:p w:rsidR="005957F9" w:rsidRPr="009E5826" w:rsidRDefault="005957F9" w:rsidP="00357DCC">
      <w:pPr>
        <w:numPr>
          <w:ilvl w:val="0"/>
          <w:numId w:val="454"/>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la DATE DE CLOTURE (YDCLOT)</w:t>
      </w:r>
    </w:p>
    <w:p w:rsidR="005957F9" w:rsidRPr="009E5826" w:rsidRDefault="005957F9" w:rsidP="005957F9">
      <w:pPr>
        <w:autoSpaceDE w:val="0"/>
        <w:autoSpaceDN w:val="0"/>
        <w:adjustRightInd w:val="0"/>
        <w:rPr>
          <w:rFonts w:asciiTheme="minorHAnsi" w:hAnsiTheme="minorHAnsi" w:cstheme="minorHAnsi"/>
          <w:szCs w:val="24"/>
          <w:lang w:eastAsia="fr-FR" w:bidi="ar-SA"/>
        </w:rPr>
      </w:pPr>
    </w:p>
    <w:p w:rsidR="005957F9" w:rsidRPr="009E5826" w:rsidRDefault="005957F9" w:rsidP="005957F9">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une liste déroulante : </w:t>
      </w:r>
    </w:p>
    <w:p w:rsidR="005957F9" w:rsidRPr="009E5826" w:rsidRDefault="005957F9" w:rsidP="00357DCC">
      <w:pPr>
        <w:numPr>
          <w:ilvl w:val="0"/>
          <w:numId w:val="455"/>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CODE INDIC. MIGRATION (CINDMG) . La liste déroulante propose toutes les valeurs de la table ta_choix_oui_non qui ne sont pas closes (lignes dont la DATE DE CLOTURE YDCLOT est supérieure strictement à la date du jour)</w:t>
      </w:r>
    </w:p>
    <w:p w:rsidR="005957F9" w:rsidRPr="009E5826" w:rsidRDefault="005957F9" w:rsidP="00357DCC">
      <w:pPr>
        <w:numPr>
          <w:ilvl w:val="0"/>
          <w:numId w:val="455"/>
        </w:num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ETABLISST PUBLIC CDCFI (C0ETCD) . La liste déroulante propose toutes les valeurs de la table ta_choix_cdcep_cdcfi qui ne sont pas closes (lignes dont la DATE DE CLOTURE YDCLOT est supérieure strictement à la date du jour), accompagnées de leur libellé L0ETCD</w:t>
      </w:r>
    </w:p>
    <w:p w:rsidR="005957F9" w:rsidRDefault="005957F9" w:rsidP="005957F9">
      <w:pPr>
        <w:tabs>
          <w:tab w:val="left" w:pos="1110"/>
        </w:tabs>
        <w:rPr>
          <w:rFonts w:asciiTheme="minorHAnsi" w:hAnsiTheme="minorHAnsi" w:cstheme="minorHAnsi"/>
          <w:szCs w:val="24"/>
          <w:lang w:eastAsia="fr-FR" w:bidi="ar-SA"/>
        </w:rPr>
      </w:pPr>
    </w:p>
    <w:p w:rsidR="003C2522" w:rsidRDefault="003C2522" w:rsidP="005957F9">
      <w:pPr>
        <w:tabs>
          <w:tab w:val="left" w:pos="1110"/>
        </w:tabs>
        <w:rPr>
          <w:rFonts w:asciiTheme="minorHAnsi" w:hAnsiTheme="minorHAnsi" w:cstheme="minorHAnsi"/>
          <w:szCs w:val="24"/>
          <w:lang w:eastAsia="fr-FR" w:bidi="ar-SA"/>
        </w:rPr>
      </w:pPr>
    </w:p>
    <w:p w:rsidR="003C2522" w:rsidRDefault="003C2522" w:rsidP="003C2522">
      <w:pPr>
        <w:pStyle w:val="Titre3"/>
        <w:rPr>
          <w:lang w:eastAsia="fr-FR" w:bidi="ar-SA"/>
        </w:rPr>
      </w:pPr>
      <w:bookmarkStart w:id="922" w:name="_Toc515444484"/>
      <w:r>
        <w:rPr>
          <w:lang w:eastAsia="fr-FR" w:bidi="ar-SA"/>
        </w:rPr>
        <w:t xml:space="preserve">Suppression </w:t>
      </w:r>
      <w:r w:rsidRPr="005957F9">
        <w:rPr>
          <w:lang w:eastAsia="fr-FR" w:bidi="ar-SA"/>
        </w:rPr>
        <w:t>de ta_code_comptable_elementaire_gmtamo06</w:t>
      </w:r>
      <w:bookmarkEnd w:id="922"/>
    </w:p>
    <w:p w:rsidR="003C2522" w:rsidRPr="009E5826" w:rsidRDefault="003C2522" w:rsidP="005957F9">
      <w:pPr>
        <w:tabs>
          <w:tab w:val="left" w:pos="1110"/>
        </w:tabs>
        <w:rPr>
          <w:rFonts w:asciiTheme="minorHAnsi" w:hAnsiTheme="minorHAnsi" w:cstheme="minorHAnsi"/>
          <w:szCs w:val="24"/>
          <w:lang w:eastAsia="fr-FR" w:bidi="ar-SA"/>
        </w:rPr>
      </w:pPr>
    </w:p>
    <w:p w:rsidR="00E17E45" w:rsidRPr="00E17E45" w:rsidRDefault="00A9295A" w:rsidP="00E17E45">
      <w:pPr>
        <w:pStyle w:val="Titre1"/>
        <w:rPr>
          <w:rFonts w:asciiTheme="minorHAnsi" w:hAnsiTheme="minorHAnsi" w:cstheme="minorHAnsi"/>
          <w:lang w:eastAsia="fr-FR" w:bidi="ar-SA"/>
        </w:rPr>
      </w:pPr>
      <w:r w:rsidRPr="009E5826">
        <w:rPr>
          <w:rFonts w:asciiTheme="minorHAnsi" w:hAnsiTheme="minorHAnsi" w:cstheme="minorHAnsi"/>
          <w:sz w:val="24"/>
          <w:szCs w:val="24"/>
          <w:lang w:eastAsia="fr-FR" w:bidi="ar-SA"/>
        </w:rPr>
        <w:br w:type="page"/>
      </w:r>
      <w:bookmarkStart w:id="923" w:name="_Toc515444485"/>
      <w:r w:rsidR="00E17E45">
        <w:rPr>
          <w:rFonts w:asciiTheme="minorHAnsi" w:hAnsiTheme="minorHAnsi" w:cstheme="minorHAnsi"/>
          <w:lang w:eastAsia="fr-FR" w:bidi="ar-SA"/>
        </w:rPr>
        <w:t>Structures et spécific</w:t>
      </w:r>
      <w:r w:rsidR="00DF5D3C">
        <w:rPr>
          <w:rFonts w:asciiTheme="minorHAnsi" w:hAnsiTheme="minorHAnsi" w:cstheme="minorHAnsi"/>
          <w:lang w:eastAsia="fr-FR" w:bidi="ar-SA"/>
        </w:rPr>
        <w:t>i</w:t>
      </w:r>
      <w:r w:rsidR="00E17E45">
        <w:rPr>
          <w:rFonts w:asciiTheme="minorHAnsi" w:hAnsiTheme="minorHAnsi" w:cstheme="minorHAnsi"/>
          <w:lang w:eastAsia="fr-FR" w:bidi="ar-SA"/>
        </w:rPr>
        <w:t xml:space="preserve">tés de tables </w:t>
      </w:r>
      <w:r w:rsidR="00DF5D3C">
        <w:rPr>
          <w:rFonts w:asciiTheme="minorHAnsi" w:hAnsiTheme="minorHAnsi" w:cstheme="minorHAnsi"/>
          <w:lang w:eastAsia="fr-FR" w:bidi="ar-SA"/>
        </w:rPr>
        <w:t>systèmes</w:t>
      </w:r>
      <w:bookmarkEnd w:id="923"/>
      <w:r w:rsidR="00E17E45">
        <w:rPr>
          <w:rFonts w:asciiTheme="minorHAnsi" w:hAnsiTheme="minorHAnsi" w:cstheme="minorHAnsi"/>
          <w:lang w:eastAsia="fr-FR" w:bidi="ar-SA"/>
        </w:rPr>
        <w:t xml:space="preserve"> </w:t>
      </w:r>
    </w:p>
    <w:p w:rsidR="00A9295A" w:rsidRPr="009E5826" w:rsidRDefault="00E17E45">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L’ensemble de ces tables ne sont pas accessible par l’administrateur. Elle sont dédiées aux </w:t>
      </w:r>
      <w:r w:rsidR="000A6C3D" w:rsidRPr="009E5826">
        <w:rPr>
          <w:rFonts w:asciiTheme="minorHAnsi" w:hAnsiTheme="minorHAnsi" w:cstheme="minorHAnsi"/>
          <w:szCs w:val="24"/>
          <w:lang w:eastAsia="fr-FR" w:bidi="ar-SA"/>
        </w:rPr>
        <w:t>paramétrage</w:t>
      </w:r>
      <w:r w:rsidRPr="009E5826">
        <w:rPr>
          <w:rFonts w:asciiTheme="minorHAnsi" w:hAnsiTheme="minorHAnsi" w:cstheme="minorHAnsi"/>
          <w:szCs w:val="24"/>
          <w:lang w:eastAsia="fr-FR" w:bidi="ar-SA"/>
        </w:rPr>
        <w:t xml:space="preserve"> de l’IHM et modifiables par les développeurs.</w:t>
      </w:r>
    </w:p>
    <w:p w:rsidR="00E17E45" w:rsidRPr="009E5826" w:rsidRDefault="00E17E45">
      <w:pPr>
        <w:rPr>
          <w:rFonts w:asciiTheme="minorHAnsi" w:hAnsiTheme="minorHAnsi" w:cstheme="minorHAnsi"/>
          <w:szCs w:val="24"/>
          <w:lang w:eastAsia="fr-FR" w:bidi="ar-SA"/>
        </w:rPr>
      </w:pPr>
    </w:p>
    <w:p w:rsidR="00E17E45" w:rsidRDefault="00E17E45" w:rsidP="00E17E45">
      <w:pPr>
        <w:pStyle w:val="Titre2"/>
        <w:rPr>
          <w:lang w:eastAsia="fr-FR" w:bidi="ar-SA"/>
        </w:rPr>
      </w:pPr>
      <w:r w:rsidRPr="00E17E45">
        <w:rPr>
          <w:lang w:eastAsia="fr-FR" w:bidi="ar-SA"/>
        </w:rPr>
        <w:t xml:space="preserve"> </w:t>
      </w:r>
      <w:bookmarkStart w:id="924" w:name="_Toc515444486"/>
      <w:r w:rsidRPr="00E17E45">
        <w:rPr>
          <w:lang w:eastAsia="fr-FR" w:bidi="ar-SA"/>
        </w:rPr>
        <w:t>TA_LIBELLE_COLONNE_TABLE</w:t>
      </w:r>
      <w:bookmarkEnd w:id="924"/>
      <w:r w:rsidR="00AE699C">
        <w:rPr>
          <w:lang w:eastAsia="fr-FR" w:bidi="ar-SA"/>
        </w:rPr>
        <w:fldChar w:fldCharType="begin"/>
      </w:r>
      <w:r w:rsidR="00AE699C">
        <w:instrText xml:space="preserve"> XE "</w:instrText>
      </w:r>
      <w:r w:rsidR="00AE699C" w:rsidRPr="001378E5">
        <w:rPr>
          <w:lang w:eastAsia="fr-FR" w:bidi="ar-SA"/>
        </w:rPr>
        <w:instrText>TA_LIBELLE_COLONNE_TABLE</w:instrText>
      </w:r>
      <w:r w:rsidR="00AE699C">
        <w:instrText xml:space="preserve">" </w:instrText>
      </w:r>
      <w:r w:rsidR="00AE699C">
        <w:rPr>
          <w:lang w:eastAsia="fr-FR" w:bidi="ar-SA"/>
        </w:rPr>
        <w:fldChar w:fldCharType="end"/>
      </w:r>
    </w:p>
    <w:p w:rsidR="00E17E45" w:rsidRPr="009E5826" w:rsidRDefault="00E17E45" w:rsidP="00E17E45">
      <w:pPr>
        <w:rPr>
          <w:rFonts w:asciiTheme="minorHAnsi" w:hAnsiTheme="minorHAnsi" w:cstheme="minorHAnsi"/>
          <w:szCs w:val="24"/>
          <w:lang w:eastAsia="fr-FR" w:bidi="ar-SA"/>
        </w:rPr>
      </w:pPr>
      <w:r w:rsidRPr="009E5826">
        <w:rPr>
          <w:rFonts w:asciiTheme="minorHAnsi" w:hAnsiTheme="minorHAnsi" w:cstheme="minorHAnsi"/>
          <w:szCs w:val="24"/>
        </w:rPr>
        <w:t>Correspondance entre les noms des colonnes des tables et leur libellé affiché dans l'IHM</w:t>
      </w:r>
    </w:p>
    <w:p w:rsidR="00DF5D3C" w:rsidRPr="009E5826" w:rsidRDefault="00DF5D3C" w:rsidP="00DF5D3C">
      <w:pPr>
        <w:rPr>
          <w:rFonts w:asciiTheme="minorHAnsi" w:hAnsiTheme="minorHAnsi" w:cstheme="minorHAnsi"/>
          <w:szCs w:val="24"/>
          <w:lang w:eastAsia="fr-FR" w:bidi="ar-SA"/>
        </w:rPr>
      </w:pPr>
    </w:p>
    <w:p w:rsidR="00DF5D3C" w:rsidRPr="009E5826" w:rsidRDefault="00DF5D3C" w:rsidP="00DF5D3C">
      <w:pPr>
        <w:rPr>
          <w:rFonts w:asciiTheme="minorHAnsi" w:hAnsiTheme="minorHAnsi" w:cstheme="minorHAnsi"/>
          <w:szCs w:val="24"/>
          <w:lang w:eastAsia="fr-FR" w:bidi="ar-SA"/>
        </w:rPr>
      </w:pPr>
      <w:r>
        <w:rPr>
          <w:noProof/>
          <w:lang w:eastAsia="fr-FR" w:bidi="ar-SA"/>
        </w:rPr>
        <w:drawing>
          <wp:inline distT="0" distB="0" distL="0" distR="0" wp14:anchorId="663B6E5A" wp14:editId="110570A7">
            <wp:extent cx="2806700" cy="170116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6700" cy="1701165"/>
                    </a:xfrm>
                    <a:prstGeom prst="rect">
                      <a:avLst/>
                    </a:prstGeom>
                    <a:noFill/>
                    <a:ln>
                      <a:noFill/>
                    </a:ln>
                  </pic:spPr>
                </pic:pic>
              </a:graphicData>
            </a:graphic>
          </wp:inline>
        </w:drawing>
      </w:r>
    </w:p>
    <w:p w:rsidR="00DF5D3C" w:rsidRPr="009E5826" w:rsidRDefault="00DF5D3C" w:rsidP="00DF5D3C">
      <w:pPr>
        <w:rPr>
          <w:rFonts w:asciiTheme="minorHAnsi" w:hAnsiTheme="minorHAnsi" w:cstheme="minorHAnsi"/>
          <w:szCs w:val="24"/>
          <w:lang w:eastAsia="fr-FR" w:bidi="ar-SA"/>
        </w:rPr>
      </w:pPr>
    </w:p>
    <w:p w:rsidR="00E17E45" w:rsidRDefault="00E17E45" w:rsidP="00E17E45">
      <w:pPr>
        <w:pStyle w:val="Titre2"/>
        <w:rPr>
          <w:lang w:eastAsia="fr-FR" w:bidi="ar-SA"/>
        </w:rPr>
      </w:pPr>
      <w:bookmarkStart w:id="925" w:name="_Toc515444487"/>
      <w:r w:rsidRPr="00E17E45">
        <w:rPr>
          <w:lang w:eastAsia="fr-FR" w:bidi="ar-SA"/>
        </w:rPr>
        <w:t>TA_PARAMETRAGE</w:t>
      </w:r>
      <w:bookmarkEnd w:id="925"/>
      <w:r w:rsidR="00AE699C">
        <w:rPr>
          <w:lang w:eastAsia="fr-FR" w:bidi="ar-SA"/>
        </w:rPr>
        <w:fldChar w:fldCharType="begin"/>
      </w:r>
      <w:r w:rsidR="00AE699C">
        <w:instrText xml:space="preserve"> XE "</w:instrText>
      </w:r>
      <w:r w:rsidR="00AE699C" w:rsidRPr="001378E5">
        <w:rPr>
          <w:lang w:eastAsia="fr-FR" w:bidi="ar-SA"/>
        </w:rPr>
        <w:instrText>TA_PARAMETRAGE</w:instrText>
      </w:r>
      <w:r w:rsidR="00AE699C">
        <w:instrText xml:space="preserve">" </w:instrText>
      </w:r>
      <w:r w:rsidR="00AE699C">
        <w:rPr>
          <w:lang w:eastAsia="fr-FR" w:bidi="ar-SA"/>
        </w:rPr>
        <w:fldChar w:fldCharType="end"/>
      </w:r>
    </w:p>
    <w:p w:rsidR="00E17E45" w:rsidRPr="009E5826" w:rsidRDefault="00E17E45" w:rsidP="00E17E45">
      <w:pPr>
        <w:rPr>
          <w:rFonts w:asciiTheme="minorHAnsi" w:hAnsiTheme="minorHAnsi" w:cstheme="minorHAnsi"/>
          <w:szCs w:val="24"/>
          <w:lang w:eastAsia="fr-FR" w:bidi="ar-SA"/>
        </w:rPr>
      </w:pPr>
    </w:p>
    <w:p w:rsidR="00E17E45" w:rsidRPr="009E5826" w:rsidRDefault="00DF5D3C" w:rsidP="00E17E45">
      <w:pPr>
        <w:rPr>
          <w:rFonts w:asciiTheme="minorHAnsi" w:hAnsiTheme="minorHAnsi" w:cstheme="minorHAnsi"/>
          <w:szCs w:val="24"/>
          <w:lang w:eastAsia="fr-FR" w:bidi="ar-SA"/>
        </w:rPr>
      </w:pPr>
      <w:r>
        <w:rPr>
          <w:noProof/>
          <w:lang w:eastAsia="fr-FR" w:bidi="ar-SA"/>
        </w:rPr>
        <w:drawing>
          <wp:inline distT="0" distB="0" distL="0" distR="0" wp14:anchorId="18BF771C" wp14:editId="044928BE">
            <wp:extent cx="2456180" cy="182880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6180" cy="1828800"/>
                    </a:xfrm>
                    <a:prstGeom prst="rect">
                      <a:avLst/>
                    </a:prstGeom>
                    <a:noFill/>
                    <a:ln>
                      <a:noFill/>
                    </a:ln>
                  </pic:spPr>
                </pic:pic>
              </a:graphicData>
            </a:graphic>
          </wp:inline>
        </w:drawing>
      </w:r>
    </w:p>
    <w:p w:rsidR="00DF5D3C" w:rsidRDefault="00DF5D3C" w:rsidP="00E17E45">
      <w:pPr>
        <w:rPr>
          <w:lang w:eastAsia="fr-FR" w:bidi="ar-SA"/>
        </w:rPr>
      </w:pPr>
    </w:p>
    <w:p w:rsidR="00E17E45" w:rsidRDefault="00E17E45" w:rsidP="00E17E45">
      <w:pPr>
        <w:pStyle w:val="Titre2"/>
        <w:rPr>
          <w:lang w:eastAsia="fr-FR" w:bidi="ar-SA"/>
        </w:rPr>
      </w:pPr>
      <w:bookmarkStart w:id="926" w:name="_Toc515444488"/>
      <w:r w:rsidRPr="00E17E45">
        <w:rPr>
          <w:lang w:eastAsia="fr-FR" w:bidi="ar-SA"/>
        </w:rPr>
        <w:t>TA_SECURITE</w:t>
      </w:r>
      <w:bookmarkEnd w:id="926"/>
      <w:r w:rsidR="00AE699C">
        <w:rPr>
          <w:lang w:eastAsia="fr-FR" w:bidi="ar-SA"/>
        </w:rPr>
        <w:fldChar w:fldCharType="begin"/>
      </w:r>
      <w:r w:rsidR="00AE699C">
        <w:instrText xml:space="preserve"> XE "</w:instrText>
      </w:r>
      <w:r w:rsidR="00AE699C" w:rsidRPr="001378E5">
        <w:rPr>
          <w:lang w:eastAsia="fr-FR" w:bidi="ar-SA"/>
        </w:rPr>
        <w:instrText>TA_SECURITE</w:instrText>
      </w:r>
      <w:r w:rsidR="00AE699C">
        <w:instrText xml:space="preserve">" </w:instrText>
      </w:r>
      <w:r w:rsidR="00AE699C">
        <w:rPr>
          <w:lang w:eastAsia="fr-FR" w:bidi="ar-SA"/>
        </w:rPr>
        <w:fldChar w:fldCharType="end"/>
      </w:r>
    </w:p>
    <w:p w:rsidR="00E17E45" w:rsidRPr="009E5826" w:rsidRDefault="006F65ED" w:rsidP="00E17E45">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Cette table permet de </w:t>
      </w:r>
      <w:r w:rsidR="000A6C3D" w:rsidRPr="009E5826">
        <w:rPr>
          <w:rFonts w:asciiTheme="minorHAnsi" w:hAnsiTheme="minorHAnsi" w:cstheme="minorHAnsi"/>
          <w:szCs w:val="24"/>
          <w:lang w:eastAsia="fr-FR" w:bidi="ar-SA"/>
        </w:rPr>
        <w:t>définir</w:t>
      </w:r>
      <w:r w:rsidRPr="009E5826">
        <w:rPr>
          <w:rFonts w:asciiTheme="minorHAnsi" w:hAnsiTheme="minorHAnsi" w:cstheme="minorHAnsi"/>
          <w:szCs w:val="24"/>
          <w:lang w:eastAsia="fr-FR" w:bidi="ar-SA"/>
        </w:rPr>
        <w:t xml:space="preserve"> la relation entre les fonctionnalités et les profils d’</w:t>
      </w:r>
      <w:r w:rsidR="000A6C3D" w:rsidRPr="009E5826">
        <w:rPr>
          <w:rFonts w:asciiTheme="minorHAnsi" w:hAnsiTheme="minorHAnsi" w:cstheme="minorHAnsi"/>
          <w:szCs w:val="24"/>
          <w:lang w:eastAsia="fr-FR" w:bidi="ar-SA"/>
        </w:rPr>
        <w:t>habilitations</w:t>
      </w:r>
      <w:r w:rsidRPr="009E5826">
        <w:rPr>
          <w:rFonts w:asciiTheme="minorHAnsi" w:hAnsiTheme="minorHAnsi" w:cstheme="minorHAnsi"/>
          <w:szCs w:val="24"/>
          <w:lang w:eastAsia="fr-FR" w:bidi="ar-SA"/>
        </w:rPr>
        <w:t>.</w:t>
      </w:r>
    </w:p>
    <w:p w:rsidR="00DF5D3C" w:rsidRPr="009E5826" w:rsidRDefault="00DF5D3C" w:rsidP="00E17E45">
      <w:pPr>
        <w:rPr>
          <w:rFonts w:asciiTheme="minorHAnsi" w:hAnsiTheme="minorHAnsi" w:cstheme="minorHAnsi"/>
          <w:szCs w:val="24"/>
          <w:lang w:eastAsia="fr-FR" w:bidi="ar-SA"/>
        </w:rPr>
      </w:pPr>
    </w:p>
    <w:p w:rsidR="00DF5D3C" w:rsidRPr="009E5826" w:rsidRDefault="00DF5D3C" w:rsidP="00E17E45">
      <w:pPr>
        <w:rPr>
          <w:rFonts w:asciiTheme="minorHAnsi" w:hAnsiTheme="minorHAnsi" w:cstheme="minorHAnsi"/>
          <w:szCs w:val="24"/>
          <w:lang w:eastAsia="fr-FR" w:bidi="ar-SA"/>
        </w:rPr>
      </w:pPr>
      <w:r>
        <w:rPr>
          <w:noProof/>
          <w:lang w:eastAsia="fr-FR" w:bidi="ar-SA"/>
        </w:rPr>
        <w:drawing>
          <wp:inline distT="0" distB="0" distL="0" distR="0" wp14:anchorId="05ACC403" wp14:editId="4FE86967">
            <wp:extent cx="2711450" cy="2200910"/>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1450" cy="2200910"/>
                    </a:xfrm>
                    <a:prstGeom prst="rect">
                      <a:avLst/>
                    </a:prstGeom>
                    <a:noFill/>
                    <a:ln>
                      <a:noFill/>
                    </a:ln>
                  </pic:spPr>
                </pic:pic>
              </a:graphicData>
            </a:graphic>
          </wp:inline>
        </w:drawing>
      </w:r>
    </w:p>
    <w:p w:rsidR="00E17E45" w:rsidRPr="00E17E45" w:rsidRDefault="00E17E45" w:rsidP="00E17E45">
      <w:pPr>
        <w:pStyle w:val="Titre2"/>
        <w:rPr>
          <w:lang w:eastAsia="fr-FR" w:bidi="ar-SA"/>
        </w:rPr>
      </w:pPr>
      <w:bookmarkStart w:id="927" w:name="_Toc515444489"/>
      <w:r w:rsidRPr="00E17E45">
        <w:rPr>
          <w:lang w:eastAsia="fr-FR" w:bidi="ar-SA"/>
        </w:rPr>
        <w:t>TA_SUIVI_TRAITEMENT</w:t>
      </w:r>
      <w:bookmarkEnd w:id="927"/>
      <w:r w:rsidR="00AE699C">
        <w:rPr>
          <w:lang w:eastAsia="fr-FR" w:bidi="ar-SA"/>
        </w:rPr>
        <w:fldChar w:fldCharType="begin"/>
      </w:r>
      <w:r w:rsidR="00AE699C">
        <w:instrText xml:space="preserve"> XE "</w:instrText>
      </w:r>
      <w:r w:rsidR="00AE699C" w:rsidRPr="001378E5">
        <w:rPr>
          <w:lang w:eastAsia="fr-FR" w:bidi="ar-SA"/>
        </w:rPr>
        <w:instrText>TA_SUIVI_TRAITEMENT</w:instrText>
      </w:r>
      <w:r w:rsidR="00AE699C">
        <w:instrText xml:space="preserve">" </w:instrText>
      </w:r>
      <w:r w:rsidR="00AE699C">
        <w:rPr>
          <w:lang w:eastAsia="fr-FR" w:bidi="ar-SA"/>
        </w:rPr>
        <w:fldChar w:fldCharType="end"/>
      </w:r>
    </w:p>
    <w:p w:rsidR="00E17E45" w:rsidRPr="009E5826" w:rsidRDefault="00E17E45" w:rsidP="00E17E45">
      <w:pPr>
        <w:tabs>
          <w:tab w:val="left" w:pos="1459"/>
        </w:tabs>
        <w:rPr>
          <w:rFonts w:asciiTheme="minorHAnsi" w:hAnsiTheme="minorHAnsi" w:cstheme="minorHAnsi"/>
          <w:szCs w:val="24"/>
          <w:lang w:eastAsia="fr-FR" w:bidi="ar-SA"/>
        </w:rPr>
      </w:pPr>
    </w:p>
    <w:p w:rsidR="00DF5D3C" w:rsidRPr="009E5826" w:rsidRDefault="00DF5D3C" w:rsidP="00E17E45">
      <w:pPr>
        <w:tabs>
          <w:tab w:val="left" w:pos="1459"/>
        </w:tabs>
        <w:rPr>
          <w:rFonts w:asciiTheme="minorHAnsi" w:hAnsiTheme="minorHAnsi" w:cstheme="minorHAnsi"/>
          <w:szCs w:val="24"/>
          <w:lang w:eastAsia="fr-FR" w:bidi="ar-SA"/>
        </w:rPr>
      </w:pPr>
      <w:r>
        <w:rPr>
          <w:noProof/>
          <w:lang w:eastAsia="fr-FR" w:bidi="ar-SA"/>
        </w:rPr>
        <w:drawing>
          <wp:inline distT="0" distB="0" distL="0" distR="0" wp14:anchorId="222064BE" wp14:editId="4FC59C12">
            <wp:extent cx="3668395" cy="2487930"/>
            <wp:effectExtent l="0" t="0" r="825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8395" cy="2487930"/>
                    </a:xfrm>
                    <a:prstGeom prst="rect">
                      <a:avLst/>
                    </a:prstGeom>
                    <a:noFill/>
                    <a:ln>
                      <a:noFill/>
                    </a:ln>
                  </pic:spPr>
                </pic:pic>
              </a:graphicData>
            </a:graphic>
          </wp:inline>
        </w:drawing>
      </w:r>
    </w:p>
    <w:p w:rsidR="00DF5D3C" w:rsidRPr="009E5826" w:rsidRDefault="00DF5D3C" w:rsidP="00E17E45">
      <w:pPr>
        <w:tabs>
          <w:tab w:val="left" w:pos="1459"/>
        </w:tabs>
        <w:rPr>
          <w:rFonts w:asciiTheme="minorHAnsi" w:hAnsiTheme="minorHAnsi" w:cstheme="minorHAnsi"/>
          <w:szCs w:val="24"/>
          <w:lang w:eastAsia="fr-FR" w:bidi="ar-SA"/>
        </w:rPr>
      </w:pPr>
    </w:p>
    <w:p w:rsidR="00E17E45" w:rsidRDefault="00ED7176" w:rsidP="00E17E45">
      <w:pPr>
        <w:pStyle w:val="Titre2"/>
        <w:rPr>
          <w:lang w:eastAsia="fr-FR" w:bidi="ar-SA"/>
        </w:rPr>
      </w:pPr>
      <w:r>
        <w:rPr>
          <w:lang w:eastAsia="fr-FR" w:bidi="ar-SA"/>
        </w:rPr>
        <w:t xml:space="preserve"> </w:t>
      </w:r>
      <w:bookmarkStart w:id="928" w:name="_Toc515444490"/>
      <w:r>
        <w:rPr>
          <w:lang w:eastAsia="fr-FR" w:bidi="ar-SA"/>
        </w:rPr>
        <w:t>Ta_tables_des_tables</w:t>
      </w:r>
      <w:bookmarkEnd w:id="928"/>
      <w:r w:rsidR="00AE699C">
        <w:rPr>
          <w:lang w:eastAsia="fr-FR" w:bidi="ar-SA"/>
        </w:rPr>
        <w:fldChar w:fldCharType="begin"/>
      </w:r>
      <w:r w:rsidR="00AE699C">
        <w:instrText xml:space="preserve"> XE "</w:instrText>
      </w:r>
      <w:r w:rsidR="00AE699C" w:rsidRPr="001378E5">
        <w:rPr>
          <w:lang w:eastAsia="fr-FR" w:bidi="ar-SA"/>
        </w:rPr>
        <w:instrText>Ta_tables_des_tables</w:instrText>
      </w:r>
      <w:r w:rsidR="00AE699C">
        <w:instrText xml:space="preserve">" </w:instrText>
      </w:r>
      <w:r w:rsidR="00AE699C">
        <w:rPr>
          <w:lang w:eastAsia="fr-FR" w:bidi="ar-SA"/>
        </w:rPr>
        <w:fldChar w:fldCharType="end"/>
      </w:r>
    </w:p>
    <w:p w:rsidR="00E17E45" w:rsidRPr="009E5826" w:rsidRDefault="006F65ED" w:rsidP="00E17E45">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Liste l’ensemble des tables de l’application PARANEO. Cette table permet à l’administrateur de commente le contenu des tables. Les commentaires sont </w:t>
      </w:r>
      <w:r w:rsidR="000A6C3D" w:rsidRPr="009E5826">
        <w:rPr>
          <w:rFonts w:asciiTheme="minorHAnsi" w:hAnsiTheme="minorHAnsi" w:cstheme="minorHAnsi"/>
          <w:szCs w:val="24"/>
          <w:lang w:eastAsia="fr-FR" w:bidi="ar-SA"/>
        </w:rPr>
        <w:t>accessibles</w:t>
      </w:r>
      <w:r w:rsidRPr="009E5826">
        <w:rPr>
          <w:rFonts w:asciiTheme="minorHAnsi" w:hAnsiTheme="minorHAnsi" w:cstheme="minorHAnsi"/>
          <w:szCs w:val="24"/>
          <w:lang w:eastAsia="fr-FR" w:bidi="ar-SA"/>
        </w:rPr>
        <w:t xml:space="preserve"> en consultation aux utilisateurs habilités.</w:t>
      </w:r>
    </w:p>
    <w:p w:rsidR="00000D12" w:rsidRPr="009E5826" w:rsidRDefault="00000D12" w:rsidP="00E17E45">
      <w:pPr>
        <w:rPr>
          <w:rFonts w:asciiTheme="minorHAnsi" w:hAnsiTheme="minorHAnsi" w:cstheme="minorHAnsi"/>
          <w:szCs w:val="24"/>
          <w:lang w:eastAsia="fr-FR" w:bidi="ar-SA"/>
        </w:rPr>
      </w:pPr>
    </w:p>
    <w:p w:rsidR="00000D12" w:rsidRDefault="00000D12" w:rsidP="00000D12">
      <w:pPr>
        <w:pStyle w:val="Titre3"/>
        <w:rPr>
          <w:lang w:eastAsia="fr-FR" w:bidi="ar-SA"/>
        </w:rPr>
      </w:pPr>
      <w:bookmarkStart w:id="929" w:name="_Toc515444491"/>
      <w:r>
        <w:rPr>
          <w:lang w:eastAsia="fr-FR" w:bidi="ar-SA"/>
        </w:rPr>
        <w:t xml:space="preserve">Structure de la </w:t>
      </w:r>
      <w:r w:rsidRPr="00000D12">
        <w:rPr>
          <w:lang w:eastAsia="fr-FR" w:bidi="ar-SA"/>
        </w:rPr>
        <w:t>ta_table_des_tables</w:t>
      </w:r>
      <w:bookmarkEnd w:id="929"/>
    </w:p>
    <w:p w:rsidR="00000D12" w:rsidRPr="009E5826" w:rsidRDefault="00000D12" w:rsidP="00E17E45">
      <w:pPr>
        <w:rPr>
          <w:rFonts w:asciiTheme="minorHAnsi" w:hAnsiTheme="minorHAnsi" w:cstheme="minorHAnsi"/>
          <w:szCs w:val="24"/>
          <w:lang w:eastAsia="fr-FR" w:bidi="ar-SA"/>
        </w:rPr>
      </w:pPr>
    </w:p>
    <w:p w:rsidR="00000D12" w:rsidRPr="009E5826" w:rsidRDefault="00DF5D3C" w:rsidP="00E17E45">
      <w:pPr>
        <w:rPr>
          <w:rFonts w:asciiTheme="minorHAnsi" w:hAnsiTheme="minorHAnsi" w:cstheme="minorHAnsi"/>
          <w:szCs w:val="24"/>
          <w:lang w:eastAsia="fr-FR" w:bidi="ar-SA"/>
        </w:rPr>
      </w:pPr>
      <w:r>
        <w:rPr>
          <w:noProof/>
          <w:lang w:eastAsia="fr-FR" w:bidi="ar-SA"/>
        </w:rPr>
        <w:drawing>
          <wp:inline distT="0" distB="0" distL="0" distR="0" wp14:anchorId="6B015094" wp14:editId="2C7D2924">
            <wp:extent cx="2062717" cy="18809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2755" cy="1880954"/>
                    </a:xfrm>
                    <a:prstGeom prst="rect">
                      <a:avLst/>
                    </a:prstGeom>
                    <a:noFill/>
                    <a:ln>
                      <a:noFill/>
                    </a:ln>
                  </pic:spPr>
                </pic:pic>
              </a:graphicData>
            </a:graphic>
          </wp:inline>
        </w:drawing>
      </w:r>
    </w:p>
    <w:p w:rsidR="00DF5D3C" w:rsidRPr="009E5826" w:rsidRDefault="00DF5D3C" w:rsidP="00E17E45">
      <w:pPr>
        <w:rPr>
          <w:rFonts w:asciiTheme="minorHAnsi" w:hAnsiTheme="minorHAnsi" w:cstheme="minorHAnsi"/>
          <w:szCs w:val="24"/>
          <w:lang w:eastAsia="fr-FR" w:bidi="ar-SA"/>
        </w:rPr>
      </w:pPr>
    </w:p>
    <w:p w:rsidR="00314E10" w:rsidRPr="009E5826" w:rsidRDefault="00314E10" w:rsidP="004D39DC">
      <w:pPr>
        <w:pStyle w:val="Titre4"/>
        <w:rPr>
          <w:lang w:eastAsia="fr-FR" w:bidi="ar-SA"/>
        </w:rPr>
      </w:pPr>
      <w:r w:rsidRPr="009E5826">
        <w:rPr>
          <w:lang w:eastAsia="fr-FR" w:bidi="ar-SA"/>
        </w:rPr>
        <w:t>Gestion de la table</w:t>
      </w:r>
    </w:p>
    <w:p w:rsidR="00314E10" w:rsidRPr="009E5826" w:rsidRDefault="00314E10" w:rsidP="00314E10">
      <w:pPr>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table est accessible en </w:t>
      </w:r>
      <w:r w:rsidR="000A6C3D" w:rsidRPr="009E5826">
        <w:rPr>
          <w:rFonts w:asciiTheme="minorHAnsi" w:hAnsiTheme="minorHAnsi" w:cstheme="minorHAnsi"/>
          <w:szCs w:val="24"/>
          <w:lang w:eastAsia="fr-FR" w:bidi="ar-SA"/>
        </w:rPr>
        <w:t>consultation et</w:t>
      </w:r>
      <w:r w:rsidRPr="009E5826">
        <w:rPr>
          <w:rFonts w:asciiTheme="minorHAnsi" w:hAnsiTheme="minorHAnsi" w:cstheme="minorHAnsi"/>
          <w:szCs w:val="24"/>
          <w:lang w:eastAsia="fr-FR" w:bidi="ar-SA"/>
        </w:rPr>
        <w:t xml:space="preserve"> en modification. L’ajouts d’enregistrements est à ajouter par la MOE.</w:t>
      </w:r>
    </w:p>
    <w:p w:rsidR="00314E10" w:rsidRPr="009E5826" w:rsidRDefault="00314E10" w:rsidP="00E17E45">
      <w:pPr>
        <w:rPr>
          <w:rFonts w:asciiTheme="minorHAnsi" w:hAnsiTheme="minorHAnsi" w:cstheme="minorHAnsi"/>
          <w:szCs w:val="24"/>
          <w:lang w:eastAsia="fr-FR" w:bidi="ar-SA"/>
        </w:rPr>
      </w:pPr>
    </w:p>
    <w:p w:rsidR="00ED7176" w:rsidRDefault="00ED7176" w:rsidP="004D39DC">
      <w:pPr>
        <w:pStyle w:val="Titre4"/>
        <w:rPr>
          <w:lang w:eastAsia="fr-FR" w:bidi="ar-SA"/>
        </w:rPr>
      </w:pPr>
      <w:r w:rsidRPr="00ED7176">
        <w:rPr>
          <w:lang w:eastAsia="fr-FR" w:bidi="ar-SA"/>
        </w:rPr>
        <w:t>Modification : contrôle des données de ta_table_des_tables</w:t>
      </w:r>
    </w:p>
    <w:p w:rsidR="00ED7176" w:rsidRPr="009E5826" w:rsidRDefault="00ED7176" w:rsidP="00ED7176">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Contrôle de longueur : </w:t>
      </w:r>
    </w:p>
    <w:p w:rsidR="00ED7176" w:rsidRPr="009E5826" w:rsidRDefault="00ED7176" w:rsidP="00357DCC">
      <w:pPr>
        <w:numPr>
          <w:ilvl w:val="0"/>
          <w:numId w:val="672"/>
        </w:numPr>
        <w:autoSpaceDE w:val="0"/>
        <w:autoSpaceDN w:val="0"/>
        <w:adjustRightInd w:val="0"/>
        <w:spacing w:after="1"/>
        <w:rPr>
          <w:rFonts w:asciiTheme="minorHAnsi" w:hAnsiTheme="minorHAnsi" w:cstheme="minorHAnsi"/>
          <w:szCs w:val="24"/>
          <w:lang w:eastAsia="fr-FR" w:bidi="ar-SA"/>
        </w:rPr>
      </w:pPr>
      <w:r w:rsidRPr="009E5826">
        <w:rPr>
          <w:rFonts w:asciiTheme="minorHAnsi" w:hAnsiTheme="minorHAnsi" w:cstheme="minorHAnsi"/>
          <w:szCs w:val="24"/>
          <w:lang w:eastAsia="fr-FR" w:bidi="ar-SA"/>
        </w:rPr>
        <w:t>DESCRIPTION (DESCRI) : doit pouvoir faire au moins 750 caractères.</w:t>
      </w:r>
    </w:p>
    <w:p w:rsidR="00ED7176" w:rsidRPr="009E5826" w:rsidRDefault="00ED7176" w:rsidP="00E17E45">
      <w:pPr>
        <w:rPr>
          <w:rFonts w:asciiTheme="minorHAnsi" w:hAnsiTheme="minorHAnsi" w:cstheme="minorHAnsi"/>
          <w:szCs w:val="24"/>
          <w:lang w:eastAsia="fr-FR" w:bidi="ar-SA"/>
        </w:rPr>
      </w:pPr>
    </w:p>
    <w:p w:rsidR="00000D12" w:rsidRDefault="00000D12" w:rsidP="004D39DC">
      <w:pPr>
        <w:pStyle w:val="Titre4"/>
        <w:rPr>
          <w:lang w:eastAsia="fr-FR" w:bidi="ar-SA"/>
        </w:rPr>
      </w:pPr>
      <w:r w:rsidRPr="00000D12">
        <w:rPr>
          <w:lang w:eastAsia="fr-FR" w:bidi="ar-SA"/>
        </w:rPr>
        <w:t>Modification : renseignement des données de ta_table_des_tables</w:t>
      </w:r>
    </w:p>
    <w:p w:rsidR="00000D12" w:rsidRPr="009E5826" w:rsidRDefault="00000D12" w:rsidP="00000D12">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en saisie libre : </w:t>
      </w:r>
    </w:p>
    <w:p w:rsidR="00000D12" w:rsidRPr="009E5826" w:rsidRDefault="00000D12" w:rsidP="00357DCC">
      <w:pPr>
        <w:numPr>
          <w:ilvl w:val="0"/>
          <w:numId w:val="526"/>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LIBELLE ROLE DE TIERS (YLROLT)</w:t>
      </w:r>
    </w:p>
    <w:p w:rsidR="00000D12" w:rsidRPr="009E5826" w:rsidRDefault="00000D12" w:rsidP="00000D12">
      <w:pPr>
        <w:autoSpaceDE w:val="0"/>
        <w:autoSpaceDN w:val="0"/>
        <w:adjustRightInd w:val="0"/>
        <w:rPr>
          <w:rFonts w:asciiTheme="minorHAnsi" w:hAnsiTheme="minorHAnsi" w:cstheme="minorHAnsi"/>
          <w:szCs w:val="24"/>
          <w:lang w:eastAsia="fr-FR" w:bidi="ar-SA"/>
        </w:rPr>
      </w:pPr>
    </w:p>
    <w:p w:rsidR="00000D12" w:rsidRPr="009E5826" w:rsidRDefault="00000D12" w:rsidP="00000D12">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 par sélection dans un calendrier : </w:t>
      </w:r>
    </w:p>
    <w:p w:rsidR="00000D12" w:rsidRPr="009E5826" w:rsidRDefault="00000D12" w:rsidP="00357DCC">
      <w:pPr>
        <w:numPr>
          <w:ilvl w:val="0"/>
          <w:numId w:val="527"/>
        </w:numPr>
        <w:autoSpaceDE w:val="0"/>
        <w:autoSpaceDN w:val="0"/>
        <w:adjustRightInd w:val="0"/>
        <w:spacing w:after="1"/>
        <w:ind w:left="360" w:hanging="360"/>
        <w:rPr>
          <w:rFonts w:asciiTheme="minorHAnsi" w:hAnsiTheme="minorHAnsi" w:cstheme="minorHAnsi"/>
          <w:szCs w:val="24"/>
          <w:lang w:eastAsia="fr-FR" w:bidi="ar-SA"/>
        </w:rPr>
      </w:pPr>
      <w:r w:rsidRPr="009E5826">
        <w:rPr>
          <w:rFonts w:asciiTheme="minorHAnsi" w:hAnsiTheme="minorHAnsi" w:cstheme="minorHAnsi"/>
          <w:szCs w:val="24"/>
          <w:lang w:eastAsia="fr-FR" w:bidi="ar-SA"/>
        </w:rPr>
        <w:t xml:space="preserve">la DATE DE CLOTURE (YDCLOT) </w:t>
      </w:r>
    </w:p>
    <w:p w:rsidR="00000D12" w:rsidRDefault="00000D12" w:rsidP="00E17E45">
      <w:pPr>
        <w:rPr>
          <w:rFonts w:asciiTheme="minorHAnsi" w:hAnsiTheme="minorHAnsi" w:cstheme="minorHAnsi"/>
          <w:szCs w:val="24"/>
          <w:lang w:eastAsia="fr-FR" w:bidi="ar-SA"/>
        </w:rPr>
      </w:pPr>
    </w:p>
    <w:p w:rsidR="00CB2141" w:rsidRDefault="00CB2141">
      <w:pPr>
        <w:rPr>
          <w:rFonts w:asciiTheme="minorHAnsi" w:hAnsiTheme="minorHAnsi" w:cstheme="minorHAnsi"/>
          <w:szCs w:val="24"/>
          <w:lang w:eastAsia="fr-FR" w:bidi="ar-SA"/>
        </w:rPr>
      </w:pPr>
      <w:r>
        <w:rPr>
          <w:rFonts w:asciiTheme="minorHAnsi" w:hAnsiTheme="minorHAnsi" w:cstheme="minorHAnsi"/>
          <w:szCs w:val="24"/>
          <w:lang w:eastAsia="fr-FR" w:bidi="ar-SA"/>
        </w:rPr>
        <w:br w:type="page"/>
      </w:r>
    </w:p>
    <w:p w:rsidR="00CB2141" w:rsidRDefault="00CB2141" w:rsidP="00CB2141">
      <w:pPr>
        <w:pStyle w:val="Titre1"/>
        <w:rPr>
          <w:rFonts w:asciiTheme="minorHAnsi" w:hAnsiTheme="minorHAnsi" w:cstheme="minorHAnsi"/>
          <w:lang w:eastAsia="fr-FR" w:bidi="ar-SA"/>
        </w:rPr>
      </w:pPr>
      <w:bookmarkStart w:id="930" w:name="_Toc515444492"/>
      <w:r>
        <w:rPr>
          <w:rFonts w:asciiTheme="minorHAnsi" w:hAnsiTheme="minorHAnsi" w:cstheme="minorHAnsi"/>
          <w:lang w:eastAsia="fr-FR" w:bidi="ar-SA"/>
        </w:rPr>
        <w:t>Structures et spécificités de</w:t>
      </w:r>
      <w:r w:rsidR="00FB1218">
        <w:rPr>
          <w:rFonts w:asciiTheme="minorHAnsi" w:hAnsiTheme="minorHAnsi" w:cstheme="minorHAnsi"/>
          <w:lang w:eastAsia="fr-FR" w:bidi="ar-SA"/>
        </w:rPr>
        <w:t>s</w:t>
      </w:r>
      <w:r>
        <w:rPr>
          <w:rFonts w:asciiTheme="minorHAnsi" w:hAnsiTheme="minorHAnsi" w:cstheme="minorHAnsi"/>
          <w:lang w:eastAsia="fr-FR" w:bidi="ar-SA"/>
        </w:rPr>
        <w:t xml:space="preserve"> tables </w:t>
      </w:r>
      <w:r w:rsidR="00FB1218">
        <w:rPr>
          <w:rFonts w:asciiTheme="minorHAnsi" w:hAnsiTheme="minorHAnsi" w:cstheme="minorHAnsi"/>
          <w:lang w:eastAsia="fr-FR" w:bidi="ar-SA"/>
        </w:rPr>
        <w:t>d’historique</w:t>
      </w:r>
      <w:bookmarkEnd w:id="930"/>
    </w:p>
    <w:p w:rsidR="00FB1218" w:rsidRDefault="00FB1218" w:rsidP="00FB1218">
      <w:pPr>
        <w:rPr>
          <w:lang w:eastAsia="fr-FR" w:bidi="ar-SA"/>
        </w:rPr>
      </w:pPr>
      <w:r>
        <w:rPr>
          <w:lang w:eastAsia="fr-FR" w:bidi="ar-SA"/>
        </w:rPr>
        <w:t>Les tables dont la fonction de suppression est accessible possèdent une table d’historique consultable par tous.</w:t>
      </w:r>
    </w:p>
    <w:p w:rsidR="00FB1218" w:rsidRPr="00FB1218" w:rsidRDefault="00FB1218" w:rsidP="00FB1218">
      <w:pPr>
        <w:rPr>
          <w:lang w:eastAsia="fr-FR" w:bidi="ar-SA"/>
        </w:rPr>
      </w:pPr>
      <w:r>
        <w:rPr>
          <w:lang w:eastAsia="fr-FR" w:bidi="ar-SA"/>
        </w:rPr>
        <w:t>Les tables concernées sont :</w:t>
      </w:r>
    </w:p>
    <w:p w:rsidR="00FB1218" w:rsidRDefault="00FB1218" w:rsidP="00FB1218">
      <w:pPr>
        <w:pStyle w:val="Paragraphedeliste"/>
        <w:numPr>
          <w:ilvl w:val="0"/>
          <w:numId w:val="406"/>
        </w:numPr>
        <w:rPr>
          <w:lang w:eastAsia="fr-FR" w:bidi="ar-SA"/>
        </w:rPr>
      </w:pPr>
      <w:r w:rsidRPr="00C362CD">
        <w:rPr>
          <w:lang w:eastAsia="fr-FR" w:bidi="ar-SA"/>
        </w:rPr>
        <w:t>ta_code_comptable_elementaire_gmtamo06</w:t>
      </w:r>
      <w:r>
        <w:rPr>
          <w:lang w:eastAsia="fr-FR" w:bidi="ar-SA"/>
        </w:rPr>
        <w:t xml:space="preserve"> historique</w:t>
      </w:r>
    </w:p>
    <w:p w:rsidR="00FB1218" w:rsidRPr="00FB1218" w:rsidRDefault="00FB1218" w:rsidP="00FB1218">
      <w:pPr>
        <w:pStyle w:val="Paragraphedeliste"/>
        <w:numPr>
          <w:ilvl w:val="0"/>
          <w:numId w:val="406"/>
        </w:numPr>
        <w:rPr>
          <w:lang w:eastAsia="fr-FR" w:bidi="ar-SA"/>
        </w:rPr>
      </w:pPr>
      <w:r w:rsidRPr="00FB1218">
        <w:rPr>
          <w:lang w:eastAsia="fr-FR" w:bidi="ar-SA"/>
        </w:rPr>
        <w:t>ta_code_postal_historique</w:t>
      </w:r>
    </w:p>
    <w:p w:rsidR="00FC7351" w:rsidRDefault="00FC7351">
      <w:pPr>
        <w:rPr>
          <w:rFonts w:asciiTheme="minorHAnsi" w:eastAsiaTheme="majorEastAsia" w:hAnsiTheme="minorHAnsi" w:cstheme="minorHAnsi"/>
          <w:b/>
          <w:bCs/>
          <w:kern w:val="32"/>
          <w:sz w:val="32"/>
          <w:lang w:eastAsia="fr-FR" w:bidi="ar-SA"/>
        </w:rPr>
      </w:pPr>
      <w:r>
        <w:rPr>
          <w:rFonts w:asciiTheme="minorHAnsi" w:hAnsiTheme="minorHAnsi" w:cstheme="minorHAnsi"/>
          <w:lang w:eastAsia="fr-FR" w:bidi="ar-SA"/>
        </w:rPr>
        <w:br w:type="page"/>
      </w:r>
    </w:p>
    <w:p w:rsidR="00CB2141" w:rsidRDefault="00FC7351" w:rsidP="00FC7351">
      <w:pPr>
        <w:pStyle w:val="Titre1"/>
        <w:rPr>
          <w:rFonts w:asciiTheme="minorHAnsi" w:hAnsiTheme="minorHAnsi" w:cstheme="minorHAnsi"/>
          <w:lang w:eastAsia="fr-FR" w:bidi="ar-SA"/>
        </w:rPr>
      </w:pPr>
      <w:bookmarkStart w:id="931" w:name="_Toc515444493"/>
      <w:r w:rsidRPr="00FC7351">
        <w:rPr>
          <w:rFonts w:asciiTheme="minorHAnsi" w:hAnsiTheme="minorHAnsi" w:cstheme="minorHAnsi"/>
          <w:lang w:eastAsia="fr-FR" w:bidi="ar-SA"/>
        </w:rPr>
        <w:t>Structures et spécificités fonctionnelles des tables</w:t>
      </w:r>
      <w:r>
        <w:rPr>
          <w:rFonts w:asciiTheme="minorHAnsi" w:hAnsiTheme="minorHAnsi" w:cstheme="minorHAnsi"/>
          <w:lang w:eastAsia="fr-FR" w:bidi="ar-SA"/>
        </w:rPr>
        <w:t xml:space="preserve"> G3P</w:t>
      </w:r>
      <w:bookmarkEnd w:id="931"/>
    </w:p>
    <w:p w:rsidR="00EF2DFB" w:rsidRDefault="00EF2DFB" w:rsidP="00EF2DFB">
      <w:pPr>
        <w:rPr>
          <w:rFonts w:asciiTheme="minorHAnsi" w:hAnsiTheme="minorHAnsi" w:cstheme="minorHAnsi"/>
          <w:szCs w:val="24"/>
          <w:lang w:eastAsia="fr-FR" w:bidi="ar-SA"/>
        </w:rPr>
      </w:pPr>
      <w:r w:rsidRPr="00EF2DFB">
        <w:rPr>
          <w:rFonts w:asciiTheme="minorHAnsi" w:hAnsiTheme="minorHAnsi" w:cstheme="minorHAnsi"/>
          <w:szCs w:val="24"/>
          <w:lang w:eastAsia="fr-FR" w:bidi="ar-SA"/>
        </w:rPr>
        <w:t>Dans un premier temps, il a été décidé d’intégrer les tables du référentiel G3P dans l’application PARANEO afin de bénificier de l’IHM, des contrôles déjà implémentés, et de l’interface DIDO pour la diffusion vers les autres applications.</w:t>
      </w:r>
    </w:p>
    <w:p w:rsidR="00EF2DFB" w:rsidRDefault="00EF2DFB" w:rsidP="00EF2DFB">
      <w:pPr>
        <w:rPr>
          <w:lang w:eastAsia="fr-FR" w:bidi="ar-SA"/>
        </w:rPr>
      </w:pPr>
      <w:r>
        <w:rPr>
          <w:lang w:eastAsia="fr-FR" w:bidi="ar-SA"/>
        </w:rPr>
        <w:t>Pour différencier les tables du référentiel G3P dans l’appliaction PARANEO, il est proposé de préfixé le nom par « ta_G3P_» plutôt que « ta_ ».</w:t>
      </w:r>
    </w:p>
    <w:p w:rsidR="00FC7351" w:rsidRDefault="00FC7351" w:rsidP="00FC7351">
      <w:pPr>
        <w:pStyle w:val="Titre2"/>
        <w:rPr>
          <w:lang w:eastAsia="fr-FR" w:bidi="ar-SA"/>
        </w:rPr>
      </w:pPr>
      <w:bookmarkStart w:id="932" w:name="_Toc515444494"/>
      <w:r>
        <w:rPr>
          <w:lang w:eastAsia="fr-FR" w:bidi="ar-SA"/>
        </w:rPr>
        <w:t>Fiche G3P</w:t>
      </w:r>
      <w:bookmarkEnd w:id="932"/>
    </w:p>
    <w:p w:rsidR="00FC7351" w:rsidRDefault="00477464" w:rsidP="00FC7351">
      <w:pPr>
        <w:pStyle w:val="Titre3"/>
        <w:rPr>
          <w:lang w:eastAsia="fr-FR" w:bidi="ar-SA"/>
        </w:rPr>
      </w:pPr>
      <w:bookmarkStart w:id="933" w:name="_Toc515444495"/>
      <w:r>
        <w:rPr>
          <w:lang w:eastAsia="fr-FR" w:bidi="ar-SA"/>
        </w:rPr>
        <w:t>T</w:t>
      </w:r>
      <w:r w:rsidR="00FC7351">
        <w:rPr>
          <w:lang w:eastAsia="fr-FR" w:bidi="ar-SA"/>
        </w:rPr>
        <w:t>a_g3p_fiche_g3p (Diffusion DiDo)</w:t>
      </w:r>
      <w:bookmarkEnd w:id="933"/>
    </w:p>
    <w:p w:rsidR="00FC7351" w:rsidRDefault="00FC7351" w:rsidP="00FC7351">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l’ensemble des informations des fiches descriptives</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Projet, Maintenance évolutive et Maintenance corrective.</w:t>
      </w:r>
    </w:p>
    <w:p w:rsidR="00FC7351" w:rsidRDefault="00FC7351" w:rsidP="00FC7351">
      <w:pPr>
        <w:pStyle w:val="Titre4"/>
      </w:pPr>
      <w:r w:rsidRPr="004E2387">
        <w:rPr>
          <w:lang w:eastAsia="fr-FR" w:bidi="ar-SA"/>
        </w:rPr>
        <w:t>Structure de la table</w:t>
      </w:r>
      <w:r>
        <w:rPr>
          <w:lang w:eastAsia="fr-FR" w:bidi="ar-SA"/>
        </w:rPr>
        <w:t xml:space="preserve"> </w:t>
      </w:r>
      <w:r>
        <w:t>ta_g3p_fiche_g3p</w:t>
      </w:r>
    </w:p>
    <w:p w:rsidR="00FC7351" w:rsidRPr="00FC7351" w:rsidRDefault="00FC7351" w:rsidP="00FC7351"/>
    <w:tbl>
      <w:tblPr>
        <w:tblW w:w="10490" w:type="dxa"/>
        <w:tblInd w:w="70" w:type="dxa"/>
        <w:tblLayout w:type="fixed"/>
        <w:tblCellMar>
          <w:left w:w="70" w:type="dxa"/>
          <w:right w:w="70" w:type="dxa"/>
        </w:tblCellMar>
        <w:tblLook w:val="04A0" w:firstRow="1" w:lastRow="0" w:firstColumn="1" w:lastColumn="0" w:noHBand="0" w:noVBand="1"/>
      </w:tblPr>
      <w:tblGrid>
        <w:gridCol w:w="1560"/>
        <w:gridCol w:w="992"/>
        <w:gridCol w:w="1417"/>
        <w:gridCol w:w="469"/>
        <w:gridCol w:w="923"/>
        <w:gridCol w:w="923"/>
        <w:gridCol w:w="971"/>
        <w:gridCol w:w="825"/>
        <w:gridCol w:w="2410"/>
      </w:tblGrid>
      <w:tr w:rsidR="00FC7351" w:rsidRPr="009E6545" w:rsidTr="002535AB">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C7351" w:rsidRPr="009E6545" w:rsidRDefault="00FC7351" w:rsidP="00FC7351">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99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C7351" w:rsidRPr="009E6545" w:rsidRDefault="00FC7351" w:rsidP="00FC7351">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41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C7351" w:rsidRPr="009E6545" w:rsidRDefault="00FC7351" w:rsidP="00FC7351">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46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FC7351" w:rsidRPr="009E6545" w:rsidRDefault="00FC7351" w:rsidP="00FC7351">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FC7351" w:rsidRPr="009E6545" w:rsidRDefault="00FC7351" w:rsidP="00FC7351">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C7351" w:rsidRPr="009E6545" w:rsidRDefault="00FC7351" w:rsidP="00FC7351">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C7351" w:rsidRPr="009E6545" w:rsidRDefault="00FC7351" w:rsidP="00FC7351">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25"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C7351" w:rsidRPr="009E6545" w:rsidRDefault="00FC7351" w:rsidP="00FC7351">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241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C7351" w:rsidRPr="009E6545" w:rsidRDefault="00FC7351" w:rsidP="00FC7351">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FC7351" w:rsidRPr="009E6545" w:rsidTr="004E1D7A">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FC7351" w:rsidRPr="009E6545" w:rsidRDefault="00FC7351" w:rsidP="004E1D7A">
            <w:pPr>
              <w:jc w:val="center"/>
              <w:rPr>
                <w:rFonts w:eastAsia="Times New Roman" w:cs="Calibri"/>
                <w:sz w:val="16"/>
                <w:szCs w:val="16"/>
                <w:lang w:eastAsia="fr-FR" w:bidi="ar-SA"/>
              </w:rPr>
            </w:pPr>
            <w:r>
              <w:rPr>
                <w:rFonts w:eastAsia="Times New Roman" w:cs="Calibri"/>
                <w:sz w:val="16"/>
                <w:szCs w:val="16"/>
                <w:lang w:eastAsia="fr-FR" w:bidi="ar-SA"/>
              </w:rPr>
              <w:t xml:space="preserve"> </w:t>
            </w:r>
            <w:r w:rsidRPr="009E6545">
              <w:rPr>
                <w:rFonts w:eastAsia="Times New Roman" w:cs="Calibri"/>
                <w:sz w:val="16"/>
                <w:szCs w:val="16"/>
                <w:lang w:eastAsia="fr-FR" w:bidi="ar-SA"/>
              </w:rPr>
              <w:t xml:space="preserve">CODE </w:t>
            </w:r>
            <w:r>
              <w:rPr>
                <w:rFonts w:eastAsia="Times New Roman" w:cs="Calibri"/>
                <w:sz w:val="16"/>
                <w:szCs w:val="16"/>
                <w:lang w:eastAsia="fr-FR" w:bidi="ar-SA"/>
              </w:rPr>
              <w:t>FICHE</w:t>
            </w:r>
          </w:p>
        </w:tc>
        <w:tc>
          <w:tcPr>
            <w:tcW w:w="992"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rsidR="00FC7351" w:rsidRPr="009E6545" w:rsidRDefault="008C6F8C" w:rsidP="004E1D7A">
            <w:pPr>
              <w:jc w:val="center"/>
              <w:rPr>
                <w:rFonts w:eastAsia="Times New Roman" w:cs="Calibri"/>
                <w:sz w:val="16"/>
                <w:szCs w:val="16"/>
                <w:lang w:eastAsia="fr-FR" w:bidi="ar-SA"/>
              </w:rPr>
            </w:pPr>
            <w:r>
              <w:rPr>
                <w:rFonts w:eastAsia="Times New Roman" w:cs="Calibri"/>
                <w:sz w:val="16"/>
                <w:szCs w:val="16"/>
                <w:lang w:eastAsia="fr-FR" w:bidi="ar-SA"/>
              </w:rPr>
              <w:t>C0FIC</w:t>
            </w:r>
          </w:p>
        </w:tc>
        <w:tc>
          <w:tcPr>
            <w:tcW w:w="1417"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rsidR="00FC7351" w:rsidRPr="009E6545" w:rsidRDefault="00FC7351" w:rsidP="004E1D7A">
            <w:pPr>
              <w:jc w:val="center"/>
              <w:rPr>
                <w:rFonts w:eastAsia="Times New Roman" w:cs="Calibri"/>
                <w:sz w:val="16"/>
                <w:szCs w:val="16"/>
                <w:lang w:eastAsia="fr-FR" w:bidi="ar-SA"/>
              </w:rPr>
            </w:pPr>
            <w:r>
              <w:rPr>
                <w:rFonts w:eastAsia="Times New Roman" w:cs="Calibri"/>
                <w:sz w:val="16"/>
                <w:szCs w:val="16"/>
                <w:lang w:eastAsia="fr-FR" w:bidi="ar-SA"/>
              </w:rPr>
              <w:t>alphanumérique (9</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8DB3E2" w:themeFill="text2" w:themeFillTint="66"/>
            <w:vAlign w:val="center"/>
          </w:tcPr>
          <w:p w:rsidR="00FC7351" w:rsidRPr="009E6545" w:rsidRDefault="00FC7351" w:rsidP="004E1D7A">
            <w:pPr>
              <w:jc w:val="center"/>
              <w:rPr>
                <w:rFonts w:eastAsia="Times New Roman" w:cs="Calibri"/>
                <w:sz w:val="16"/>
                <w:szCs w:val="16"/>
                <w:lang w:eastAsia="fr-FR" w:bidi="ar-SA"/>
              </w:rPr>
            </w:pPr>
            <w:r w:rsidRPr="009E6545">
              <w:rPr>
                <w:rFonts w:eastAsia="Times New Roman" w:cs="Calibri"/>
                <w:sz w:val="16"/>
                <w:szCs w:val="16"/>
                <w:lang w:eastAsia="fr-FR" w:bidi="ar-SA"/>
              </w:rPr>
              <w:t> </w:t>
            </w: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rsidR="00FC7351" w:rsidRPr="009E6545" w:rsidRDefault="00FC7351" w:rsidP="004E1D7A">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FC7351" w:rsidRPr="009E6545" w:rsidRDefault="00FC7351" w:rsidP="004E1D7A">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rsidR="00FC7351" w:rsidRPr="009E6545" w:rsidRDefault="00FC7351" w:rsidP="004E1D7A">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25" w:type="dxa"/>
            <w:tcBorders>
              <w:top w:val="single" w:sz="4" w:space="0" w:color="auto"/>
              <w:left w:val="nil"/>
              <w:bottom w:val="single" w:sz="4" w:space="0" w:color="auto"/>
              <w:right w:val="single" w:sz="4" w:space="0" w:color="auto"/>
            </w:tcBorders>
            <w:shd w:val="clear" w:color="auto" w:fill="8DB3E2" w:themeFill="text2" w:themeFillTint="66"/>
            <w:vAlign w:val="center"/>
          </w:tcPr>
          <w:p w:rsidR="00FC7351" w:rsidRPr="009E6545" w:rsidRDefault="00FC7351" w:rsidP="004E1D7A">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2410"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rsidR="00FC7351" w:rsidRDefault="00FC7351" w:rsidP="004E1D7A">
            <w:pPr>
              <w:jc w:val="center"/>
              <w:rPr>
                <w:rFonts w:eastAsia="Times New Roman" w:cs="Calibri"/>
                <w:sz w:val="16"/>
                <w:szCs w:val="16"/>
                <w:lang w:eastAsia="fr-FR" w:bidi="ar-SA"/>
              </w:rPr>
            </w:pPr>
            <w:r>
              <w:rPr>
                <w:rFonts w:eastAsia="Times New Roman" w:cs="Calibri"/>
                <w:sz w:val="16"/>
                <w:szCs w:val="16"/>
                <w:lang w:eastAsia="fr-FR" w:bidi="ar-SA"/>
              </w:rPr>
              <w:t>Identifiant de la Fiche G3P</w:t>
            </w:r>
          </w:p>
          <w:p w:rsidR="00FC7351" w:rsidRPr="009E6545" w:rsidRDefault="00FC7351" w:rsidP="004E1D7A">
            <w:pPr>
              <w:jc w:val="center"/>
              <w:rPr>
                <w:rFonts w:eastAsia="Times New Roman" w:cs="Calibri"/>
                <w:sz w:val="16"/>
                <w:szCs w:val="16"/>
                <w:lang w:eastAsia="fr-FR" w:bidi="ar-SA"/>
              </w:rPr>
            </w:pPr>
            <w:r>
              <w:rPr>
                <w:rFonts w:eastAsia="Times New Roman" w:cs="Calibri"/>
                <w:sz w:val="16"/>
                <w:szCs w:val="16"/>
                <w:lang w:eastAsia="fr-FR" w:bidi="ar-SA"/>
              </w:rPr>
              <w:t>Ex : PROJ00237</w:t>
            </w:r>
          </w:p>
        </w:tc>
      </w:tr>
      <w:tr w:rsidR="00FC7351"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FC7351" w:rsidRPr="009E6545" w:rsidRDefault="00FC7351" w:rsidP="00FC7351">
            <w:pPr>
              <w:rPr>
                <w:rFonts w:eastAsia="Times New Roman" w:cs="Calibri"/>
                <w:sz w:val="16"/>
                <w:szCs w:val="16"/>
                <w:lang w:eastAsia="fr-FR" w:bidi="ar-SA"/>
              </w:rPr>
            </w:pPr>
            <w:r>
              <w:rPr>
                <w:rFonts w:eastAsia="Times New Roman" w:cs="Calibri"/>
                <w:sz w:val="16"/>
                <w:szCs w:val="16"/>
                <w:lang w:eastAsia="fr-FR" w:bidi="ar-SA"/>
              </w:rPr>
              <w:t xml:space="preserve"> DESC COURT</w:t>
            </w:r>
          </w:p>
        </w:tc>
        <w:tc>
          <w:tcPr>
            <w:tcW w:w="992" w:type="dxa"/>
            <w:tcBorders>
              <w:top w:val="nil"/>
              <w:left w:val="nil"/>
              <w:bottom w:val="single" w:sz="4" w:space="0" w:color="auto"/>
              <w:right w:val="single" w:sz="4" w:space="0" w:color="auto"/>
            </w:tcBorders>
            <w:shd w:val="clear" w:color="auto" w:fill="auto"/>
            <w:vAlign w:val="center"/>
          </w:tcPr>
          <w:p w:rsidR="00FC7351" w:rsidRPr="009E6545" w:rsidRDefault="00565F2B" w:rsidP="00FC7351">
            <w:pPr>
              <w:jc w:val="center"/>
              <w:rPr>
                <w:rFonts w:eastAsia="Times New Roman" w:cs="Calibri"/>
                <w:sz w:val="16"/>
                <w:szCs w:val="16"/>
                <w:lang w:eastAsia="fr-FR" w:bidi="ar-SA"/>
              </w:rPr>
            </w:pPr>
            <w:r>
              <w:rPr>
                <w:rFonts w:eastAsia="Times New Roman" w:cs="Calibri"/>
                <w:sz w:val="16"/>
                <w:szCs w:val="16"/>
                <w:lang w:eastAsia="fr-FR" w:bidi="ar-SA"/>
              </w:rPr>
              <w:t>DESCC</w:t>
            </w:r>
          </w:p>
        </w:tc>
        <w:tc>
          <w:tcPr>
            <w:tcW w:w="1417" w:type="dxa"/>
            <w:tcBorders>
              <w:top w:val="nil"/>
              <w:left w:val="nil"/>
              <w:bottom w:val="single" w:sz="4" w:space="0" w:color="auto"/>
              <w:right w:val="single" w:sz="4" w:space="0" w:color="auto"/>
            </w:tcBorders>
            <w:shd w:val="clear" w:color="auto" w:fill="auto"/>
            <w:vAlign w:val="center"/>
            <w:hideMark/>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alphanumérique (255</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FC7351" w:rsidRPr="009E6545" w:rsidRDefault="00CF2D9D" w:rsidP="00FC7351">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2410" w:type="dxa"/>
            <w:tcBorders>
              <w:top w:val="nil"/>
              <w:left w:val="nil"/>
              <w:bottom w:val="single" w:sz="4" w:space="0" w:color="auto"/>
              <w:right w:val="single" w:sz="4" w:space="0" w:color="auto"/>
            </w:tcBorders>
            <w:shd w:val="clear" w:color="auto" w:fill="auto"/>
            <w:vAlign w:val="center"/>
            <w:hideMark/>
          </w:tcPr>
          <w:p w:rsidR="00FC7351" w:rsidRPr="009E6545" w:rsidRDefault="00FC7351" w:rsidP="00565F2B">
            <w:pPr>
              <w:jc w:val="center"/>
              <w:rPr>
                <w:rFonts w:eastAsia="Times New Roman" w:cs="Calibri"/>
                <w:sz w:val="16"/>
                <w:szCs w:val="16"/>
                <w:lang w:eastAsia="fr-FR" w:bidi="ar-SA"/>
              </w:rPr>
            </w:pPr>
            <w:r>
              <w:rPr>
                <w:rFonts w:eastAsia="Times New Roman" w:cs="Calibri"/>
                <w:sz w:val="16"/>
                <w:szCs w:val="16"/>
                <w:lang w:eastAsia="fr-FR" w:bidi="ar-SA"/>
              </w:rPr>
              <w:t>Description courte</w:t>
            </w:r>
          </w:p>
        </w:tc>
      </w:tr>
      <w:tr w:rsidR="00FC7351"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FC7351" w:rsidRPr="009E6545" w:rsidRDefault="00FC7351" w:rsidP="00FC7351">
            <w:pPr>
              <w:rPr>
                <w:rFonts w:eastAsia="Times New Roman" w:cs="Calibri"/>
                <w:sz w:val="16"/>
                <w:szCs w:val="16"/>
                <w:lang w:eastAsia="fr-FR" w:bidi="ar-SA"/>
              </w:rPr>
            </w:pPr>
            <w:r>
              <w:rPr>
                <w:rFonts w:eastAsia="Times New Roman" w:cs="Calibri"/>
                <w:sz w:val="16"/>
                <w:szCs w:val="16"/>
                <w:lang w:eastAsia="fr-FR" w:bidi="ar-SA"/>
              </w:rPr>
              <w:t xml:space="preserve"> DESC LONG</w:t>
            </w:r>
          </w:p>
        </w:tc>
        <w:tc>
          <w:tcPr>
            <w:tcW w:w="992" w:type="dxa"/>
            <w:tcBorders>
              <w:top w:val="nil"/>
              <w:left w:val="nil"/>
              <w:bottom w:val="single" w:sz="4" w:space="0" w:color="auto"/>
              <w:right w:val="single" w:sz="4" w:space="0" w:color="auto"/>
            </w:tcBorders>
            <w:shd w:val="clear" w:color="auto" w:fill="auto"/>
            <w:noWrap/>
            <w:vAlign w:val="center"/>
          </w:tcPr>
          <w:p w:rsidR="00FC7351" w:rsidRPr="009E6545" w:rsidRDefault="00565F2B" w:rsidP="00FC7351">
            <w:pPr>
              <w:jc w:val="center"/>
              <w:rPr>
                <w:rFonts w:eastAsia="Times New Roman" w:cs="Calibri"/>
                <w:sz w:val="16"/>
                <w:szCs w:val="16"/>
                <w:lang w:eastAsia="fr-FR" w:bidi="ar-SA"/>
              </w:rPr>
            </w:pPr>
            <w:r>
              <w:rPr>
                <w:rFonts w:eastAsia="Times New Roman" w:cs="Calibri"/>
                <w:sz w:val="16"/>
                <w:szCs w:val="16"/>
                <w:lang w:eastAsia="fr-FR" w:bidi="ar-SA"/>
              </w:rPr>
              <w:t>DESCL</w:t>
            </w:r>
          </w:p>
        </w:tc>
        <w:tc>
          <w:tcPr>
            <w:tcW w:w="1417" w:type="dxa"/>
            <w:tcBorders>
              <w:top w:val="nil"/>
              <w:left w:val="nil"/>
              <w:bottom w:val="single" w:sz="4" w:space="0" w:color="auto"/>
              <w:right w:val="single" w:sz="4" w:space="0" w:color="auto"/>
            </w:tcBorders>
            <w:shd w:val="clear" w:color="auto" w:fill="auto"/>
            <w:noWrap/>
            <w:vAlign w:val="center"/>
            <w:hideMark/>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alphanumérique (</w:t>
            </w:r>
            <w:r w:rsidR="00A71F12">
              <w:rPr>
                <w:rFonts w:eastAsia="Times New Roman" w:cs="Calibri"/>
                <w:sz w:val="16"/>
                <w:szCs w:val="16"/>
                <w:lang w:eastAsia="fr-FR" w:bidi="ar-SA"/>
              </w:rPr>
              <w:t>255</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noWrap/>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2410" w:type="dxa"/>
            <w:tcBorders>
              <w:top w:val="nil"/>
              <w:left w:val="nil"/>
              <w:bottom w:val="single" w:sz="4" w:space="0" w:color="auto"/>
              <w:right w:val="single" w:sz="4" w:space="0" w:color="auto"/>
            </w:tcBorders>
            <w:shd w:val="clear" w:color="auto" w:fill="auto"/>
            <w:vAlign w:val="center"/>
            <w:hideMark/>
          </w:tcPr>
          <w:p w:rsidR="00FC7351" w:rsidRPr="009E6545" w:rsidRDefault="00FC7351" w:rsidP="00565F2B">
            <w:pPr>
              <w:jc w:val="center"/>
              <w:rPr>
                <w:rFonts w:eastAsia="Times New Roman" w:cs="Calibri"/>
                <w:sz w:val="16"/>
                <w:szCs w:val="16"/>
                <w:lang w:eastAsia="fr-FR" w:bidi="ar-SA"/>
              </w:rPr>
            </w:pPr>
            <w:r>
              <w:rPr>
                <w:rFonts w:eastAsia="Times New Roman" w:cs="Calibri"/>
                <w:sz w:val="16"/>
                <w:szCs w:val="16"/>
                <w:lang w:eastAsia="fr-FR" w:bidi="ar-SA"/>
              </w:rPr>
              <w:t>Description longue</w:t>
            </w:r>
          </w:p>
        </w:tc>
      </w:tr>
      <w:tr w:rsidR="00500025" w:rsidRPr="0040578D" w:rsidTr="002535AB">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500025" w:rsidRPr="00565F2B" w:rsidRDefault="00500025" w:rsidP="00500025">
            <w:pPr>
              <w:rPr>
                <w:rFonts w:eastAsia="Times New Roman" w:cs="Calibri"/>
                <w:sz w:val="16"/>
                <w:szCs w:val="16"/>
                <w:lang w:eastAsia="fr-FR" w:bidi="ar-SA"/>
              </w:rPr>
            </w:pPr>
            <w:r w:rsidRPr="00565F2B">
              <w:rPr>
                <w:rFonts w:eastAsia="Times New Roman" w:cs="Calibri"/>
                <w:sz w:val="16"/>
                <w:szCs w:val="16"/>
                <w:lang w:eastAsia="fr-FR" w:bidi="ar-SA"/>
              </w:rPr>
              <w:t>DATE DEBUT</w:t>
            </w:r>
            <w:r>
              <w:rPr>
                <w:rFonts w:eastAsia="Times New Roman" w:cs="Calibri"/>
                <w:sz w:val="16"/>
                <w:szCs w:val="16"/>
                <w:lang w:eastAsia="fr-FR" w:bidi="ar-SA"/>
              </w:rPr>
              <w:t xml:space="preserve"> </w:t>
            </w:r>
            <w:r w:rsidRPr="00565F2B">
              <w:rPr>
                <w:rFonts w:eastAsia="Times New Roman" w:cs="Calibri"/>
                <w:sz w:val="16"/>
                <w:szCs w:val="16"/>
                <w:lang w:eastAsia="fr-FR" w:bidi="ar-SA"/>
              </w:rPr>
              <w:t>EFFET</w:t>
            </w:r>
            <w:r w:rsidRPr="00500025">
              <w:rPr>
                <w:rFonts w:eastAsia="Times New Roman" w:cs="Calibri"/>
                <w:sz w:val="16"/>
                <w:szCs w:val="16"/>
                <w:lang w:eastAsia="fr-FR" w:bidi="ar-SA"/>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YDDEFF</w:t>
            </w:r>
          </w:p>
        </w:tc>
        <w:tc>
          <w:tcPr>
            <w:tcW w:w="1417" w:type="dxa"/>
            <w:tcBorders>
              <w:top w:val="nil"/>
              <w:left w:val="nil"/>
              <w:bottom w:val="single" w:sz="4" w:space="0" w:color="auto"/>
              <w:right w:val="single" w:sz="4" w:space="0" w:color="auto"/>
            </w:tcBorders>
            <w:shd w:val="clear" w:color="auto" w:fill="auto"/>
            <w:noWrap/>
            <w:vAlign w:val="center"/>
            <w:hideMark/>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FFFFFF" w:themeFill="background1"/>
            <w:vAlign w:val="center"/>
          </w:tcPr>
          <w:p w:rsidR="00500025" w:rsidRPr="00500025" w:rsidRDefault="00500025" w:rsidP="0050002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00025" w:rsidRPr="00500025" w:rsidRDefault="00500025" w:rsidP="009D6A7F">
            <w:pPr>
              <w:jc w:val="center"/>
              <w:rPr>
                <w:rFonts w:eastAsia="Times New Roman" w:cs="Calibri"/>
                <w:sz w:val="16"/>
                <w:szCs w:val="16"/>
                <w:lang w:eastAsia="fr-FR" w:bidi="ar-SA"/>
              </w:rPr>
            </w:pPr>
            <w:r w:rsidRPr="00500025">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500025" w:rsidRPr="00500025" w:rsidRDefault="003234FF" w:rsidP="009D6A7F">
            <w:pPr>
              <w:jc w:val="center"/>
              <w:rPr>
                <w:rFonts w:eastAsia="Times New Roman" w:cs="Calibri"/>
                <w:sz w:val="16"/>
                <w:szCs w:val="16"/>
                <w:lang w:eastAsia="fr-FR" w:bidi="ar-SA"/>
              </w:rPr>
            </w:pPr>
            <w:r w:rsidRPr="00500025">
              <w:rPr>
                <w:rFonts w:eastAsia="Times New Roman" w:cs="Calibri"/>
                <w:sz w:val="16"/>
                <w:szCs w:val="16"/>
                <w:lang w:eastAsia="fr-FR" w:bidi="ar-SA"/>
              </w:rPr>
              <w:t>C</w:t>
            </w:r>
            <w:r w:rsidR="00500025" w:rsidRPr="0050002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nil"/>
              <w:left w:val="nil"/>
              <w:bottom w:val="single" w:sz="4" w:space="0" w:color="auto"/>
              <w:right w:val="single" w:sz="4" w:space="0" w:color="auto"/>
            </w:tcBorders>
            <w:shd w:val="clear" w:color="auto" w:fill="auto"/>
            <w:noWrap/>
            <w:vAlign w:val="center"/>
            <w:hideMark/>
          </w:tcPr>
          <w:p w:rsidR="00500025" w:rsidRPr="00500025" w:rsidRDefault="00500025" w:rsidP="00500025">
            <w:pPr>
              <w:jc w:val="center"/>
              <w:rPr>
                <w:rFonts w:eastAsia="Times New Roman" w:cs="Calibri"/>
                <w:sz w:val="16"/>
                <w:szCs w:val="16"/>
                <w:lang w:eastAsia="fr-FR" w:bidi="ar-SA"/>
              </w:rPr>
            </w:pPr>
            <w:r w:rsidRPr="00500025">
              <w:rPr>
                <w:rFonts w:eastAsia="Times New Roman" w:cs="Calibri"/>
                <w:sz w:val="16"/>
                <w:szCs w:val="16"/>
                <w:lang w:eastAsia="fr-FR" w:bidi="ar-SA"/>
              </w:rPr>
              <w:t>obligatoire</w:t>
            </w:r>
          </w:p>
        </w:tc>
        <w:tc>
          <w:tcPr>
            <w:tcW w:w="825" w:type="dxa"/>
            <w:tcBorders>
              <w:top w:val="nil"/>
              <w:left w:val="nil"/>
              <w:bottom w:val="single" w:sz="4" w:space="0" w:color="auto"/>
              <w:right w:val="single" w:sz="4" w:space="0" w:color="auto"/>
            </w:tcBorders>
            <w:shd w:val="clear" w:color="auto" w:fill="auto"/>
            <w:vAlign w:val="center"/>
          </w:tcPr>
          <w:p w:rsidR="006F43E0" w:rsidRDefault="006F43E0" w:rsidP="006F43E0">
            <w:pPr>
              <w:jc w:val="center"/>
              <w:rPr>
                <w:rFonts w:eastAsia="Times New Roman" w:cs="Calibri"/>
                <w:sz w:val="16"/>
                <w:szCs w:val="16"/>
                <w:lang w:eastAsia="fr-FR" w:bidi="ar-SA"/>
              </w:rPr>
            </w:pPr>
            <w:r>
              <w:rPr>
                <w:rFonts w:eastAsia="Times New Roman" w:cs="Calibri"/>
                <w:sz w:val="16"/>
                <w:szCs w:val="16"/>
                <w:lang w:eastAsia="fr-FR" w:bidi="ar-SA"/>
              </w:rPr>
              <w:t>Calendrier</w:t>
            </w:r>
          </w:p>
          <w:p w:rsidR="00500025" w:rsidRPr="00500025" w:rsidRDefault="00500025" w:rsidP="00500025">
            <w:pPr>
              <w:jc w:val="center"/>
              <w:rPr>
                <w:rFonts w:eastAsia="Times New Roman" w:cs="Calibri"/>
                <w:sz w:val="16"/>
                <w:szCs w:val="16"/>
                <w:lang w:eastAsia="fr-FR" w:bidi="ar-SA"/>
              </w:rPr>
            </w:pPr>
          </w:p>
        </w:tc>
        <w:tc>
          <w:tcPr>
            <w:tcW w:w="2410" w:type="dxa"/>
            <w:tcBorders>
              <w:top w:val="nil"/>
              <w:left w:val="nil"/>
              <w:bottom w:val="single" w:sz="4" w:space="0" w:color="auto"/>
              <w:right w:val="single" w:sz="4" w:space="0" w:color="auto"/>
            </w:tcBorders>
            <w:shd w:val="clear" w:color="auto" w:fill="auto"/>
            <w:vAlign w:val="center"/>
            <w:hideMark/>
          </w:tcPr>
          <w:p w:rsidR="00500025" w:rsidRPr="0040578D" w:rsidRDefault="003234FF" w:rsidP="009D6A7F">
            <w:pPr>
              <w:jc w:val="center"/>
              <w:rPr>
                <w:rFonts w:eastAsia="Times New Roman" w:cs="Calibri"/>
                <w:sz w:val="16"/>
                <w:szCs w:val="16"/>
                <w:lang w:eastAsia="fr-FR" w:bidi="ar-SA"/>
              </w:rPr>
            </w:pPr>
            <w:r w:rsidRPr="00845BBC">
              <w:rPr>
                <w:rFonts w:eastAsia="Times New Roman" w:cs="Calibri"/>
                <w:sz w:val="18"/>
                <w:szCs w:val="18"/>
                <w:lang w:eastAsia="fr-FR" w:bidi="ar-SA"/>
              </w:rPr>
              <w:t>date de début d'effet de l'enregistrement, alimentée par défaut A la date de création, modifiable</w:t>
            </w:r>
          </w:p>
        </w:tc>
      </w:tr>
      <w:tr w:rsidR="00500025" w:rsidRPr="0040578D" w:rsidTr="002535AB">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500025" w:rsidRPr="009E6545" w:rsidRDefault="00500025" w:rsidP="00500025">
            <w:pPr>
              <w:rPr>
                <w:rFonts w:eastAsia="Times New Roman" w:cs="Calibri"/>
                <w:sz w:val="16"/>
                <w:szCs w:val="16"/>
                <w:lang w:eastAsia="fr-FR" w:bidi="ar-SA"/>
              </w:rPr>
            </w:pPr>
            <w:r w:rsidRPr="009E6545">
              <w:rPr>
                <w:rFonts w:eastAsia="Times New Roman" w:cs="Calibri"/>
                <w:sz w:val="16"/>
                <w:szCs w:val="16"/>
                <w:lang w:eastAsia="fr-FR" w:bidi="ar-SA"/>
              </w:rPr>
              <w:t>DATE FIN EFFET</w:t>
            </w:r>
          </w:p>
        </w:tc>
        <w:tc>
          <w:tcPr>
            <w:tcW w:w="992" w:type="dxa"/>
            <w:tcBorders>
              <w:top w:val="nil"/>
              <w:left w:val="nil"/>
              <w:bottom w:val="single" w:sz="4" w:space="0" w:color="auto"/>
              <w:right w:val="single" w:sz="4" w:space="0" w:color="auto"/>
            </w:tcBorders>
            <w:shd w:val="clear" w:color="auto" w:fill="auto"/>
            <w:noWrap/>
            <w:vAlign w:val="center"/>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YDFEFF</w:t>
            </w:r>
          </w:p>
        </w:tc>
        <w:tc>
          <w:tcPr>
            <w:tcW w:w="1417" w:type="dxa"/>
            <w:tcBorders>
              <w:top w:val="nil"/>
              <w:left w:val="nil"/>
              <w:bottom w:val="single" w:sz="4" w:space="0" w:color="auto"/>
              <w:right w:val="single" w:sz="4" w:space="0" w:color="auto"/>
            </w:tcBorders>
            <w:shd w:val="clear" w:color="auto" w:fill="auto"/>
            <w:noWrap/>
            <w:vAlign w:val="center"/>
            <w:hideMark/>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FFFFFF" w:themeFill="background1"/>
            <w:vAlign w:val="center"/>
          </w:tcPr>
          <w:p w:rsidR="00500025" w:rsidRPr="00500025" w:rsidRDefault="00500025" w:rsidP="009D6A7F">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00025" w:rsidRPr="00500025" w:rsidRDefault="00C25491" w:rsidP="009D6A7F">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500025" w:rsidRPr="00500025" w:rsidRDefault="00967E96" w:rsidP="009D6A7F">
            <w:pPr>
              <w:jc w:val="center"/>
              <w:rPr>
                <w:rFonts w:eastAsia="Times New Roman" w:cs="Calibri"/>
                <w:sz w:val="16"/>
                <w:szCs w:val="16"/>
                <w:lang w:eastAsia="fr-FR" w:bidi="ar-SA"/>
              </w:rPr>
            </w:pPr>
            <w:r w:rsidRPr="00500025">
              <w:rPr>
                <w:rFonts w:eastAsia="Times New Roman" w:cs="Calibri"/>
                <w:sz w:val="16"/>
                <w:szCs w:val="16"/>
                <w:lang w:eastAsia="fr-FR" w:bidi="ar-SA"/>
              </w:rPr>
              <w:t>C</w:t>
            </w:r>
            <w:r w:rsidR="00500025" w:rsidRPr="0050002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nil"/>
              <w:left w:val="nil"/>
              <w:bottom w:val="single" w:sz="4" w:space="0" w:color="auto"/>
              <w:right w:val="single" w:sz="4" w:space="0" w:color="auto"/>
            </w:tcBorders>
            <w:shd w:val="clear" w:color="auto" w:fill="auto"/>
            <w:noWrap/>
            <w:vAlign w:val="center"/>
            <w:hideMark/>
          </w:tcPr>
          <w:p w:rsidR="00500025" w:rsidRPr="0050002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25" w:type="dxa"/>
            <w:tcBorders>
              <w:top w:val="nil"/>
              <w:left w:val="nil"/>
              <w:bottom w:val="single" w:sz="4" w:space="0" w:color="auto"/>
              <w:right w:val="single" w:sz="4" w:space="0" w:color="auto"/>
            </w:tcBorders>
            <w:shd w:val="clear" w:color="auto" w:fill="auto"/>
            <w:vAlign w:val="center"/>
          </w:tcPr>
          <w:p w:rsidR="006F43E0" w:rsidRDefault="006F43E0" w:rsidP="006F43E0">
            <w:pPr>
              <w:jc w:val="center"/>
              <w:rPr>
                <w:rFonts w:eastAsia="Times New Roman" w:cs="Calibri"/>
                <w:sz w:val="16"/>
                <w:szCs w:val="16"/>
                <w:lang w:eastAsia="fr-FR" w:bidi="ar-SA"/>
              </w:rPr>
            </w:pPr>
            <w:r>
              <w:rPr>
                <w:rFonts w:eastAsia="Times New Roman" w:cs="Calibri"/>
                <w:sz w:val="16"/>
                <w:szCs w:val="16"/>
                <w:lang w:eastAsia="fr-FR" w:bidi="ar-SA"/>
              </w:rPr>
              <w:t>Calendrier</w:t>
            </w:r>
          </w:p>
          <w:p w:rsidR="00500025" w:rsidRPr="00500025" w:rsidRDefault="00500025" w:rsidP="009D6A7F">
            <w:pPr>
              <w:jc w:val="center"/>
              <w:rPr>
                <w:rFonts w:eastAsia="Times New Roman" w:cs="Calibri"/>
                <w:sz w:val="16"/>
                <w:szCs w:val="16"/>
                <w:lang w:eastAsia="fr-FR" w:bidi="ar-SA"/>
              </w:rPr>
            </w:pPr>
          </w:p>
        </w:tc>
        <w:tc>
          <w:tcPr>
            <w:tcW w:w="2410" w:type="dxa"/>
            <w:tcBorders>
              <w:top w:val="nil"/>
              <w:left w:val="nil"/>
              <w:bottom w:val="single" w:sz="4" w:space="0" w:color="auto"/>
              <w:right w:val="single" w:sz="4" w:space="0" w:color="auto"/>
            </w:tcBorders>
            <w:shd w:val="clear" w:color="auto" w:fill="auto"/>
            <w:vAlign w:val="center"/>
            <w:hideMark/>
          </w:tcPr>
          <w:p w:rsidR="00500025" w:rsidRPr="0040578D"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date de fin d'effet de l'enregistrement, alimentée par défaut au 01/01/2076. modifiable</w:t>
            </w:r>
          </w:p>
        </w:tc>
      </w:tr>
      <w:tr w:rsidR="00500025"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500025" w:rsidRPr="009E6545" w:rsidRDefault="00500025" w:rsidP="00500025">
            <w:pPr>
              <w:rPr>
                <w:rFonts w:eastAsia="Times New Roman" w:cs="Calibri"/>
                <w:sz w:val="16"/>
                <w:szCs w:val="16"/>
                <w:lang w:eastAsia="fr-FR" w:bidi="ar-SA"/>
              </w:rPr>
            </w:pPr>
            <w:r>
              <w:rPr>
                <w:rFonts w:eastAsia="Times New Roman" w:cs="Calibri"/>
                <w:sz w:val="16"/>
                <w:szCs w:val="16"/>
                <w:lang w:eastAsia="fr-FR" w:bidi="ar-SA"/>
              </w:rPr>
              <w:t>DATE ENGAGEMENT</w:t>
            </w:r>
          </w:p>
        </w:tc>
        <w:tc>
          <w:tcPr>
            <w:tcW w:w="992" w:type="dxa"/>
            <w:tcBorders>
              <w:top w:val="nil"/>
              <w:left w:val="nil"/>
              <w:bottom w:val="single" w:sz="4" w:space="0" w:color="auto"/>
              <w:right w:val="single" w:sz="4" w:space="0" w:color="auto"/>
            </w:tcBorders>
            <w:shd w:val="clear" w:color="auto" w:fill="auto"/>
            <w:noWrap/>
            <w:vAlign w:val="center"/>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YDEN</w:t>
            </w:r>
          </w:p>
        </w:tc>
        <w:tc>
          <w:tcPr>
            <w:tcW w:w="1417" w:type="dxa"/>
            <w:tcBorders>
              <w:top w:val="nil"/>
              <w:left w:val="nil"/>
              <w:bottom w:val="single" w:sz="4" w:space="0" w:color="auto"/>
              <w:right w:val="single" w:sz="4" w:space="0" w:color="auto"/>
            </w:tcBorders>
            <w:shd w:val="clear" w:color="auto" w:fill="auto"/>
            <w:noWrap/>
            <w:vAlign w:val="center"/>
            <w:hideMark/>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FFFFFF" w:themeFill="background1"/>
            <w:vAlign w:val="center"/>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noWrap/>
            <w:vAlign w:val="center"/>
            <w:hideMark/>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50002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Calendrier</w:t>
            </w:r>
          </w:p>
          <w:p w:rsidR="00500025" w:rsidRPr="009E6545" w:rsidRDefault="00500025" w:rsidP="00500025">
            <w:pPr>
              <w:jc w:val="center"/>
              <w:rPr>
                <w:rFonts w:eastAsia="Times New Roman" w:cs="Calibri"/>
                <w:sz w:val="16"/>
                <w:szCs w:val="16"/>
                <w:lang w:eastAsia="fr-FR" w:bidi="ar-SA"/>
              </w:rPr>
            </w:pPr>
          </w:p>
        </w:tc>
        <w:tc>
          <w:tcPr>
            <w:tcW w:w="2410" w:type="dxa"/>
            <w:tcBorders>
              <w:top w:val="nil"/>
              <w:left w:val="nil"/>
              <w:bottom w:val="single" w:sz="4" w:space="0" w:color="auto"/>
              <w:right w:val="single" w:sz="4" w:space="0" w:color="auto"/>
            </w:tcBorders>
            <w:shd w:val="clear" w:color="auto" w:fill="auto"/>
            <w:vAlign w:val="center"/>
            <w:hideMark/>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Date de passage en comité d’engagement</w:t>
            </w:r>
          </w:p>
        </w:tc>
      </w:tr>
      <w:tr w:rsidR="00500025"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500025" w:rsidRPr="009E6545" w:rsidRDefault="00500025" w:rsidP="00500025">
            <w:pPr>
              <w:rPr>
                <w:rFonts w:eastAsia="Times New Roman" w:cs="Calibri"/>
                <w:sz w:val="16"/>
                <w:szCs w:val="16"/>
                <w:lang w:eastAsia="fr-FR" w:bidi="ar-SA"/>
              </w:rPr>
            </w:pPr>
            <w:r w:rsidRPr="009E6545">
              <w:rPr>
                <w:rFonts w:eastAsia="Times New Roman" w:cs="Calibri"/>
                <w:sz w:val="16"/>
                <w:szCs w:val="16"/>
                <w:lang w:eastAsia="fr-FR" w:bidi="ar-SA"/>
              </w:rPr>
              <w:t xml:space="preserve">DATE </w:t>
            </w:r>
            <w:r>
              <w:rPr>
                <w:rFonts w:eastAsia="Times New Roman" w:cs="Calibri"/>
                <w:sz w:val="16"/>
                <w:szCs w:val="16"/>
                <w:lang w:eastAsia="fr-FR" w:bidi="ar-SA"/>
              </w:rPr>
              <w:t>DEBUT</w:t>
            </w:r>
          </w:p>
        </w:tc>
        <w:tc>
          <w:tcPr>
            <w:tcW w:w="992" w:type="dxa"/>
            <w:tcBorders>
              <w:top w:val="nil"/>
              <w:left w:val="nil"/>
              <w:bottom w:val="single" w:sz="4" w:space="0" w:color="auto"/>
              <w:right w:val="single" w:sz="4" w:space="0" w:color="auto"/>
            </w:tcBorders>
            <w:shd w:val="clear" w:color="auto" w:fill="auto"/>
            <w:noWrap/>
            <w:vAlign w:val="center"/>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YDDE</w:t>
            </w:r>
          </w:p>
        </w:tc>
        <w:tc>
          <w:tcPr>
            <w:tcW w:w="1417" w:type="dxa"/>
            <w:tcBorders>
              <w:top w:val="nil"/>
              <w:left w:val="nil"/>
              <w:bottom w:val="single" w:sz="4" w:space="0" w:color="auto"/>
              <w:right w:val="single" w:sz="4" w:space="0" w:color="auto"/>
            </w:tcBorders>
            <w:shd w:val="clear" w:color="auto" w:fill="auto"/>
            <w:noWrap/>
            <w:vAlign w:val="center"/>
            <w:hideMark/>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FFFFFF" w:themeFill="background1"/>
            <w:vAlign w:val="center"/>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noWrap/>
            <w:vAlign w:val="center"/>
            <w:hideMark/>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50002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Calendrier</w:t>
            </w:r>
          </w:p>
          <w:p w:rsidR="00500025" w:rsidRPr="009E6545" w:rsidRDefault="00500025" w:rsidP="00500025">
            <w:pPr>
              <w:jc w:val="center"/>
              <w:rPr>
                <w:rFonts w:eastAsia="Times New Roman" w:cs="Calibri"/>
                <w:sz w:val="16"/>
                <w:szCs w:val="16"/>
                <w:lang w:eastAsia="fr-FR" w:bidi="ar-SA"/>
              </w:rPr>
            </w:pPr>
          </w:p>
        </w:tc>
        <w:tc>
          <w:tcPr>
            <w:tcW w:w="2410" w:type="dxa"/>
            <w:tcBorders>
              <w:top w:val="nil"/>
              <w:left w:val="nil"/>
              <w:bottom w:val="single" w:sz="4" w:space="0" w:color="auto"/>
              <w:right w:val="single" w:sz="4" w:space="0" w:color="auto"/>
            </w:tcBorders>
            <w:shd w:val="clear" w:color="auto" w:fill="auto"/>
            <w:vAlign w:val="center"/>
            <w:hideMark/>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Date de début du projet</w:t>
            </w:r>
          </w:p>
        </w:tc>
      </w:tr>
      <w:tr w:rsidR="00500025"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500025" w:rsidRPr="009E6545" w:rsidRDefault="00500025" w:rsidP="00500025">
            <w:pPr>
              <w:rPr>
                <w:rFonts w:eastAsia="Times New Roman" w:cs="Calibri"/>
                <w:sz w:val="16"/>
                <w:szCs w:val="16"/>
                <w:lang w:eastAsia="fr-FR" w:bidi="ar-SA"/>
              </w:rPr>
            </w:pPr>
            <w:r w:rsidRPr="009E6545">
              <w:rPr>
                <w:rFonts w:eastAsia="Times New Roman" w:cs="Calibri"/>
                <w:sz w:val="16"/>
                <w:szCs w:val="16"/>
                <w:lang w:eastAsia="fr-FR" w:bidi="ar-SA"/>
              </w:rPr>
              <w:t xml:space="preserve">DATE </w:t>
            </w:r>
            <w:r>
              <w:rPr>
                <w:rFonts w:eastAsia="Times New Roman" w:cs="Calibri"/>
                <w:sz w:val="16"/>
                <w:szCs w:val="16"/>
                <w:lang w:eastAsia="fr-FR" w:bidi="ar-SA"/>
              </w:rPr>
              <w:t>FIN</w:t>
            </w:r>
          </w:p>
        </w:tc>
        <w:tc>
          <w:tcPr>
            <w:tcW w:w="992" w:type="dxa"/>
            <w:tcBorders>
              <w:top w:val="nil"/>
              <w:left w:val="nil"/>
              <w:bottom w:val="single" w:sz="4" w:space="0" w:color="auto"/>
              <w:right w:val="single" w:sz="4" w:space="0" w:color="auto"/>
            </w:tcBorders>
            <w:shd w:val="clear" w:color="auto" w:fill="auto"/>
            <w:noWrap/>
            <w:vAlign w:val="center"/>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YDFE</w:t>
            </w:r>
          </w:p>
        </w:tc>
        <w:tc>
          <w:tcPr>
            <w:tcW w:w="1417" w:type="dxa"/>
            <w:tcBorders>
              <w:top w:val="nil"/>
              <w:left w:val="nil"/>
              <w:bottom w:val="single" w:sz="4" w:space="0" w:color="auto"/>
              <w:right w:val="single" w:sz="4" w:space="0" w:color="auto"/>
            </w:tcBorders>
            <w:shd w:val="clear" w:color="auto" w:fill="auto"/>
            <w:noWrap/>
            <w:vAlign w:val="center"/>
            <w:hideMark/>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FFFFFF" w:themeFill="background1"/>
            <w:vAlign w:val="center"/>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noWrap/>
            <w:vAlign w:val="center"/>
            <w:hideMark/>
          </w:tcPr>
          <w:p w:rsidR="00500025" w:rsidRPr="009E6545" w:rsidRDefault="00500025" w:rsidP="009D6A7F">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2410" w:type="dxa"/>
            <w:tcBorders>
              <w:top w:val="nil"/>
              <w:left w:val="nil"/>
              <w:bottom w:val="single" w:sz="4" w:space="0" w:color="auto"/>
              <w:right w:val="single" w:sz="4" w:space="0" w:color="auto"/>
            </w:tcBorders>
            <w:shd w:val="clear" w:color="auto" w:fill="auto"/>
            <w:vAlign w:val="center"/>
            <w:hideMark/>
          </w:tcPr>
          <w:p w:rsidR="00500025" w:rsidRPr="009E6545" w:rsidRDefault="00500025" w:rsidP="009D6A7F">
            <w:pPr>
              <w:jc w:val="center"/>
              <w:rPr>
                <w:rFonts w:eastAsia="Times New Roman" w:cs="Calibri"/>
                <w:sz w:val="16"/>
                <w:szCs w:val="16"/>
                <w:lang w:eastAsia="fr-FR" w:bidi="ar-SA"/>
              </w:rPr>
            </w:pPr>
            <w:r>
              <w:rPr>
                <w:rFonts w:eastAsia="Times New Roman" w:cs="Calibri"/>
                <w:sz w:val="16"/>
                <w:szCs w:val="16"/>
                <w:lang w:eastAsia="fr-FR" w:bidi="ar-SA"/>
              </w:rPr>
              <w:t>Date de fin du projet</w:t>
            </w:r>
          </w:p>
        </w:tc>
      </w:tr>
      <w:tr w:rsidR="00AE60AD"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E60AD" w:rsidRPr="009E6545" w:rsidRDefault="00AE60AD" w:rsidP="009D6A7F">
            <w:pPr>
              <w:rPr>
                <w:rFonts w:eastAsia="Times New Roman" w:cs="Calibri"/>
                <w:sz w:val="16"/>
                <w:szCs w:val="16"/>
                <w:lang w:eastAsia="fr-FR" w:bidi="ar-SA"/>
              </w:rPr>
            </w:pPr>
            <w:r>
              <w:rPr>
                <w:rFonts w:eastAsia="Times New Roman" w:cs="Calibri"/>
                <w:sz w:val="16"/>
                <w:szCs w:val="16"/>
                <w:lang w:eastAsia="fr-FR" w:bidi="ar-SA"/>
              </w:rPr>
              <w:t xml:space="preserve"> NOM</w:t>
            </w:r>
          </w:p>
        </w:tc>
        <w:tc>
          <w:tcPr>
            <w:tcW w:w="992" w:type="dxa"/>
            <w:tcBorders>
              <w:top w:val="nil"/>
              <w:left w:val="nil"/>
              <w:bottom w:val="single" w:sz="4" w:space="0" w:color="auto"/>
              <w:right w:val="single" w:sz="4" w:space="0" w:color="auto"/>
            </w:tcBorders>
            <w:shd w:val="clear" w:color="auto" w:fill="auto"/>
            <w:noWrap/>
            <w:vAlign w:val="center"/>
          </w:tcPr>
          <w:p w:rsidR="00AE60AD" w:rsidRPr="009E6545" w:rsidRDefault="00AE60AD" w:rsidP="009D6A7F">
            <w:pPr>
              <w:jc w:val="center"/>
              <w:rPr>
                <w:rFonts w:eastAsia="Times New Roman" w:cs="Calibri"/>
                <w:sz w:val="16"/>
                <w:szCs w:val="16"/>
                <w:lang w:eastAsia="fr-FR" w:bidi="ar-SA"/>
              </w:rPr>
            </w:pPr>
            <w:r>
              <w:rPr>
                <w:rFonts w:eastAsia="Times New Roman" w:cs="Calibri"/>
                <w:sz w:val="16"/>
                <w:szCs w:val="16"/>
                <w:lang w:eastAsia="fr-FR" w:bidi="ar-SA"/>
              </w:rPr>
              <w:t>NOMFIC</w:t>
            </w:r>
          </w:p>
        </w:tc>
        <w:tc>
          <w:tcPr>
            <w:tcW w:w="1417" w:type="dxa"/>
            <w:tcBorders>
              <w:top w:val="nil"/>
              <w:left w:val="nil"/>
              <w:bottom w:val="single" w:sz="4" w:space="0" w:color="auto"/>
              <w:right w:val="single" w:sz="4" w:space="0" w:color="auto"/>
            </w:tcBorders>
            <w:shd w:val="clear" w:color="auto" w:fill="auto"/>
            <w:noWrap/>
            <w:vAlign w:val="center"/>
            <w:hideMark/>
          </w:tcPr>
          <w:p w:rsidR="00AE60AD" w:rsidRPr="009E6545" w:rsidRDefault="00AE60AD" w:rsidP="009D6A7F">
            <w:pPr>
              <w:jc w:val="center"/>
              <w:rPr>
                <w:rFonts w:eastAsia="Times New Roman" w:cs="Calibri"/>
                <w:sz w:val="16"/>
                <w:szCs w:val="16"/>
                <w:lang w:eastAsia="fr-FR" w:bidi="ar-SA"/>
              </w:rPr>
            </w:pPr>
            <w:r>
              <w:rPr>
                <w:rFonts w:eastAsia="Times New Roman" w:cs="Calibri"/>
                <w:sz w:val="16"/>
                <w:szCs w:val="16"/>
                <w:lang w:eastAsia="fr-FR" w:bidi="ar-SA"/>
              </w:rPr>
              <w:t>alphanumérique (50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FFFFFF" w:themeFill="background1"/>
            <w:vAlign w:val="center"/>
          </w:tcPr>
          <w:p w:rsidR="00AE60AD" w:rsidRPr="009E6545" w:rsidRDefault="00AE60AD" w:rsidP="009D6A7F">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E60AD" w:rsidRPr="009E6545" w:rsidRDefault="00AE60AD" w:rsidP="009D6A7F">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AE60AD" w:rsidRPr="009E6545" w:rsidRDefault="00AE60AD" w:rsidP="009D6A7F">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noWrap/>
            <w:vAlign w:val="center"/>
            <w:hideMark/>
          </w:tcPr>
          <w:p w:rsidR="00AE60AD" w:rsidRPr="009E6545" w:rsidRDefault="00AE60AD" w:rsidP="009D6A7F">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25" w:type="dxa"/>
            <w:tcBorders>
              <w:top w:val="nil"/>
              <w:left w:val="nil"/>
              <w:bottom w:val="single" w:sz="4" w:space="0" w:color="auto"/>
              <w:right w:val="single" w:sz="4" w:space="0" w:color="auto"/>
            </w:tcBorders>
            <w:shd w:val="clear" w:color="auto" w:fill="auto"/>
            <w:vAlign w:val="center"/>
          </w:tcPr>
          <w:p w:rsidR="00AE60AD" w:rsidRPr="009E6545" w:rsidRDefault="00AE60AD" w:rsidP="009D6A7F">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2410" w:type="dxa"/>
            <w:tcBorders>
              <w:top w:val="nil"/>
              <w:left w:val="nil"/>
              <w:bottom w:val="single" w:sz="4" w:space="0" w:color="auto"/>
              <w:right w:val="single" w:sz="4" w:space="0" w:color="auto"/>
            </w:tcBorders>
            <w:shd w:val="clear" w:color="auto" w:fill="auto"/>
            <w:vAlign w:val="center"/>
            <w:hideMark/>
          </w:tcPr>
          <w:p w:rsidR="00AE60AD" w:rsidRDefault="00AE60AD" w:rsidP="009D6A7F">
            <w:pPr>
              <w:jc w:val="center"/>
              <w:rPr>
                <w:rFonts w:eastAsia="Times New Roman" w:cs="Calibri"/>
                <w:sz w:val="16"/>
                <w:szCs w:val="16"/>
                <w:lang w:eastAsia="fr-FR" w:bidi="ar-SA"/>
              </w:rPr>
            </w:pPr>
            <w:r>
              <w:rPr>
                <w:rFonts w:eastAsia="Times New Roman" w:cs="Calibri"/>
                <w:sz w:val="16"/>
                <w:szCs w:val="16"/>
                <w:lang w:eastAsia="fr-FR" w:bidi="ar-SA"/>
              </w:rPr>
              <w:t>Nom du projet</w:t>
            </w:r>
          </w:p>
          <w:p w:rsidR="00AE60AD" w:rsidRPr="009E6545" w:rsidRDefault="00AE60AD" w:rsidP="009D6A7F">
            <w:pPr>
              <w:jc w:val="center"/>
              <w:rPr>
                <w:rFonts w:eastAsia="Times New Roman" w:cs="Calibri"/>
                <w:sz w:val="16"/>
                <w:szCs w:val="16"/>
                <w:lang w:eastAsia="fr-FR" w:bidi="ar-SA"/>
              </w:rPr>
            </w:pPr>
            <w:r>
              <w:rPr>
                <w:rFonts w:eastAsia="Times New Roman" w:cs="Calibri"/>
                <w:sz w:val="16"/>
                <w:szCs w:val="16"/>
                <w:lang w:eastAsia="fr-FR" w:bidi="ar-SA"/>
              </w:rPr>
              <w:t>Ex :SIGMA SI Finance</w:t>
            </w:r>
          </w:p>
        </w:tc>
      </w:tr>
      <w:tr w:rsidR="00FC7351" w:rsidRPr="009E6545" w:rsidTr="002535AB">
        <w:trPr>
          <w:trHeight w:val="960"/>
        </w:trPr>
        <w:tc>
          <w:tcPr>
            <w:tcW w:w="1560" w:type="dxa"/>
            <w:tcBorders>
              <w:top w:val="nil"/>
              <w:left w:val="single" w:sz="4" w:space="0" w:color="auto"/>
              <w:bottom w:val="single" w:sz="4" w:space="0" w:color="auto"/>
              <w:right w:val="single" w:sz="4" w:space="0" w:color="auto"/>
            </w:tcBorders>
            <w:shd w:val="clear" w:color="auto" w:fill="auto"/>
            <w:vAlign w:val="center"/>
          </w:tcPr>
          <w:p w:rsidR="00FC7351" w:rsidRPr="009E6545" w:rsidRDefault="00FC7351" w:rsidP="00FC7351">
            <w:pPr>
              <w:rPr>
                <w:rFonts w:eastAsia="Times New Roman" w:cs="Calibri"/>
                <w:sz w:val="16"/>
                <w:szCs w:val="16"/>
                <w:lang w:eastAsia="fr-FR" w:bidi="ar-SA"/>
              </w:rPr>
            </w:pPr>
            <w:r>
              <w:rPr>
                <w:rFonts w:eastAsia="Times New Roman" w:cs="Calibri"/>
                <w:sz w:val="16"/>
                <w:szCs w:val="16"/>
                <w:lang w:eastAsia="fr-FR" w:bidi="ar-SA"/>
              </w:rPr>
              <w:t xml:space="preserve"> COMMENTAIRE</w:t>
            </w:r>
          </w:p>
        </w:tc>
        <w:tc>
          <w:tcPr>
            <w:tcW w:w="992" w:type="dxa"/>
            <w:tcBorders>
              <w:top w:val="nil"/>
              <w:left w:val="nil"/>
              <w:bottom w:val="single" w:sz="4" w:space="0" w:color="auto"/>
              <w:right w:val="single" w:sz="4" w:space="0" w:color="auto"/>
            </w:tcBorders>
            <w:shd w:val="clear" w:color="auto" w:fill="auto"/>
            <w:vAlign w:val="center"/>
          </w:tcPr>
          <w:p w:rsidR="00FC7351" w:rsidRPr="00081006" w:rsidRDefault="00565F2B" w:rsidP="00FC7351">
            <w:pPr>
              <w:jc w:val="center"/>
              <w:rPr>
                <w:rFonts w:eastAsia="Times New Roman" w:cs="Calibri"/>
                <w:sz w:val="16"/>
                <w:szCs w:val="16"/>
                <w:lang w:eastAsia="fr-FR" w:bidi="ar-SA"/>
              </w:rPr>
            </w:pPr>
            <w:r w:rsidRPr="00081006">
              <w:rPr>
                <w:rFonts w:eastAsia="Times New Roman" w:cs="Calibri"/>
                <w:sz w:val="16"/>
                <w:szCs w:val="16"/>
                <w:lang w:eastAsia="fr-FR" w:bidi="ar-SA"/>
              </w:rPr>
              <w:t>COMMTR</w:t>
            </w:r>
          </w:p>
        </w:tc>
        <w:tc>
          <w:tcPr>
            <w:tcW w:w="1417"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alphanumérique (</w:t>
            </w:r>
            <w:r w:rsidR="00A71F12">
              <w:rPr>
                <w:rFonts w:eastAsia="Times New Roman" w:cs="Calibri"/>
                <w:sz w:val="16"/>
                <w:szCs w:val="16"/>
                <w:lang w:eastAsia="fr-FR" w:bidi="ar-SA"/>
              </w:rPr>
              <w:t>255</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2410" w:type="dxa"/>
            <w:tcBorders>
              <w:top w:val="nil"/>
              <w:left w:val="nil"/>
              <w:bottom w:val="single" w:sz="4" w:space="0" w:color="auto"/>
              <w:right w:val="single" w:sz="4" w:space="0" w:color="auto"/>
            </w:tcBorders>
            <w:shd w:val="clear" w:color="auto" w:fill="auto"/>
            <w:vAlign w:val="center"/>
          </w:tcPr>
          <w:p w:rsidR="00FC7351" w:rsidRPr="009E6545" w:rsidRDefault="00FC7351" w:rsidP="00565F2B">
            <w:pPr>
              <w:jc w:val="center"/>
              <w:rPr>
                <w:rFonts w:eastAsia="Times New Roman" w:cs="Calibri"/>
                <w:sz w:val="16"/>
                <w:szCs w:val="16"/>
                <w:lang w:eastAsia="fr-FR" w:bidi="ar-SA"/>
              </w:rPr>
            </w:pPr>
            <w:r>
              <w:rPr>
                <w:rFonts w:eastAsia="Times New Roman" w:cs="Calibri"/>
                <w:sz w:val="16"/>
                <w:szCs w:val="16"/>
                <w:lang w:eastAsia="fr-FR" w:bidi="ar-SA"/>
              </w:rPr>
              <w:t>Zone commentaire</w:t>
            </w:r>
          </w:p>
        </w:tc>
      </w:tr>
      <w:tr w:rsidR="00FC7351" w:rsidRPr="009E6545" w:rsidTr="002535AB">
        <w:trPr>
          <w:trHeight w:val="960"/>
        </w:trPr>
        <w:tc>
          <w:tcPr>
            <w:tcW w:w="1560" w:type="dxa"/>
            <w:tcBorders>
              <w:top w:val="nil"/>
              <w:left w:val="single" w:sz="4" w:space="0" w:color="auto"/>
              <w:bottom w:val="single" w:sz="4" w:space="0" w:color="auto"/>
              <w:right w:val="single" w:sz="4" w:space="0" w:color="auto"/>
            </w:tcBorders>
            <w:shd w:val="clear" w:color="auto" w:fill="FFFFFF" w:themeFill="background1"/>
            <w:vAlign w:val="center"/>
          </w:tcPr>
          <w:p w:rsidR="00FC7351" w:rsidRPr="009E6545" w:rsidRDefault="00FC7351" w:rsidP="00FC7351">
            <w:pPr>
              <w:rPr>
                <w:rFonts w:eastAsia="Times New Roman" w:cs="Calibri"/>
                <w:sz w:val="16"/>
                <w:szCs w:val="16"/>
                <w:lang w:eastAsia="fr-FR" w:bidi="ar-SA"/>
              </w:rPr>
            </w:pPr>
            <w:r>
              <w:rPr>
                <w:rFonts w:eastAsia="Times New Roman" w:cs="Calibri"/>
                <w:sz w:val="16"/>
                <w:szCs w:val="16"/>
                <w:lang w:eastAsia="fr-FR" w:bidi="ar-SA"/>
              </w:rPr>
              <w:t xml:space="preserve"> TYPOLOGIE</w:t>
            </w:r>
          </w:p>
        </w:tc>
        <w:tc>
          <w:tcPr>
            <w:tcW w:w="992" w:type="dxa"/>
            <w:tcBorders>
              <w:top w:val="nil"/>
              <w:left w:val="nil"/>
              <w:bottom w:val="single" w:sz="4" w:space="0" w:color="auto"/>
              <w:right w:val="single" w:sz="4" w:space="0" w:color="auto"/>
            </w:tcBorders>
            <w:shd w:val="clear" w:color="auto" w:fill="FFFFFF" w:themeFill="background1"/>
            <w:vAlign w:val="center"/>
          </w:tcPr>
          <w:p w:rsidR="00FC7351" w:rsidRPr="00081006" w:rsidRDefault="00565F2B" w:rsidP="00FC7351">
            <w:pPr>
              <w:jc w:val="center"/>
              <w:rPr>
                <w:rFonts w:eastAsia="Times New Roman" w:cs="Calibri"/>
                <w:sz w:val="16"/>
                <w:szCs w:val="16"/>
                <w:lang w:eastAsia="fr-FR" w:bidi="ar-SA"/>
              </w:rPr>
            </w:pPr>
            <w:r w:rsidRPr="00081006">
              <w:rPr>
                <w:rFonts w:eastAsia="Times New Roman" w:cs="Calibri"/>
                <w:sz w:val="16"/>
                <w:szCs w:val="16"/>
                <w:lang w:eastAsia="fr-FR" w:bidi="ar-SA"/>
              </w:rPr>
              <w:t>TYPOLO</w:t>
            </w:r>
          </w:p>
        </w:tc>
        <w:tc>
          <w:tcPr>
            <w:tcW w:w="1417" w:type="dxa"/>
            <w:tcBorders>
              <w:top w:val="nil"/>
              <w:left w:val="nil"/>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alphanumérique (</w:t>
            </w:r>
            <w:r w:rsidR="004F0B89">
              <w:rPr>
                <w:rFonts w:eastAsia="Times New Roman" w:cs="Calibri"/>
                <w:sz w:val="16"/>
                <w:szCs w:val="16"/>
                <w:lang w:eastAsia="fr-FR" w:bidi="ar-SA"/>
              </w:rPr>
              <w:t>2</w:t>
            </w:r>
            <w:r>
              <w:rPr>
                <w:rFonts w:eastAsia="Times New Roman" w:cs="Calibri"/>
                <w:sz w:val="16"/>
                <w:szCs w:val="16"/>
                <w:lang w:eastAsia="fr-FR" w:bidi="ar-SA"/>
              </w:rPr>
              <w:t>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25" w:type="dxa"/>
            <w:tcBorders>
              <w:top w:val="nil"/>
              <w:left w:val="nil"/>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2410" w:type="dxa"/>
            <w:tcBorders>
              <w:top w:val="nil"/>
              <w:left w:val="nil"/>
              <w:bottom w:val="single" w:sz="4" w:space="0" w:color="auto"/>
              <w:right w:val="single" w:sz="4" w:space="0" w:color="auto"/>
            </w:tcBorders>
            <w:shd w:val="clear" w:color="auto" w:fill="FFFFFF" w:themeFill="background1"/>
            <w:vAlign w:val="center"/>
          </w:tcPr>
          <w:p w:rsidR="00FC7351" w:rsidRPr="009E6545" w:rsidRDefault="00FC7351" w:rsidP="00565F2B">
            <w:pPr>
              <w:jc w:val="center"/>
              <w:rPr>
                <w:rFonts w:eastAsia="Times New Roman" w:cs="Calibri"/>
                <w:sz w:val="16"/>
                <w:szCs w:val="16"/>
                <w:lang w:eastAsia="fr-FR" w:bidi="ar-SA"/>
              </w:rPr>
            </w:pPr>
            <w:r>
              <w:rPr>
                <w:rFonts w:eastAsia="Times New Roman" w:cs="Calibri"/>
                <w:sz w:val="16"/>
                <w:szCs w:val="16"/>
                <w:lang w:eastAsia="fr-FR" w:bidi="ar-SA"/>
              </w:rPr>
              <w:t>Ex : Projet, GPA3, GPA6, …</w:t>
            </w:r>
          </w:p>
        </w:tc>
      </w:tr>
      <w:tr w:rsidR="00FC7351"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FC7351" w:rsidRPr="009E6545" w:rsidRDefault="00FC7351" w:rsidP="00FC7351">
            <w:pPr>
              <w:rPr>
                <w:rFonts w:eastAsia="Times New Roman" w:cs="Calibri"/>
                <w:sz w:val="16"/>
                <w:szCs w:val="16"/>
                <w:lang w:eastAsia="fr-FR" w:bidi="ar-SA"/>
              </w:rPr>
            </w:pPr>
            <w:r>
              <w:rPr>
                <w:rFonts w:eastAsia="Times New Roman" w:cs="Calibri"/>
                <w:sz w:val="16"/>
                <w:szCs w:val="16"/>
                <w:lang w:eastAsia="fr-FR" w:bidi="ar-SA"/>
              </w:rPr>
              <w:t xml:space="preserve"> </w:t>
            </w:r>
            <w:r w:rsidR="00A71F12">
              <w:rPr>
                <w:rFonts w:eastAsia="Times New Roman" w:cs="Calibri"/>
                <w:sz w:val="16"/>
                <w:szCs w:val="16"/>
                <w:lang w:eastAsia="fr-FR" w:bidi="ar-SA"/>
              </w:rPr>
              <w:t xml:space="preserve">CODE </w:t>
            </w:r>
            <w:r>
              <w:rPr>
                <w:rFonts w:eastAsia="Times New Roman" w:cs="Calibri"/>
                <w:sz w:val="16"/>
                <w:szCs w:val="16"/>
                <w:lang w:eastAsia="fr-FR" w:bidi="ar-SA"/>
              </w:rPr>
              <w:t>DUREE AMORTISSEMENT</w:t>
            </w:r>
          </w:p>
        </w:tc>
        <w:tc>
          <w:tcPr>
            <w:tcW w:w="992" w:type="dxa"/>
            <w:tcBorders>
              <w:top w:val="nil"/>
              <w:left w:val="nil"/>
              <w:bottom w:val="single" w:sz="4" w:space="0" w:color="auto"/>
              <w:right w:val="single" w:sz="4" w:space="0" w:color="auto"/>
            </w:tcBorders>
            <w:shd w:val="clear" w:color="auto" w:fill="auto"/>
            <w:vAlign w:val="center"/>
          </w:tcPr>
          <w:p w:rsidR="00FC7351" w:rsidRPr="009E6545" w:rsidRDefault="00A71F12" w:rsidP="00FC7351">
            <w:pPr>
              <w:jc w:val="center"/>
              <w:rPr>
                <w:rFonts w:eastAsia="Times New Roman" w:cs="Calibri"/>
                <w:sz w:val="16"/>
                <w:szCs w:val="16"/>
                <w:lang w:eastAsia="fr-FR" w:bidi="ar-SA"/>
              </w:rPr>
            </w:pPr>
            <w:r>
              <w:rPr>
                <w:rFonts w:eastAsia="Times New Roman" w:cs="Calibri"/>
                <w:sz w:val="16"/>
                <w:szCs w:val="16"/>
                <w:lang w:eastAsia="fr-FR" w:bidi="ar-SA"/>
              </w:rPr>
              <w:t>C0DAM</w:t>
            </w:r>
          </w:p>
        </w:tc>
        <w:tc>
          <w:tcPr>
            <w:tcW w:w="1417" w:type="dxa"/>
            <w:tcBorders>
              <w:top w:val="nil"/>
              <w:left w:val="nil"/>
              <w:bottom w:val="single" w:sz="4" w:space="0" w:color="auto"/>
              <w:right w:val="single" w:sz="4" w:space="0" w:color="auto"/>
            </w:tcBorders>
            <w:shd w:val="clear" w:color="auto" w:fill="auto"/>
            <w:vAlign w:val="center"/>
            <w:hideMark/>
          </w:tcPr>
          <w:p w:rsidR="00FC7351" w:rsidRDefault="00FC7351" w:rsidP="00FC7351">
            <w:pPr>
              <w:jc w:val="center"/>
              <w:rPr>
                <w:rFonts w:eastAsia="Times New Roman" w:cs="Calibri"/>
                <w:sz w:val="18"/>
                <w:szCs w:val="18"/>
                <w:lang w:eastAsia="fr-FR" w:bidi="ar-SA"/>
              </w:rPr>
            </w:pPr>
            <w:r>
              <w:rPr>
                <w:rFonts w:eastAsia="Times New Roman" w:cs="Calibri"/>
                <w:sz w:val="18"/>
                <w:szCs w:val="18"/>
                <w:lang w:eastAsia="fr-FR" w:bidi="ar-SA"/>
              </w:rPr>
              <w:t>Decimale</w:t>
            </w:r>
          </w:p>
          <w:p w:rsidR="00FC7351" w:rsidRPr="009E6545" w:rsidRDefault="00FC7351" w:rsidP="00FC7351">
            <w:pPr>
              <w:jc w:val="center"/>
              <w:rPr>
                <w:rFonts w:eastAsia="Times New Roman" w:cs="Calibri"/>
                <w:sz w:val="16"/>
                <w:szCs w:val="16"/>
                <w:lang w:eastAsia="fr-FR" w:bidi="ar-SA"/>
              </w:rPr>
            </w:pPr>
            <w:r>
              <w:rPr>
                <w:rFonts w:eastAsia="Times New Roman" w:cs="Calibri"/>
                <w:sz w:val="18"/>
                <w:szCs w:val="18"/>
                <w:lang w:eastAsia="fr-FR" w:bidi="ar-SA"/>
              </w:rPr>
              <w:t xml:space="preserve"> (2</w:t>
            </w:r>
            <w:r w:rsidRPr="00265E3C">
              <w:rPr>
                <w:rFonts w:eastAsia="Times New Roman" w:cs="Calibri"/>
                <w:sz w:val="18"/>
                <w:szCs w:val="18"/>
                <w:lang w:eastAsia="fr-FR" w:bidi="ar-SA"/>
              </w:rPr>
              <w:t>,0)</w:t>
            </w:r>
          </w:p>
        </w:tc>
        <w:tc>
          <w:tcPr>
            <w:tcW w:w="469" w:type="dxa"/>
            <w:tcBorders>
              <w:top w:val="single" w:sz="4" w:space="0" w:color="auto"/>
              <w:left w:val="nil"/>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2410" w:type="dxa"/>
            <w:tcBorders>
              <w:top w:val="nil"/>
              <w:left w:val="nil"/>
              <w:bottom w:val="single" w:sz="4" w:space="0" w:color="auto"/>
              <w:right w:val="single" w:sz="4" w:space="0" w:color="auto"/>
            </w:tcBorders>
            <w:shd w:val="clear" w:color="auto" w:fill="auto"/>
            <w:vAlign w:val="center"/>
            <w:hideMark/>
          </w:tcPr>
          <w:p w:rsidR="00FC7351" w:rsidRPr="009E6545" w:rsidRDefault="00FC7351" w:rsidP="00565F2B">
            <w:pPr>
              <w:jc w:val="center"/>
              <w:rPr>
                <w:rFonts w:eastAsia="Times New Roman" w:cs="Calibri"/>
                <w:sz w:val="16"/>
                <w:szCs w:val="16"/>
                <w:lang w:eastAsia="fr-FR" w:bidi="ar-SA"/>
              </w:rPr>
            </w:pPr>
            <w:r>
              <w:rPr>
                <w:rFonts w:eastAsia="Times New Roman" w:cs="Calibri"/>
                <w:sz w:val="16"/>
                <w:szCs w:val="16"/>
                <w:lang w:eastAsia="fr-FR" w:bidi="ar-SA"/>
              </w:rPr>
              <w:t>0, 3, 7</w:t>
            </w:r>
          </w:p>
        </w:tc>
      </w:tr>
      <w:tr w:rsidR="00FC7351" w:rsidRPr="009E6545" w:rsidTr="002535AB">
        <w:trPr>
          <w:trHeight w:val="96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FC7351" w:rsidRPr="009E6545" w:rsidRDefault="00FC2A05" w:rsidP="00FC7351">
            <w:pPr>
              <w:rPr>
                <w:rFonts w:eastAsia="Times New Roman" w:cs="Calibri"/>
                <w:sz w:val="16"/>
                <w:szCs w:val="16"/>
                <w:lang w:eastAsia="fr-FR" w:bidi="ar-SA"/>
              </w:rPr>
            </w:pPr>
            <w:r>
              <w:rPr>
                <w:rFonts w:eastAsia="Times New Roman" w:cs="Calibri"/>
                <w:sz w:val="16"/>
                <w:szCs w:val="16"/>
                <w:lang w:eastAsia="fr-FR" w:bidi="ar-SA"/>
              </w:rPr>
              <w:t>CODE</w:t>
            </w:r>
            <w:r w:rsidR="00FC7351">
              <w:rPr>
                <w:rFonts w:eastAsia="Times New Roman" w:cs="Calibri"/>
                <w:sz w:val="16"/>
                <w:szCs w:val="16"/>
                <w:lang w:eastAsia="fr-FR" w:bidi="ar-SA"/>
              </w:rPr>
              <w:t xml:space="preserve"> TYPE ENGAGEMENT</w:t>
            </w:r>
          </w:p>
        </w:tc>
        <w:tc>
          <w:tcPr>
            <w:tcW w:w="992" w:type="dxa"/>
            <w:tcBorders>
              <w:top w:val="nil"/>
              <w:left w:val="nil"/>
              <w:bottom w:val="single" w:sz="4" w:space="0" w:color="auto"/>
              <w:right w:val="single" w:sz="4" w:space="0" w:color="auto"/>
            </w:tcBorders>
            <w:shd w:val="clear" w:color="auto" w:fill="auto"/>
            <w:vAlign w:val="center"/>
          </w:tcPr>
          <w:p w:rsidR="00FC7351" w:rsidRPr="009E6545" w:rsidRDefault="00FC2A05" w:rsidP="00FC7351">
            <w:pPr>
              <w:jc w:val="center"/>
              <w:rPr>
                <w:rFonts w:eastAsia="Times New Roman" w:cs="Calibri"/>
                <w:sz w:val="16"/>
                <w:szCs w:val="16"/>
                <w:lang w:eastAsia="fr-FR" w:bidi="ar-SA"/>
              </w:rPr>
            </w:pPr>
            <w:r>
              <w:rPr>
                <w:rFonts w:eastAsia="Times New Roman" w:cs="Calibri"/>
                <w:sz w:val="16"/>
                <w:szCs w:val="16"/>
                <w:lang w:eastAsia="fr-FR" w:bidi="ar-SA"/>
              </w:rPr>
              <w:t>C0</w:t>
            </w:r>
            <w:r w:rsidR="00565F2B">
              <w:rPr>
                <w:rFonts w:eastAsia="Times New Roman" w:cs="Calibri"/>
                <w:sz w:val="16"/>
                <w:szCs w:val="16"/>
                <w:lang w:eastAsia="fr-FR" w:bidi="ar-SA"/>
              </w:rPr>
              <w:t>TYEN</w:t>
            </w:r>
          </w:p>
        </w:tc>
        <w:tc>
          <w:tcPr>
            <w:tcW w:w="1417" w:type="dxa"/>
            <w:tcBorders>
              <w:top w:val="nil"/>
              <w:left w:val="nil"/>
              <w:bottom w:val="single" w:sz="4" w:space="0" w:color="auto"/>
              <w:right w:val="single" w:sz="4" w:space="0" w:color="auto"/>
            </w:tcBorders>
            <w:shd w:val="clear" w:color="auto" w:fill="auto"/>
            <w:vAlign w:val="center"/>
            <w:hideMark/>
          </w:tcPr>
          <w:p w:rsidR="00FC7351" w:rsidRPr="009E6545" w:rsidRDefault="004F0B89" w:rsidP="00FC7351">
            <w:pPr>
              <w:jc w:val="center"/>
              <w:rPr>
                <w:rFonts w:eastAsia="Times New Roman" w:cs="Calibri"/>
                <w:sz w:val="16"/>
                <w:szCs w:val="16"/>
                <w:lang w:eastAsia="fr-FR" w:bidi="ar-SA"/>
              </w:rPr>
            </w:pPr>
            <w:r>
              <w:rPr>
                <w:rFonts w:eastAsia="Times New Roman" w:cs="Calibri"/>
                <w:sz w:val="16"/>
                <w:szCs w:val="16"/>
                <w:lang w:eastAsia="fr-FR" w:bidi="ar-SA"/>
              </w:rPr>
              <w:t>DECIMAL (2,0)</w:t>
            </w:r>
          </w:p>
        </w:tc>
        <w:tc>
          <w:tcPr>
            <w:tcW w:w="469" w:type="dxa"/>
            <w:tcBorders>
              <w:top w:val="single" w:sz="4" w:space="0" w:color="auto"/>
              <w:left w:val="nil"/>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2410" w:type="dxa"/>
            <w:tcBorders>
              <w:top w:val="nil"/>
              <w:left w:val="nil"/>
              <w:bottom w:val="single" w:sz="4" w:space="0" w:color="auto"/>
              <w:right w:val="single" w:sz="4" w:space="0" w:color="auto"/>
            </w:tcBorders>
            <w:shd w:val="clear" w:color="auto" w:fill="auto"/>
            <w:vAlign w:val="center"/>
            <w:hideMark/>
          </w:tcPr>
          <w:p w:rsidR="00FC7351" w:rsidRPr="009E6545" w:rsidRDefault="00FC7351" w:rsidP="00565F2B">
            <w:pPr>
              <w:jc w:val="center"/>
              <w:rPr>
                <w:rFonts w:eastAsia="Times New Roman" w:cs="Calibri"/>
                <w:sz w:val="16"/>
                <w:szCs w:val="16"/>
                <w:lang w:eastAsia="fr-FR" w:bidi="ar-SA"/>
              </w:rPr>
            </w:pPr>
            <w:r>
              <w:rPr>
                <w:rFonts w:eastAsia="Times New Roman" w:cs="Calibri"/>
                <w:sz w:val="16"/>
                <w:szCs w:val="16"/>
                <w:lang w:eastAsia="fr-FR" w:bidi="ar-SA"/>
              </w:rPr>
              <w:t>Type d’engagement annuel ou pluriannuel</w:t>
            </w:r>
          </w:p>
        </w:tc>
      </w:tr>
      <w:tr w:rsidR="00FC7351" w:rsidRPr="0040578D" w:rsidTr="002535AB">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FC7351" w:rsidRPr="009E6545" w:rsidRDefault="00FC7351" w:rsidP="00FC7351">
            <w:pPr>
              <w:ind w:left="214" w:hanging="142"/>
              <w:rPr>
                <w:rFonts w:eastAsia="Times New Roman" w:cs="Calibri"/>
                <w:sz w:val="16"/>
                <w:szCs w:val="16"/>
                <w:lang w:eastAsia="fr-FR" w:bidi="ar-SA"/>
              </w:rPr>
            </w:pPr>
            <w:r>
              <w:rPr>
                <w:rFonts w:eastAsia="Times New Roman" w:cs="Calibri"/>
                <w:sz w:val="16"/>
                <w:szCs w:val="16"/>
                <w:lang w:eastAsia="fr-FR" w:bidi="ar-SA"/>
              </w:rPr>
              <w:t>CODE PRODUIT</w:t>
            </w:r>
          </w:p>
        </w:tc>
        <w:tc>
          <w:tcPr>
            <w:tcW w:w="992" w:type="dxa"/>
            <w:tcBorders>
              <w:top w:val="nil"/>
              <w:left w:val="nil"/>
              <w:bottom w:val="single" w:sz="4" w:space="0" w:color="auto"/>
              <w:right w:val="single" w:sz="4" w:space="0" w:color="auto"/>
            </w:tcBorders>
            <w:shd w:val="clear" w:color="auto" w:fill="auto"/>
            <w:vAlign w:val="center"/>
          </w:tcPr>
          <w:p w:rsidR="00FC7351" w:rsidRPr="009E6545" w:rsidRDefault="00565F2B" w:rsidP="00FC7351">
            <w:pPr>
              <w:jc w:val="center"/>
              <w:rPr>
                <w:rFonts w:eastAsia="Times New Roman" w:cs="Calibri"/>
                <w:sz w:val="16"/>
                <w:szCs w:val="16"/>
                <w:lang w:eastAsia="fr-FR" w:bidi="ar-SA"/>
              </w:rPr>
            </w:pPr>
            <w:r>
              <w:rPr>
                <w:rFonts w:eastAsia="Times New Roman" w:cs="Calibri"/>
                <w:sz w:val="16"/>
                <w:szCs w:val="16"/>
                <w:lang w:eastAsia="fr-FR" w:bidi="ar-SA"/>
              </w:rPr>
              <w:t>C0PRO</w:t>
            </w:r>
          </w:p>
        </w:tc>
        <w:tc>
          <w:tcPr>
            <w:tcW w:w="1417" w:type="dxa"/>
            <w:tcBorders>
              <w:top w:val="nil"/>
              <w:left w:val="nil"/>
              <w:bottom w:val="single" w:sz="4" w:space="0" w:color="auto"/>
              <w:right w:val="single" w:sz="4" w:space="0" w:color="auto"/>
            </w:tcBorders>
            <w:shd w:val="clear" w:color="auto" w:fill="auto"/>
            <w:vAlign w:val="center"/>
          </w:tcPr>
          <w:p w:rsidR="00FC7351" w:rsidRPr="00F37917" w:rsidRDefault="00FC7351" w:rsidP="00FC7351">
            <w:pPr>
              <w:jc w:val="center"/>
              <w:rPr>
                <w:rFonts w:eastAsia="Times New Roman" w:cs="Calibri"/>
                <w:sz w:val="18"/>
                <w:szCs w:val="18"/>
                <w:lang w:eastAsia="fr-FR" w:bidi="ar-SA"/>
              </w:rPr>
            </w:pPr>
            <w:r>
              <w:rPr>
                <w:rFonts w:eastAsia="Times New Roman" w:cs="Calibri"/>
                <w:sz w:val="16"/>
                <w:szCs w:val="16"/>
                <w:lang w:eastAsia="fr-FR" w:bidi="ar-SA"/>
              </w:rPr>
              <w:t>alphanumérique (</w:t>
            </w:r>
            <w:r w:rsidR="004F0B89">
              <w:rPr>
                <w:rFonts w:eastAsia="Times New Roman" w:cs="Calibri"/>
                <w:sz w:val="16"/>
                <w:szCs w:val="16"/>
                <w:lang w:eastAsia="fr-FR" w:bidi="ar-SA"/>
              </w:rPr>
              <w:t>20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vAlign w:val="center"/>
          </w:tcPr>
          <w:p w:rsidR="00FC7351" w:rsidRPr="00F37917" w:rsidRDefault="00FC7351" w:rsidP="00FC7351">
            <w:pPr>
              <w:jc w:val="center"/>
              <w:rPr>
                <w:rFonts w:eastAsia="Times New Roman" w:cs="Calibri"/>
                <w:sz w:val="18"/>
                <w:szCs w:val="18"/>
                <w:lang w:eastAsia="fr-FR" w:bidi="ar-SA"/>
              </w:rPr>
            </w:pPr>
          </w:p>
        </w:tc>
        <w:tc>
          <w:tcPr>
            <w:tcW w:w="923" w:type="dxa"/>
            <w:tcBorders>
              <w:top w:val="single" w:sz="4" w:space="0" w:color="auto"/>
              <w:left w:val="single" w:sz="4" w:space="0" w:color="auto"/>
              <w:bottom w:val="single" w:sz="4" w:space="0" w:color="auto"/>
              <w:right w:val="single" w:sz="4" w:space="0" w:color="auto"/>
            </w:tcBorders>
            <w:vAlign w:val="center"/>
          </w:tcPr>
          <w:p w:rsidR="00FC7351" w:rsidRDefault="00FC7351" w:rsidP="00FC7351">
            <w:pPr>
              <w:jc w:val="center"/>
              <w:rPr>
                <w:rFonts w:eastAsia="Times New Roman" w:cs="Calibri"/>
                <w:sz w:val="18"/>
                <w:szCs w:val="18"/>
                <w:lang w:eastAsia="fr-FR" w:bidi="ar-SA"/>
              </w:rPr>
            </w:pPr>
            <w:r>
              <w:rPr>
                <w:rFonts w:eastAsia="Times New Roman" w:cs="Calibri"/>
                <w:sz w:val="18"/>
                <w:szCs w:val="18"/>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FC7351" w:rsidRPr="00F37917" w:rsidRDefault="00FC7351" w:rsidP="00FC7351">
            <w:pPr>
              <w:jc w:val="center"/>
              <w:rPr>
                <w:rFonts w:eastAsia="Times New Roman" w:cs="Calibri"/>
                <w:sz w:val="18"/>
                <w:szCs w:val="18"/>
                <w:lang w:eastAsia="fr-FR" w:bidi="ar-SA"/>
              </w:rPr>
            </w:pPr>
            <w:r>
              <w:rPr>
                <w:rFonts w:eastAsia="Times New Roman" w:cs="Calibri"/>
                <w:sz w:val="18"/>
                <w:szCs w:val="18"/>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FC7351" w:rsidRPr="00F37917" w:rsidRDefault="00FC7351" w:rsidP="00FC7351">
            <w:pPr>
              <w:jc w:val="center"/>
              <w:rPr>
                <w:rFonts w:eastAsia="Times New Roman" w:cs="Calibri"/>
                <w:sz w:val="18"/>
                <w:szCs w:val="18"/>
                <w:lang w:eastAsia="fr-FR" w:bidi="ar-SA"/>
              </w:rPr>
            </w:pPr>
            <w:r w:rsidRPr="009E6545">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FC7351" w:rsidRPr="00F37917" w:rsidRDefault="00FC7351" w:rsidP="00FC7351">
            <w:pPr>
              <w:jc w:val="center"/>
              <w:rPr>
                <w:rFonts w:eastAsia="Times New Roman" w:cs="Calibri"/>
                <w:sz w:val="18"/>
                <w:szCs w:val="18"/>
                <w:lang w:eastAsia="fr-FR" w:bidi="ar-SA"/>
              </w:rPr>
            </w:pPr>
            <w:r>
              <w:rPr>
                <w:rFonts w:eastAsia="Times New Roman" w:cs="Calibri"/>
                <w:sz w:val="16"/>
                <w:szCs w:val="16"/>
                <w:lang w:eastAsia="fr-FR" w:bidi="ar-SA"/>
              </w:rPr>
              <w:t>Liste</w:t>
            </w:r>
          </w:p>
        </w:tc>
        <w:tc>
          <w:tcPr>
            <w:tcW w:w="2410" w:type="dxa"/>
            <w:tcBorders>
              <w:top w:val="nil"/>
              <w:left w:val="nil"/>
              <w:bottom w:val="single" w:sz="4" w:space="0" w:color="auto"/>
              <w:right w:val="single" w:sz="4" w:space="0" w:color="auto"/>
            </w:tcBorders>
            <w:shd w:val="clear" w:color="auto" w:fill="auto"/>
            <w:vAlign w:val="center"/>
          </w:tcPr>
          <w:p w:rsidR="00FC7351" w:rsidRPr="0040578D" w:rsidRDefault="00FC7351" w:rsidP="00565F2B">
            <w:pPr>
              <w:jc w:val="center"/>
              <w:rPr>
                <w:rFonts w:eastAsia="Times New Roman" w:cs="Calibri"/>
                <w:sz w:val="16"/>
                <w:szCs w:val="16"/>
                <w:lang w:eastAsia="fr-FR" w:bidi="ar-SA"/>
              </w:rPr>
            </w:pPr>
            <w:r w:rsidRPr="0040578D">
              <w:rPr>
                <w:rFonts w:eastAsia="Times New Roman" w:cs="Calibri"/>
                <w:sz w:val="16"/>
                <w:szCs w:val="16"/>
                <w:lang w:eastAsia="fr-FR" w:bidi="ar-SA"/>
              </w:rPr>
              <w:t>Identfiant du produit associé</w:t>
            </w:r>
          </w:p>
        </w:tc>
      </w:tr>
      <w:tr w:rsidR="00FC7351"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FC7351" w:rsidRPr="009E6545" w:rsidRDefault="00FC7351" w:rsidP="00FC7351">
            <w:pPr>
              <w:rPr>
                <w:rFonts w:eastAsia="Times New Roman" w:cs="Calibri"/>
                <w:sz w:val="16"/>
                <w:szCs w:val="16"/>
                <w:lang w:eastAsia="fr-FR" w:bidi="ar-SA"/>
              </w:rPr>
            </w:pPr>
            <w:r>
              <w:rPr>
                <w:rFonts w:eastAsia="Times New Roman" w:cs="Calibri"/>
                <w:sz w:val="16"/>
                <w:szCs w:val="16"/>
                <w:lang w:eastAsia="fr-FR" w:bidi="ar-SA"/>
              </w:rPr>
              <w:t xml:space="preserve"> </w:t>
            </w:r>
            <w:r w:rsidRPr="009E6545">
              <w:rPr>
                <w:rFonts w:eastAsia="Times New Roman" w:cs="Calibri"/>
                <w:sz w:val="16"/>
                <w:szCs w:val="16"/>
                <w:lang w:eastAsia="fr-FR" w:bidi="ar-SA"/>
              </w:rPr>
              <w:t xml:space="preserve">CODE </w:t>
            </w:r>
            <w:r>
              <w:rPr>
                <w:rFonts w:eastAsia="Times New Roman" w:cs="Calibri"/>
                <w:sz w:val="16"/>
                <w:szCs w:val="16"/>
                <w:lang w:eastAsia="fr-FR" w:bidi="ar-SA"/>
              </w:rPr>
              <w:t>SERVICE MOA</w:t>
            </w:r>
          </w:p>
        </w:tc>
        <w:tc>
          <w:tcPr>
            <w:tcW w:w="992" w:type="dxa"/>
            <w:tcBorders>
              <w:top w:val="nil"/>
              <w:left w:val="nil"/>
              <w:bottom w:val="single" w:sz="4" w:space="0" w:color="auto"/>
              <w:right w:val="single" w:sz="4" w:space="0" w:color="auto"/>
            </w:tcBorders>
            <w:shd w:val="clear" w:color="auto" w:fill="auto"/>
            <w:vAlign w:val="center"/>
          </w:tcPr>
          <w:p w:rsidR="00FC7351" w:rsidRPr="009E6545" w:rsidRDefault="00565F2B" w:rsidP="00FC7351">
            <w:pPr>
              <w:jc w:val="center"/>
              <w:rPr>
                <w:rFonts w:eastAsia="Times New Roman" w:cs="Calibri"/>
                <w:sz w:val="16"/>
                <w:szCs w:val="16"/>
                <w:lang w:eastAsia="fr-FR" w:bidi="ar-SA"/>
              </w:rPr>
            </w:pPr>
            <w:r>
              <w:rPr>
                <w:rFonts w:eastAsia="Times New Roman" w:cs="Calibri"/>
                <w:sz w:val="16"/>
                <w:szCs w:val="16"/>
                <w:lang w:eastAsia="fr-FR" w:bidi="ar-SA"/>
              </w:rPr>
              <w:t>C0SEMA</w:t>
            </w:r>
          </w:p>
        </w:tc>
        <w:tc>
          <w:tcPr>
            <w:tcW w:w="1417"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2410" w:type="dxa"/>
            <w:tcBorders>
              <w:top w:val="nil"/>
              <w:left w:val="nil"/>
              <w:bottom w:val="single" w:sz="4" w:space="0" w:color="auto"/>
              <w:right w:val="single" w:sz="4" w:space="0" w:color="auto"/>
            </w:tcBorders>
            <w:shd w:val="clear" w:color="auto" w:fill="auto"/>
            <w:vAlign w:val="center"/>
          </w:tcPr>
          <w:p w:rsidR="00FC7351" w:rsidRPr="009E6545" w:rsidRDefault="00FC7351" w:rsidP="00565F2B">
            <w:pPr>
              <w:jc w:val="center"/>
              <w:rPr>
                <w:rFonts w:eastAsia="Times New Roman" w:cs="Calibri"/>
                <w:sz w:val="16"/>
                <w:szCs w:val="16"/>
                <w:lang w:eastAsia="fr-FR" w:bidi="ar-SA"/>
              </w:rPr>
            </w:pPr>
            <w:r w:rsidRPr="0040578D">
              <w:rPr>
                <w:rFonts w:eastAsia="Times New Roman" w:cs="Calibri"/>
                <w:sz w:val="16"/>
                <w:szCs w:val="16"/>
                <w:lang w:eastAsia="fr-FR" w:bidi="ar-SA"/>
              </w:rPr>
              <w:t xml:space="preserve">Identifiant du Service </w:t>
            </w:r>
            <w:r>
              <w:rPr>
                <w:rFonts w:eastAsia="Times New Roman" w:cs="Calibri"/>
                <w:sz w:val="16"/>
                <w:szCs w:val="16"/>
                <w:lang w:eastAsia="fr-FR" w:bidi="ar-SA"/>
              </w:rPr>
              <w:t>MOA</w:t>
            </w:r>
            <w:r w:rsidRPr="0040578D">
              <w:rPr>
                <w:rFonts w:eastAsia="Times New Roman" w:cs="Calibri"/>
                <w:sz w:val="16"/>
                <w:szCs w:val="16"/>
                <w:lang w:eastAsia="fr-FR" w:bidi="ar-SA"/>
              </w:rPr>
              <w:t xml:space="preserve"> associé</w:t>
            </w:r>
          </w:p>
        </w:tc>
      </w:tr>
      <w:tr w:rsidR="00FC7351"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FC7351" w:rsidRPr="009E6545" w:rsidRDefault="00FC7351" w:rsidP="00FC7351">
            <w:pPr>
              <w:rPr>
                <w:rFonts w:eastAsia="Times New Roman" w:cs="Calibri"/>
                <w:sz w:val="16"/>
                <w:szCs w:val="16"/>
                <w:lang w:eastAsia="fr-FR" w:bidi="ar-SA"/>
              </w:rPr>
            </w:pPr>
            <w:r>
              <w:rPr>
                <w:rFonts w:eastAsia="Times New Roman" w:cs="Calibri"/>
                <w:sz w:val="16"/>
                <w:szCs w:val="16"/>
                <w:lang w:eastAsia="fr-FR" w:bidi="ar-SA"/>
              </w:rPr>
              <w:t xml:space="preserve"> </w:t>
            </w:r>
            <w:r w:rsidRPr="009E6545">
              <w:rPr>
                <w:rFonts w:eastAsia="Times New Roman" w:cs="Calibri"/>
                <w:sz w:val="16"/>
                <w:szCs w:val="16"/>
                <w:lang w:eastAsia="fr-FR" w:bidi="ar-SA"/>
              </w:rPr>
              <w:t xml:space="preserve">CODE </w:t>
            </w:r>
            <w:r>
              <w:rPr>
                <w:rFonts w:eastAsia="Times New Roman" w:cs="Calibri"/>
                <w:sz w:val="16"/>
                <w:szCs w:val="16"/>
                <w:lang w:eastAsia="fr-FR" w:bidi="ar-SA"/>
              </w:rPr>
              <w:t>SERVICE MOE</w:t>
            </w:r>
          </w:p>
        </w:tc>
        <w:tc>
          <w:tcPr>
            <w:tcW w:w="992" w:type="dxa"/>
            <w:tcBorders>
              <w:top w:val="nil"/>
              <w:left w:val="nil"/>
              <w:bottom w:val="single" w:sz="4" w:space="0" w:color="auto"/>
              <w:right w:val="single" w:sz="4" w:space="0" w:color="auto"/>
            </w:tcBorders>
            <w:shd w:val="clear" w:color="auto" w:fill="auto"/>
            <w:vAlign w:val="center"/>
          </w:tcPr>
          <w:p w:rsidR="00FC7351" w:rsidRPr="009E6545" w:rsidRDefault="00565F2B" w:rsidP="00FC7351">
            <w:pPr>
              <w:jc w:val="center"/>
              <w:rPr>
                <w:rFonts w:eastAsia="Times New Roman" w:cs="Calibri"/>
                <w:sz w:val="16"/>
                <w:szCs w:val="16"/>
                <w:lang w:eastAsia="fr-FR" w:bidi="ar-SA"/>
              </w:rPr>
            </w:pPr>
            <w:r>
              <w:rPr>
                <w:rFonts w:eastAsia="Times New Roman" w:cs="Calibri"/>
                <w:sz w:val="16"/>
                <w:szCs w:val="16"/>
                <w:lang w:eastAsia="fr-FR" w:bidi="ar-SA"/>
              </w:rPr>
              <w:t>C0SEME</w:t>
            </w:r>
          </w:p>
        </w:tc>
        <w:tc>
          <w:tcPr>
            <w:tcW w:w="1417"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2410" w:type="dxa"/>
            <w:tcBorders>
              <w:top w:val="nil"/>
              <w:left w:val="nil"/>
              <w:bottom w:val="single" w:sz="4" w:space="0" w:color="auto"/>
              <w:right w:val="single" w:sz="4" w:space="0" w:color="auto"/>
            </w:tcBorders>
            <w:shd w:val="clear" w:color="auto" w:fill="auto"/>
            <w:vAlign w:val="center"/>
          </w:tcPr>
          <w:p w:rsidR="00FC7351" w:rsidRPr="009E6545" w:rsidRDefault="00FC7351" w:rsidP="00565F2B">
            <w:pPr>
              <w:jc w:val="center"/>
              <w:rPr>
                <w:rFonts w:eastAsia="Times New Roman" w:cs="Calibri"/>
                <w:sz w:val="16"/>
                <w:szCs w:val="16"/>
                <w:lang w:eastAsia="fr-FR" w:bidi="ar-SA"/>
              </w:rPr>
            </w:pPr>
            <w:r w:rsidRPr="0040578D">
              <w:rPr>
                <w:rFonts w:eastAsia="Times New Roman" w:cs="Calibri"/>
                <w:sz w:val="16"/>
                <w:szCs w:val="16"/>
                <w:lang w:eastAsia="fr-FR" w:bidi="ar-SA"/>
              </w:rPr>
              <w:t xml:space="preserve">Identifiant du Service </w:t>
            </w:r>
            <w:r>
              <w:rPr>
                <w:rFonts w:eastAsia="Times New Roman" w:cs="Calibri"/>
                <w:sz w:val="16"/>
                <w:szCs w:val="16"/>
                <w:lang w:eastAsia="fr-FR" w:bidi="ar-SA"/>
              </w:rPr>
              <w:t>MOE</w:t>
            </w:r>
            <w:r w:rsidRPr="0040578D">
              <w:rPr>
                <w:rFonts w:eastAsia="Times New Roman" w:cs="Calibri"/>
                <w:sz w:val="16"/>
                <w:szCs w:val="16"/>
                <w:lang w:eastAsia="fr-FR" w:bidi="ar-SA"/>
              </w:rPr>
              <w:t xml:space="preserve"> associé</w:t>
            </w:r>
          </w:p>
        </w:tc>
      </w:tr>
      <w:tr w:rsidR="00FC7351"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FC7351" w:rsidRPr="009E6545" w:rsidRDefault="00FC7351" w:rsidP="00FC7351">
            <w:pPr>
              <w:rPr>
                <w:rFonts w:eastAsia="Times New Roman" w:cs="Calibri"/>
                <w:sz w:val="16"/>
                <w:szCs w:val="16"/>
                <w:lang w:eastAsia="fr-FR" w:bidi="ar-SA"/>
              </w:rPr>
            </w:pPr>
            <w:r>
              <w:rPr>
                <w:rFonts w:eastAsia="Times New Roman" w:cs="Calibri"/>
                <w:sz w:val="16"/>
                <w:szCs w:val="16"/>
                <w:lang w:eastAsia="fr-FR" w:bidi="ar-SA"/>
              </w:rPr>
              <w:t xml:space="preserve"> </w:t>
            </w:r>
            <w:r w:rsidRPr="009E6545">
              <w:rPr>
                <w:rFonts w:eastAsia="Times New Roman" w:cs="Calibri"/>
                <w:sz w:val="16"/>
                <w:szCs w:val="16"/>
                <w:lang w:eastAsia="fr-FR" w:bidi="ar-SA"/>
              </w:rPr>
              <w:t xml:space="preserve">CODE </w:t>
            </w:r>
            <w:r>
              <w:rPr>
                <w:rFonts w:eastAsia="Times New Roman" w:cs="Calibri"/>
                <w:sz w:val="16"/>
                <w:szCs w:val="16"/>
                <w:lang w:eastAsia="fr-FR" w:bidi="ar-SA"/>
              </w:rPr>
              <w:t>AKK</w:t>
            </w:r>
          </w:p>
        </w:tc>
        <w:tc>
          <w:tcPr>
            <w:tcW w:w="992" w:type="dxa"/>
            <w:tcBorders>
              <w:top w:val="nil"/>
              <w:left w:val="nil"/>
              <w:bottom w:val="single" w:sz="4" w:space="0" w:color="auto"/>
              <w:right w:val="single" w:sz="4" w:space="0" w:color="auto"/>
            </w:tcBorders>
            <w:shd w:val="clear" w:color="auto" w:fill="auto"/>
            <w:vAlign w:val="center"/>
          </w:tcPr>
          <w:p w:rsidR="00FC7351" w:rsidRPr="009E6545" w:rsidRDefault="00565F2B" w:rsidP="00FC7351">
            <w:pPr>
              <w:jc w:val="center"/>
              <w:rPr>
                <w:rFonts w:eastAsia="Times New Roman" w:cs="Calibri"/>
                <w:sz w:val="16"/>
                <w:szCs w:val="16"/>
                <w:lang w:eastAsia="fr-FR" w:bidi="ar-SA"/>
              </w:rPr>
            </w:pPr>
            <w:r>
              <w:rPr>
                <w:rFonts w:eastAsia="Times New Roman" w:cs="Calibri"/>
                <w:sz w:val="16"/>
                <w:szCs w:val="16"/>
                <w:lang w:eastAsia="fr-FR" w:bidi="ar-SA"/>
              </w:rPr>
              <w:t>C0AKK</w:t>
            </w:r>
          </w:p>
        </w:tc>
        <w:tc>
          <w:tcPr>
            <w:tcW w:w="1417"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alphanumérique (</w:t>
            </w:r>
            <w:r w:rsidR="00C947DD">
              <w:rPr>
                <w:rFonts w:eastAsia="Times New Roman" w:cs="Calibri"/>
                <w:sz w:val="16"/>
                <w:szCs w:val="16"/>
                <w:lang w:eastAsia="fr-FR" w:bidi="ar-SA"/>
              </w:rPr>
              <w:t>5</w:t>
            </w:r>
            <w:r>
              <w:rPr>
                <w:rFonts w:eastAsia="Times New Roman" w:cs="Calibri"/>
                <w:sz w:val="16"/>
                <w:szCs w:val="16"/>
                <w:lang w:eastAsia="fr-FR" w:bidi="ar-SA"/>
              </w:rPr>
              <w:t>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2410" w:type="dxa"/>
            <w:tcBorders>
              <w:top w:val="nil"/>
              <w:left w:val="nil"/>
              <w:bottom w:val="single" w:sz="4" w:space="0" w:color="auto"/>
              <w:right w:val="single" w:sz="4" w:space="0" w:color="auto"/>
            </w:tcBorders>
            <w:shd w:val="clear" w:color="auto" w:fill="auto"/>
            <w:vAlign w:val="center"/>
          </w:tcPr>
          <w:p w:rsidR="00FC7351" w:rsidRPr="009E6545" w:rsidRDefault="00D71832" w:rsidP="00565F2B">
            <w:pPr>
              <w:jc w:val="center"/>
              <w:rPr>
                <w:rFonts w:eastAsia="Times New Roman" w:cs="Calibri"/>
                <w:sz w:val="16"/>
                <w:szCs w:val="16"/>
                <w:lang w:eastAsia="fr-FR" w:bidi="ar-SA"/>
              </w:rPr>
            </w:pPr>
            <w:r w:rsidRPr="006A110A">
              <w:rPr>
                <w:rFonts w:eastAsia="Times New Roman" w:cs="Calibri"/>
                <w:sz w:val="16"/>
                <w:szCs w:val="16"/>
                <w:lang w:eastAsia="fr-FR" w:bidi="ar-SA"/>
                <w:rPrChange w:id="934" w:author="Osiatisaa, Cds (Ext)" w:date="2018-05-30T11:46:00Z">
                  <w:rPr>
                    <w:rFonts w:eastAsia="Times New Roman" w:cs="Calibri"/>
                    <w:sz w:val="16"/>
                    <w:szCs w:val="16"/>
                    <w:highlight w:val="yellow"/>
                    <w:lang w:eastAsia="fr-FR" w:bidi="ar-SA"/>
                  </w:rPr>
                </w:rPrChange>
              </w:rPr>
              <w:t>Identifiant</w:t>
            </w:r>
            <w:r w:rsidR="00FC7351" w:rsidRPr="0040578D">
              <w:rPr>
                <w:rFonts w:eastAsia="Times New Roman" w:cs="Calibri"/>
                <w:sz w:val="16"/>
                <w:szCs w:val="16"/>
                <w:lang w:eastAsia="fr-FR" w:bidi="ar-SA"/>
              </w:rPr>
              <w:t xml:space="preserve"> de l’activité calcul de coût associée</w:t>
            </w:r>
          </w:p>
        </w:tc>
      </w:tr>
      <w:tr w:rsidR="00FC7351"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FC7351" w:rsidRPr="009E6545" w:rsidRDefault="00FC7351" w:rsidP="00FC7351">
            <w:pPr>
              <w:ind w:left="214" w:hanging="142"/>
              <w:rPr>
                <w:rFonts w:eastAsia="Times New Roman" w:cs="Calibri"/>
                <w:sz w:val="16"/>
                <w:szCs w:val="16"/>
                <w:lang w:eastAsia="fr-FR" w:bidi="ar-SA"/>
              </w:rPr>
            </w:pPr>
            <w:r>
              <w:rPr>
                <w:rFonts w:eastAsia="Times New Roman" w:cs="Calibri"/>
                <w:sz w:val="16"/>
                <w:szCs w:val="16"/>
                <w:lang w:eastAsia="fr-FR" w:bidi="ar-SA"/>
              </w:rPr>
              <w:t>CODE UB</w:t>
            </w:r>
          </w:p>
        </w:tc>
        <w:tc>
          <w:tcPr>
            <w:tcW w:w="992" w:type="dxa"/>
            <w:tcBorders>
              <w:top w:val="nil"/>
              <w:left w:val="nil"/>
              <w:bottom w:val="single" w:sz="4" w:space="0" w:color="auto"/>
              <w:right w:val="single" w:sz="4" w:space="0" w:color="auto"/>
            </w:tcBorders>
            <w:shd w:val="clear" w:color="auto" w:fill="auto"/>
            <w:vAlign w:val="center"/>
          </w:tcPr>
          <w:p w:rsidR="00FC7351" w:rsidRPr="009E6545" w:rsidRDefault="00565F2B" w:rsidP="00FC7351">
            <w:pPr>
              <w:jc w:val="center"/>
              <w:rPr>
                <w:rFonts w:eastAsia="Times New Roman" w:cs="Calibri"/>
                <w:sz w:val="16"/>
                <w:szCs w:val="16"/>
                <w:lang w:eastAsia="fr-FR" w:bidi="ar-SA"/>
              </w:rPr>
            </w:pPr>
            <w:r>
              <w:rPr>
                <w:rFonts w:eastAsia="Times New Roman" w:cs="Calibri"/>
                <w:sz w:val="16"/>
                <w:szCs w:val="16"/>
                <w:lang w:eastAsia="fr-FR" w:bidi="ar-SA"/>
              </w:rPr>
              <w:t>C0UB</w:t>
            </w:r>
          </w:p>
        </w:tc>
        <w:tc>
          <w:tcPr>
            <w:tcW w:w="1417"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alphanumérique (6</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facultatif</w:t>
            </w:r>
          </w:p>
        </w:tc>
        <w:tc>
          <w:tcPr>
            <w:tcW w:w="825" w:type="dxa"/>
            <w:tcBorders>
              <w:top w:val="nil"/>
              <w:left w:val="nil"/>
              <w:bottom w:val="single" w:sz="4" w:space="0" w:color="auto"/>
              <w:right w:val="single" w:sz="4" w:space="0" w:color="auto"/>
            </w:tcBorders>
            <w:shd w:val="clear" w:color="auto" w:fill="auto"/>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2410" w:type="dxa"/>
            <w:tcBorders>
              <w:top w:val="nil"/>
              <w:left w:val="nil"/>
              <w:bottom w:val="single" w:sz="4" w:space="0" w:color="auto"/>
              <w:right w:val="single" w:sz="4" w:space="0" w:color="auto"/>
            </w:tcBorders>
            <w:shd w:val="clear" w:color="auto" w:fill="auto"/>
            <w:vAlign w:val="center"/>
          </w:tcPr>
          <w:p w:rsidR="00FC7351" w:rsidRDefault="00FC7351" w:rsidP="00565F2B">
            <w:pPr>
              <w:jc w:val="center"/>
              <w:rPr>
                <w:rFonts w:eastAsia="Times New Roman" w:cs="Calibri"/>
                <w:sz w:val="16"/>
                <w:szCs w:val="16"/>
                <w:lang w:eastAsia="fr-FR" w:bidi="ar-SA"/>
              </w:rPr>
            </w:pPr>
            <w:r>
              <w:rPr>
                <w:rFonts w:eastAsia="Times New Roman" w:cs="Calibri"/>
                <w:sz w:val="16"/>
                <w:szCs w:val="16"/>
                <w:lang w:eastAsia="fr-FR" w:bidi="ar-SA"/>
              </w:rPr>
              <w:t>Identifiant de l’UB</w:t>
            </w:r>
          </w:p>
          <w:p w:rsidR="00FC7351" w:rsidRPr="009E6545" w:rsidRDefault="00FC7351" w:rsidP="00565F2B">
            <w:pPr>
              <w:jc w:val="center"/>
              <w:rPr>
                <w:rFonts w:eastAsia="Times New Roman" w:cs="Calibri"/>
                <w:sz w:val="16"/>
                <w:szCs w:val="16"/>
                <w:lang w:eastAsia="fr-FR" w:bidi="ar-SA"/>
              </w:rPr>
            </w:pPr>
            <w:r>
              <w:rPr>
                <w:rFonts w:eastAsia="Times New Roman" w:cs="Calibri"/>
                <w:sz w:val="16"/>
                <w:szCs w:val="16"/>
                <w:lang w:eastAsia="fr-FR" w:bidi="ar-SA"/>
              </w:rPr>
              <w:t>(</w:t>
            </w:r>
            <w:r w:rsidRPr="000268EF">
              <w:rPr>
                <w:rFonts w:eastAsia="Times New Roman" w:cs="Calibri"/>
                <w:sz w:val="16"/>
                <w:szCs w:val="16"/>
                <w:lang w:eastAsia="fr-FR" w:bidi="ar-SA"/>
              </w:rPr>
              <w:t>DDTINF</w:t>
            </w:r>
            <w:r>
              <w:rPr>
                <w:rFonts w:eastAsia="Times New Roman" w:cs="Calibri"/>
                <w:sz w:val="16"/>
                <w:szCs w:val="16"/>
                <w:lang w:eastAsia="fr-FR" w:bidi="ar-SA"/>
              </w:rPr>
              <w:t>, DFRINF, …)</w:t>
            </w:r>
          </w:p>
        </w:tc>
      </w:tr>
      <w:tr w:rsidR="00FC7351" w:rsidRPr="009E6545" w:rsidTr="002535AB">
        <w:trPr>
          <w:trHeight w:val="720"/>
        </w:trPr>
        <w:tc>
          <w:tcPr>
            <w:tcW w:w="1560" w:type="dxa"/>
            <w:tcBorders>
              <w:top w:val="nil"/>
              <w:left w:val="single" w:sz="4" w:space="0" w:color="auto"/>
              <w:bottom w:val="single" w:sz="4" w:space="0" w:color="auto"/>
              <w:right w:val="single" w:sz="4" w:space="0" w:color="auto"/>
            </w:tcBorders>
            <w:shd w:val="clear" w:color="auto" w:fill="FFFFFF" w:themeFill="background1"/>
            <w:vAlign w:val="center"/>
            <w:hideMark/>
          </w:tcPr>
          <w:p w:rsidR="00FC7351" w:rsidRPr="009E6545" w:rsidRDefault="00FC7351" w:rsidP="00FC7351">
            <w:pPr>
              <w:ind w:left="214" w:hanging="142"/>
              <w:rPr>
                <w:rFonts w:eastAsia="Times New Roman" w:cs="Calibri"/>
                <w:sz w:val="16"/>
                <w:szCs w:val="16"/>
                <w:lang w:eastAsia="fr-FR" w:bidi="ar-SA"/>
              </w:rPr>
            </w:pPr>
            <w:r w:rsidRPr="009E6545">
              <w:rPr>
                <w:rFonts w:eastAsia="Times New Roman" w:cs="Calibri"/>
                <w:sz w:val="16"/>
                <w:szCs w:val="16"/>
                <w:lang w:eastAsia="fr-FR" w:bidi="ar-SA"/>
              </w:rPr>
              <w:t xml:space="preserve">DATE CREATION </w:t>
            </w:r>
          </w:p>
        </w:tc>
        <w:tc>
          <w:tcPr>
            <w:tcW w:w="992" w:type="dxa"/>
            <w:tcBorders>
              <w:top w:val="nil"/>
              <w:left w:val="nil"/>
              <w:bottom w:val="single" w:sz="4" w:space="0" w:color="auto"/>
              <w:right w:val="single" w:sz="4" w:space="0" w:color="auto"/>
            </w:tcBorders>
            <w:shd w:val="clear" w:color="auto" w:fill="FFFFFF" w:themeFill="background1"/>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417" w:type="dxa"/>
            <w:tcBorders>
              <w:top w:val="nil"/>
              <w:left w:val="nil"/>
              <w:bottom w:val="single" w:sz="4" w:space="0" w:color="auto"/>
              <w:right w:val="single" w:sz="4" w:space="0" w:color="auto"/>
            </w:tcBorders>
            <w:shd w:val="clear" w:color="auto" w:fill="FFFFFF" w:themeFill="background1"/>
            <w:vAlign w:val="center"/>
            <w:hideMark/>
          </w:tcPr>
          <w:p w:rsidR="00FC7351" w:rsidRPr="00F37917" w:rsidRDefault="00FC7351" w:rsidP="00FC7351">
            <w:pPr>
              <w:jc w:val="center"/>
              <w:rPr>
                <w:rFonts w:eastAsia="Times New Roman" w:cs="Calibri"/>
                <w:sz w:val="18"/>
                <w:szCs w:val="18"/>
                <w:lang w:eastAsia="fr-FR" w:bidi="ar-SA"/>
              </w:rPr>
            </w:pPr>
            <w:r w:rsidRPr="00F37917">
              <w:rPr>
                <w:rFonts w:eastAsia="Times New Roman" w:cs="Calibri"/>
                <w:sz w:val="18"/>
                <w:szCs w:val="18"/>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FFFFFF" w:themeFill="background1"/>
            <w:vAlign w:val="center"/>
          </w:tcPr>
          <w:p w:rsidR="00FC7351" w:rsidRPr="00F37917" w:rsidRDefault="00FC7351" w:rsidP="00FC7351">
            <w:pPr>
              <w:jc w:val="center"/>
              <w:rPr>
                <w:rFonts w:eastAsia="Times New Roman" w:cs="Calibri"/>
                <w:sz w:val="18"/>
                <w:szCs w:val="18"/>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C7351" w:rsidRPr="00F37917" w:rsidRDefault="00FC7351" w:rsidP="00FC7351">
            <w:pPr>
              <w:jc w:val="center"/>
              <w:rPr>
                <w:rFonts w:eastAsia="Times New Roman" w:cs="Calibri"/>
                <w:sz w:val="18"/>
                <w:szCs w:val="18"/>
                <w:lang w:eastAsia="fr-FR" w:bidi="ar-SA"/>
              </w:rPr>
            </w:pPr>
            <w:r>
              <w:rPr>
                <w:rFonts w:eastAsia="Times New Roman" w:cs="Calibri"/>
                <w:sz w:val="18"/>
                <w:szCs w:val="18"/>
                <w:lang w:eastAsia="fr-FR" w:bidi="ar-SA"/>
              </w:rPr>
              <w:t>non</w:t>
            </w:r>
            <w:r w:rsidRPr="00F37917">
              <w:rPr>
                <w:rFonts w:eastAsia="Times New Roman" w:cs="Calibri"/>
                <w:sz w:val="18"/>
                <w:szCs w:val="18"/>
                <w:lang w:eastAsia="fr-FR" w:bidi="ar-SA"/>
              </w:rPr>
              <w:t> </w:t>
            </w:r>
          </w:p>
        </w:tc>
        <w:tc>
          <w:tcPr>
            <w:tcW w:w="923" w:type="dxa"/>
            <w:tcBorders>
              <w:top w:val="nil"/>
              <w:left w:val="single" w:sz="4" w:space="0" w:color="auto"/>
              <w:bottom w:val="single" w:sz="4" w:space="0" w:color="auto"/>
              <w:right w:val="single" w:sz="4" w:space="0" w:color="auto"/>
            </w:tcBorders>
            <w:shd w:val="clear" w:color="auto" w:fill="FFFFFF" w:themeFill="background1"/>
            <w:vAlign w:val="center"/>
            <w:hideMark/>
          </w:tcPr>
          <w:p w:rsidR="00FC7351" w:rsidRPr="00F37917" w:rsidRDefault="00FC7351" w:rsidP="00FC7351">
            <w:pPr>
              <w:jc w:val="center"/>
              <w:rPr>
                <w:rFonts w:eastAsia="Times New Roman" w:cs="Calibri"/>
                <w:sz w:val="18"/>
                <w:szCs w:val="18"/>
                <w:lang w:eastAsia="fr-FR" w:bidi="ar-SA"/>
              </w:rPr>
            </w:pPr>
            <w:r w:rsidRPr="00F37917">
              <w:rPr>
                <w:rFonts w:eastAsia="Times New Roman" w:cs="Calibri"/>
                <w:sz w:val="18"/>
                <w:szCs w:val="18"/>
                <w:lang w:eastAsia="fr-FR" w:bidi="ar-SA"/>
              </w:rPr>
              <w:t>calculé </w:t>
            </w:r>
          </w:p>
        </w:tc>
        <w:tc>
          <w:tcPr>
            <w:tcW w:w="971" w:type="dxa"/>
            <w:tcBorders>
              <w:top w:val="nil"/>
              <w:left w:val="nil"/>
              <w:bottom w:val="single" w:sz="4" w:space="0" w:color="auto"/>
              <w:right w:val="single" w:sz="4" w:space="0" w:color="auto"/>
            </w:tcBorders>
            <w:shd w:val="clear" w:color="auto" w:fill="FFFFFF" w:themeFill="background1"/>
            <w:vAlign w:val="center"/>
            <w:hideMark/>
          </w:tcPr>
          <w:p w:rsidR="00FC7351" w:rsidRPr="00F37917" w:rsidRDefault="00FC7351" w:rsidP="00FC7351">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825" w:type="dxa"/>
            <w:tcBorders>
              <w:top w:val="nil"/>
              <w:left w:val="nil"/>
              <w:bottom w:val="single" w:sz="4" w:space="0" w:color="auto"/>
              <w:right w:val="single" w:sz="4" w:space="0" w:color="auto"/>
            </w:tcBorders>
            <w:shd w:val="clear" w:color="auto" w:fill="FFFFFF" w:themeFill="background1"/>
            <w:vAlign w:val="center"/>
            <w:hideMark/>
          </w:tcPr>
          <w:p w:rsidR="00FC7351" w:rsidRPr="00F37917" w:rsidRDefault="00FC7351" w:rsidP="00FC7351">
            <w:pPr>
              <w:jc w:val="center"/>
              <w:rPr>
                <w:rFonts w:eastAsia="Times New Roman" w:cs="Calibri"/>
                <w:sz w:val="18"/>
                <w:szCs w:val="18"/>
                <w:lang w:eastAsia="fr-FR" w:bidi="ar-SA"/>
              </w:rPr>
            </w:pPr>
          </w:p>
        </w:tc>
        <w:tc>
          <w:tcPr>
            <w:tcW w:w="2410" w:type="dxa"/>
            <w:tcBorders>
              <w:top w:val="nil"/>
              <w:left w:val="nil"/>
              <w:bottom w:val="single" w:sz="4" w:space="0" w:color="auto"/>
              <w:right w:val="single" w:sz="4" w:space="0" w:color="auto"/>
            </w:tcBorders>
            <w:shd w:val="clear" w:color="auto" w:fill="FFFFFF" w:themeFill="background1"/>
            <w:vAlign w:val="center"/>
            <w:hideMark/>
          </w:tcPr>
          <w:p w:rsidR="00FC7351" w:rsidRPr="0040578D" w:rsidRDefault="00FC7351" w:rsidP="00565F2B">
            <w:pPr>
              <w:jc w:val="center"/>
              <w:rPr>
                <w:rFonts w:eastAsia="Times New Roman" w:cs="Calibri"/>
                <w:sz w:val="16"/>
                <w:szCs w:val="16"/>
                <w:lang w:eastAsia="fr-FR" w:bidi="ar-SA"/>
              </w:rPr>
            </w:pPr>
            <w:r w:rsidRPr="0040578D">
              <w:rPr>
                <w:rFonts w:eastAsia="Times New Roman" w:cs="Calibri"/>
                <w:sz w:val="16"/>
                <w:szCs w:val="16"/>
                <w:lang w:eastAsia="fr-FR" w:bidi="ar-SA"/>
              </w:rPr>
              <w:t>date de création de l'enregistrement. Alimenté par le systEme A la date du jour de création.</w:t>
            </w:r>
          </w:p>
        </w:tc>
      </w:tr>
      <w:tr w:rsidR="00FC7351" w:rsidRPr="009E6545" w:rsidTr="002535AB">
        <w:trPr>
          <w:trHeight w:val="960"/>
        </w:trPr>
        <w:tc>
          <w:tcPr>
            <w:tcW w:w="15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FC7351" w:rsidRPr="009E6545" w:rsidRDefault="00565F2B" w:rsidP="00565F2B">
            <w:pPr>
              <w:ind w:left="214" w:hanging="142"/>
              <w:rPr>
                <w:rFonts w:eastAsia="Times New Roman" w:cs="Calibri"/>
                <w:sz w:val="16"/>
                <w:szCs w:val="16"/>
                <w:lang w:eastAsia="fr-FR" w:bidi="ar-SA"/>
              </w:rPr>
            </w:pPr>
            <w:r>
              <w:rPr>
                <w:rFonts w:eastAsia="Times New Roman" w:cs="Calibri"/>
                <w:sz w:val="16"/>
                <w:szCs w:val="16"/>
                <w:lang w:eastAsia="fr-FR" w:bidi="ar-SA"/>
              </w:rPr>
              <w:t xml:space="preserve">DATE DERNIERE </w:t>
            </w:r>
            <w:r w:rsidR="00FC7351" w:rsidRPr="009E6545">
              <w:rPr>
                <w:rFonts w:eastAsia="Times New Roman" w:cs="Calibri"/>
                <w:sz w:val="16"/>
                <w:szCs w:val="16"/>
                <w:lang w:eastAsia="fr-FR" w:bidi="ar-SA"/>
              </w:rPr>
              <w:t>MAJ</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C7351" w:rsidRPr="009E6545" w:rsidRDefault="00C25491" w:rsidP="00FC7351">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FFFFFF" w:themeFill="background1"/>
            <w:noWrap/>
            <w:vAlign w:val="center"/>
            <w:hideMark/>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25" w:type="dxa"/>
            <w:tcBorders>
              <w:top w:val="nil"/>
              <w:left w:val="nil"/>
              <w:bottom w:val="single" w:sz="4" w:space="0" w:color="auto"/>
              <w:right w:val="single" w:sz="4" w:space="0" w:color="auto"/>
            </w:tcBorders>
            <w:shd w:val="clear" w:color="auto" w:fill="FFFFFF" w:themeFill="background1"/>
            <w:vAlign w:val="center"/>
            <w:hideMark/>
          </w:tcPr>
          <w:p w:rsidR="00FC7351" w:rsidRPr="009E6545" w:rsidRDefault="00FC7351" w:rsidP="00FC7351">
            <w:pPr>
              <w:jc w:val="center"/>
              <w:rPr>
                <w:rFonts w:eastAsia="Times New Roman" w:cs="Calibri"/>
                <w:sz w:val="16"/>
                <w:szCs w:val="16"/>
                <w:lang w:eastAsia="fr-FR" w:bidi="ar-SA"/>
              </w:rPr>
            </w:pPr>
          </w:p>
        </w:tc>
        <w:tc>
          <w:tcPr>
            <w:tcW w:w="2410" w:type="dxa"/>
            <w:tcBorders>
              <w:top w:val="nil"/>
              <w:left w:val="nil"/>
              <w:bottom w:val="single" w:sz="4" w:space="0" w:color="auto"/>
              <w:right w:val="single" w:sz="4" w:space="0" w:color="auto"/>
            </w:tcBorders>
            <w:shd w:val="clear" w:color="auto" w:fill="FFFFFF" w:themeFill="background1"/>
            <w:vAlign w:val="center"/>
            <w:hideMark/>
          </w:tcPr>
          <w:p w:rsidR="00FC7351" w:rsidRPr="009E6545" w:rsidRDefault="00FC7351" w:rsidP="00565F2B">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FC7351" w:rsidRPr="009E6545" w:rsidTr="002535AB">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C7351" w:rsidRPr="009E6545" w:rsidRDefault="00FC7351" w:rsidP="00FC7351">
            <w:pPr>
              <w:ind w:left="214" w:hanging="142"/>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992" w:type="dxa"/>
            <w:tcBorders>
              <w:top w:val="single" w:sz="4" w:space="0" w:color="auto"/>
              <w:left w:val="nil"/>
              <w:bottom w:val="single" w:sz="4" w:space="0" w:color="auto"/>
              <w:right w:val="single" w:sz="4" w:space="0" w:color="auto"/>
            </w:tcBorders>
            <w:shd w:val="clear" w:color="auto" w:fill="FFFFFF" w:themeFill="background1"/>
            <w:noWrap/>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417" w:type="dxa"/>
            <w:tcBorders>
              <w:top w:val="single" w:sz="4" w:space="0" w:color="auto"/>
              <w:left w:val="nil"/>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oui</w:t>
            </w: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C7351" w:rsidRPr="009E6545" w:rsidRDefault="002535AB" w:rsidP="00FC7351">
            <w:pPr>
              <w:jc w:val="center"/>
              <w:rPr>
                <w:rFonts w:eastAsia="Times New Roman" w:cs="Calibri"/>
                <w:sz w:val="16"/>
                <w:szCs w:val="16"/>
                <w:lang w:eastAsia="fr-FR" w:bidi="ar-SA"/>
              </w:rPr>
            </w:pPr>
            <w:r>
              <w:rPr>
                <w:rFonts w:eastAsia="Times New Roman" w:cs="Calibri"/>
                <w:sz w:val="16"/>
                <w:szCs w:val="16"/>
                <w:lang w:eastAsia="fr-FR" w:bidi="ar-SA"/>
              </w:rPr>
              <w:t>Calculé, modifiable</w:t>
            </w:r>
          </w:p>
        </w:tc>
        <w:tc>
          <w:tcPr>
            <w:tcW w:w="9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25" w:type="dxa"/>
            <w:tcBorders>
              <w:top w:val="single" w:sz="4" w:space="0" w:color="auto"/>
              <w:left w:val="nil"/>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p>
        </w:tc>
        <w:tc>
          <w:tcPr>
            <w:tcW w:w="2410" w:type="dxa"/>
            <w:tcBorders>
              <w:top w:val="single" w:sz="4" w:space="0" w:color="auto"/>
              <w:left w:val="nil"/>
              <w:bottom w:val="single" w:sz="4" w:space="0" w:color="auto"/>
              <w:right w:val="single" w:sz="4" w:space="0" w:color="auto"/>
            </w:tcBorders>
            <w:shd w:val="clear" w:color="auto" w:fill="FFFFFF" w:themeFill="background1"/>
            <w:vAlign w:val="center"/>
          </w:tcPr>
          <w:p w:rsidR="00FC7351" w:rsidRPr="009E6545" w:rsidRDefault="00FC7351" w:rsidP="00565F2B">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w:t>
            </w:r>
            <w:r w:rsidR="002535AB">
              <w:rPr>
                <w:rFonts w:eastAsia="Times New Roman" w:cs="Calibri"/>
                <w:sz w:val="16"/>
                <w:szCs w:val="16"/>
                <w:lang w:eastAsia="fr-FR" w:bidi="ar-SA"/>
              </w:rPr>
              <w:t>mentée par défaut au 01/01/2076 et modifiable</w:t>
            </w:r>
          </w:p>
        </w:tc>
      </w:tr>
      <w:tr w:rsidR="00FC7351" w:rsidRPr="009E6545" w:rsidTr="002535AB">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C7351" w:rsidRPr="009E6545" w:rsidRDefault="00FC7351" w:rsidP="00FC7351">
            <w:pPr>
              <w:ind w:left="214" w:hanging="142"/>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992" w:type="dxa"/>
            <w:tcBorders>
              <w:top w:val="single" w:sz="4" w:space="0" w:color="auto"/>
              <w:left w:val="nil"/>
              <w:bottom w:val="single" w:sz="4" w:space="0" w:color="auto"/>
              <w:right w:val="single" w:sz="4" w:space="0" w:color="auto"/>
            </w:tcBorders>
            <w:shd w:val="clear" w:color="auto" w:fill="FFFFFF" w:themeFill="background1"/>
            <w:noWrap/>
            <w:vAlign w:val="center"/>
          </w:tcPr>
          <w:p w:rsidR="00FC7351" w:rsidRPr="00045326" w:rsidRDefault="00FC7351" w:rsidP="00FC7351">
            <w:pPr>
              <w:jc w:val="center"/>
              <w:rPr>
                <w:rFonts w:eastAsia="Times New Roman" w:cs="Calibri"/>
                <w:sz w:val="16"/>
                <w:szCs w:val="16"/>
                <w:lang w:eastAsia="fr-FR" w:bidi="ar-SA"/>
              </w:rPr>
            </w:pPr>
            <w:r w:rsidRPr="00045326">
              <w:rPr>
                <w:rFonts w:eastAsia="Times New Roman" w:cs="Calibri"/>
                <w:sz w:val="16"/>
                <w:szCs w:val="16"/>
                <w:lang w:eastAsia="fr-FR" w:bidi="ar-SA"/>
              </w:rPr>
              <w:t>CUSER </w:t>
            </w:r>
          </w:p>
        </w:tc>
        <w:tc>
          <w:tcPr>
            <w:tcW w:w="1417" w:type="dxa"/>
            <w:tcBorders>
              <w:top w:val="single" w:sz="4" w:space="0" w:color="auto"/>
              <w:left w:val="nil"/>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469" w:type="dxa"/>
            <w:tcBorders>
              <w:top w:val="single" w:sz="4" w:space="0" w:color="auto"/>
              <w:left w:val="nil"/>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C7351" w:rsidRPr="009E6545" w:rsidRDefault="00C25491" w:rsidP="00FC7351">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C7351" w:rsidRPr="00045326" w:rsidRDefault="00FC7351" w:rsidP="00FC7351">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25" w:type="dxa"/>
            <w:tcBorders>
              <w:top w:val="single" w:sz="4" w:space="0" w:color="auto"/>
              <w:left w:val="nil"/>
              <w:bottom w:val="single" w:sz="4" w:space="0" w:color="auto"/>
              <w:right w:val="single" w:sz="4" w:space="0" w:color="auto"/>
            </w:tcBorders>
            <w:shd w:val="clear" w:color="auto" w:fill="FFFFFF" w:themeFill="background1"/>
            <w:vAlign w:val="center"/>
          </w:tcPr>
          <w:p w:rsidR="00FC7351" w:rsidRPr="009E6545" w:rsidRDefault="00FC7351" w:rsidP="00FC7351">
            <w:pPr>
              <w:jc w:val="center"/>
              <w:rPr>
                <w:rFonts w:eastAsia="Times New Roman" w:cs="Calibri"/>
                <w:sz w:val="16"/>
                <w:szCs w:val="16"/>
                <w:lang w:eastAsia="fr-FR" w:bidi="ar-SA"/>
              </w:rPr>
            </w:pPr>
          </w:p>
        </w:tc>
        <w:tc>
          <w:tcPr>
            <w:tcW w:w="2410" w:type="dxa"/>
            <w:tcBorders>
              <w:top w:val="single" w:sz="4" w:space="0" w:color="auto"/>
              <w:left w:val="nil"/>
              <w:bottom w:val="single" w:sz="4" w:space="0" w:color="auto"/>
              <w:right w:val="single" w:sz="4" w:space="0" w:color="auto"/>
            </w:tcBorders>
            <w:shd w:val="clear" w:color="auto" w:fill="FFFFFF" w:themeFill="background1"/>
            <w:vAlign w:val="center"/>
          </w:tcPr>
          <w:p w:rsidR="00FC7351" w:rsidRPr="009E6545" w:rsidRDefault="00FC7351" w:rsidP="00565F2B">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D929C2" w:rsidRDefault="00D929C2" w:rsidP="00D929C2">
      <w:pPr>
        <w:pStyle w:val="Titre4"/>
      </w:pPr>
      <w:r w:rsidRPr="004E2387">
        <w:rPr>
          <w:rFonts w:asciiTheme="minorHAnsi" w:hAnsiTheme="minorHAnsi" w:cstheme="minorHAnsi"/>
          <w:lang w:eastAsia="fr-FR" w:bidi="ar-SA"/>
        </w:rPr>
        <w:t xml:space="preserve">Création : renseignement des données de </w:t>
      </w:r>
      <w:r>
        <w:rPr>
          <w:rFonts w:asciiTheme="minorHAnsi" w:hAnsiTheme="minorHAnsi" w:cstheme="minorHAnsi"/>
          <w:lang w:eastAsia="fr-FR" w:bidi="ar-SA"/>
        </w:rPr>
        <w:t>ta_g3p_</w:t>
      </w:r>
      <w:r>
        <w:t>fiche_g3p</w:t>
      </w:r>
    </w:p>
    <w:p w:rsidR="007138CA" w:rsidRDefault="007138CA" w:rsidP="00D929C2">
      <w:pPr>
        <w:autoSpaceDE w:val="0"/>
        <w:autoSpaceDN w:val="0"/>
        <w:adjustRightInd w:val="0"/>
        <w:rPr>
          <w:rFonts w:asciiTheme="minorHAnsi" w:hAnsiTheme="minorHAnsi" w:cstheme="minorHAnsi"/>
          <w:szCs w:val="24"/>
          <w:lang w:eastAsia="fr-FR" w:bidi="ar-SA"/>
        </w:rPr>
      </w:pPr>
    </w:p>
    <w:p w:rsidR="00D929C2" w:rsidRPr="007E57B2" w:rsidRDefault="00D929C2" w:rsidP="00D929C2">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D929C2" w:rsidRPr="007E57B2" w:rsidRDefault="00D929C2" w:rsidP="00D929C2">
      <w:pPr>
        <w:numPr>
          <w:ilvl w:val="0"/>
          <w:numId w:val="675"/>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CODE </w:t>
      </w:r>
      <w:r w:rsidR="00570185">
        <w:rPr>
          <w:rFonts w:asciiTheme="minorHAnsi" w:hAnsiTheme="minorHAnsi" w:cstheme="minorHAnsi"/>
          <w:szCs w:val="24"/>
          <w:lang w:eastAsia="fr-FR" w:bidi="ar-SA"/>
        </w:rPr>
        <w:t>FICHE</w:t>
      </w:r>
      <w:r w:rsidRPr="007E57B2">
        <w:rPr>
          <w:rFonts w:asciiTheme="minorHAnsi" w:hAnsiTheme="minorHAnsi" w:cstheme="minorHAnsi"/>
          <w:szCs w:val="24"/>
          <w:lang w:eastAsia="fr-FR" w:bidi="ar-SA"/>
        </w:rPr>
        <w:t xml:space="preserve"> (</w:t>
      </w:r>
      <w:r w:rsidR="00AB593C">
        <w:rPr>
          <w:rFonts w:asciiTheme="minorHAnsi" w:hAnsiTheme="minorHAnsi" w:cstheme="minorHAnsi"/>
          <w:szCs w:val="24"/>
          <w:lang w:eastAsia="fr-FR" w:bidi="ar-SA"/>
        </w:rPr>
        <w:t>C0FIC</w:t>
      </w:r>
      <w:r w:rsidRPr="007E57B2">
        <w:rPr>
          <w:rFonts w:asciiTheme="minorHAnsi" w:hAnsiTheme="minorHAnsi" w:cstheme="minorHAnsi"/>
          <w:szCs w:val="24"/>
          <w:lang w:eastAsia="fr-FR" w:bidi="ar-SA"/>
        </w:rPr>
        <w:t>)</w:t>
      </w:r>
    </w:p>
    <w:p w:rsidR="00D929C2" w:rsidRPr="00AB593C" w:rsidRDefault="00AB593C" w:rsidP="00D929C2">
      <w:pPr>
        <w:numPr>
          <w:ilvl w:val="0"/>
          <w:numId w:val="675"/>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DESC COURT</w:t>
      </w:r>
      <w:r w:rsidR="00D929C2"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DESCC</w:t>
      </w:r>
      <w:r w:rsidR="00D929C2" w:rsidRPr="00AB593C">
        <w:rPr>
          <w:rFonts w:asciiTheme="minorHAnsi" w:hAnsiTheme="minorHAnsi" w:cstheme="minorHAnsi"/>
          <w:szCs w:val="24"/>
          <w:lang w:eastAsia="fr-FR" w:bidi="ar-SA"/>
        </w:rPr>
        <w:t>)</w:t>
      </w:r>
    </w:p>
    <w:p w:rsidR="00D929C2" w:rsidRPr="007E57B2" w:rsidRDefault="00AB593C" w:rsidP="00D929C2">
      <w:pPr>
        <w:numPr>
          <w:ilvl w:val="0"/>
          <w:numId w:val="675"/>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DESC LONG</w:t>
      </w:r>
      <w:r w:rsidRPr="007E57B2">
        <w:rPr>
          <w:rFonts w:asciiTheme="minorHAnsi" w:hAnsiTheme="minorHAnsi" w:cstheme="minorHAnsi"/>
          <w:szCs w:val="24"/>
          <w:lang w:eastAsia="fr-FR" w:bidi="ar-SA"/>
        </w:rPr>
        <w:t xml:space="preserve"> </w:t>
      </w:r>
      <w:r w:rsidR="00D929C2" w:rsidRPr="007E57B2">
        <w:rPr>
          <w:rFonts w:asciiTheme="minorHAnsi" w:hAnsiTheme="minorHAnsi" w:cstheme="minorHAnsi"/>
          <w:szCs w:val="24"/>
          <w:lang w:eastAsia="fr-FR" w:bidi="ar-SA"/>
        </w:rPr>
        <w:t>(</w:t>
      </w:r>
      <w:r>
        <w:rPr>
          <w:rFonts w:asciiTheme="minorHAnsi" w:hAnsiTheme="minorHAnsi" w:cstheme="minorHAnsi"/>
          <w:szCs w:val="24"/>
          <w:lang w:eastAsia="fr-FR" w:bidi="ar-SA"/>
        </w:rPr>
        <w:t>DESCL</w:t>
      </w:r>
      <w:r w:rsidR="00D929C2" w:rsidRPr="007E57B2">
        <w:rPr>
          <w:rFonts w:asciiTheme="minorHAnsi" w:hAnsiTheme="minorHAnsi" w:cstheme="minorHAnsi"/>
          <w:szCs w:val="24"/>
          <w:lang w:eastAsia="fr-FR" w:bidi="ar-SA"/>
        </w:rPr>
        <w:t>)</w:t>
      </w:r>
    </w:p>
    <w:p w:rsidR="00AB593C" w:rsidRDefault="00AB593C" w:rsidP="00D929C2">
      <w:pPr>
        <w:numPr>
          <w:ilvl w:val="0"/>
          <w:numId w:val="675"/>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NOM</w:t>
      </w:r>
      <w:r>
        <w:rPr>
          <w:rFonts w:asciiTheme="minorHAnsi" w:hAnsiTheme="minorHAnsi" w:cstheme="minorHAnsi"/>
          <w:szCs w:val="24"/>
          <w:lang w:eastAsia="fr-FR" w:bidi="ar-SA"/>
        </w:rPr>
        <w:t xml:space="preserve"> (NOMFIC)</w:t>
      </w:r>
    </w:p>
    <w:p w:rsidR="00AB593C" w:rsidRDefault="00AB593C" w:rsidP="00D929C2">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COMMENTAIRE (COMMTR)</w:t>
      </w:r>
    </w:p>
    <w:p w:rsidR="00D929C2" w:rsidRPr="007E57B2" w:rsidRDefault="00D929C2" w:rsidP="00D929C2">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CE43E6" w:rsidRDefault="00CE43E6" w:rsidP="00D929C2">
      <w:pPr>
        <w:numPr>
          <w:ilvl w:val="0"/>
          <w:numId w:val="67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DATE DEBUT EFFET (YDDEFF)</w:t>
      </w:r>
    </w:p>
    <w:p w:rsidR="00CE43E6" w:rsidRDefault="00CE43E6" w:rsidP="00D929C2">
      <w:pPr>
        <w:numPr>
          <w:ilvl w:val="0"/>
          <w:numId w:val="67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DATE FIN EFFET (YDFEEF)</w:t>
      </w:r>
    </w:p>
    <w:p w:rsidR="00CE43E6" w:rsidRDefault="00CE43E6" w:rsidP="00D929C2">
      <w:pPr>
        <w:numPr>
          <w:ilvl w:val="0"/>
          <w:numId w:val="67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DATE ENGAGEMENT (YDEN)</w:t>
      </w:r>
    </w:p>
    <w:p w:rsidR="00CE43E6" w:rsidRDefault="00CE43E6" w:rsidP="00D929C2">
      <w:pPr>
        <w:numPr>
          <w:ilvl w:val="0"/>
          <w:numId w:val="67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DATE DEBUT (YDDE)</w:t>
      </w:r>
    </w:p>
    <w:p w:rsidR="00CE43E6" w:rsidRDefault="00CE43E6" w:rsidP="00D929C2">
      <w:pPr>
        <w:numPr>
          <w:ilvl w:val="0"/>
          <w:numId w:val="67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DATE FIN (YDFE)</w:t>
      </w:r>
    </w:p>
    <w:p w:rsidR="00E17A49" w:rsidRDefault="00E17A49" w:rsidP="00E17A49">
      <w:pPr>
        <w:autoSpaceDE w:val="0"/>
        <w:autoSpaceDN w:val="0"/>
        <w:adjustRightInd w:val="0"/>
        <w:spacing w:after="1"/>
        <w:rPr>
          <w:rFonts w:asciiTheme="minorHAnsi" w:hAnsiTheme="minorHAnsi" w:cstheme="minorHAnsi"/>
          <w:szCs w:val="24"/>
          <w:lang w:eastAsia="fr-FR" w:bidi="ar-SA"/>
        </w:rPr>
      </w:pPr>
    </w:p>
    <w:p w:rsidR="00E17A49" w:rsidRPr="00150123" w:rsidRDefault="00E17A49" w:rsidP="00E17A49">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E17A49" w:rsidRPr="00150123" w:rsidRDefault="00E17A49" w:rsidP="00E17A49">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TYPOLOGIE</w:t>
      </w:r>
      <w:r w:rsidR="00990725">
        <w:rPr>
          <w:rFonts w:asciiTheme="minorHAnsi" w:hAnsiTheme="minorHAnsi" w:cstheme="minorHAnsi"/>
          <w:szCs w:val="24"/>
          <w:lang w:eastAsia="fr-FR" w:bidi="ar-SA"/>
        </w:rPr>
        <w:t xml:space="preserve"> (TYPOLO)</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w:t>
      </w:r>
      <w:r w:rsidR="00B165EA">
        <w:rPr>
          <w:rFonts w:asciiTheme="minorHAnsi" w:hAnsiTheme="minorHAnsi" w:cstheme="minorHAnsi"/>
          <w:szCs w:val="24"/>
          <w:lang w:eastAsia="fr-FR" w:bidi="ar-SA"/>
        </w:rPr>
        <w:t>CODE</w:t>
      </w:r>
      <w:r>
        <w:rPr>
          <w:rFonts w:asciiTheme="minorHAnsi" w:hAnsiTheme="minorHAnsi" w:cstheme="minorHAnsi"/>
          <w:szCs w:val="24"/>
          <w:lang w:eastAsia="fr-FR" w:bidi="ar-SA"/>
        </w:rPr>
        <w:t xml:space="preserve"> TYPE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FICHE</w:t>
      </w:r>
      <w:r w:rsidR="00CF3948">
        <w:rPr>
          <w:rFonts w:asciiTheme="minorHAnsi" w:hAnsiTheme="minorHAnsi" w:cstheme="minorHAnsi"/>
          <w:szCs w:val="24"/>
          <w:lang w:eastAsia="fr-FR" w:bidi="ar-SA"/>
        </w:rPr>
        <w:t xml:space="preserve"> –</w:t>
      </w:r>
      <w:r w:rsidR="005C7027">
        <w:rPr>
          <w:rFonts w:asciiTheme="minorHAnsi" w:hAnsiTheme="minorHAnsi" w:cstheme="minorHAnsi"/>
          <w:szCs w:val="24"/>
          <w:lang w:eastAsia="fr-FR" w:bidi="ar-SA"/>
        </w:rPr>
        <w:t xml:space="preserve"> DESC TYPE FICHE</w:t>
      </w:r>
      <w:r>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ta_g3p_type_fiche</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 xml:space="preserve">ta_g3p_type_fiche </w:t>
      </w:r>
      <w:r w:rsidRPr="00150123">
        <w:rPr>
          <w:rFonts w:asciiTheme="minorHAnsi" w:hAnsiTheme="minorHAnsi" w:cstheme="minorHAnsi"/>
          <w:szCs w:val="24"/>
          <w:lang w:eastAsia="fr-FR" w:bidi="ar-SA"/>
        </w:rPr>
        <w:t xml:space="preserve">dont la DATE DE CLOTURE est supérieure </w:t>
      </w:r>
      <w:r>
        <w:rPr>
          <w:rFonts w:asciiTheme="minorHAnsi" w:hAnsiTheme="minorHAnsi" w:cstheme="minorHAnsi"/>
          <w:szCs w:val="24"/>
          <w:lang w:eastAsia="fr-FR" w:bidi="ar-SA"/>
        </w:rPr>
        <w:t>strictement à la date du jour).</w:t>
      </w:r>
    </w:p>
    <w:p w:rsidR="00E17A49" w:rsidRDefault="00A71F12" w:rsidP="00E17A49">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CODE </w:t>
      </w:r>
      <w:r w:rsidR="00990725">
        <w:rPr>
          <w:rFonts w:asciiTheme="minorHAnsi" w:hAnsiTheme="minorHAnsi" w:cstheme="minorHAnsi"/>
          <w:szCs w:val="24"/>
          <w:lang w:eastAsia="fr-FR" w:bidi="ar-SA"/>
        </w:rPr>
        <w:t xml:space="preserve">DUREE </w:t>
      </w:r>
      <w:r w:rsidR="00E17A49">
        <w:rPr>
          <w:rFonts w:asciiTheme="minorHAnsi" w:hAnsiTheme="minorHAnsi" w:cstheme="minorHAnsi"/>
          <w:szCs w:val="24"/>
          <w:lang w:eastAsia="fr-FR" w:bidi="ar-SA"/>
        </w:rPr>
        <w:t>AMORTISSEMENT</w:t>
      </w:r>
      <w:r w:rsidR="00990725">
        <w:rPr>
          <w:rFonts w:asciiTheme="minorHAnsi" w:hAnsiTheme="minorHAnsi" w:cstheme="minorHAnsi"/>
          <w:szCs w:val="24"/>
          <w:lang w:eastAsia="fr-FR" w:bidi="ar-SA"/>
        </w:rPr>
        <w:t xml:space="preserve"> (DUAM)</w:t>
      </w:r>
      <w:r w:rsidR="00E17A49" w:rsidRPr="00150123">
        <w:rPr>
          <w:rFonts w:asciiTheme="minorHAnsi" w:hAnsiTheme="minorHAnsi" w:cstheme="minorHAnsi"/>
          <w:szCs w:val="24"/>
          <w:lang w:eastAsia="fr-FR" w:bidi="ar-SA"/>
        </w:rPr>
        <w:t xml:space="preserve">. La liste déroulante propose toutes les valeurs </w:t>
      </w:r>
      <w:r>
        <w:rPr>
          <w:rFonts w:asciiTheme="minorHAnsi" w:hAnsiTheme="minorHAnsi" w:cstheme="minorHAnsi"/>
          <w:szCs w:val="24"/>
          <w:lang w:eastAsia="fr-FR" w:bidi="ar-SA"/>
        </w:rPr>
        <w:t xml:space="preserve">CODE </w:t>
      </w:r>
      <w:r w:rsidR="00E17A49">
        <w:rPr>
          <w:rFonts w:asciiTheme="minorHAnsi" w:hAnsiTheme="minorHAnsi" w:cstheme="minorHAnsi"/>
          <w:szCs w:val="24"/>
          <w:lang w:eastAsia="fr-FR" w:bidi="ar-SA"/>
        </w:rPr>
        <w:t xml:space="preserve">DUREE AMORTISSEMENT </w:t>
      </w:r>
      <w:r w:rsidR="00E17A49" w:rsidRPr="00150123">
        <w:rPr>
          <w:rFonts w:asciiTheme="minorHAnsi" w:hAnsiTheme="minorHAnsi" w:cstheme="minorHAnsi"/>
          <w:szCs w:val="24"/>
          <w:lang w:eastAsia="fr-FR" w:bidi="ar-SA"/>
        </w:rPr>
        <w:t xml:space="preserve">de la table </w:t>
      </w:r>
      <w:r w:rsidR="00E17A49">
        <w:rPr>
          <w:rFonts w:asciiTheme="minorHAnsi" w:hAnsiTheme="minorHAnsi" w:cstheme="minorHAnsi"/>
          <w:szCs w:val="24"/>
          <w:lang w:eastAsia="fr-FR" w:bidi="ar-SA"/>
        </w:rPr>
        <w:t>ta_g3p_duree_amortissement</w:t>
      </w:r>
      <w:r w:rsidR="00E17A49" w:rsidRPr="00150123">
        <w:rPr>
          <w:rFonts w:asciiTheme="minorHAnsi" w:hAnsiTheme="minorHAnsi" w:cstheme="minorHAnsi"/>
          <w:szCs w:val="24"/>
          <w:lang w:eastAsia="fr-FR" w:bidi="ar-SA"/>
        </w:rPr>
        <w:t xml:space="preserve"> qui ne sont pas closes (lignes de </w:t>
      </w:r>
      <w:r w:rsidR="00E17A49">
        <w:rPr>
          <w:rFonts w:asciiTheme="minorHAnsi" w:hAnsiTheme="minorHAnsi" w:cstheme="minorHAnsi"/>
          <w:szCs w:val="24"/>
          <w:lang w:eastAsia="fr-FR" w:bidi="ar-SA"/>
        </w:rPr>
        <w:t>ta_g3p_duree_amortissement</w:t>
      </w:r>
      <w:r w:rsidR="00E17A49" w:rsidRPr="00150123">
        <w:rPr>
          <w:rFonts w:asciiTheme="minorHAnsi" w:hAnsiTheme="minorHAnsi" w:cstheme="minorHAnsi"/>
          <w:szCs w:val="24"/>
          <w:lang w:eastAsia="fr-FR" w:bidi="ar-SA"/>
        </w:rPr>
        <w:t xml:space="preserve"> dont la DATE DE CLOTURE est supérieure st</w:t>
      </w:r>
      <w:r w:rsidR="00E17A49">
        <w:rPr>
          <w:rFonts w:asciiTheme="minorHAnsi" w:hAnsiTheme="minorHAnsi" w:cstheme="minorHAnsi"/>
          <w:szCs w:val="24"/>
          <w:lang w:eastAsia="fr-FR" w:bidi="ar-SA"/>
        </w:rPr>
        <w:t>rictement à la date du jour)</w:t>
      </w:r>
    </w:p>
    <w:p w:rsidR="00E17A49" w:rsidRDefault="00990725" w:rsidP="00E17A49">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TYPE </w:t>
      </w:r>
      <w:r w:rsidR="00E17A49" w:rsidRPr="00D36FB8">
        <w:rPr>
          <w:rFonts w:asciiTheme="minorHAnsi" w:hAnsiTheme="minorHAnsi" w:cstheme="minorHAnsi"/>
          <w:szCs w:val="24"/>
          <w:lang w:eastAsia="fr-FR" w:bidi="ar-SA"/>
        </w:rPr>
        <w:t>ENGAGEMENT</w:t>
      </w:r>
      <w:r>
        <w:rPr>
          <w:rFonts w:asciiTheme="minorHAnsi" w:hAnsiTheme="minorHAnsi" w:cstheme="minorHAnsi"/>
          <w:szCs w:val="24"/>
          <w:lang w:eastAsia="fr-FR" w:bidi="ar-SA"/>
        </w:rPr>
        <w:t xml:space="preserve"> (TYEN)</w:t>
      </w:r>
      <w:r w:rsidR="00E17A49" w:rsidRPr="00D36FB8">
        <w:rPr>
          <w:rFonts w:asciiTheme="minorHAnsi" w:hAnsiTheme="minorHAnsi" w:cstheme="minorHAnsi"/>
          <w:szCs w:val="24"/>
          <w:lang w:eastAsia="fr-FR" w:bidi="ar-SA"/>
        </w:rPr>
        <w:t xml:space="preserve">. La liste déroulante propose toutes les valeurs </w:t>
      </w:r>
      <w:r w:rsidR="00E17A49">
        <w:rPr>
          <w:rFonts w:asciiTheme="minorHAnsi" w:hAnsiTheme="minorHAnsi" w:cstheme="minorHAnsi"/>
          <w:szCs w:val="24"/>
          <w:lang w:eastAsia="fr-FR" w:bidi="ar-SA"/>
        </w:rPr>
        <w:t xml:space="preserve">TYPE ENGAGEMENT </w:t>
      </w:r>
      <w:r w:rsidR="00E17A49" w:rsidRPr="00D36FB8">
        <w:rPr>
          <w:rFonts w:asciiTheme="minorHAnsi" w:hAnsiTheme="minorHAnsi" w:cstheme="minorHAnsi"/>
          <w:szCs w:val="24"/>
          <w:lang w:eastAsia="fr-FR" w:bidi="ar-SA"/>
        </w:rPr>
        <w:t xml:space="preserve">de la table </w:t>
      </w:r>
      <w:r w:rsidR="00E17A49">
        <w:rPr>
          <w:rFonts w:asciiTheme="minorHAnsi" w:hAnsiTheme="minorHAnsi" w:cstheme="minorHAnsi"/>
          <w:szCs w:val="24"/>
          <w:lang w:eastAsia="fr-FR" w:bidi="ar-SA"/>
        </w:rPr>
        <w:t>ta_g3p_type</w:t>
      </w:r>
      <w:r w:rsidR="00E17A49" w:rsidRPr="00D36FB8">
        <w:rPr>
          <w:rFonts w:asciiTheme="minorHAnsi" w:hAnsiTheme="minorHAnsi" w:cstheme="minorHAnsi"/>
          <w:szCs w:val="24"/>
          <w:lang w:eastAsia="fr-FR" w:bidi="ar-SA"/>
        </w:rPr>
        <w:t xml:space="preserve">_ENGAGEMENT qui ne sont pas closes (lignes de </w:t>
      </w:r>
      <w:r w:rsidR="00E17A49">
        <w:rPr>
          <w:rFonts w:asciiTheme="minorHAnsi" w:hAnsiTheme="minorHAnsi" w:cstheme="minorHAnsi"/>
          <w:szCs w:val="24"/>
          <w:lang w:eastAsia="fr-FR" w:bidi="ar-SA"/>
        </w:rPr>
        <w:t>ta_g3p_type</w:t>
      </w:r>
      <w:r w:rsidR="00E17A49" w:rsidRPr="00D36FB8">
        <w:rPr>
          <w:rFonts w:asciiTheme="minorHAnsi" w:hAnsiTheme="minorHAnsi" w:cstheme="minorHAnsi"/>
          <w:szCs w:val="24"/>
          <w:lang w:eastAsia="fr-FR" w:bidi="ar-SA"/>
        </w:rPr>
        <w:t>_ENGAGEMENT dont la DATE DE CLOTURE est supérieure strictement à la date du jour)</w:t>
      </w:r>
    </w:p>
    <w:p w:rsidR="00E17A49" w:rsidRDefault="00E17A49" w:rsidP="00E17A49">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PRODUIT</w:t>
      </w:r>
      <w:r w:rsidR="00990725">
        <w:rPr>
          <w:rFonts w:asciiTheme="minorHAnsi" w:hAnsiTheme="minorHAnsi" w:cstheme="minorHAnsi"/>
          <w:szCs w:val="24"/>
          <w:lang w:eastAsia="fr-FR" w:bidi="ar-SA"/>
        </w:rPr>
        <w:t xml:space="preserve"> (C0PRO)</w:t>
      </w:r>
      <w:r w:rsidRPr="00D36FB8">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La liste déroulante propose toutes les valeurs </w:t>
      </w:r>
      <w:r>
        <w:rPr>
          <w:rFonts w:asciiTheme="minorHAnsi" w:hAnsiTheme="minorHAnsi" w:cstheme="minorHAnsi"/>
          <w:szCs w:val="24"/>
          <w:lang w:eastAsia="fr-FR" w:bidi="ar-SA"/>
        </w:rPr>
        <w:t xml:space="preserve">de </w:t>
      </w:r>
      <w:r w:rsidR="00B165EA">
        <w:rPr>
          <w:rFonts w:asciiTheme="minorHAnsi" w:hAnsiTheme="minorHAnsi" w:cstheme="minorHAnsi"/>
          <w:szCs w:val="24"/>
          <w:lang w:eastAsia="fr-FR" w:bidi="ar-SA"/>
        </w:rPr>
        <w:t>CODE</w:t>
      </w:r>
      <w:r>
        <w:rPr>
          <w:rFonts w:asciiTheme="minorHAnsi" w:hAnsiTheme="minorHAnsi" w:cstheme="minorHAnsi"/>
          <w:szCs w:val="24"/>
          <w:lang w:eastAsia="fr-FR" w:bidi="ar-SA"/>
        </w:rPr>
        <w:t xml:space="preserve"> PRODUIT </w:t>
      </w:r>
      <w:r w:rsidR="005C7027">
        <w:rPr>
          <w:rFonts w:asciiTheme="minorHAnsi" w:hAnsiTheme="minorHAnsi" w:cstheme="minorHAnsi"/>
          <w:szCs w:val="24"/>
          <w:lang w:eastAsia="fr-FR" w:bidi="ar-SA"/>
        </w:rPr>
        <w:t xml:space="preserve">– LIBELLE PRODUIT </w:t>
      </w:r>
      <w:r>
        <w:rPr>
          <w:rFonts w:asciiTheme="minorHAnsi" w:hAnsiTheme="minorHAnsi" w:cstheme="minorHAnsi"/>
          <w:szCs w:val="24"/>
          <w:lang w:eastAsia="fr-FR" w:bidi="ar-SA"/>
        </w:rPr>
        <w:t xml:space="preserve">de la table </w:t>
      </w:r>
      <w:r w:rsidRPr="006A110A">
        <w:rPr>
          <w:rFonts w:asciiTheme="minorHAnsi" w:hAnsiTheme="minorHAnsi" w:cstheme="minorHAnsi"/>
          <w:szCs w:val="24"/>
          <w:lang w:eastAsia="fr-FR" w:bidi="ar-SA"/>
          <w:rPrChange w:id="935" w:author="Osiatisaa, Cds (Ext)" w:date="2018-05-30T11:46:00Z">
            <w:rPr>
              <w:rFonts w:asciiTheme="minorHAnsi" w:hAnsiTheme="minorHAnsi" w:cstheme="minorHAnsi"/>
              <w:szCs w:val="24"/>
              <w:highlight w:val="yellow"/>
              <w:lang w:eastAsia="fr-FR" w:bidi="ar-SA"/>
            </w:rPr>
          </w:rPrChange>
        </w:rPr>
        <w:t>ta_g3p_produi</w:t>
      </w:r>
      <w:r w:rsidR="00D71832" w:rsidRPr="006A110A">
        <w:rPr>
          <w:rFonts w:asciiTheme="minorHAnsi" w:hAnsiTheme="minorHAnsi" w:cstheme="minorHAnsi"/>
          <w:szCs w:val="24"/>
          <w:lang w:eastAsia="fr-FR" w:bidi="ar-SA"/>
          <w:rPrChange w:id="936" w:author="Osiatisaa, Cds (Ext)" w:date="2018-05-30T11:46:00Z">
            <w:rPr>
              <w:rFonts w:asciiTheme="minorHAnsi" w:hAnsiTheme="minorHAnsi" w:cstheme="minorHAnsi"/>
              <w:szCs w:val="24"/>
              <w:highlight w:val="yellow"/>
              <w:lang w:eastAsia="fr-FR" w:bidi="ar-SA"/>
            </w:rPr>
          </w:rPrChange>
        </w:rPr>
        <w:t>t</w:t>
      </w:r>
      <w:r w:rsidRPr="00150123">
        <w:rPr>
          <w:rFonts w:asciiTheme="minorHAnsi" w:hAnsiTheme="minorHAnsi" w:cstheme="minorHAnsi"/>
          <w:szCs w:val="24"/>
          <w:lang w:eastAsia="fr-FR" w:bidi="ar-SA"/>
        </w:rPr>
        <w:t xml:space="preserve"> qui ne sont pas closes (lignes de </w:t>
      </w:r>
      <w:r w:rsidRPr="006A110A">
        <w:rPr>
          <w:rFonts w:asciiTheme="minorHAnsi" w:hAnsiTheme="minorHAnsi" w:cstheme="minorHAnsi"/>
          <w:szCs w:val="24"/>
          <w:lang w:eastAsia="fr-FR" w:bidi="ar-SA"/>
          <w:rPrChange w:id="937" w:author="Osiatisaa, Cds (Ext)" w:date="2018-05-30T11:46:00Z">
            <w:rPr>
              <w:rFonts w:asciiTheme="minorHAnsi" w:hAnsiTheme="minorHAnsi" w:cstheme="minorHAnsi"/>
              <w:szCs w:val="24"/>
              <w:highlight w:val="yellow"/>
              <w:lang w:eastAsia="fr-FR" w:bidi="ar-SA"/>
            </w:rPr>
          </w:rPrChange>
        </w:rPr>
        <w:t>ta_g3p_produi</w:t>
      </w:r>
      <w:r w:rsidR="00D71832" w:rsidRPr="006A110A">
        <w:rPr>
          <w:rFonts w:asciiTheme="minorHAnsi" w:hAnsiTheme="minorHAnsi" w:cstheme="minorHAnsi"/>
          <w:szCs w:val="24"/>
          <w:lang w:eastAsia="fr-FR" w:bidi="ar-SA"/>
          <w:rPrChange w:id="938" w:author="Osiatisaa, Cds (Ext)" w:date="2018-05-30T11:46:00Z">
            <w:rPr>
              <w:rFonts w:asciiTheme="minorHAnsi" w:hAnsiTheme="minorHAnsi" w:cstheme="minorHAnsi"/>
              <w:szCs w:val="24"/>
              <w:highlight w:val="yellow"/>
              <w:lang w:eastAsia="fr-FR" w:bidi="ar-SA"/>
            </w:rPr>
          </w:rPrChange>
        </w:rPr>
        <w:t>t</w:t>
      </w:r>
      <w:r w:rsidRPr="00150123">
        <w:rPr>
          <w:rFonts w:asciiTheme="minorHAnsi" w:hAnsiTheme="minorHAnsi" w:cstheme="minorHAnsi"/>
          <w:szCs w:val="24"/>
          <w:lang w:eastAsia="fr-FR" w:bidi="ar-SA"/>
        </w:rPr>
        <w:t xml:space="preserve"> dont la DATE DE CLOTURE est supérieure st</w:t>
      </w:r>
      <w:r>
        <w:rPr>
          <w:rFonts w:asciiTheme="minorHAnsi" w:hAnsiTheme="minorHAnsi" w:cstheme="minorHAnsi"/>
          <w:szCs w:val="24"/>
          <w:lang w:eastAsia="fr-FR" w:bidi="ar-SA"/>
        </w:rPr>
        <w:t>rictement à la date du jour)</w:t>
      </w:r>
    </w:p>
    <w:p w:rsidR="00E17A49" w:rsidRDefault="00E17A49" w:rsidP="00E17A49">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MOA</w:t>
      </w:r>
      <w:r w:rsidR="00990725">
        <w:rPr>
          <w:rFonts w:asciiTheme="minorHAnsi" w:hAnsiTheme="minorHAnsi" w:cstheme="minorHAnsi"/>
          <w:szCs w:val="24"/>
          <w:lang w:eastAsia="fr-FR" w:bidi="ar-SA"/>
        </w:rPr>
        <w:t xml:space="preserve"> (C0SEMA)</w:t>
      </w:r>
      <w:r w:rsidRPr="00D36FB8">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La liste déroulante propose toutes les valeurs </w:t>
      </w:r>
      <w:r>
        <w:rPr>
          <w:rFonts w:asciiTheme="minorHAnsi" w:hAnsiTheme="minorHAnsi" w:cstheme="minorHAnsi"/>
          <w:szCs w:val="24"/>
          <w:lang w:eastAsia="fr-FR" w:bidi="ar-SA"/>
        </w:rPr>
        <w:t xml:space="preserve">de </w:t>
      </w:r>
      <w:r w:rsidR="00B165EA">
        <w:rPr>
          <w:rFonts w:asciiTheme="minorHAnsi" w:hAnsiTheme="minorHAnsi" w:cstheme="minorHAnsi"/>
          <w:szCs w:val="24"/>
          <w:lang w:eastAsia="fr-FR" w:bidi="ar-SA"/>
        </w:rPr>
        <w:t>CODE</w:t>
      </w:r>
      <w:r>
        <w:rPr>
          <w:rFonts w:asciiTheme="minorHAnsi" w:hAnsiTheme="minorHAnsi" w:cstheme="minorHAnsi"/>
          <w:szCs w:val="24"/>
          <w:lang w:eastAsia="fr-FR" w:bidi="ar-SA"/>
        </w:rPr>
        <w:t xml:space="preserve"> SERVICE MOA </w:t>
      </w:r>
      <w:r w:rsidR="005C7027">
        <w:rPr>
          <w:rFonts w:asciiTheme="minorHAnsi" w:hAnsiTheme="minorHAnsi" w:cstheme="minorHAnsi"/>
          <w:szCs w:val="24"/>
          <w:lang w:eastAsia="fr-FR" w:bidi="ar-SA"/>
        </w:rPr>
        <w:t xml:space="preserve">– LIBELLE SERVICE MOA </w:t>
      </w:r>
      <w:r>
        <w:rPr>
          <w:rFonts w:asciiTheme="minorHAnsi" w:hAnsiTheme="minorHAnsi" w:cstheme="minorHAnsi"/>
          <w:szCs w:val="24"/>
          <w:lang w:eastAsia="fr-FR" w:bidi="ar-SA"/>
        </w:rPr>
        <w:t>de la table ta_g3p_service_moa</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ta_g3p_service_moa</w:t>
      </w:r>
      <w:r w:rsidRPr="00150123">
        <w:rPr>
          <w:rFonts w:asciiTheme="minorHAnsi" w:hAnsiTheme="minorHAnsi" w:cstheme="minorHAnsi"/>
          <w:szCs w:val="24"/>
          <w:lang w:eastAsia="fr-FR" w:bidi="ar-SA"/>
        </w:rPr>
        <w:t xml:space="preserve"> dont la DATE DE CLOTURE est supérieure st</w:t>
      </w:r>
      <w:r>
        <w:rPr>
          <w:rFonts w:asciiTheme="minorHAnsi" w:hAnsiTheme="minorHAnsi" w:cstheme="minorHAnsi"/>
          <w:szCs w:val="24"/>
          <w:lang w:eastAsia="fr-FR" w:bidi="ar-SA"/>
        </w:rPr>
        <w:t>rictement à la date du jour)</w:t>
      </w:r>
    </w:p>
    <w:p w:rsidR="00E17A49" w:rsidRPr="006162BF" w:rsidRDefault="00E17A49" w:rsidP="00E17A49">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MOE</w:t>
      </w:r>
      <w:r w:rsidR="00990725">
        <w:rPr>
          <w:rFonts w:asciiTheme="minorHAnsi" w:hAnsiTheme="minorHAnsi" w:cstheme="minorHAnsi"/>
          <w:szCs w:val="24"/>
          <w:lang w:eastAsia="fr-FR" w:bidi="ar-SA"/>
        </w:rPr>
        <w:t xml:space="preserve"> (C0SEME)</w:t>
      </w:r>
      <w:r w:rsidRPr="00D36FB8">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La liste déroulante propose toutes les valeurs </w:t>
      </w:r>
      <w:r>
        <w:rPr>
          <w:rFonts w:asciiTheme="minorHAnsi" w:hAnsiTheme="minorHAnsi" w:cstheme="minorHAnsi"/>
          <w:szCs w:val="24"/>
          <w:lang w:eastAsia="fr-FR" w:bidi="ar-SA"/>
        </w:rPr>
        <w:t xml:space="preserve">de </w:t>
      </w:r>
      <w:r w:rsidR="00B165EA">
        <w:rPr>
          <w:rFonts w:asciiTheme="minorHAnsi" w:hAnsiTheme="minorHAnsi" w:cstheme="minorHAnsi"/>
          <w:szCs w:val="24"/>
          <w:lang w:eastAsia="fr-FR" w:bidi="ar-SA"/>
        </w:rPr>
        <w:t>CODE</w:t>
      </w:r>
      <w:r>
        <w:rPr>
          <w:rFonts w:asciiTheme="minorHAnsi" w:hAnsiTheme="minorHAnsi" w:cstheme="minorHAnsi"/>
          <w:szCs w:val="24"/>
          <w:lang w:eastAsia="fr-FR" w:bidi="ar-SA"/>
        </w:rPr>
        <w:t xml:space="preserve"> SERVICE MOE </w:t>
      </w:r>
      <w:r w:rsidR="005C7027">
        <w:rPr>
          <w:rFonts w:asciiTheme="minorHAnsi" w:hAnsiTheme="minorHAnsi" w:cstheme="minorHAnsi"/>
          <w:szCs w:val="24"/>
          <w:lang w:eastAsia="fr-FR" w:bidi="ar-SA"/>
        </w:rPr>
        <w:t xml:space="preserve">– LIBELLE SERVICE MOE </w:t>
      </w:r>
      <w:r>
        <w:rPr>
          <w:rFonts w:asciiTheme="minorHAnsi" w:hAnsiTheme="minorHAnsi" w:cstheme="minorHAnsi"/>
          <w:szCs w:val="24"/>
          <w:lang w:eastAsia="fr-FR" w:bidi="ar-SA"/>
        </w:rPr>
        <w:t>de la table ta_g3p_service_moe</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 xml:space="preserve">ta_g3p_service_moa </w:t>
      </w:r>
      <w:r w:rsidRPr="00150123">
        <w:rPr>
          <w:rFonts w:asciiTheme="minorHAnsi" w:hAnsiTheme="minorHAnsi" w:cstheme="minorHAnsi"/>
          <w:szCs w:val="24"/>
          <w:lang w:eastAsia="fr-FR" w:bidi="ar-SA"/>
        </w:rPr>
        <w:t>dont la DATE DE CLOTURE est supérieure st</w:t>
      </w:r>
      <w:r>
        <w:rPr>
          <w:rFonts w:asciiTheme="minorHAnsi" w:hAnsiTheme="minorHAnsi" w:cstheme="minorHAnsi"/>
          <w:szCs w:val="24"/>
          <w:lang w:eastAsia="fr-FR" w:bidi="ar-SA"/>
        </w:rPr>
        <w:t>rictement à la date du jour)</w:t>
      </w:r>
    </w:p>
    <w:p w:rsidR="00E17A49" w:rsidRDefault="00E17A49" w:rsidP="00E17A49">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AKK</w:t>
      </w:r>
      <w:r w:rsidR="00990725">
        <w:rPr>
          <w:rFonts w:asciiTheme="minorHAnsi" w:hAnsiTheme="minorHAnsi" w:cstheme="minorHAnsi"/>
          <w:szCs w:val="24"/>
          <w:lang w:eastAsia="fr-FR" w:bidi="ar-SA"/>
        </w:rPr>
        <w:t xml:space="preserve"> (C0AKK)</w:t>
      </w:r>
      <w:r w:rsidRPr="00D36FB8">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La liste déroulante propose toutes les valeurs </w:t>
      </w:r>
      <w:r>
        <w:rPr>
          <w:rFonts w:asciiTheme="minorHAnsi" w:hAnsiTheme="minorHAnsi" w:cstheme="minorHAnsi"/>
          <w:szCs w:val="24"/>
          <w:lang w:eastAsia="fr-FR" w:bidi="ar-SA"/>
        </w:rPr>
        <w:t xml:space="preserve">de </w:t>
      </w:r>
      <w:r w:rsidR="00B165EA">
        <w:rPr>
          <w:rFonts w:asciiTheme="minorHAnsi" w:hAnsiTheme="minorHAnsi" w:cstheme="minorHAnsi"/>
          <w:szCs w:val="24"/>
          <w:lang w:eastAsia="fr-FR" w:bidi="ar-SA"/>
        </w:rPr>
        <w:t>CODE</w:t>
      </w:r>
      <w:r>
        <w:rPr>
          <w:rFonts w:asciiTheme="minorHAnsi" w:hAnsiTheme="minorHAnsi" w:cstheme="minorHAnsi"/>
          <w:szCs w:val="24"/>
          <w:lang w:eastAsia="fr-FR" w:bidi="ar-SA"/>
        </w:rPr>
        <w:t xml:space="preserve"> AKK </w:t>
      </w:r>
      <w:r w:rsidR="006B0872">
        <w:rPr>
          <w:rFonts w:asciiTheme="minorHAnsi" w:hAnsiTheme="minorHAnsi" w:cstheme="minorHAnsi"/>
          <w:szCs w:val="24"/>
          <w:lang w:eastAsia="fr-FR" w:bidi="ar-SA"/>
        </w:rPr>
        <w:t xml:space="preserve">– NOM AKK </w:t>
      </w:r>
      <w:r>
        <w:rPr>
          <w:rFonts w:asciiTheme="minorHAnsi" w:hAnsiTheme="minorHAnsi" w:cstheme="minorHAnsi"/>
          <w:szCs w:val="24"/>
          <w:lang w:eastAsia="fr-FR" w:bidi="ar-SA"/>
        </w:rPr>
        <w:t xml:space="preserve">de la table ta_g3p_calcul_cout </w:t>
      </w:r>
      <w:r w:rsidRPr="00150123">
        <w:rPr>
          <w:rFonts w:asciiTheme="minorHAnsi" w:hAnsiTheme="minorHAnsi" w:cstheme="minorHAnsi"/>
          <w:szCs w:val="24"/>
          <w:lang w:eastAsia="fr-FR" w:bidi="ar-SA"/>
        </w:rPr>
        <w:t xml:space="preserve">qui ne sont pas closes (lignes de </w:t>
      </w:r>
      <w:r>
        <w:rPr>
          <w:rFonts w:asciiTheme="minorHAnsi" w:hAnsiTheme="minorHAnsi" w:cstheme="minorHAnsi"/>
          <w:szCs w:val="24"/>
          <w:lang w:eastAsia="fr-FR" w:bidi="ar-SA"/>
        </w:rPr>
        <w:t>ta_g3p_calcul_cout</w:t>
      </w:r>
      <w:r w:rsidRPr="00150123">
        <w:rPr>
          <w:rFonts w:asciiTheme="minorHAnsi" w:hAnsiTheme="minorHAnsi" w:cstheme="minorHAnsi"/>
          <w:szCs w:val="24"/>
          <w:lang w:eastAsia="fr-FR" w:bidi="ar-SA"/>
        </w:rPr>
        <w:t xml:space="preserve"> dont la DATE DE CLOTURE est supérieure st</w:t>
      </w:r>
      <w:r>
        <w:rPr>
          <w:rFonts w:asciiTheme="minorHAnsi" w:hAnsiTheme="minorHAnsi" w:cstheme="minorHAnsi"/>
          <w:szCs w:val="24"/>
          <w:lang w:eastAsia="fr-FR" w:bidi="ar-SA"/>
        </w:rPr>
        <w:t>rictement à la date du jour)</w:t>
      </w:r>
    </w:p>
    <w:p w:rsidR="00E17A49" w:rsidRDefault="00E17A49" w:rsidP="00E17A49">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UB</w:t>
      </w:r>
      <w:r w:rsidR="00990725">
        <w:rPr>
          <w:rFonts w:asciiTheme="minorHAnsi" w:hAnsiTheme="minorHAnsi" w:cstheme="minorHAnsi"/>
          <w:szCs w:val="24"/>
          <w:lang w:eastAsia="fr-FR" w:bidi="ar-SA"/>
        </w:rPr>
        <w:t xml:space="preserve"> (C0UB)</w:t>
      </w:r>
      <w:r w:rsidRPr="00D36FB8">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La liste déroulante propose toutes les valeurs </w:t>
      </w:r>
      <w:r>
        <w:rPr>
          <w:rFonts w:asciiTheme="minorHAnsi" w:hAnsiTheme="minorHAnsi" w:cstheme="minorHAnsi"/>
          <w:szCs w:val="24"/>
          <w:lang w:eastAsia="fr-FR" w:bidi="ar-SA"/>
        </w:rPr>
        <w:t xml:space="preserve">de </w:t>
      </w:r>
      <w:r w:rsidR="00B165EA">
        <w:rPr>
          <w:rFonts w:asciiTheme="minorHAnsi" w:hAnsiTheme="minorHAnsi" w:cstheme="minorHAnsi"/>
          <w:szCs w:val="24"/>
          <w:lang w:eastAsia="fr-FR" w:bidi="ar-SA"/>
        </w:rPr>
        <w:t>CODE</w:t>
      </w:r>
      <w:r>
        <w:rPr>
          <w:rFonts w:asciiTheme="minorHAnsi" w:hAnsiTheme="minorHAnsi" w:cstheme="minorHAnsi"/>
          <w:szCs w:val="24"/>
          <w:lang w:eastAsia="fr-FR" w:bidi="ar-SA"/>
        </w:rPr>
        <w:t xml:space="preserve"> UB </w:t>
      </w:r>
      <w:r w:rsidR="006B0872">
        <w:rPr>
          <w:rFonts w:asciiTheme="minorHAnsi" w:hAnsiTheme="minorHAnsi" w:cstheme="minorHAnsi"/>
          <w:szCs w:val="24"/>
          <w:lang w:eastAsia="fr-FR" w:bidi="ar-SA"/>
        </w:rPr>
        <w:t xml:space="preserve">– LIBELLE UB </w:t>
      </w:r>
      <w:r>
        <w:rPr>
          <w:rFonts w:asciiTheme="minorHAnsi" w:hAnsiTheme="minorHAnsi" w:cstheme="minorHAnsi"/>
          <w:szCs w:val="24"/>
          <w:lang w:eastAsia="fr-FR" w:bidi="ar-SA"/>
        </w:rPr>
        <w:t>de la table ta_g3p_unite_budgetaires</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ta_g3p_unite_budgetaires</w:t>
      </w:r>
      <w:r w:rsidRPr="00150123">
        <w:rPr>
          <w:rFonts w:asciiTheme="minorHAnsi" w:hAnsiTheme="minorHAnsi" w:cstheme="minorHAnsi"/>
          <w:szCs w:val="24"/>
          <w:lang w:eastAsia="fr-FR" w:bidi="ar-SA"/>
        </w:rPr>
        <w:t xml:space="preserve"> dont la DATE DE CLOTURE est supérieure st</w:t>
      </w:r>
      <w:r>
        <w:rPr>
          <w:rFonts w:asciiTheme="minorHAnsi" w:hAnsiTheme="minorHAnsi" w:cstheme="minorHAnsi"/>
          <w:szCs w:val="24"/>
          <w:lang w:eastAsia="fr-FR" w:bidi="ar-SA"/>
        </w:rPr>
        <w:t>rictement à la date du jour)</w:t>
      </w:r>
    </w:p>
    <w:p w:rsidR="00380130" w:rsidRPr="00C362CD" w:rsidRDefault="00380130" w:rsidP="00380130">
      <w:pPr>
        <w:pStyle w:val="Titre4"/>
        <w:rPr>
          <w:lang w:eastAsia="fr-FR" w:bidi="ar-SA"/>
        </w:rPr>
      </w:pPr>
      <w:r w:rsidRPr="00C362CD">
        <w:rPr>
          <w:lang w:eastAsia="fr-FR" w:bidi="ar-SA"/>
        </w:rPr>
        <w:t>Création : contrôle des données de ta_</w:t>
      </w:r>
      <w:r>
        <w:rPr>
          <w:lang w:eastAsia="fr-FR" w:bidi="ar-SA"/>
        </w:rPr>
        <w:t>g3p</w:t>
      </w:r>
      <w:r w:rsidRPr="00C362CD">
        <w:rPr>
          <w:lang w:eastAsia="fr-FR" w:bidi="ar-SA"/>
        </w:rPr>
        <w:t>_</w:t>
      </w:r>
      <w:r>
        <w:rPr>
          <w:lang w:eastAsia="fr-FR" w:bidi="ar-SA"/>
        </w:rPr>
        <w:t>fiche</w:t>
      </w:r>
      <w:r w:rsidRPr="00C362CD">
        <w:rPr>
          <w:lang w:eastAsia="fr-FR" w:bidi="ar-SA"/>
        </w:rPr>
        <w:t>_</w:t>
      </w:r>
      <w:r>
        <w:rPr>
          <w:lang w:eastAsia="fr-FR" w:bidi="ar-SA"/>
        </w:rPr>
        <w:t>g3p</w:t>
      </w:r>
    </w:p>
    <w:p w:rsidR="00733DD0" w:rsidRDefault="00733DD0" w:rsidP="0049382B">
      <w:pPr>
        <w:autoSpaceDE w:val="0"/>
        <w:autoSpaceDN w:val="0"/>
        <w:adjustRightInd w:val="0"/>
        <w:rPr>
          <w:rFonts w:asciiTheme="minorHAnsi" w:hAnsiTheme="minorHAnsi" w:cstheme="minorHAnsi"/>
          <w:szCs w:val="24"/>
          <w:lang w:eastAsia="fr-FR" w:bidi="ar-SA"/>
        </w:rPr>
      </w:pPr>
    </w:p>
    <w:p w:rsidR="0049382B" w:rsidRPr="00150123" w:rsidRDefault="0049382B" w:rsidP="0049382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380130" w:rsidRPr="007E57B2" w:rsidRDefault="00380130" w:rsidP="00380130">
      <w:pPr>
        <w:numPr>
          <w:ilvl w:val="0"/>
          <w:numId w:val="165"/>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FICHE</w:t>
      </w:r>
      <w:r w:rsidRPr="007E57B2">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C0FIC</w:t>
      </w:r>
      <w:r w:rsidRPr="007E57B2">
        <w:rPr>
          <w:rFonts w:asciiTheme="minorHAnsi" w:hAnsiTheme="minorHAnsi" w:cstheme="minorHAnsi"/>
          <w:szCs w:val="24"/>
          <w:lang w:eastAsia="fr-FR" w:bidi="ar-SA"/>
        </w:rPr>
        <w:t>)</w:t>
      </w:r>
    </w:p>
    <w:p w:rsidR="00380130" w:rsidRDefault="00380130" w:rsidP="00380130">
      <w:pPr>
        <w:numPr>
          <w:ilvl w:val="0"/>
          <w:numId w:val="165"/>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NOM</w:t>
      </w:r>
      <w:r>
        <w:rPr>
          <w:rFonts w:asciiTheme="minorHAnsi" w:hAnsiTheme="minorHAnsi" w:cstheme="minorHAnsi"/>
          <w:szCs w:val="24"/>
          <w:lang w:eastAsia="fr-FR" w:bidi="ar-SA"/>
        </w:rPr>
        <w:t xml:space="preserve"> (NOMFIC)</w:t>
      </w:r>
    </w:p>
    <w:p w:rsidR="0049382B" w:rsidRPr="00150123" w:rsidRDefault="00380130" w:rsidP="0049382B">
      <w:pPr>
        <w:numPr>
          <w:ilvl w:val="0"/>
          <w:numId w:val="16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TYPOLOGIE (TYPOLO)</w:t>
      </w:r>
    </w:p>
    <w:p w:rsidR="0049382B" w:rsidRDefault="0049382B" w:rsidP="0049382B">
      <w:pPr>
        <w:autoSpaceDE w:val="0"/>
        <w:autoSpaceDN w:val="0"/>
        <w:adjustRightInd w:val="0"/>
        <w:rPr>
          <w:rFonts w:asciiTheme="minorHAnsi" w:hAnsiTheme="minorHAnsi" w:cstheme="minorHAnsi"/>
          <w:szCs w:val="24"/>
          <w:lang w:eastAsia="fr-FR" w:bidi="ar-SA"/>
        </w:rPr>
      </w:pPr>
    </w:p>
    <w:p w:rsidR="0049382B" w:rsidRPr="00150123" w:rsidRDefault="0049382B" w:rsidP="0049382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49382B" w:rsidRPr="00E115CC" w:rsidRDefault="00E115CC" w:rsidP="00E115CC">
      <w:pPr>
        <w:numPr>
          <w:ilvl w:val="0"/>
          <w:numId w:val="166"/>
        </w:numPr>
        <w:autoSpaceDE w:val="0"/>
        <w:autoSpaceDN w:val="0"/>
        <w:adjustRightInd w:val="0"/>
        <w:spacing w:after="1"/>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FICHE</w:t>
      </w:r>
      <w:r w:rsidRPr="007E57B2">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C0FIC</w:t>
      </w:r>
      <w:r w:rsidRPr="007E57B2">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w:t>
      </w:r>
      <w:r w:rsidR="0049382B" w:rsidRPr="00E115C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9</w:t>
      </w:r>
      <w:r w:rsidR="0049382B" w:rsidRPr="00E115CC">
        <w:rPr>
          <w:rFonts w:asciiTheme="minorHAnsi" w:hAnsiTheme="minorHAnsi" w:cstheme="minorHAnsi"/>
          <w:szCs w:val="24"/>
          <w:lang w:eastAsia="fr-FR" w:bidi="ar-SA"/>
        </w:rPr>
        <w:t xml:space="preserve"> caractères</w:t>
      </w:r>
    </w:p>
    <w:p w:rsidR="00E115CC" w:rsidRPr="00AB593C" w:rsidRDefault="00E115CC" w:rsidP="00E115CC">
      <w:pPr>
        <w:numPr>
          <w:ilvl w:val="0"/>
          <w:numId w:val="166"/>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DESC COURT (</w:t>
      </w:r>
      <w:r>
        <w:rPr>
          <w:rFonts w:asciiTheme="minorHAnsi" w:hAnsiTheme="minorHAnsi" w:cstheme="minorHAnsi"/>
          <w:szCs w:val="24"/>
          <w:lang w:eastAsia="fr-FR" w:bidi="ar-SA"/>
        </w:rPr>
        <w:t>DESCC</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255 caracètres</w:t>
      </w:r>
    </w:p>
    <w:p w:rsidR="00E115CC" w:rsidRPr="007E57B2" w:rsidRDefault="00E115CC" w:rsidP="00E115CC">
      <w:pPr>
        <w:numPr>
          <w:ilvl w:val="0"/>
          <w:numId w:val="166"/>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DESC LONG</w:t>
      </w:r>
      <w:r w:rsidRPr="007E57B2">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DESCL</w:t>
      </w:r>
      <w:r w:rsidRPr="007E57B2">
        <w:rPr>
          <w:rFonts w:asciiTheme="minorHAnsi" w:hAnsiTheme="minorHAnsi" w:cstheme="minorHAnsi"/>
          <w:szCs w:val="24"/>
          <w:lang w:eastAsia="fr-FR" w:bidi="ar-SA"/>
        </w:rPr>
        <w:t>)</w:t>
      </w:r>
      <w:r>
        <w:rPr>
          <w:rFonts w:asciiTheme="minorHAnsi" w:hAnsiTheme="minorHAnsi" w:cstheme="minorHAnsi"/>
          <w:szCs w:val="24"/>
          <w:lang w:eastAsia="fr-FR" w:bidi="ar-SA"/>
        </w:rPr>
        <w:t> : 2000 caracètres</w:t>
      </w:r>
    </w:p>
    <w:p w:rsidR="00C53530" w:rsidRPr="00E115CC" w:rsidRDefault="00C53530" w:rsidP="00C53530">
      <w:pPr>
        <w:numPr>
          <w:ilvl w:val="0"/>
          <w:numId w:val="166"/>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NOM</w:t>
      </w:r>
      <w:r>
        <w:rPr>
          <w:rFonts w:asciiTheme="minorHAnsi" w:hAnsiTheme="minorHAnsi" w:cstheme="minorHAnsi"/>
          <w:szCs w:val="24"/>
          <w:lang w:eastAsia="fr-FR" w:bidi="ar-SA"/>
        </w:rPr>
        <w:t xml:space="preserve"> (NOMFIC)</w:t>
      </w:r>
      <w:r w:rsidRPr="00E115C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50</w:t>
      </w:r>
      <w:r w:rsidRPr="00E115CC">
        <w:rPr>
          <w:rFonts w:asciiTheme="minorHAnsi" w:hAnsiTheme="minorHAnsi" w:cstheme="minorHAnsi"/>
          <w:szCs w:val="24"/>
          <w:lang w:eastAsia="fr-FR" w:bidi="ar-SA"/>
        </w:rPr>
        <w:t xml:space="preserve"> caractères</w:t>
      </w:r>
    </w:p>
    <w:p w:rsidR="00E115CC" w:rsidRDefault="00E115CC" w:rsidP="00E115CC">
      <w:pPr>
        <w:numPr>
          <w:ilvl w:val="0"/>
          <w:numId w:val="166"/>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COMMENTAIRE (COMMTR) : 1000 caractères</w:t>
      </w:r>
    </w:p>
    <w:p w:rsidR="0049382B" w:rsidRPr="00150123" w:rsidRDefault="0049382B" w:rsidP="0049382B">
      <w:pPr>
        <w:autoSpaceDE w:val="0"/>
        <w:autoSpaceDN w:val="0"/>
        <w:adjustRightInd w:val="0"/>
        <w:rPr>
          <w:rFonts w:asciiTheme="minorHAnsi" w:hAnsiTheme="minorHAnsi" w:cstheme="minorHAnsi"/>
          <w:szCs w:val="24"/>
          <w:lang w:eastAsia="fr-FR" w:bidi="ar-SA"/>
        </w:rPr>
      </w:pPr>
    </w:p>
    <w:p w:rsidR="0049382B" w:rsidRPr="00150123" w:rsidRDefault="0049382B" w:rsidP="0049382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49382B" w:rsidRPr="00150123" w:rsidRDefault="0049382B" w:rsidP="0049382B">
      <w:pPr>
        <w:numPr>
          <w:ilvl w:val="0"/>
          <w:numId w:val="16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sur </w:t>
      </w:r>
      <w:r w:rsidR="00E17A49" w:rsidRPr="007E57B2">
        <w:rPr>
          <w:rFonts w:asciiTheme="minorHAnsi" w:hAnsiTheme="minorHAnsi" w:cstheme="minorHAnsi"/>
          <w:szCs w:val="24"/>
          <w:lang w:eastAsia="fr-FR" w:bidi="ar-SA"/>
        </w:rPr>
        <w:t xml:space="preserve">CODE </w:t>
      </w:r>
      <w:r w:rsidR="00E17A49">
        <w:rPr>
          <w:rFonts w:asciiTheme="minorHAnsi" w:hAnsiTheme="minorHAnsi" w:cstheme="minorHAnsi"/>
          <w:szCs w:val="24"/>
          <w:lang w:eastAsia="fr-FR" w:bidi="ar-SA"/>
        </w:rPr>
        <w:t>FICHE</w:t>
      </w:r>
      <w:r w:rsidR="00E17A49" w:rsidRPr="007E57B2">
        <w:rPr>
          <w:rFonts w:asciiTheme="minorHAnsi" w:hAnsiTheme="minorHAnsi" w:cstheme="minorHAnsi"/>
          <w:szCs w:val="24"/>
          <w:lang w:eastAsia="fr-FR" w:bidi="ar-SA"/>
        </w:rPr>
        <w:t xml:space="preserve"> (</w:t>
      </w:r>
      <w:r w:rsidR="00E17A49">
        <w:rPr>
          <w:rFonts w:asciiTheme="minorHAnsi" w:hAnsiTheme="minorHAnsi" w:cstheme="minorHAnsi"/>
          <w:szCs w:val="24"/>
          <w:lang w:eastAsia="fr-FR" w:bidi="ar-SA"/>
        </w:rPr>
        <w:t>C0FIC</w:t>
      </w:r>
      <w:r w:rsidR="00E17A49" w:rsidRPr="007E57B2">
        <w:rPr>
          <w:rFonts w:asciiTheme="minorHAnsi" w:hAnsiTheme="minorHAnsi" w:cstheme="minorHAnsi"/>
          <w:szCs w:val="24"/>
          <w:lang w:eastAsia="fr-FR" w:bidi="ar-SA"/>
        </w:rPr>
        <w:t>)</w:t>
      </w:r>
    </w:p>
    <w:p w:rsidR="0049382B" w:rsidRPr="00150123" w:rsidRDefault="0049382B" w:rsidP="0049382B">
      <w:pPr>
        <w:autoSpaceDE w:val="0"/>
        <w:autoSpaceDN w:val="0"/>
        <w:adjustRightInd w:val="0"/>
        <w:rPr>
          <w:rFonts w:asciiTheme="minorHAnsi" w:hAnsiTheme="minorHAnsi" w:cstheme="minorHAnsi"/>
          <w:szCs w:val="24"/>
          <w:lang w:eastAsia="fr-FR" w:bidi="ar-SA"/>
        </w:rPr>
      </w:pPr>
    </w:p>
    <w:p w:rsidR="0049382B" w:rsidRPr="00150123" w:rsidRDefault="0049382B" w:rsidP="0049382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49382B" w:rsidRDefault="0049382B" w:rsidP="0049382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r w:rsidR="0095482E">
        <w:rPr>
          <w:rFonts w:asciiTheme="minorHAnsi" w:hAnsiTheme="minorHAnsi" w:cstheme="minorHAnsi"/>
          <w:szCs w:val="24"/>
          <w:lang w:eastAsia="fr-FR" w:bidi="ar-SA"/>
        </w:rPr>
        <w:t>.</w:t>
      </w:r>
    </w:p>
    <w:p w:rsidR="008D56ED" w:rsidRDefault="008D56ED" w:rsidP="008D56ED">
      <w:pPr>
        <w:autoSpaceDE w:val="0"/>
        <w:autoSpaceDN w:val="0"/>
        <w:adjustRightInd w:val="0"/>
        <w:rPr>
          <w:rFonts w:asciiTheme="minorHAnsi" w:hAnsiTheme="minorHAnsi" w:cstheme="minorHAnsi"/>
          <w:szCs w:val="24"/>
          <w:lang w:eastAsia="fr-FR" w:bidi="ar-SA"/>
        </w:rPr>
      </w:pPr>
    </w:p>
    <w:p w:rsidR="002758B4" w:rsidRPr="00150123" w:rsidRDefault="002758B4" w:rsidP="002758B4">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8D56ED" w:rsidRDefault="002758B4" w:rsidP="002758B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sidR="0095482E">
        <w:rPr>
          <w:rFonts w:asciiTheme="minorHAnsi" w:hAnsiTheme="minorHAnsi" w:cstheme="minorHAnsi"/>
          <w:szCs w:val="24"/>
          <w:lang w:eastAsia="fr-FR" w:bidi="ar-SA"/>
        </w:rPr>
        <w:t>.</w:t>
      </w:r>
    </w:p>
    <w:p w:rsidR="00AC62CD" w:rsidRDefault="00AC62CD" w:rsidP="0049382B">
      <w:pPr>
        <w:autoSpaceDE w:val="0"/>
        <w:autoSpaceDN w:val="0"/>
        <w:adjustRightInd w:val="0"/>
        <w:rPr>
          <w:rFonts w:asciiTheme="minorHAnsi" w:hAnsiTheme="minorHAnsi" w:cstheme="minorHAnsi"/>
          <w:szCs w:val="24"/>
          <w:lang w:eastAsia="fr-FR" w:bidi="ar-SA"/>
        </w:rPr>
      </w:pPr>
    </w:p>
    <w:p w:rsidR="009773E8" w:rsidRDefault="009773E8" w:rsidP="009773E8">
      <w:pPr>
        <w:autoSpaceDE w:val="0"/>
        <w:autoSpaceDN w:val="0"/>
        <w:adjustRightInd w:val="0"/>
        <w:rPr>
          <w:rFonts w:asciiTheme="minorHAnsi" w:hAnsiTheme="minorHAnsi" w:cstheme="minorHAnsi"/>
          <w:szCs w:val="24"/>
          <w:lang w:eastAsia="fr-FR" w:bidi="ar-SA"/>
        </w:rPr>
      </w:pPr>
      <w:r w:rsidRPr="00AB62BB">
        <w:rPr>
          <w:rFonts w:asciiTheme="minorHAnsi" w:hAnsiTheme="minorHAnsi" w:cstheme="minorHAnsi"/>
          <w:szCs w:val="24"/>
          <w:lang w:eastAsia="fr-FR" w:bidi="ar-SA"/>
        </w:rPr>
        <w:t>- Caractères autorisés pour le champ de saisie CODE FICHE sont :</w:t>
      </w:r>
    </w:p>
    <w:p w:rsidR="009773E8" w:rsidRPr="00150123" w:rsidRDefault="009773E8" w:rsidP="009773E8">
      <w:pPr>
        <w:numPr>
          <w:ilvl w:val="0"/>
          <w:numId w:val="16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 xml:space="preserve">Les </w:t>
      </w:r>
      <w:r w:rsidRPr="00AB62BB">
        <w:rPr>
          <w:rFonts w:asciiTheme="minorHAnsi" w:hAnsiTheme="minorHAnsi" w:cstheme="minorHAnsi"/>
          <w:szCs w:val="24"/>
          <w:lang w:eastAsia="fr-FR" w:bidi="ar-SA"/>
        </w:rPr>
        <w:t xml:space="preserve">4 premiers caractères </w:t>
      </w:r>
      <w:r>
        <w:rPr>
          <w:rFonts w:asciiTheme="minorHAnsi" w:hAnsiTheme="minorHAnsi" w:cstheme="minorHAnsi"/>
          <w:szCs w:val="24"/>
          <w:lang w:eastAsia="fr-FR" w:bidi="ar-SA"/>
        </w:rPr>
        <w:t>sont des caractères alphanumériques, les 5</w:t>
      </w:r>
      <w:r w:rsidRPr="00AB62BB">
        <w:rPr>
          <w:rFonts w:asciiTheme="minorHAnsi" w:hAnsiTheme="minorHAnsi" w:cstheme="minorHAnsi"/>
          <w:szCs w:val="24"/>
          <w:lang w:eastAsia="fr-FR" w:bidi="ar-SA"/>
        </w:rPr>
        <w:t xml:space="preserve"> derniers caractères</w:t>
      </w:r>
      <w:r>
        <w:rPr>
          <w:rFonts w:asciiTheme="minorHAnsi" w:hAnsiTheme="minorHAnsi" w:cstheme="minorHAnsi"/>
          <w:szCs w:val="24"/>
          <w:lang w:eastAsia="fr-FR" w:bidi="ar-SA"/>
        </w:rPr>
        <w:t xml:space="preserve"> sont </w:t>
      </w:r>
      <w:r w:rsidRPr="00AB62BB">
        <w:rPr>
          <w:rFonts w:asciiTheme="minorHAnsi" w:hAnsiTheme="minorHAnsi" w:cstheme="minorHAnsi"/>
          <w:szCs w:val="24"/>
          <w:lang w:eastAsia="fr-FR" w:bidi="ar-SA"/>
        </w:rPr>
        <w:t xml:space="preserve"> des chiffres 0-9</w:t>
      </w:r>
    </w:p>
    <w:p w:rsidR="009773E8" w:rsidRDefault="009773E8" w:rsidP="00AC62CD">
      <w:pPr>
        <w:rPr>
          <w:rFonts w:asciiTheme="minorHAnsi" w:hAnsiTheme="minorHAnsi" w:cstheme="minorHAnsi"/>
          <w:szCs w:val="24"/>
        </w:rPr>
      </w:pPr>
    </w:p>
    <w:p w:rsidR="00AC62CD" w:rsidRPr="009E5826" w:rsidRDefault="00AC62CD" w:rsidP="00AC62CD">
      <w:pPr>
        <w:rPr>
          <w:rFonts w:asciiTheme="minorHAnsi" w:hAnsiTheme="minorHAnsi" w:cstheme="minorHAnsi"/>
          <w:szCs w:val="24"/>
        </w:rPr>
      </w:pPr>
      <w:r w:rsidRPr="009E5826">
        <w:rPr>
          <w:rFonts w:asciiTheme="minorHAnsi" w:hAnsiTheme="minorHAnsi" w:cstheme="minorHAnsi"/>
          <w:szCs w:val="24"/>
        </w:rPr>
        <w:t xml:space="preserve">- Caractères autorisés </w:t>
      </w:r>
      <w:r w:rsidR="009773E8">
        <w:rPr>
          <w:rFonts w:asciiTheme="minorHAnsi" w:hAnsiTheme="minorHAnsi" w:cstheme="minorHAnsi"/>
          <w:szCs w:val="24"/>
        </w:rPr>
        <w:t>pour les autres champs sont</w:t>
      </w:r>
      <w:r w:rsidRPr="009E5826">
        <w:rPr>
          <w:rFonts w:asciiTheme="minorHAnsi" w:hAnsiTheme="minorHAnsi" w:cstheme="minorHAnsi"/>
          <w:szCs w:val="24"/>
        </w:rPr>
        <w:t>:</w:t>
      </w:r>
    </w:p>
    <w:p w:rsidR="00AC62CD" w:rsidRDefault="0092794A" w:rsidP="00AC62CD">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5C70AE" w:rsidRPr="00980652" w:rsidRDefault="005C70AE" w:rsidP="005C70AE">
      <w:pPr>
        <w:pStyle w:val="Titre4"/>
        <w:rPr>
          <w:rFonts w:asciiTheme="minorHAnsi" w:hAnsiTheme="minorHAnsi" w:cstheme="minorHAnsi"/>
        </w:rPr>
      </w:pPr>
      <w:r w:rsidRPr="00980652">
        <w:rPr>
          <w:rFonts w:asciiTheme="minorHAnsi" w:hAnsiTheme="minorHAnsi" w:cstheme="minorHAnsi"/>
        </w:rPr>
        <w:t>Modification : renseignement des données de ta_</w:t>
      </w:r>
      <w:r>
        <w:rPr>
          <w:rFonts w:asciiTheme="minorHAnsi" w:hAnsiTheme="minorHAnsi" w:cstheme="minorHAnsi"/>
        </w:rPr>
        <w:t>g3p_fiche_g3p</w:t>
      </w:r>
    </w:p>
    <w:p w:rsidR="005C70AE" w:rsidRDefault="005C70AE" w:rsidP="005C70AE">
      <w:pPr>
        <w:autoSpaceDE w:val="0"/>
        <w:autoSpaceDN w:val="0"/>
        <w:adjustRightInd w:val="0"/>
        <w:ind w:left="360"/>
        <w:rPr>
          <w:rFonts w:asciiTheme="minorHAnsi" w:hAnsiTheme="minorHAnsi" w:cstheme="minorHAnsi"/>
          <w:szCs w:val="24"/>
        </w:rPr>
      </w:pPr>
    </w:p>
    <w:p w:rsidR="005C70AE" w:rsidRPr="009E5826" w:rsidRDefault="005C70AE" w:rsidP="005C70AE">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5C70AE" w:rsidRPr="00AB593C" w:rsidRDefault="005C70AE" w:rsidP="005C70AE">
      <w:pPr>
        <w:numPr>
          <w:ilvl w:val="0"/>
          <w:numId w:val="675"/>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DESC COURT (</w:t>
      </w:r>
      <w:r>
        <w:rPr>
          <w:rFonts w:asciiTheme="minorHAnsi" w:hAnsiTheme="minorHAnsi" w:cstheme="minorHAnsi"/>
          <w:szCs w:val="24"/>
          <w:lang w:eastAsia="fr-FR" w:bidi="ar-SA"/>
        </w:rPr>
        <w:t>DESCC</w:t>
      </w:r>
      <w:r w:rsidRPr="00AB593C">
        <w:rPr>
          <w:rFonts w:asciiTheme="minorHAnsi" w:hAnsiTheme="minorHAnsi" w:cstheme="minorHAnsi"/>
          <w:szCs w:val="24"/>
          <w:lang w:eastAsia="fr-FR" w:bidi="ar-SA"/>
        </w:rPr>
        <w:t>)</w:t>
      </w:r>
    </w:p>
    <w:p w:rsidR="005C70AE" w:rsidRPr="007E57B2" w:rsidRDefault="005C70AE" w:rsidP="005C70AE">
      <w:pPr>
        <w:numPr>
          <w:ilvl w:val="0"/>
          <w:numId w:val="675"/>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DESC LONG</w:t>
      </w:r>
      <w:r w:rsidRPr="007E57B2">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DESCL</w:t>
      </w:r>
      <w:r w:rsidRPr="007E57B2">
        <w:rPr>
          <w:rFonts w:asciiTheme="minorHAnsi" w:hAnsiTheme="minorHAnsi" w:cstheme="minorHAnsi"/>
          <w:szCs w:val="24"/>
          <w:lang w:eastAsia="fr-FR" w:bidi="ar-SA"/>
        </w:rPr>
        <w:t>)</w:t>
      </w:r>
    </w:p>
    <w:p w:rsidR="005C70AE" w:rsidRDefault="005C70AE" w:rsidP="005C70AE">
      <w:pPr>
        <w:numPr>
          <w:ilvl w:val="0"/>
          <w:numId w:val="675"/>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NOM</w:t>
      </w:r>
      <w:r>
        <w:rPr>
          <w:rFonts w:asciiTheme="minorHAnsi" w:hAnsiTheme="minorHAnsi" w:cstheme="minorHAnsi"/>
          <w:szCs w:val="24"/>
          <w:lang w:eastAsia="fr-FR" w:bidi="ar-SA"/>
        </w:rPr>
        <w:t xml:space="preserve"> (NOMFIC)</w:t>
      </w:r>
    </w:p>
    <w:p w:rsidR="005C70AE" w:rsidRDefault="005C70AE" w:rsidP="005C70AE">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COMMENTAIRE (COMMTR)</w:t>
      </w:r>
    </w:p>
    <w:p w:rsidR="005C70AE" w:rsidRPr="007E57B2" w:rsidRDefault="005C70AE" w:rsidP="005C70AE">
      <w:pPr>
        <w:autoSpaceDE w:val="0"/>
        <w:autoSpaceDN w:val="0"/>
        <w:adjustRightInd w:val="0"/>
        <w:rPr>
          <w:rFonts w:asciiTheme="minorHAnsi" w:hAnsiTheme="minorHAnsi" w:cstheme="minorHAnsi"/>
          <w:szCs w:val="24"/>
          <w:lang w:eastAsia="fr-FR" w:bidi="ar-SA"/>
        </w:rPr>
      </w:pPr>
    </w:p>
    <w:p w:rsidR="005C70AE" w:rsidRPr="007E57B2" w:rsidRDefault="005C70AE" w:rsidP="005C70AE">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5C70AE" w:rsidRDefault="005C70AE" w:rsidP="005C70AE">
      <w:pPr>
        <w:numPr>
          <w:ilvl w:val="0"/>
          <w:numId w:val="67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DATE DEBUT EFFET (YDDEFF)</w:t>
      </w:r>
    </w:p>
    <w:p w:rsidR="005C70AE" w:rsidRDefault="005C70AE" w:rsidP="005C70AE">
      <w:pPr>
        <w:numPr>
          <w:ilvl w:val="0"/>
          <w:numId w:val="67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DATE ENGAGEMENT (YDEN)</w:t>
      </w:r>
    </w:p>
    <w:p w:rsidR="005C70AE" w:rsidRDefault="005C70AE" w:rsidP="005C70AE">
      <w:pPr>
        <w:numPr>
          <w:ilvl w:val="0"/>
          <w:numId w:val="67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DATE DEBUT (YDDE)</w:t>
      </w:r>
    </w:p>
    <w:p w:rsidR="005C70AE" w:rsidRDefault="005C70AE" w:rsidP="005C70AE">
      <w:pPr>
        <w:numPr>
          <w:ilvl w:val="0"/>
          <w:numId w:val="67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DATE FIN (YDFE)</w:t>
      </w:r>
    </w:p>
    <w:p w:rsidR="005C70AE" w:rsidRDefault="005C70AE" w:rsidP="005C70AE">
      <w:pPr>
        <w:autoSpaceDE w:val="0"/>
        <w:autoSpaceDN w:val="0"/>
        <w:adjustRightInd w:val="0"/>
        <w:spacing w:after="1"/>
        <w:rPr>
          <w:rFonts w:asciiTheme="minorHAnsi" w:hAnsiTheme="minorHAnsi" w:cstheme="minorHAnsi"/>
          <w:szCs w:val="24"/>
          <w:lang w:eastAsia="fr-FR" w:bidi="ar-SA"/>
        </w:rPr>
      </w:pPr>
    </w:p>
    <w:p w:rsidR="00313667" w:rsidRPr="00150123" w:rsidRDefault="00313667" w:rsidP="0031366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313667" w:rsidRPr="00150123" w:rsidRDefault="00313667" w:rsidP="00313667">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TYPOLOGIE (TYPOLO)</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CODE TYPE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 xml:space="preserve">FICHE – DESC TYPE FICHE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ta_g3p_type_fiche</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 xml:space="preserve">ta_g3p_type_fiche </w:t>
      </w:r>
      <w:r w:rsidRPr="00150123">
        <w:rPr>
          <w:rFonts w:asciiTheme="minorHAnsi" w:hAnsiTheme="minorHAnsi" w:cstheme="minorHAnsi"/>
          <w:szCs w:val="24"/>
          <w:lang w:eastAsia="fr-FR" w:bidi="ar-SA"/>
        </w:rPr>
        <w:t xml:space="preserve">dont la DATE DE CLOTURE est supérieure </w:t>
      </w:r>
      <w:r>
        <w:rPr>
          <w:rFonts w:asciiTheme="minorHAnsi" w:hAnsiTheme="minorHAnsi" w:cstheme="minorHAnsi"/>
          <w:szCs w:val="24"/>
          <w:lang w:eastAsia="fr-FR" w:bidi="ar-SA"/>
        </w:rPr>
        <w:t>strictement à la date du jour).</w:t>
      </w:r>
    </w:p>
    <w:p w:rsidR="00313667" w:rsidRDefault="00313667" w:rsidP="00313667">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DUREE AMORTISSEMENT (DUAM)</w:t>
      </w:r>
      <w:r w:rsidRPr="00150123">
        <w:rPr>
          <w:rFonts w:asciiTheme="minorHAnsi" w:hAnsiTheme="minorHAnsi" w:cstheme="minorHAnsi"/>
          <w:szCs w:val="24"/>
          <w:lang w:eastAsia="fr-FR" w:bidi="ar-SA"/>
        </w:rPr>
        <w:t xml:space="preserve">. La liste déroulante propose toutes les valeurs </w:t>
      </w:r>
      <w:r>
        <w:rPr>
          <w:rFonts w:asciiTheme="minorHAnsi" w:hAnsiTheme="minorHAnsi" w:cstheme="minorHAnsi"/>
          <w:szCs w:val="24"/>
          <w:lang w:eastAsia="fr-FR" w:bidi="ar-SA"/>
        </w:rPr>
        <w:t xml:space="preserve">DUREE AMORTISSEMENT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ta_g3p_duree_amortissement</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ta_g3p_duree_amortissement</w:t>
      </w:r>
      <w:r w:rsidRPr="00150123">
        <w:rPr>
          <w:rFonts w:asciiTheme="minorHAnsi" w:hAnsiTheme="minorHAnsi" w:cstheme="minorHAnsi"/>
          <w:szCs w:val="24"/>
          <w:lang w:eastAsia="fr-FR" w:bidi="ar-SA"/>
        </w:rPr>
        <w:t xml:space="preserve"> dont la DATE DE CLOTURE est supérieure st</w:t>
      </w:r>
      <w:r>
        <w:rPr>
          <w:rFonts w:asciiTheme="minorHAnsi" w:hAnsiTheme="minorHAnsi" w:cstheme="minorHAnsi"/>
          <w:szCs w:val="24"/>
          <w:lang w:eastAsia="fr-FR" w:bidi="ar-SA"/>
        </w:rPr>
        <w:t>rictement à la date du jour)</w:t>
      </w:r>
    </w:p>
    <w:p w:rsidR="00313667" w:rsidRDefault="00313667" w:rsidP="00313667">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TYPE </w:t>
      </w:r>
      <w:r w:rsidRPr="00D36FB8">
        <w:rPr>
          <w:rFonts w:asciiTheme="minorHAnsi" w:hAnsiTheme="minorHAnsi" w:cstheme="minorHAnsi"/>
          <w:szCs w:val="24"/>
          <w:lang w:eastAsia="fr-FR" w:bidi="ar-SA"/>
        </w:rPr>
        <w:t>ENGAGEMENT</w:t>
      </w:r>
      <w:r>
        <w:rPr>
          <w:rFonts w:asciiTheme="minorHAnsi" w:hAnsiTheme="minorHAnsi" w:cstheme="minorHAnsi"/>
          <w:szCs w:val="24"/>
          <w:lang w:eastAsia="fr-FR" w:bidi="ar-SA"/>
        </w:rPr>
        <w:t xml:space="preserve"> (TYEN)</w:t>
      </w:r>
      <w:r w:rsidRPr="00D36FB8">
        <w:rPr>
          <w:rFonts w:asciiTheme="minorHAnsi" w:hAnsiTheme="minorHAnsi" w:cstheme="minorHAnsi"/>
          <w:szCs w:val="24"/>
          <w:lang w:eastAsia="fr-FR" w:bidi="ar-SA"/>
        </w:rPr>
        <w:t xml:space="preserve">. La liste déroulante propose toutes les valeurs </w:t>
      </w:r>
      <w:r>
        <w:rPr>
          <w:rFonts w:asciiTheme="minorHAnsi" w:hAnsiTheme="minorHAnsi" w:cstheme="minorHAnsi"/>
          <w:szCs w:val="24"/>
          <w:lang w:eastAsia="fr-FR" w:bidi="ar-SA"/>
        </w:rPr>
        <w:t xml:space="preserve">TYPE ENGAGEMENT </w:t>
      </w:r>
      <w:r w:rsidRPr="00D36FB8">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ta_g3p_type</w:t>
      </w:r>
      <w:r w:rsidRPr="00D36FB8">
        <w:rPr>
          <w:rFonts w:asciiTheme="minorHAnsi" w:hAnsiTheme="minorHAnsi" w:cstheme="minorHAnsi"/>
          <w:szCs w:val="24"/>
          <w:lang w:eastAsia="fr-FR" w:bidi="ar-SA"/>
        </w:rPr>
        <w:t xml:space="preserve">_ENGAGEMENT qui ne sont pas closes (lignes de </w:t>
      </w:r>
      <w:r>
        <w:rPr>
          <w:rFonts w:asciiTheme="minorHAnsi" w:hAnsiTheme="minorHAnsi" w:cstheme="minorHAnsi"/>
          <w:szCs w:val="24"/>
          <w:lang w:eastAsia="fr-FR" w:bidi="ar-SA"/>
        </w:rPr>
        <w:t>ta_g3p_type</w:t>
      </w:r>
      <w:r w:rsidRPr="00D36FB8">
        <w:rPr>
          <w:rFonts w:asciiTheme="minorHAnsi" w:hAnsiTheme="minorHAnsi" w:cstheme="minorHAnsi"/>
          <w:szCs w:val="24"/>
          <w:lang w:eastAsia="fr-FR" w:bidi="ar-SA"/>
        </w:rPr>
        <w:t>_ENGAGEMENT dont la DATE DE CLOTURE est supérieure strictement à la date du jour)</w:t>
      </w:r>
    </w:p>
    <w:p w:rsidR="00313667" w:rsidRDefault="00313667" w:rsidP="00313667">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PRODUIT (C0PRO)</w:t>
      </w:r>
      <w:r w:rsidRPr="00D36FB8">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La liste déroulante propose toutes les valeurs </w:t>
      </w:r>
      <w:r>
        <w:rPr>
          <w:rFonts w:asciiTheme="minorHAnsi" w:hAnsiTheme="minorHAnsi" w:cstheme="minorHAnsi"/>
          <w:szCs w:val="24"/>
          <w:lang w:eastAsia="fr-FR" w:bidi="ar-SA"/>
        </w:rPr>
        <w:t xml:space="preserve">de CODE PRODUIT – LIBELLE PRODUIT de la table </w:t>
      </w:r>
      <w:r w:rsidRPr="006A110A">
        <w:rPr>
          <w:rFonts w:asciiTheme="minorHAnsi" w:hAnsiTheme="minorHAnsi" w:cstheme="minorHAnsi"/>
          <w:szCs w:val="24"/>
          <w:lang w:eastAsia="fr-FR" w:bidi="ar-SA"/>
          <w:rPrChange w:id="939" w:author="Osiatisaa, Cds (Ext)" w:date="2018-05-30T11:46:00Z">
            <w:rPr>
              <w:rFonts w:asciiTheme="minorHAnsi" w:hAnsiTheme="minorHAnsi" w:cstheme="minorHAnsi"/>
              <w:szCs w:val="24"/>
              <w:highlight w:val="yellow"/>
              <w:lang w:eastAsia="fr-FR" w:bidi="ar-SA"/>
            </w:rPr>
          </w:rPrChange>
        </w:rPr>
        <w:t>ta_g3p_produi</w:t>
      </w:r>
      <w:r w:rsidR="00805B2D" w:rsidRPr="006A110A">
        <w:rPr>
          <w:rFonts w:asciiTheme="minorHAnsi" w:hAnsiTheme="minorHAnsi" w:cstheme="minorHAnsi"/>
          <w:szCs w:val="24"/>
          <w:lang w:eastAsia="fr-FR" w:bidi="ar-SA"/>
          <w:rPrChange w:id="940" w:author="Osiatisaa, Cds (Ext)" w:date="2018-05-30T11:46:00Z">
            <w:rPr>
              <w:rFonts w:asciiTheme="minorHAnsi" w:hAnsiTheme="minorHAnsi" w:cstheme="minorHAnsi"/>
              <w:szCs w:val="24"/>
              <w:highlight w:val="yellow"/>
              <w:lang w:eastAsia="fr-FR" w:bidi="ar-SA"/>
            </w:rPr>
          </w:rPrChange>
        </w:rPr>
        <w:t>t</w:t>
      </w:r>
      <w:r w:rsidRPr="00150123">
        <w:rPr>
          <w:rFonts w:asciiTheme="minorHAnsi" w:hAnsiTheme="minorHAnsi" w:cstheme="minorHAnsi"/>
          <w:szCs w:val="24"/>
          <w:lang w:eastAsia="fr-FR" w:bidi="ar-SA"/>
        </w:rPr>
        <w:t xml:space="preserve"> qui ne sont pas closes (lignes de </w:t>
      </w:r>
      <w:r w:rsidRPr="006A110A">
        <w:rPr>
          <w:rFonts w:asciiTheme="minorHAnsi" w:hAnsiTheme="minorHAnsi" w:cstheme="minorHAnsi"/>
          <w:szCs w:val="24"/>
          <w:lang w:eastAsia="fr-FR" w:bidi="ar-SA"/>
          <w:rPrChange w:id="941" w:author="Osiatisaa, Cds (Ext)" w:date="2018-05-30T11:46:00Z">
            <w:rPr>
              <w:rFonts w:asciiTheme="minorHAnsi" w:hAnsiTheme="minorHAnsi" w:cstheme="minorHAnsi"/>
              <w:szCs w:val="24"/>
              <w:highlight w:val="yellow"/>
              <w:lang w:eastAsia="fr-FR" w:bidi="ar-SA"/>
            </w:rPr>
          </w:rPrChange>
        </w:rPr>
        <w:t>ta_g3p_produi</w:t>
      </w:r>
      <w:r w:rsidR="00805B2D" w:rsidRPr="006A110A">
        <w:rPr>
          <w:rFonts w:asciiTheme="minorHAnsi" w:hAnsiTheme="minorHAnsi" w:cstheme="minorHAnsi"/>
          <w:szCs w:val="24"/>
          <w:lang w:eastAsia="fr-FR" w:bidi="ar-SA"/>
          <w:rPrChange w:id="942" w:author="Osiatisaa, Cds (Ext)" w:date="2018-05-30T11:46:00Z">
            <w:rPr>
              <w:rFonts w:asciiTheme="minorHAnsi" w:hAnsiTheme="minorHAnsi" w:cstheme="minorHAnsi"/>
              <w:szCs w:val="24"/>
              <w:highlight w:val="yellow"/>
              <w:lang w:eastAsia="fr-FR" w:bidi="ar-SA"/>
            </w:rPr>
          </w:rPrChange>
        </w:rPr>
        <w:t>t</w:t>
      </w:r>
      <w:r w:rsidRPr="00150123">
        <w:rPr>
          <w:rFonts w:asciiTheme="minorHAnsi" w:hAnsiTheme="minorHAnsi" w:cstheme="minorHAnsi"/>
          <w:szCs w:val="24"/>
          <w:lang w:eastAsia="fr-FR" w:bidi="ar-SA"/>
        </w:rPr>
        <w:t xml:space="preserve"> dont la DATE DE CLOTURE est supérieure st</w:t>
      </w:r>
      <w:r>
        <w:rPr>
          <w:rFonts w:asciiTheme="minorHAnsi" w:hAnsiTheme="minorHAnsi" w:cstheme="minorHAnsi"/>
          <w:szCs w:val="24"/>
          <w:lang w:eastAsia="fr-FR" w:bidi="ar-SA"/>
        </w:rPr>
        <w:t>rictement à la date du jour)</w:t>
      </w:r>
    </w:p>
    <w:p w:rsidR="00313667" w:rsidRDefault="00313667" w:rsidP="00313667">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MOA (C0SEMA)</w:t>
      </w:r>
      <w:r w:rsidRPr="00D36FB8">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La liste déroulante propose toutes les valeurs </w:t>
      </w:r>
      <w:r>
        <w:rPr>
          <w:rFonts w:asciiTheme="minorHAnsi" w:hAnsiTheme="minorHAnsi" w:cstheme="minorHAnsi"/>
          <w:szCs w:val="24"/>
          <w:lang w:eastAsia="fr-FR" w:bidi="ar-SA"/>
        </w:rPr>
        <w:t>de CODE SERVICE MOA – LIBELLE SERVICE MOA de la table ta_g3p_service_moa</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ta_g3p_service_moa</w:t>
      </w:r>
      <w:r w:rsidRPr="00150123">
        <w:rPr>
          <w:rFonts w:asciiTheme="minorHAnsi" w:hAnsiTheme="minorHAnsi" w:cstheme="minorHAnsi"/>
          <w:szCs w:val="24"/>
          <w:lang w:eastAsia="fr-FR" w:bidi="ar-SA"/>
        </w:rPr>
        <w:t xml:space="preserve"> dont la DATE DE CLOTURE est supérieure st</w:t>
      </w:r>
      <w:r>
        <w:rPr>
          <w:rFonts w:asciiTheme="minorHAnsi" w:hAnsiTheme="minorHAnsi" w:cstheme="minorHAnsi"/>
          <w:szCs w:val="24"/>
          <w:lang w:eastAsia="fr-FR" w:bidi="ar-SA"/>
        </w:rPr>
        <w:t>rictement à la date du jour)</w:t>
      </w:r>
    </w:p>
    <w:p w:rsidR="00313667" w:rsidRPr="006162BF" w:rsidRDefault="00313667" w:rsidP="00313667">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MOE (C0SEME)</w:t>
      </w:r>
      <w:r w:rsidRPr="00D36FB8">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La liste déroulante propose toutes les valeurs </w:t>
      </w:r>
      <w:r>
        <w:rPr>
          <w:rFonts w:asciiTheme="minorHAnsi" w:hAnsiTheme="minorHAnsi" w:cstheme="minorHAnsi"/>
          <w:szCs w:val="24"/>
          <w:lang w:eastAsia="fr-FR" w:bidi="ar-SA"/>
        </w:rPr>
        <w:t>de CODE SERVICE MOE – LIBELLE SERVICE MOE de la table ta_g3p_service_moe</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 xml:space="preserve">ta_g3p_service_moa </w:t>
      </w:r>
      <w:r w:rsidRPr="00150123">
        <w:rPr>
          <w:rFonts w:asciiTheme="minorHAnsi" w:hAnsiTheme="minorHAnsi" w:cstheme="minorHAnsi"/>
          <w:szCs w:val="24"/>
          <w:lang w:eastAsia="fr-FR" w:bidi="ar-SA"/>
        </w:rPr>
        <w:t>dont la DATE DE CLOTURE est supérieure st</w:t>
      </w:r>
      <w:r>
        <w:rPr>
          <w:rFonts w:asciiTheme="minorHAnsi" w:hAnsiTheme="minorHAnsi" w:cstheme="minorHAnsi"/>
          <w:szCs w:val="24"/>
          <w:lang w:eastAsia="fr-FR" w:bidi="ar-SA"/>
        </w:rPr>
        <w:t>rictement à la date du jour)</w:t>
      </w:r>
    </w:p>
    <w:p w:rsidR="00313667" w:rsidRDefault="00313667" w:rsidP="00313667">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AKK (C0AKK)</w:t>
      </w:r>
      <w:r w:rsidRPr="00D36FB8">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La liste déroulante propose toutes les valeurs </w:t>
      </w:r>
      <w:r>
        <w:rPr>
          <w:rFonts w:asciiTheme="minorHAnsi" w:hAnsiTheme="minorHAnsi" w:cstheme="minorHAnsi"/>
          <w:szCs w:val="24"/>
          <w:lang w:eastAsia="fr-FR" w:bidi="ar-SA"/>
        </w:rPr>
        <w:t xml:space="preserve">de CODE AKK – NOM AKK de la table ta_g3p_calcul_cout </w:t>
      </w:r>
      <w:r w:rsidRPr="00150123">
        <w:rPr>
          <w:rFonts w:asciiTheme="minorHAnsi" w:hAnsiTheme="minorHAnsi" w:cstheme="minorHAnsi"/>
          <w:szCs w:val="24"/>
          <w:lang w:eastAsia="fr-FR" w:bidi="ar-SA"/>
        </w:rPr>
        <w:t xml:space="preserve">qui ne sont pas closes (lignes de </w:t>
      </w:r>
      <w:r>
        <w:rPr>
          <w:rFonts w:asciiTheme="minorHAnsi" w:hAnsiTheme="minorHAnsi" w:cstheme="minorHAnsi"/>
          <w:szCs w:val="24"/>
          <w:lang w:eastAsia="fr-FR" w:bidi="ar-SA"/>
        </w:rPr>
        <w:t>ta_g3p_calcul_cout</w:t>
      </w:r>
      <w:r w:rsidRPr="00150123">
        <w:rPr>
          <w:rFonts w:asciiTheme="minorHAnsi" w:hAnsiTheme="minorHAnsi" w:cstheme="minorHAnsi"/>
          <w:szCs w:val="24"/>
          <w:lang w:eastAsia="fr-FR" w:bidi="ar-SA"/>
        </w:rPr>
        <w:t xml:space="preserve"> dont la DATE DE CLOTURE est supérieure st</w:t>
      </w:r>
      <w:r>
        <w:rPr>
          <w:rFonts w:asciiTheme="minorHAnsi" w:hAnsiTheme="minorHAnsi" w:cstheme="minorHAnsi"/>
          <w:szCs w:val="24"/>
          <w:lang w:eastAsia="fr-FR" w:bidi="ar-SA"/>
        </w:rPr>
        <w:t>rictement à la date du jour)</w:t>
      </w:r>
    </w:p>
    <w:p w:rsidR="00313667" w:rsidRDefault="00313667" w:rsidP="00313667">
      <w:pPr>
        <w:numPr>
          <w:ilvl w:val="0"/>
          <w:numId w:val="69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UB (C0UB)</w:t>
      </w:r>
      <w:r w:rsidRPr="00D36FB8">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La liste déroulante propose toutes les valeurs </w:t>
      </w:r>
      <w:r>
        <w:rPr>
          <w:rFonts w:asciiTheme="minorHAnsi" w:hAnsiTheme="minorHAnsi" w:cstheme="minorHAnsi"/>
          <w:szCs w:val="24"/>
          <w:lang w:eastAsia="fr-FR" w:bidi="ar-SA"/>
        </w:rPr>
        <w:t>de CODE UB – LIBELLE UB de la table ta_g3p_unite_budgetaires</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ta_g3p_unite_budgetaires</w:t>
      </w:r>
      <w:r w:rsidRPr="00150123">
        <w:rPr>
          <w:rFonts w:asciiTheme="minorHAnsi" w:hAnsiTheme="minorHAnsi" w:cstheme="minorHAnsi"/>
          <w:szCs w:val="24"/>
          <w:lang w:eastAsia="fr-FR" w:bidi="ar-SA"/>
        </w:rPr>
        <w:t xml:space="preserve"> dont la DATE DE CLOTURE est supérieure st</w:t>
      </w:r>
      <w:r>
        <w:rPr>
          <w:rFonts w:asciiTheme="minorHAnsi" w:hAnsiTheme="minorHAnsi" w:cstheme="minorHAnsi"/>
          <w:szCs w:val="24"/>
          <w:lang w:eastAsia="fr-FR" w:bidi="ar-SA"/>
        </w:rPr>
        <w:t>rictement à la date du jour)</w:t>
      </w:r>
    </w:p>
    <w:p w:rsidR="00A51EF7" w:rsidRDefault="00A51EF7" w:rsidP="00A51EF7">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Pr>
          <w:rFonts w:asciiTheme="minorHAnsi" w:hAnsiTheme="minorHAnsi" w:cstheme="minorHAnsi"/>
        </w:rPr>
        <w:t>ta_g3p_fiche_g3p</w:t>
      </w:r>
    </w:p>
    <w:p w:rsidR="00A51EF7" w:rsidRPr="00A51EF7" w:rsidRDefault="00A51EF7" w:rsidP="00A51EF7"/>
    <w:p w:rsidR="00A51EF7" w:rsidRPr="00150123" w:rsidRDefault="00A51EF7" w:rsidP="00A51EF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C53530" w:rsidRDefault="00C53530" w:rsidP="00A51EF7">
      <w:pPr>
        <w:numPr>
          <w:ilvl w:val="0"/>
          <w:numId w:val="16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DATE DEBUT EFFET (YDDEFF)</w:t>
      </w:r>
    </w:p>
    <w:p w:rsidR="00C53530" w:rsidRDefault="00C53530" w:rsidP="00A51EF7">
      <w:pPr>
        <w:numPr>
          <w:ilvl w:val="0"/>
          <w:numId w:val="16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DATE FIN EFFET (YDFEEF)</w:t>
      </w:r>
    </w:p>
    <w:p w:rsidR="00A51EF7" w:rsidRDefault="00A51EF7" w:rsidP="00A51EF7">
      <w:pPr>
        <w:numPr>
          <w:ilvl w:val="0"/>
          <w:numId w:val="165"/>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NOM</w:t>
      </w:r>
      <w:r>
        <w:rPr>
          <w:rFonts w:asciiTheme="minorHAnsi" w:hAnsiTheme="minorHAnsi" w:cstheme="minorHAnsi"/>
          <w:szCs w:val="24"/>
          <w:lang w:eastAsia="fr-FR" w:bidi="ar-SA"/>
        </w:rPr>
        <w:t xml:space="preserve"> (NOMFIC)</w:t>
      </w:r>
    </w:p>
    <w:p w:rsidR="00A51EF7" w:rsidRDefault="00A51EF7" w:rsidP="00A51EF7">
      <w:pPr>
        <w:numPr>
          <w:ilvl w:val="0"/>
          <w:numId w:val="16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TYPOLOGIE (TYPOLO)</w:t>
      </w:r>
    </w:p>
    <w:p w:rsidR="00A51EF7" w:rsidRPr="00150123" w:rsidRDefault="00A51EF7" w:rsidP="00A51EF7">
      <w:pPr>
        <w:autoSpaceDE w:val="0"/>
        <w:autoSpaceDN w:val="0"/>
        <w:adjustRightInd w:val="0"/>
        <w:rPr>
          <w:rFonts w:asciiTheme="minorHAnsi" w:hAnsiTheme="minorHAnsi" w:cstheme="minorHAnsi"/>
          <w:szCs w:val="24"/>
          <w:lang w:eastAsia="fr-FR" w:bidi="ar-SA"/>
        </w:rPr>
      </w:pPr>
    </w:p>
    <w:p w:rsidR="00A51EF7" w:rsidRPr="00150123" w:rsidRDefault="00A51EF7" w:rsidP="00A51EF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5C70AE" w:rsidRPr="00AB593C" w:rsidRDefault="005C70AE" w:rsidP="005C70AE">
      <w:pPr>
        <w:numPr>
          <w:ilvl w:val="0"/>
          <w:numId w:val="166"/>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DESC COURT (</w:t>
      </w:r>
      <w:r>
        <w:rPr>
          <w:rFonts w:asciiTheme="minorHAnsi" w:hAnsiTheme="minorHAnsi" w:cstheme="minorHAnsi"/>
          <w:szCs w:val="24"/>
          <w:lang w:eastAsia="fr-FR" w:bidi="ar-SA"/>
        </w:rPr>
        <w:t>DESCC</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255 caracètres</w:t>
      </w:r>
    </w:p>
    <w:p w:rsidR="005C70AE" w:rsidRPr="007E57B2" w:rsidRDefault="005C70AE" w:rsidP="005C70AE">
      <w:pPr>
        <w:numPr>
          <w:ilvl w:val="0"/>
          <w:numId w:val="166"/>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DESC LONG</w:t>
      </w:r>
      <w:r w:rsidRPr="007E57B2">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DESCL</w:t>
      </w:r>
      <w:r w:rsidRPr="007E57B2">
        <w:rPr>
          <w:rFonts w:asciiTheme="minorHAnsi" w:hAnsiTheme="minorHAnsi" w:cstheme="minorHAnsi"/>
          <w:szCs w:val="24"/>
          <w:lang w:eastAsia="fr-FR" w:bidi="ar-SA"/>
        </w:rPr>
        <w:t>)</w:t>
      </w:r>
      <w:r>
        <w:rPr>
          <w:rFonts w:asciiTheme="minorHAnsi" w:hAnsiTheme="minorHAnsi" w:cstheme="minorHAnsi"/>
          <w:szCs w:val="24"/>
          <w:lang w:eastAsia="fr-FR" w:bidi="ar-SA"/>
        </w:rPr>
        <w:t> : 2000 caracètres</w:t>
      </w:r>
    </w:p>
    <w:p w:rsidR="005C70AE" w:rsidRPr="00E115CC" w:rsidRDefault="005C70AE" w:rsidP="005C70AE">
      <w:pPr>
        <w:numPr>
          <w:ilvl w:val="0"/>
          <w:numId w:val="166"/>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NOM</w:t>
      </w:r>
      <w:r>
        <w:rPr>
          <w:rFonts w:asciiTheme="minorHAnsi" w:hAnsiTheme="minorHAnsi" w:cstheme="minorHAnsi"/>
          <w:szCs w:val="24"/>
          <w:lang w:eastAsia="fr-FR" w:bidi="ar-SA"/>
        </w:rPr>
        <w:t xml:space="preserve"> (NOMFIC)</w:t>
      </w:r>
      <w:r w:rsidRPr="00E115C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50</w:t>
      </w:r>
      <w:r w:rsidRPr="00E115CC">
        <w:rPr>
          <w:rFonts w:asciiTheme="minorHAnsi" w:hAnsiTheme="minorHAnsi" w:cstheme="minorHAnsi"/>
          <w:szCs w:val="24"/>
          <w:lang w:eastAsia="fr-FR" w:bidi="ar-SA"/>
        </w:rPr>
        <w:t xml:space="preserve"> caractères</w:t>
      </w:r>
    </w:p>
    <w:p w:rsidR="005C70AE" w:rsidRDefault="005C70AE" w:rsidP="005C70AE">
      <w:pPr>
        <w:numPr>
          <w:ilvl w:val="0"/>
          <w:numId w:val="166"/>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COMMENTAIRE (COMMTR) : 1000 caractères</w:t>
      </w:r>
    </w:p>
    <w:p w:rsidR="00A51EF7" w:rsidRPr="00150123" w:rsidRDefault="00A51EF7" w:rsidP="00A51EF7">
      <w:pPr>
        <w:autoSpaceDE w:val="0"/>
        <w:autoSpaceDN w:val="0"/>
        <w:adjustRightInd w:val="0"/>
        <w:rPr>
          <w:rFonts w:asciiTheme="minorHAnsi" w:hAnsiTheme="minorHAnsi" w:cstheme="minorHAnsi"/>
          <w:szCs w:val="24"/>
          <w:lang w:eastAsia="fr-FR" w:bidi="ar-SA"/>
        </w:rPr>
      </w:pPr>
    </w:p>
    <w:p w:rsidR="00A51EF7" w:rsidRPr="00150123" w:rsidRDefault="00A51EF7" w:rsidP="00A51EF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A51EF7" w:rsidRDefault="00A51EF7" w:rsidP="00A51EF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2758B4" w:rsidRDefault="002758B4" w:rsidP="00A51EF7">
      <w:pPr>
        <w:autoSpaceDE w:val="0"/>
        <w:autoSpaceDN w:val="0"/>
        <w:adjustRightInd w:val="0"/>
        <w:rPr>
          <w:rFonts w:asciiTheme="minorHAnsi" w:hAnsiTheme="minorHAnsi" w:cstheme="minorHAnsi"/>
          <w:szCs w:val="24"/>
          <w:lang w:eastAsia="fr-FR" w:bidi="ar-SA"/>
        </w:rPr>
      </w:pPr>
    </w:p>
    <w:p w:rsidR="002758B4" w:rsidRPr="00150123" w:rsidRDefault="002758B4" w:rsidP="002758B4">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2758B4" w:rsidRDefault="002758B4" w:rsidP="002758B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p>
    <w:p w:rsidR="00A51EF7" w:rsidRPr="00150123" w:rsidRDefault="00A51EF7" w:rsidP="00A51EF7">
      <w:pPr>
        <w:autoSpaceDE w:val="0"/>
        <w:autoSpaceDN w:val="0"/>
        <w:adjustRightInd w:val="0"/>
        <w:rPr>
          <w:rFonts w:asciiTheme="minorHAnsi" w:hAnsiTheme="minorHAnsi" w:cstheme="minorHAnsi"/>
          <w:szCs w:val="24"/>
          <w:lang w:eastAsia="fr-FR" w:bidi="ar-SA"/>
        </w:rPr>
      </w:pPr>
    </w:p>
    <w:p w:rsidR="00A51EF7" w:rsidRPr="009E5826" w:rsidRDefault="00A51EF7" w:rsidP="00A51EF7">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A51EF7" w:rsidRDefault="00A51EF7" w:rsidP="00A51EF7">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D929C2" w:rsidRDefault="00D929C2" w:rsidP="00D929C2">
      <w:pPr>
        <w:autoSpaceDE w:val="0"/>
        <w:autoSpaceDN w:val="0"/>
        <w:adjustRightInd w:val="0"/>
        <w:rPr>
          <w:rFonts w:asciiTheme="minorHAnsi" w:hAnsiTheme="minorHAnsi" w:cstheme="minorHAnsi"/>
          <w:szCs w:val="24"/>
          <w:lang w:eastAsia="fr-FR" w:bidi="ar-SA"/>
        </w:rPr>
      </w:pPr>
    </w:p>
    <w:p w:rsidR="001C576F" w:rsidRDefault="001C576F">
      <w:pPr>
        <w:rPr>
          <w:rFonts w:asciiTheme="minorHAnsi" w:hAnsiTheme="minorHAnsi" w:cstheme="minorHAnsi"/>
          <w:szCs w:val="24"/>
          <w:lang w:eastAsia="fr-FR" w:bidi="ar-SA"/>
        </w:rPr>
      </w:pPr>
      <w:r>
        <w:rPr>
          <w:rFonts w:asciiTheme="minorHAnsi" w:hAnsiTheme="minorHAnsi" w:cstheme="minorHAnsi"/>
          <w:szCs w:val="24"/>
          <w:lang w:eastAsia="fr-FR" w:bidi="ar-SA"/>
        </w:rPr>
        <w:br w:type="page"/>
      </w:r>
    </w:p>
    <w:p w:rsidR="009D6A7F" w:rsidRDefault="00477464" w:rsidP="004C6180">
      <w:pPr>
        <w:pStyle w:val="Titre3"/>
        <w:rPr>
          <w:lang w:eastAsia="fr-FR" w:bidi="ar-SA"/>
        </w:rPr>
      </w:pPr>
      <w:bookmarkStart w:id="943" w:name="_Toc460839516"/>
      <w:bookmarkStart w:id="944" w:name="_Toc515444496"/>
      <w:r>
        <w:rPr>
          <w:lang w:eastAsia="fr-FR" w:bidi="ar-SA"/>
        </w:rPr>
        <w:t>T</w:t>
      </w:r>
      <w:r w:rsidR="001C576F" w:rsidRPr="00C362CD">
        <w:rPr>
          <w:lang w:eastAsia="fr-FR" w:bidi="ar-SA"/>
        </w:rPr>
        <w:t>a_</w:t>
      </w:r>
      <w:bookmarkEnd w:id="943"/>
      <w:r w:rsidR="001C576F">
        <w:rPr>
          <w:lang w:eastAsia="fr-FR" w:bidi="ar-SA"/>
        </w:rPr>
        <w:t>g3p_type_fiche</w:t>
      </w:r>
      <w:bookmarkEnd w:id="944"/>
    </w:p>
    <w:p w:rsidR="001C576F" w:rsidRPr="001C576F" w:rsidRDefault="001C576F" w:rsidP="001C576F">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l’ensemble des valeurs possibles de type de fiches (GPA3, Projet, …)</w:t>
      </w:r>
    </w:p>
    <w:p w:rsidR="001C576F" w:rsidRDefault="001C576F" w:rsidP="001C576F">
      <w:pPr>
        <w:pStyle w:val="Titre4"/>
        <w:rPr>
          <w:lang w:eastAsia="fr-FR" w:bidi="ar-SA"/>
        </w:rPr>
      </w:pPr>
      <w:r>
        <w:rPr>
          <w:lang w:eastAsia="fr-FR" w:bidi="ar-SA"/>
        </w:rPr>
        <w:t>Structure de la table ta_g3p_type_fiche</w:t>
      </w:r>
    </w:p>
    <w:p w:rsidR="000D23EA" w:rsidRPr="000D23EA" w:rsidRDefault="000D23EA" w:rsidP="000D23EA">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889"/>
        <w:gridCol w:w="1907"/>
      </w:tblGrid>
      <w:tr w:rsidR="001C576F" w:rsidRPr="009E6545" w:rsidTr="00EC1FC3">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C576F" w:rsidRPr="009E6545" w:rsidRDefault="001C576F" w:rsidP="00EC1FC3">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C576F" w:rsidRPr="009E6545" w:rsidRDefault="001C576F" w:rsidP="00EC1FC3">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C576F" w:rsidRPr="009E6545" w:rsidRDefault="001C576F" w:rsidP="00EC1FC3">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1C576F" w:rsidRPr="009E6545" w:rsidRDefault="001C576F" w:rsidP="00EC1FC3">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1C576F" w:rsidRPr="009E6545" w:rsidRDefault="001C576F" w:rsidP="00EC1FC3">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C576F" w:rsidRPr="009E6545" w:rsidRDefault="001C576F" w:rsidP="00EC1FC3">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C576F" w:rsidRPr="009E6545" w:rsidRDefault="001C576F" w:rsidP="00EC1FC3">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C576F" w:rsidRPr="009E6545" w:rsidRDefault="001C576F" w:rsidP="00EC1FC3">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C576F" w:rsidRPr="009E6545" w:rsidRDefault="001C576F" w:rsidP="00EC1FC3">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1C576F" w:rsidRPr="009E6545" w:rsidTr="00EC1FC3">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TYPE FICHE</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C0TFIC</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1C576F" w:rsidRPr="009E6545" w:rsidRDefault="00313667" w:rsidP="00912B6D">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Identifiant du type de fiche</w:t>
            </w:r>
          </w:p>
        </w:tc>
      </w:tr>
      <w:tr w:rsidR="001C576F" w:rsidRPr="009E6545" w:rsidTr="001C576F">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DESC TYPE FICHE</w:t>
            </w:r>
          </w:p>
        </w:tc>
        <w:tc>
          <w:tcPr>
            <w:tcW w:w="754" w:type="dxa"/>
            <w:tcBorders>
              <w:top w:val="nil"/>
              <w:left w:val="nil"/>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DETFIC</w:t>
            </w:r>
          </w:p>
        </w:tc>
        <w:tc>
          <w:tcPr>
            <w:tcW w:w="1387" w:type="dxa"/>
            <w:tcBorders>
              <w:top w:val="nil"/>
              <w:left w:val="nil"/>
              <w:bottom w:val="single" w:sz="4" w:space="0" w:color="auto"/>
              <w:right w:val="single" w:sz="4" w:space="0" w:color="auto"/>
            </w:tcBorders>
            <w:shd w:val="clear" w:color="auto" w:fill="auto"/>
            <w:vAlign w:val="center"/>
            <w:hideMark/>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alphanumérique (30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hideMark/>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Valeur de type de fiche (GPA3, GPA6, PROJET, …)</w:t>
            </w:r>
          </w:p>
        </w:tc>
      </w:tr>
      <w:tr w:rsidR="001C576F" w:rsidRPr="009E6545" w:rsidTr="001C576F">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1C576F" w:rsidRPr="009E6545" w:rsidRDefault="001C576F" w:rsidP="00912B6D">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1C576F" w:rsidRPr="00F37917" w:rsidRDefault="001C576F" w:rsidP="00912B6D">
            <w:pPr>
              <w:jc w:val="center"/>
              <w:rPr>
                <w:rFonts w:eastAsia="Times New Roman" w:cs="Calibri"/>
                <w:sz w:val="18"/>
                <w:szCs w:val="18"/>
                <w:lang w:eastAsia="fr-FR" w:bidi="ar-SA"/>
              </w:rPr>
            </w:pPr>
            <w:r w:rsidRPr="00F37917">
              <w:rPr>
                <w:rFonts w:eastAsia="Times New Roman" w:cs="Calibri"/>
                <w:sz w:val="18"/>
                <w:szCs w:val="18"/>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1C576F" w:rsidRPr="00F37917" w:rsidRDefault="001C576F" w:rsidP="00912B6D">
            <w:pPr>
              <w:jc w:val="center"/>
              <w:rPr>
                <w:rFonts w:eastAsia="Times New Roman" w:cs="Calibri"/>
                <w:sz w:val="18"/>
                <w:szCs w:val="18"/>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C576F" w:rsidRPr="00F37917" w:rsidRDefault="001C576F" w:rsidP="00912B6D">
            <w:pPr>
              <w:jc w:val="center"/>
              <w:rPr>
                <w:rFonts w:eastAsia="Times New Roman" w:cs="Calibri"/>
                <w:sz w:val="18"/>
                <w:szCs w:val="18"/>
                <w:lang w:eastAsia="fr-FR" w:bidi="ar-SA"/>
              </w:rPr>
            </w:pPr>
            <w:r>
              <w:rPr>
                <w:rFonts w:eastAsia="Times New Roman" w:cs="Calibri"/>
                <w:sz w:val="18"/>
                <w:szCs w:val="18"/>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1C576F" w:rsidRPr="00F37917" w:rsidRDefault="001C576F" w:rsidP="00912B6D">
            <w:pPr>
              <w:jc w:val="center"/>
              <w:rPr>
                <w:rFonts w:eastAsia="Times New Roman" w:cs="Calibri"/>
                <w:sz w:val="18"/>
                <w:szCs w:val="18"/>
                <w:lang w:eastAsia="fr-FR" w:bidi="ar-SA"/>
              </w:rPr>
            </w:pPr>
            <w:r w:rsidRPr="00F37917">
              <w:rPr>
                <w:rFonts w:eastAsia="Times New Roman" w:cs="Calibri"/>
                <w:sz w:val="18"/>
                <w:szCs w:val="18"/>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1C576F" w:rsidRPr="00F37917" w:rsidRDefault="001C576F" w:rsidP="00912B6D">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1C576F" w:rsidRPr="00F37917" w:rsidRDefault="001C576F" w:rsidP="00912B6D">
            <w:pPr>
              <w:jc w:val="center"/>
              <w:rPr>
                <w:rFonts w:eastAsia="Times New Roman" w:cs="Calibri"/>
                <w:sz w:val="18"/>
                <w:szCs w:val="18"/>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1C576F" w:rsidRPr="00F37917" w:rsidRDefault="001C576F" w:rsidP="00912B6D">
            <w:pPr>
              <w:jc w:val="center"/>
              <w:rPr>
                <w:rFonts w:eastAsia="Times New Roman" w:cs="Calibri"/>
                <w:sz w:val="18"/>
                <w:szCs w:val="18"/>
                <w:lang w:eastAsia="fr-FR" w:bidi="ar-SA"/>
              </w:rPr>
            </w:pPr>
            <w:r w:rsidRPr="00F37917">
              <w:rPr>
                <w:rFonts w:eastAsia="Times New Roman" w:cs="Calibri"/>
                <w:sz w:val="18"/>
                <w:szCs w:val="18"/>
                <w:lang w:eastAsia="fr-FR" w:bidi="ar-SA"/>
              </w:rPr>
              <w:t>date de création de l'enregistrement. Alimenté par le systEme A la date du jour de création.</w:t>
            </w:r>
          </w:p>
        </w:tc>
      </w:tr>
      <w:tr w:rsidR="001C576F" w:rsidRPr="009E6545" w:rsidTr="001C576F">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C576F" w:rsidRPr="009E6545" w:rsidRDefault="001C576F" w:rsidP="00912B6D">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C576F" w:rsidRPr="009E6545" w:rsidRDefault="007F736F" w:rsidP="00912B6D">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1C576F" w:rsidRPr="009E6545" w:rsidRDefault="001C576F" w:rsidP="00912B6D">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1C576F" w:rsidRPr="009E6545" w:rsidTr="001C576F">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1C576F" w:rsidRPr="009E6545" w:rsidRDefault="001C576F" w:rsidP="00912B6D">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C576F" w:rsidRPr="009E6545" w:rsidRDefault="000B6738" w:rsidP="00912B6D">
            <w:pPr>
              <w:jc w:val="center"/>
              <w:rPr>
                <w:rFonts w:eastAsia="Times New Roman" w:cs="Calibri"/>
                <w:sz w:val="16"/>
                <w:szCs w:val="16"/>
                <w:lang w:eastAsia="fr-FR" w:bidi="ar-SA"/>
              </w:rPr>
            </w:pPr>
            <w:r>
              <w:rPr>
                <w:rFonts w:eastAsia="Times New Roman" w:cs="Calibri"/>
                <w:sz w:val="16"/>
                <w:szCs w:val="16"/>
                <w:lang w:eastAsia="fr-FR" w:bidi="ar-SA"/>
              </w:rPr>
              <w:t>Calculé,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1C576F" w:rsidRPr="009E6545" w:rsidRDefault="004E1420" w:rsidP="00912B6D">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907" w:type="dxa"/>
            <w:tcBorders>
              <w:top w:val="single" w:sz="4" w:space="0" w:color="auto"/>
              <w:left w:val="nil"/>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date de clôture de l'enregistrement alimentée par défaut au 01/01/2076. </w:t>
            </w:r>
            <w:r w:rsidR="000B6738">
              <w:rPr>
                <w:rFonts w:eastAsia="Times New Roman" w:cs="Calibri"/>
                <w:sz w:val="16"/>
                <w:szCs w:val="16"/>
                <w:lang w:eastAsia="fr-FR" w:bidi="ar-SA"/>
              </w:rPr>
              <w:t>Et modifiable</w:t>
            </w:r>
          </w:p>
        </w:tc>
      </w:tr>
      <w:tr w:rsidR="001C576F" w:rsidRPr="009E6545" w:rsidTr="001C576F">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1C576F" w:rsidRPr="009E6545" w:rsidRDefault="001C576F" w:rsidP="00912B6D">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1C576F" w:rsidRPr="00045326" w:rsidRDefault="001C576F" w:rsidP="00912B6D">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C576F" w:rsidRPr="009E6545" w:rsidRDefault="007F736F" w:rsidP="00912B6D">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1C576F" w:rsidRPr="00045326" w:rsidRDefault="001C576F" w:rsidP="00912B6D">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1C576F" w:rsidRPr="009E6545" w:rsidRDefault="001C576F" w:rsidP="00912B6D">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8D7749" w:rsidRDefault="008D7749" w:rsidP="008D7749">
      <w:pPr>
        <w:pStyle w:val="Titre4"/>
      </w:pPr>
      <w:r w:rsidRPr="004E2387">
        <w:rPr>
          <w:rFonts w:asciiTheme="minorHAnsi" w:hAnsiTheme="minorHAnsi" w:cstheme="minorHAnsi"/>
          <w:lang w:eastAsia="fr-FR" w:bidi="ar-SA"/>
        </w:rPr>
        <w:t xml:space="preserve">Création : renseignement des données de </w:t>
      </w:r>
      <w:r>
        <w:rPr>
          <w:rFonts w:asciiTheme="minorHAnsi" w:hAnsiTheme="minorHAnsi" w:cstheme="minorHAnsi"/>
          <w:lang w:eastAsia="fr-FR" w:bidi="ar-SA"/>
        </w:rPr>
        <w:t>ta_g3p_</w:t>
      </w:r>
      <w:r>
        <w:t>type_fiche</w:t>
      </w:r>
    </w:p>
    <w:p w:rsidR="008D7749" w:rsidRDefault="008D7749" w:rsidP="008D7749">
      <w:pPr>
        <w:autoSpaceDE w:val="0"/>
        <w:autoSpaceDN w:val="0"/>
        <w:adjustRightInd w:val="0"/>
        <w:rPr>
          <w:rFonts w:asciiTheme="minorHAnsi" w:hAnsiTheme="minorHAnsi" w:cstheme="minorHAnsi"/>
          <w:szCs w:val="24"/>
          <w:lang w:eastAsia="fr-FR" w:bidi="ar-SA"/>
        </w:rPr>
      </w:pPr>
    </w:p>
    <w:p w:rsidR="008D7749" w:rsidRPr="007E57B2" w:rsidRDefault="008D7749" w:rsidP="008D7749">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313667" w:rsidRDefault="00313667" w:rsidP="008D7749">
      <w:pPr>
        <w:numPr>
          <w:ilvl w:val="0"/>
          <w:numId w:val="675"/>
        </w:numPr>
        <w:autoSpaceDE w:val="0"/>
        <w:autoSpaceDN w:val="0"/>
        <w:adjustRightInd w:val="0"/>
        <w:rPr>
          <w:rFonts w:asciiTheme="minorHAnsi" w:hAnsiTheme="minorHAnsi" w:cstheme="minorHAnsi"/>
          <w:szCs w:val="24"/>
          <w:lang w:eastAsia="fr-FR" w:bidi="ar-SA"/>
        </w:rPr>
      </w:pPr>
      <w:r w:rsidRPr="00313667">
        <w:rPr>
          <w:rFonts w:asciiTheme="minorHAnsi" w:hAnsiTheme="minorHAnsi" w:cstheme="minorHAnsi"/>
          <w:szCs w:val="24"/>
          <w:lang w:eastAsia="fr-FR" w:bidi="ar-SA"/>
        </w:rPr>
        <w:t>CODE TYPE FICHE</w:t>
      </w:r>
      <w:r>
        <w:rPr>
          <w:rFonts w:asciiTheme="minorHAnsi" w:hAnsiTheme="minorHAnsi" w:cstheme="minorHAnsi"/>
          <w:szCs w:val="24"/>
          <w:lang w:eastAsia="fr-FR" w:bidi="ar-SA"/>
        </w:rPr>
        <w:t xml:space="preserve"> (C0TFIC)</w:t>
      </w:r>
    </w:p>
    <w:p w:rsidR="008D7749" w:rsidRPr="00AB593C" w:rsidRDefault="008D7749" w:rsidP="008D7749">
      <w:pPr>
        <w:numPr>
          <w:ilvl w:val="0"/>
          <w:numId w:val="675"/>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 xml:space="preserve">DESC </w:t>
      </w:r>
      <w:r>
        <w:rPr>
          <w:rFonts w:asciiTheme="minorHAnsi" w:hAnsiTheme="minorHAnsi" w:cstheme="minorHAnsi"/>
          <w:szCs w:val="24"/>
          <w:lang w:eastAsia="fr-FR" w:bidi="ar-SA"/>
        </w:rPr>
        <w:t xml:space="preserve">TYPE </w:t>
      </w:r>
      <w:r w:rsidR="00DF45C7">
        <w:rPr>
          <w:rFonts w:asciiTheme="minorHAnsi" w:hAnsiTheme="minorHAnsi" w:cstheme="minorHAnsi"/>
          <w:szCs w:val="24"/>
          <w:lang w:eastAsia="fr-FR" w:bidi="ar-SA"/>
        </w:rPr>
        <w:t>FICHE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DETFIC</w:t>
      </w:r>
      <w:r w:rsidRPr="00AB593C">
        <w:rPr>
          <w:rFonts w:asciiTheme="minorHAnsi" w:hAnsiTheme="minorHAnsi" w:cstheme="minorHAnsi"/>
          <w:szCs w:val="24"/>
          <w:lang w:eastAsia="fr-FR" w:bidi="ar-SA"/>
        </w:rPr>
        <w:t>)</w:t>
      </w:r>
    </w:p>
    <w:p w:rsidR="008D7749" w:rsidRPr="007E57B2" w:rsidRDefault="008D7749" w:rsidP="008D7749">
      <w:pPr>
        <w:autoSpaceDE w:val="0"/>
        <w:autoSpaceDN w:val="0"/>
        <w:adjustRightInd w:val="0"/>
        <w:rPr>
          <w:rFonts w:asciiTheme="minorHAnsi" w:hAnsiTheme="minorHAnsi" w:cstheme="minorHAnsi"/>
          <w:szCs w:val="24"/>
          <w:lang w:eastAsia="fr-FR" w:bidi="ar-SA"/>
        </w:rPr>
      </w:pPr>
    </w:p>
    <w:p w:rsidR="00445FED" w:rsidRDefault="008D7749" w:rsidP="00445FE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8D7749" w:rsidRDefault="00445FED" w:rsidP="00445FED">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752858" w:rsidRPr="00C362CD" w:rsidRDefault="00752858" w:rsidP="00752858">
      <w:pPr>
        <w:pStyle w:val="Titre4"/>
        <w:rPr>
          <w:lang w:eastAsia="fr-FR" w:bidi="ar-SA"/>
        </w:rPr>
      </w:pPr>
      <w:r w:rsidRPr="004C6180">
        <w:rPr>
          <w:rFonts w:asciiTheme="minorHAnsi" w:hAnsiTheme="minorHAnsi" w:cstheme="minorHAnsi"/>
        </w:rPr>
        <w:t>Création : contrôle des données de ta_g3p_type_fiche</w:t>
      </w:r>
    </w:p>
    <w:p w:rsidR="00752858" w:rsidRDefault="00752858" w:rsidP="00752858">
      <w:pPr>
        <w:autoSpaceDE w:val="0"/>
        <w:autoSpaceDN w:val="0"/>
        <w:adjustRightInd w:val="0"/>
        <w:rPr>
          <w:rFonts w:asciiTheme="minorHAnsi" w:hAnsiTheme="minorHAnsi" w:cstheme="minorHAnsi"/>
          <w:szCs w:val="24"/>
          <w:lang w:eastAsia="fr-FR" w:bidi="ar-SA"/>
        </w:rPr>
      </w:pPr>
    </w:p>
    <w:p w:rsidR="00E80049" w:rsidRPr="00150123" w:rsidRDefault="00752858" w:rsidP="0075285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E80049" w:rsidRDefault="00E80049" w:rsidP="00E80049">
      <w:pPr>
        <w:numPr>
          <w:ilvl w:val="0"/>
          <w:numId w:val="675"/>
        </w:numPr>
        <w:autoSpaceDE w:val="0"/>
        <w:autoSpaceDN w:val="0"/>
        <w:adjustRightInd w:val="0"/>
        <w:rPr>
          <w:rFonts w:asciiTheme="minorHAnsi" w:hAnsiTheme="minorHAnsi" w:cstheme="minorHAnsi"/>
          <w:szCs w:val="24"/>
          <w:lang w:eastAsia="fr-FR" w:bidi="ar-SA"/>
        </w:rPr>
      </w:pPr>
      <w:r w:rsidRPr="00313667">
        <w:rPr>
          <w:rFonts w:asciiTheme="minorHAnsi" w:hAnsiTheme="minorHAnsi" w:cstheme="minorHAnsi"/>
          <w:szCs w:val="24"/>
          <w:lang w:eastAsia="fr-FR" w:bidi="ar-SA"/>
        </w:rPr>
        <w:t>CODE TYPE FICHE</w:t>
      </w:r>
      <w:r>
        <w:rPr>
          <w:rFonts w:asciiTheme="minorHAnsi" w:hAnsiTheme="minorHAnsi" w:cstheme="minorHAnsi"/>
          <w:szCs w:val="24"/>
          <w:lang w:eastAsia="fr-FR" w:bidi="ar-SA"/>
        </w:rPr>
        <w:t xml:space="preserve"> (C0TFIC)</w:t>
      </w:r>
    </w:p>
    <w:p w:rsidR="00752858" w:rsidRDefault="00752858" w:rsidP="00752858">
      <w:pPr>
        <w:numPr>
          <w:ilvl w:val="0"/>
          <w:numId w:val="675"/>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 xml:space="preserve">DESC </w:t>
      </w:r>
      <w:r>
        <w:rPr>
          <w:rFonts w:asciiTheme="minorHAnsi" w:hAnsiTheme="minorHAnsi" w:cstheme="minorHAnsi"/>
          <w:szCs w:val="24"/>
          <w:lang w:eastAsia="fr-FR" w:bidi="ar-SA"/>
        </w:rPr>
        <w:t xml:space="preserve">TYPE </w:t>
      </w:r>
      <w:r w:rsidR="00DF45C7">
        <w:rPr>
          <w:rFonts w:asciiTheme="minorHAnsi" w:hAnsiTheme="minorHAnsi" w:cstheme="minorHAnsi"/>
          <w:szCs w:val="24"/>
          <w:lang w:eastAsia="fr-FR" w:bidi="ar-SA"/>
        </w:rPr>
        <w:t>FICHE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DETFIC</w:t>
      </w:r>
      <w:r w:rsidRPr="00AB593C">
        <w:rPr>
          <w:rFonts w:asciiTheme="minorHAnsi" w:hAnsiTheme="minorHAnsi" w:cstheme="minorHAnsi"/>
          <w:szCs w:val="24"/>
          <w:lang w:eastAsia="fr-FR" w:bidi="ar-SA"/>
        </w:rPr>
        <w:t>)</w:t>
      </w:r>
    </w:p>
    <w:p w:rsidR="004E1420" w:rsidRPr="00150123" w:rsidRDefault="004E1420" w:rsidP="00752858">
      <w:pPr>
        <w:autoSpaceDE w:val="0"/>
        <w:autoSpaceDN w:val="0"/>
        <w:adjustRightInd w:val="0"/>
        <w:rPr>
          <w:rFonts w:asciiTheme="minorHAnsi" w:hAnsiTheme="minorHAnsi" w:cstheme="minorHAnsi"/>
          <w:szCs w:val="24"/>
          <w:lang w:eastAsia="fr-FR" w:bidi="ar-SA"/>
        </w:rPr>
      </w:pPr>
    </w:p>
    <w:p w:rsidR="00752858" w:rsidRPr="00150123" w:rsidRDefault="00752858" w:rsidP="0075285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897579" w:rsidRDefault="00897579" w:rsidP="00897579">
      <w:pPr>
        <w:numPr>
          <w:ilvl w:val="0"/>
          <w:numId w:val="166"/>
        </w:numPr>
        <w:autoSpaceDE w:val="0"/>
        <w:autoSpaceDN w:val="0"/>
        <w:adjustRightInd w:val="0"/>
        <w:rPr>
          <w:rFonts w:asciiTheme="minorHAnsi" w:hAnsiTheme="minorHAnsi" w:cstheme="minorHAnsi"/>
          <w:szCs w:val="24"/>
          <w:lang w:eastAsia="fr-FR" w:bidi="ar-SA"/>
        </w:rPr>
      </w:pPr>
      <w:r w:rsidRPr="00313667">
        <w:rPr>
          <w:rFonts w:asciiTheme="minorHAnsi" w:hAnsiTheme="minorHAnsi" w:cstheme="minorHAnsi"/>
          <w:szCs w:val="24"/>
          <w:lang w:eastAsia="fr-FR" w:bidi="ar-SA"/>
        </w:rPr>
        <w:t>CODE TYPE FICHE</w:t>
      </w:r>
      <w:r>
        <w:rPr>
          <w:rFonts w:asciiTheme="minorHAnsi" w:hAnsiTheme="minorHAnsi" w:cstheme="minorHAnsi"/>
          <w:szCs w:val="24"/>
          <w:lang w:eastAsia="fr-FR" w:bidi="ar-SA"/>
        </w:rPr>
        <w:t xml:space="preserve"> (C0TFIC) : 20 caractères</w:t>
      </w:r>
    </w:p>
    <w:p w:rsidR="00752858" w:rsidRPr="00AB593C" w:rsidRDefault="00752858" w:rsidP="00752858">
      <w:pPr>
        <w:numPr>
          <w:ilvl w:val="0"/>
          <w:numId w:val="166"/>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 xml:space="preserve">DESC </w:t>
      </w:r>
      <w:r>
        <w:rPr>
          <w:rFonts w:asciiTheme="minorHAnsi" w:hAnsiTheme="minorHAnsi" w:cstheme="minorHAnsi"/>
          <w:szCs w:val="24"/>
          <w:lang w:eastAsia="fr-FR" w:bidi="ar-SA"/>
        </w:rPr>
        <w:t xml:space="preserve">TYPE </w:t>
      </w:r>
      <w:r w:rsidR="00DF45C7">
        <w:rPr>
          <w:rFonts w:asciiTheme="minorHAnsi" w:hAnsiTheme="minorHAnsi" w:cstheme="minorHAnsi"/>
          <w:szCs w:val="24"/>
          <w:lang w:eastAsia="fr-FR" w:bidi="ar-SA"/>
        </w:rPr>
        <w:t>FICHE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DETFIC</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30 caracètres</w:t>
      </w:r>
    </w:p>
    <w:p w:rsidR="00D075EC" w:rsidRDefault="00D075EC" w:rsidP="00752858">
      <w:pPr>
        <w:autoSpaceDE w:val="0"/>
        <w:autoSpaceDN w:val="0"/>
        <w:adjustRightInd w:val="0"/>
        <w:rPr>
          <w:rFonts w:asciiTheme="minorHAnsi" w:hAnsiTheme="minorHAnsi" w:cstheme="minorHAnsi"/>
          <w:szCs w:val="24"/>
          <w:lang w:eastAsia="fr-FR" w:bidi="ar-SA"/>
        </w:rPr>
      </w:pPr>
    </w:p>
    <w:p w:rsidR="00752858" w:rsidRPr="00150123" w:rsidRDefault="00752858" w:rsidP="0075285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752858" w:rsidRPr="00D045CD" w:rsidRDefault="00752858" w:rsidP="00752858">
      <w:pPr>
        <w:numPr>
          <w:ilvl w:val="0"/>
          <w:numId w:val="167"/>
        </w:numPr>
        <w:autoSpaceDE w:val="0"/>
        <w:autoSpaceDN w:val="0"/>
        <w:adjustRightInd w:val="0"/>
        <w:spacing w:after="1"/>
        <w:rPr>
          <w:rFonts w:asciiTheme="minorHAnsi" w:hAnsiTheme="minorHAnsi" w:cstheme="minorHAnsi"/>
          <w:szCs w:val="24"/>
          <w:lang w:eastAsia="fr-FR" w:bidi="ar-SA"/>
        </w:rPr>
      </w:pPr>
      <w:r w:rsidRPr="00D045CD">
        <w:rPr>
          <w:rFonts w:asciiTheme="minorHAnsi" w:hAnsiTheme="minorHAnsi" w:cstheme="minorHAnsi"/>
          <w:szCs w:val="24"/>
          <w:lang w:eastAsia="fr-FR" w:bidi="ar-SA"/>
        </w:rPr>
        <w:t>CODE FICHE (C0FIC)</w:t>
      </w:r>
    </w:p>
    <w:p w:rsidR="00752858" w:rsidRDefault="00752858" w:rsidP="00752858">
      <w:pPr>
        <w:numPr>
          <w:ilvl w:val="0"/>
          <w:numId w:val="167"/>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 xml:space="preserve">DESC </w:t>
      </w:r>
      <w:r>
        <w:rPr>
          <w:rFonts w:asciiTheme="minorHAnsi" w:hAnsiTheme="minorHAnsi" w:cstheme="minorHAnsi"/>
          <w:szCs w:val="24"/>
          <w:lang w:eastAsia="fr-FR" w:bidi="ar-SA"/>
        </w:rPr>
        <w:t xml:space="preserve">TYPE </w:t>
      </w:r>
      <w:r w:rsidR="00DF45C7">
        <w:rPr>
          <w:rFonts w:asciiTheme="minorHAnsi" w:hAnsiTheme="minorHAnsi" w:cstheme="minorHAnsi"/>
          <w:szCs w:val="24"/>
          <w:lang w:eastAsia="fr-FR" w:bidi="ar-SA"/>
        </w:rPr>
        <w:t>FICHE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DETFIC</w:t>
      </w:r>
      <w:r w:rsidRPr="00AB593C">
        <w:rPr>
          <w:rFonts w:asciiTheme="minorHAnsi" w:hAnsiTheme="minorHAnsi" w:cstheme="minorHAnsi"/>
          <w:szCs w:val="24"/>
          <w:lang w:eastAsia="fr-FR" w:bidi="ar-SA"/>
        </w:rPr>
        <w:t>)</w:t>
      </w:r>
    </w:p>
    <w:p w:rsidR="002758B4" w:rsidRDefault="002758B4" w:rsidP="002758B4">
      <w:pPr>
        <w:autoSpaceDE w:val="0"/>
        <w:autoSpaceDN w:val="0"/>
        <w:adjustRightInd w:val="0"/>
        <w:rPr>
          <w:rFonts w:asciiTheme="minorHAnsi" w:hAnsiTheme="minorHAnsi" w:cstheme="minorHAnsi"/>
          <w:szCs w:val="24"/>
          <w:lang w:eastAsia="fr-FR" w:bidi="ar-SA"/>
        </w:rPr>
      </w:pPr>
    </w:p>
    <w:p w:rsidR="002758B4" w:rsidRPr="00150123" w:rsidRDefault="002758B4" w:rsidP="002758B4">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2758B4" w:rsidRDefault="002758B4" w:rsidP="002758B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752858" w:rsidRPr="00150123" w:rsidRDefault="00752858" w:rsidP="00752858">
      <w:pPr>
        <w:autoSpaceDE w:val="0"/>
        <w:autoSpaceDN w:val="0"/>
        <w:adjustRightInd w:val="0"/>
        <w:rPr>
          <w:rFonts w:asciiTheme="minorHAnsi" w:hAnsiTheme="minorHAnsi" w:cstheme="minorHAnsi"/>
          <w:szCs w:val="24"/>
          <w:lang w:eastAsia="fr-FR" w:bidi="ar-SA"/>
        </w:rPr>
      </w:pPr>
    </w:p>
    <w:p w:rsidR="00752858" w:rsidRPr="009E5826" w:rsidRDefault="00752858" w:rsidP="00752858">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752858" w:rsidRDefault="00752858" w:rsidP="00752858">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0D23EA" w:rsidRPr="00980652" w:rsidRDefault="000D23EA" w:rsidP="000D23EA">
      <w:pPr>
        <w:pStyle w:val="Titre4"/>
        <w:rPr>
          <w:rFonts w:asciiTheme="minorHAnsi" w:hAnsiTheme="minorHAnsi" w:cstheme="minorHAnsi"/>
        </w:rPr>
      </w:pPr>
      <w:r w:rsidRPr="00980652">
        <w:rPr>
          <w:rFonts w:asciiTheme="minorHAnsi" w:hAnsiTheme="minorHAnsi" w:cstheme="minorHAnsi"/>
        </w:rPr>
        <w:t>Modification : renseignement des données de ta_</w:t>
      </w:r>
      <w:r>
        <w:rPr>
          <w:rFonts w:asciiTheme="minorHAnsi" w:hAnsiTheme="minorHAnsi" w:cstheme="minorHAnsi"/>
        </w:rPr>
        <w:t>g3p_type_</w:t>
      </w:r>
      <w:r w:rsidR="001E1534">
        <w:rPr>
          <w:rFonts w:asciiTheme="minorHAnsi" w:hAnsiTheme="minorHAnsi" w:cstheme="minorHAnsi"/>
        </w:rPr>
        <w:t>fiche</w:t>
      </w:r>
    </w:p>
    <w:p w:rsidR="000D23EA" w:rsidRDefault="000D23EA" w:rsidP="000D23EA">
      <w:pPr>
        <w:autoSpaceDE w:val="0"/>
        <w:autoSpaceDN w:val="0"/>
        <w:adjustRightInd w:val="0"/>
        <w:ind w:left="360"/>
        <w:rPr>
          <w:rFonts w:asciiTheme="minorHAnsi" w:hAnsiTheme="minorHAnsi" w:cstheme="minorHAnsi"/>
          <w:szCs w:val="24"/>
        </w:rPr>
      </w:pPr>
    </w:p>
    <w:p w:rsidR="000D23EA" w:rsidRPr="009E5826" w:rsidRDefault="000D23EA" w:rsidP="000D23EA">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DF3A29" w:rsidRPr="00752858" w:rsidRDefault="00DF3A29" w:rsidP="00DF3A29">
      <w:pPr>
        <w:numPr>
          <w:ilvl w:val="0"/>
          <w:numId w:val="167"/>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 xml:space="preserve">DESC </w:t>
      </w:r>
      <w:r>
        <w:rPr>
          <w:rFonts w:asciiTheme="minorHAnsi" w:hAnsiTheme="minorHAnsi" w:cstheme="minorHAnsi"/>
          <w:szCs w:val="24"/>
          <w:lang w:eastAsia="fr-FR" w:bidi="ar-SA"/>
        </w:rPr>
        <w:t>TYPE FICHE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DETFIC</w:t>
      </w:r>
      <w:r w:rsidRPr="00AB593C">
        <w:rPr>
          <w:rFonts w:asciiTheme="minorHAnsi" w:hAnsiTheme="minorHAnsi" w:cstheme="minorHAnsi"/>
          <w:szCs w:val="24"/>
          <w:lang w:eastAsia="fr-FR" w:bidi="ar-SA"/>
        </w:rPr>
        <w:t>)</w:t>
      </w:r>
    </w:p>
    <w:p w:rsidR="000D23EA" w:rsidRPr="007E57B2" w:rsidRDefault="000D23EA" w:rsidP="000D23EA">
      <w:pPr>
        <w:autoSpaceDE w:val="0"/>
        <w:autoSpaceDN w:val="0"/>
        <w:adjustRightInd w:val="0"/>
        <w:rPr>
          <w:rFonts w:asciiTheme="minorHAnsi" w:hAnsiTheme="minorHAnsi" w:cstheme="minorHAnsi"/>
          <w:szCs w:val="24"/>
          <w:lang w:eastAsia="fr-FR" w:bidi="ar-SA"/>
        </w:rPr>
      </w:pPr>
    </w:p>
    <w:p w:rsidR="000D23EA" w:rsidRPr="007E57B2" w:rsidRDefault="000D23EA" w:rsidP="000D23EA">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9E5ADF" w:rsidRDefault="009E5ADF" w:rsidP="009E5ADF">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D83B1F" w:rsidRDefault="00D83B1F" w:rsidP="00D83B1F">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Pr>
          <w:rFonts w:asciiTheme="minorHAnsi" w:hAnsiTheme="minorHAnsi" w:cstheme="minorHAnsi"/>
        </w:rPr>
        <w:t>ta_g3p_type_fiche</w:t>
      </w:r>
    </w:p>
    <w:p w:rsidR="00D83B1F" w:rsidRPr="00A51EF7" w:rsidRDefault="00D83B1F" w:rsidP="00D83B1F"/>
    <w:p w:rsidR="00D83B1F" w:rsidRPr="00150123" w:rsidRDefault="00D83B1F" w:rsidP="00D83B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D83B1F" w:rsidRPr="00AB593C" w:rsidRDefault="00D83B1F" w:rsidP="00D83B1F">
      <w:pPr>
        <w:numPr>
          <w:ilvl w:val="0"/>
          <w:numId w:val="675"/>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 xml:space="preserve">DESC </w:t>
      </w:r>
      <w:r>
        <w:rPr>
          <w:rFonts w:asciiTheme="minorHAnsi" w:hAnsiTheme="minorHAnsi" w:cstheme="minorHAnsi"/>
          <w:szCs w:val="24"/>
          <w:lang w:eastAsia="fr-FR" w:bidi="ar-SA"/>
        </w:rPr>
        <w:t>TYPE FICHE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DETFIC</w:t>
      </w:r>
      <w:r w:rsidRPr="00AB593C">
        <w:rPr>
          <w:rFonts w:asciiTheme="minorHAnsi" w:hAnsiTheme="minorHAnsi" w:cstheme="minorHAnsi"/>
          <w:szCs w:val="24"/>
          <w:lang w:eastAsia="fr-FR" w:bidi="ar-SA"/>
        </w:rPr>
        <w:t>)</w:t>
      </w:r>
    </w:p>
    <w:p w:rsidR="00D83B1F" w:rsidRPr="00150123" w:rsidRDefault="00D83B1F" w:rsidP="00D83B1F">
      <w:pPr>
        <w:autoSpaceDE w:val="0"/>
        <w:autoSpaceDN w:val="0"/>
        <w:adjustRightInd w:val="0"/>
        <w:rPr>
          <w:rFonts w:asciiTheme="minorHAnsi" w:hAnsiTheme="minorHAnsi" w:cstheme="minorHAnsi"/>
          <w:szCs w:val="24"/>
          <w:lang w:eastAsia="fr-FR" w:bidi="ar-SA"/>
        </w:rPr>
      </w:pPr>
    </w:p>
    <w:p w:rsidR="00D83B1F" w:rsidRPr="00150123" w:rsidRDefault="00D83B1F" w:rsidP="00D83B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D83B1F" w:rsidRDefault="00D83B1F" w:rsidP="00D83B1F">
      <w:pPr>
        <w:numPr>
          <w:ilvl w:val="0"/>
          <w:numId w:val="166"/>
        </w:numPr>
        <w:autoSpaceDE w:val="0"/>
        <w:autoSpaceDN w:val="0"/>
        <w:adjustRightInd w:val="0"/>
        <w:rPr>
          <w:rFonts w:asciiTheme="minorHAnsi" w:hAnsiTheme="minorHAnsi" w:cstheme="minorHAnsi"/>
          <w:szCs w:val="24"/>
          <w:lang w:eastAsia="fr-FR" w:bidi="ar-SA"/>
        </w:rPr>
      </w:pPr>
      <w:r w:rsidRPr="00AB593C">
        <w:rPr>
          <w:rFonts w:asciiTheme="minorHAnsi" w:hAnsiTheme="minorHAnsi" w:cstheme="minorHAnsi"/>
          <w:szCs w:val="24"/>
          <w:lang w:eastAsia="fr-FR" w:bidi="ar-SA"/>
        </w:rPr>
        <w:t xml:space="preserve">DESC </w:t>
      </w:r>
      <w:r>
        <w:rPr>
          <w:rFonts w:asciiTheme="minorHAnsi" w:hAnsiTheme="minorHAnsi" w:cstheme="minorHAnsi"/>
          <w:szCs w:val="24"/>
          <w:lang w:eastAsia="fr-FR" w:bidi="ar-SA"/>
        </w:rPr>
        <w:t>TYPE FICHE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DETFIC</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30 caracètres</w:t>
      </w:r>
    </w:p>
    <w:p w:rsidR="002758B4" w:rsidRDefault="002758B4" w:rsidP="002758B4">
      <w:pPr>
        <w:autoSpaceDE w:val="0"/>
        <w:autoSpaceDN w:val="0"/>
        <w:adjustRightInd w:val="0"/>
        <w:rPr>
          <w:rFonts w:asciiTheme="minorHAnsi" w:hAnsiTheme="minorHAnsi" w:cstheme="minorHAnsi"/>
          <w:szCs w:val="24"/>
          <w:lang w:eastAsia="fr-FR" w:bidi="ar-SA"/>
        </w:rPr>
      </w:pPr>
    </w:p>
    <w:p w:rsidR="002758B4" w:rsidRPr="00150123" w:rsidRDefault="002758B4" w:rsidP="002758B4">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D83B1F" w:rsidRDefault="002758B4" w:rsidP="00D83B1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2758B4" w:rsidRPr="00150123" w:rsidRDefault="002758B4" w:rsidP="00D83B1F">
      <w:pPr>
        <w:autoSpaceDE w:val="0"/>
        <w:autoSpaceDN w:val="0"/>
        <w:adjustRightInd w:val="0"/>
        <w:rPr>
          <w:rFonts w:asciiTheme="minorHAnsi" w:hAnsiTheme="minorHAnsi" w:cstheme="minorHAnsi"/>
          <w:szCs w:val="24"/>
          <w:lang w:eastAsia="fr-FR" w:bidi="ar-SA"/>
        </w:rPr>
      </w:pPr>
    </w:p>
    <w:p w:rsidR="00D83B1F" w:rsidRPr="009E5826" w:rsidRDefault="00D83B1F" w:rsidP="00D83B1F">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D83B1F" w:rsidRDefault="00D83B1F" w:rsidP="00D83B1F">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D83B1F" w:rsidRDefault="00D83B1F" w:rsidP="00D83B1F">
      <w:pPr>
        <w:autoSpaceDE w:val="0"/>
        <w:autoSpaceDN w:val="0"/>
        <w:adjustRightInd w:val="0"/>
        <w:rPr>
          <w:rFonts w:asciiTheme="minorHAnsi" w:hAnsiTheme="minorHAnsi" w:cstheme="minorHAnsi"/>
          <w:szCs w:val="24"/>
          <w:lang w:eastAsia="fr-FR" w:bidi="ar-SA"/>
        </w:rPr>
      </w:pPr>
    </w:p>
    <w:p w:rsidR="000D23EA" w:rsidRDefault="000D23EA" w:rsidP="000D23EA">
      <w:pPr>
        <w:autoSpaceDE w:val="0"/>
        <w:autoSpaceDN w:val="0"/>
        <w:adjustRightInd w:val="0"/>
        <w:spacing w:after="1"/>
        <w:rPr>
          <w:rFonts w:asciiTheme="minorHAnsi" w:hAnsiTheme="minorHAnsi" w:cstheme="minorHAnsi"/>
          <w:szCs w:val="24"/>
          <w:lang w:eastAsia="fr-FR" w:bidi="ar-SA"/>
        </w:rPr>
      </w:pPr>
    </w:p>
    <w:p w:rsidR="004C6180" w:rsidRDefault="004C6180">
      <w:pPr>
        <w:rPr>
          <w:rFonts w:asciiTheme="minorHAnsi" w:hAnsiTheme="minorHAnsi" w:cstheme="minorHAnsi"/>
          <w:szCs w:val="24"/>
        </w:rPr>
      </w:pPr>
      <w:r>
        <w:rPr>
          <w:rFonts w:asciiTheme="minorHAnsi" w:hAnsiTheme="minorHAnsi" w:cstheme="minorHAnsi"/>
          <w:szCs w:val="24"/>
        </w:rPr>
        <w:br w:type="page"/>
      </w:r>
    </w:p>
    <w:p w:rsidR="000D23EA" w:rsidRDefault="00477464" w:rsidP="004C6180">
      <w:pPr>
        <w:pStyle w:val="Titre3"/>
        <w:rPr>
          <w:lang w:eastAsia="fr-FR" w:bidi="ar-SA"/>
        </w:rPr>
      </w:pPr>
      <w:bookmarkStart w:id="945" w:name="_Toc510625544"/>
      <w:bookmarkStart w:id="946" w:name="_Toc515444497"/>
      <w:r>
        <w:rPr>
          <w:szCs w:val="26"/>
          <w:lang w:eastAsia="fr-FR" w:bidi="ar-SA"/>
        </w:rPr>
        <w:t>T</w:t>
      </w:r>
      <w:r w:rsidR="004C6180" w:rsidRPr="004C6180">
        <w:rPr>
          <w:szCs w:val="26"/>
          <w:lang w:eastAsia="fr-FR" w:bidi="ar-SA"/>
        </w:rPr>
        <w:t>a_</w:t>
      </w:r>
      <w:r w:rsidR="004C6180">
        <w:rPr>
          <w:lang w:eastAsia="fr-FR" w:bidi="ar-SA"/>
        </w:rPr>
        <w:t>g3p</w:t>
      </w:r>
      <w:r w:rsidR="004C6180" w:rsidRPr="004C6180">
        <w:rPr>
          <w:szCs w:val="26"/>
          <w:lang w:eastAsia="fr-FR" w:bidi="ar-SA"/>
        </w:rPr>
        <w:t>_</w:t>
      </w:r>
      <w:r w:rsidR="004C6180">
        <w:rPr>
          <w:lang w:eastAsia="fr-FR" w:bidi="ar-SA"/>
        </w:rPr>
        <w:t>duree</w:t>
      </w:r>
      <w:r w:rsidR="004C6180" w:rsidRPr="004C6180">
        <w:rPr>
          <w:szCs w:val="26"/>
          <w:lang w:eastAsia="fr-FR" w:bidi="ar-SA"/>
        </w:rPr>
        <w:t>_</w:t>
      </w:r>
      <w:bookmarkEnd w:id="945"/>
      <w:r w:rsidR="004C6180">
        <w:rPr>
          <w:lang w:eastAsia="fr-FR" w:bidi="ar-SA"/>
        </w:rPr>
        <w:t>amortissement</w:t>
      </w:r>
      <w:bookmarkEnd w:id="946"/>
    </w:p>
    <w:p w:rsidR="004C6180" w:rsidRDefault="004C6180" w:rsidP="004C6180">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l’ensemble des valeurs possibles de durée d’amortissement (3,5,7…)</w:t>
      </w:r>
    </w:p>
    <w:p w:rsidR="004C6180" w:rsidRDefault="004C6180" w:rsidP="004C6180">
      <w:pPr>
        <w:pStyle w:val="Titre4"/>
      </w:pPr>
      <w:r w:rsidRPr="004C6180">
        <w:t>Structure de la table ta_</w:t>
      </w:r>
      <w:r>
        <w:t>g3p</w:t>
      </w:r>
      <w:r w:rsidRPr="004C6180">
        <w:t>_</w:t>
      </w:r>
      <w:r>
        <w:t>duree</w:t>
      </w:r>
      <w:r w:rsidRPr="004C6180">
        <w:t>_</w:t>
      </w:r>
      <w:r>
        <w:t>amortissement</w:t>
      </w:r>
    </w:p>
    <w:p w:rsidR="001F245F" w:rsidRPr="001F245F" w:rsidRDefault="001F245F" w:rsidP="001F245F"/>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889"/>
        <w:gridCol w:w="1907"/>
      </w:tblGrid>
      <w:tr w:rsidR="004C6180" w:rsidRPr="009E6545" w:rsidTr="00EC1FC3">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C6180" w:rsidRPr="009E6545" w:rsidRDefault="004C6180" w:rsidP="00EC1FC3">
            <w:pPr>
              <w:ind w:left="214" w:hanging="142"/>
              <w:rPr>
                <w:rFonts w:eastAsia="Times New Roman" w:cs="Calibri"/>
                <w:sz w:val="18"/>
                <w:szCs w:val="18"/>
                <w:lang w:eastAsia="fr-FR" w:bidi="ar-SA"/>
              </w:rPr>
            </w:pPr>
            <w:r w:rsidRPr="004C6180">
              <w:t xml:space="preserve">   </w:t>
            </w: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C6180" w:rsidRPr="009E6545" w:rsidRDefault="004C6180" w:rsidP="00EC1FC3">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C6180" w:rsidRPr="009E6545" w:rsidRDefault="004C6180" w:rsidP="00EC1FC3">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4C6180" w:rsidRPr="009E6545" w:rsidRDefault="004C6180" w:rsidP="00EC1FC3">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4C6180" w:rsidRPr="009E6545" w:rsidRDefault="004C6180" w:rsidP="00EC1FC3">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C6180" w:rsidRPr="009E6545" w:rsidRDefault="004C6180" w:rsidP="00EC1FC3">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C6180" w:rsidRPr="009E6545" w:rsidRDefault="004C6180" w:rsidP="00EC1FC3">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C6180" w:rsidRPr="009E6545" w:rsidRDefault="004C6180" w:rsidP="00EC1FC3">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C6180" w:rsidRPr="009E6545" w:rsidRDefault="004C6180" w:rsidP="00EC1FC3">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4C6180" w:rsidRPr="009E6545" w:rsidTr="00EC1FC3">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4C6180" w:rsidRPr="009E6545" w:rsidRDefault="004C6180" w:rsidP="00503910">
            <w:pPr>
              <w:jc w:val="center"/>
              <w:rPr>
                <w:rFonts w:eastAsia="Times New Roman" w:cs="Calibri"/>
                <w:sz w:val="16"/>
                <w:szCs w:val="16"/>
                <w:lang w:eastAsia="fr-FR" w:bidi="ar-SA"/>
              </w:rPr>
            </w:pPr>
            <w:r>
              <w:rPr>
                <w:rFonts w:eastAsia="Times New Roman" w:cs="Calibri"/>
                <w:sz w:val="16"/>
                <w:szCs w:val="16"/>
                <w:lang w:eastAsia="fr-FR" w:bidi="ar-SA"/>
              </w:rPr>
              <w:t>CODE DUREE AMORTISSEMENT</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4C6180" w:rsidRPr="009E6545" w:rsidRDefault="004C6180" w:rsidP="00503910">
            <w:pPr>
              <w:jc w:val="center"/>
              <w:rPr>
                <w:rFonts w:eastAsia="Times New Roman" w:cs="Calibri"/>
                <w:sz w:val="16"/>
                <w:szCs w:val="16"/>
                <w:lang w:eastAsia="fr-FR" w:bidi="ar-SA"/>
              </w:rPr>
            </w:pPr>
            <w:r>
              <w:rPr>
                <w:rFonts w:eastAsia="Times New Roman" w:cs="Calibri"/>
                <w:sz w:val="16"/>
                <w:szCs w:val="16"/>
                <w:lang w:eastAsia="fr-FR" w:bidi="ar-SA"/>
              </w:rPr>
              <w:t>C0DAM</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4C6180" w:rsidRPr="009E6545" w:rsidRDefault="004C6180" w:rsidP="00503910">
            <w:pPr>
              <w:jc w:val="center"/>
              <w:rPr>
                <w:rFonts w:eastAsia="Times New Roman" w:cs="Calibri"/>
                <w:sz w:val="16"/>
                <w:szCs w:val="16"/>
                <w:lang w:eastAsia="fr-FR" w:bidi="ar-SA"/>
              </w:rPr>
            </w:pPr>
            <w:r>
              <w:rPr>
                <w:rFonts w:eastAsia="Times New Roman" w:cs="Calibri"/>
                <w:sz w:val="16"/>
                <w:szCs w:val="16"/>
                <w:lang w:eastAsia="fr-FR" w:bidi="ar-SA"/>
              </w:rPr>
              <w:t>DECIMAL (2,0)</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4C6180" w:rsidRPr="009E6545" w:rsidRDefault="004C6180" w:rsidP="00503910">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4C6180" w:rsidRPr="009E6545" w:rsidRDefault="007F736F" w:rsidP="00503910">
            <w:pPr>
              <w:jc w:val="center"/>
              <w:rPr>
                <w:rFonts w:eastAsia="Times New Roman" w:cs="Calibri"/>
                <w:sz w:val="16"/>
                <w:szCs w:val="16"/>
                <w:lang w:eastAsia="fr-FR" w:bidi="ar-SA"/>
              </w:rPr>
            </w:pPr>
            <w:r>
              <w:rPr>
                <w:rFonts w:eastAsia="Times New Roman" w:cs="Calibri"/>
                <w:sz w:val="16"/>
                <w:szCs w:val="16"/>
                <w:lang w:eastAsia="fr-FR" w:bidi="ar-SA"/>
              </w:rPr>
              <w:t>N</w:t>
            </w:r>
            <w:r w:rsidR="004C6180">
              <w:rPr>
                <w:rFonts w:eastAsia="Times New Roman" w:cs="Calibri"/>
                <w:sz w:val="16"/>
                <w:szCs w:val="16"/>
                <w:lang w:eastAsia="fr-FR" w:bidi="ar-SA"/>
              </w:rPr>
              <w:t>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4C6180" w:rsidRPr="009E6545" w:rsidRDefault="00897579" w:rsidP="00503910">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4C6180" w:rsidRPr="009E6545" w:rsidRDefault="00897579" w:rsidP="00503910">
            <w:pPr>
              <w:jc w:val="center"/>
              <w:rPr>
                <w:rFonts w:eastAsia="Times New Roman" w:cs="Calibri"/>
                <w:sz w:val="16"/>
                <w:szCs w:val="16"/>
                <w:lang w:eastAsia="fr-FR" w:bidi="ar-SA"/>
              </w:rPr>
            </w:pPr>
            <w:r>
              <w:rPr>
                <w:rFonts w:eastAsia="Times New Roman" w:cs="Calibri"/>
                <w:sz w:val="16"/>
                <w:szCs w:val="16"/>
                <w:lang w:eastAsia="fr-FR" w:bidi="ar-SA"/>
              </w:rPr>
              <w:t>Saisi</w:t>
            </w:r>
            <w:r w:rsidR="00701278">
              <w:rPr>
                <w:rFonts w:eastAsia="Times New Roman" w:cs="Calibri"/>
                <w:sz w:val="16"/>
                <w:szCs w:val="16"/>
                <w:lang w:eastAsia="fr-FR" w:bidi="ar-SA"/>
              </w:rPr>
              <w:t>e</w:t>
            </w:r>
            <w:r>
              <w:rPr>
                <w:rFonts w:eastAsia="Times New Roman" w:cs="Calibri"/>
                <w:sz w:val="16"/>
                <w:szCs w:val="16"/>
                <w:lang w:eastAsia="fr-FR" w:bidi="ar-SA"/>
              </w:rPr>
              <w:t xml:space="preserve"> libre</w:t>
            </w: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4C6180" w:rsidRPr="009E6545" w:rsidRDefault="00897579" w:rsidP="00503910">
            <w:pPr>
              <w:jc w:val="center"/>
              <w:rPr>
                <w:rFonts w:eastAsia="Times New Roman" w:cs="Calibri"/>
                <w:sz w:val="16"/>
                <w:szCs w:val="16"/>
                <w:lang w:eastAsia="fr-FR" w:bidi="ar-SA"/>
              </w:rPr>
            </w:pPr>
            <w:r>
              <w:rPr>
                <w:rFonts w:eastAsia="Times New Roman" w:cs="Calibri"/>
                <w:sz w:val="16"/>
                <w:szCs w:val="16"/>
                <w:lang w:eastAsia="fr-FR" w:bidi="ar-SA"/>
              </w:rPr>
              <w:t>Valeur de durée d’armortissement  (3, 6, 9, …)</w:t>
            </w:r>
          </w:p>
        </w:tc>
      </w:tr>
      <w:tr w:rsidR="004C6180" w:rsidRPr="009E6545" w:rsidTr="004C6180">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4C6180" w:rsidRPr="009E6545" w:rsidRDefault="004C6180" w:rsidP="00503910">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4C6180" w:rsidRPr="00F37917" w:rsidRDefault="004C6180" w:rsidP="00503910">
            <w:pPr>
              <w:jc w:val="center"/>
              <w:rPr>
                <w:rFonts w:eastAsia="Times New Roman" w:cs="Calibri"/>
                <w:sz w:val="18"/>
                <w:szCs w:val="18"/>
                <w:lang w:eastAsia="fr-FR" w:bidi="ar-SA"/>
              </w:rPr>
            </w:pPr>
            <w:r w:rsidRPr="00F37917">
              <w:rPr>
                <w:rFonts w:eastAsia="Times New Roman" w:cs="Calibri"/>
                <w:sz w:val="18"/>
                <w:szCs w:val="18"/>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4C6180" w:rsidRPr="00F37917" w:rsidRDefault="004C6180" w:rsidP="00503910">
            <w:pPr>
              <w:jc w:val="center"/>
              <w:rPr>
                <w:rFonts w:eastAsia="Times New Roman" w:cs="Calibri"/>
                <w:sz w:val="18"/>
                <w:szCs w:val="18"/>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C6180" w:rsidRPr="00F37917" w:rsidRDefault="004C6180" w:rsidP="00503910">
            <w:pPr>
              <w:jc w:val="center"/>
              <w:rPr>
                <w:rFonts w:eastAsia="Times New Roman" w:cs="Calibri"/>
                <w:sz w:val="18"/>
                <w:szCs w:val="18"/>
                <w:lang w:eastAsia="fr-FR" w:bidi="ar-SA"/>
              </w:rPr>
            </w:pPr>
            <w:r>
              <w:rPr>
                <w:rFonts w:eastAsia="Times New Roman" w:cs="Calibri"/>
                <w:sz w:val="18"/>
                <w:szCs w:val="18"/>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4C6180" w:rsidRPr="00F37917" w:rsidRDefault="004C6180" w:rsidP="00503910">
            <w:pPr>
              <w:jc w:val="center"/>
              <w:rPr>
                <w:rFonts w:eastAsia="Times New Roman" w:cs="Calibri"/>
                <w:sz w:val="18"/>
                <w:szCs w:val="18"/>
                <w:lang w:eastAsia="fr-FR" w:bidi="ar-SA"/>
              </w:rPr>
            </w:pPr>
            <w:r w:rsidRPr="00F37917">
              <w:rPr>
                <w:rFonts w:eastAsia="Times New Roman" w:cs="Calibri"/>
                <w:sz w:val="18"/>
                <w:szCs w:val="18"/>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4C6180" w:rsidRPr="00F37917" w:rsidRDefault="004C6180" w:rsidP="00503910">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4C6180" w:rsidRPr="00F37917" w:rsidRDefault="004C6180" w:rsidP="00503910">
            <w:pPr>
              <w:jc w:val="center"/>
              <w:rPr>
                <w:rFonts w:eastAsia="Times New Roman" w:cs="Calibri"/>
                <w:sz w:val="18"/>
                <w:szCs w:val="18"/>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4C6180" w:rsidRPr="00F37917" w:rsidRDefault="004C6180" w:rsidP="00503910">
            <w:pPr>
              <w:jc w:val="center"/>
              <w:rPr>
                <w:rFonts w:eastAsia="Times New Roman" w:cs="Calibri"/>
                <w:sz w:val="18"/>
                <w:szCs w:val="18"/>
                <w:lang w:eastAsia="fr-FR" w:bidi="ar-SA"/>
              </w:rPr>
            </w:pPr>
            <w:r w:rsidRPr="00F37917">
              <w:rPr>
                <w:rFonts w:eastAsia="Times New Roman" w:cs="Calibri"/>
                <w:sz w:val="18"/>
                <w:szCs w:val="18"/>
                <w:lang w:eastAsia="fr-FR" w:bidi="ar-SA"/>
              </w:rPr>
              <w:t>date de création de l'enregistrement. Alimenté par le systEme A la date du jour de création.</w:t>
            </w:r>
          </w:p>
        </w:tc>
      </w:tr>
      <w:tr w:rsidR="004C6180" w:rsidRPr="009E6545" w:rsidTr="004C6180">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C6180" w:rsidRPr="009E6545" w:rsidRDefault="004C6180" w:rsidP="00503910">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4C6180" w:rsidRPr="009E6545" w:rsidRDefault="004C6180" w:rsidP="00503910">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C6180" w:rsidRPr="009E6545" w:rsidRDefault="007F736F" w:rsidP="00503910">
            <w:pPr>
              <w:jc w:val="center"/>
              <w:rPr>
                <w:rFonts w:eastAsia="Times New Roman" w:cs="Calibri"/>
                <w:sz w:val="16"/>
                <w:szCs w:val="16"/>
                <w:lang w:eastAsia="fr-FR" w:bidi="ar-SA"/>
              </w:rPr>
            </w:pPr>
            <w:r>
              <w:rPr>
                <w:rFonts w:eastAsia="Times New Roman" w:cs="Calibri"/>
                <w:sz w:val="16"/>
                <w:szCs w:val="16"/>
                <w:lang w:eastAsia="fr-FR" w:bidi="ar-SA"/>
              </w:rPr>
              <w:t>N</w:t>
            </w:r>
            <w:r w:rsidR="0061474A">
              <w:rPr>
                <w:rFonts w:eastAsia="Times New Roman" w:cs="Calibri"/>
                <w:sz w:val="16"/>
                <w:szCs w:val="16"/>
                <w:lang w:eastAsia="fr-FR" w:bidi="ar-SA"/>
              </w:rPr>
              <w:t>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4C6180" w:rsidRPr="009E6545" w:rsidRDefault="004C6180" w:rsidP="00503910">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4C6180" w:rsidRPr="009E6545" w:rsidTr="004C6180">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4C6180" w:rsidRPr="009E6545" w:rsidRDefault="004C6180" w:rsidP="00503910">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4C6180" w:rsidRPr="009E6545" w:rsidRDefault="004C6180" w:rsidP="00503910">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C6180" w:rsidRPr="009E6545" w:rsidRDefault="0061474A" w:rsidP="00503910">
            <w:pPr>
              <w:jc w:val="center"/>
              <w:rPr>
                <w:rFonts w:eastAsia="Times New Roman" w:cs="Calibri"/>
                <w:sz w:val="16"/>
                <w:szCs w:val="16"/>
                <w:lang w:eastAsia="fr-FR" w:bidi="ar-SA"/>
              </w:rPr>
            </w:pPr>
            <w:r>
              <w:rPr>
                <w:rFonts w:eastAsia="Times New Roman" w:cs="Calibri"/>
                <w:sz w:val="16"/>
                <w:szCs w:val="16"/>
                <w:lang w:eastAsia="fr-FR" w:bidi="ar-SA"/>
              </w:rPr>
              <w:t>O</w:t>
            </w:r>
            <w:r w:rsidR="004C6180">
              <w:rPr>
                <w:rFonts w:eastAsia="Times New Roman" w:cs="Calibri"/>
                <w:sz w:val="16"/>
                <w:szCs w:val="16"/>
                <w:lang w:eastAsia="fr-FR" w:bidi="ar-SA"/>
              </w:rPr>
              <w:t>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C6180" w:rsidRPr="009E6545" w:rsidRDefault="00F5652E" w:rsidP="00503910">
            <w:pPr>
              <w:jc w:val="center"/>
              <w:rPr>
                <w:rFonts w:eastAsia="Times New Roman" w:cs="Calibri"/>
                <w:sz w:val="16"/>
                <w:szCs w:val="16"/>
                <w:lang w:eastAsia="fr-FR" w:bidi="ar-SA"/>
              </w:rPr>
            </w:pPr>
            <w:r w:rsidRPr="009E6545">
              <w:rPr>
                <w:rFonts w:eastAsia="Times New Roman" w:cs="Calibri"/>
                <w:sz w:val="16"/>
                <w:szCs w:val="16"/>
                <w:lang w:eastAsia="fr-FR" w:bidi="ar-SA"/>
              </w:rPr>
              <w:t>C</w:t>
            </w:r>
            <w:r w:rsidR="004C6180" w:rsidRPr="009E654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4C6180" w:rsidRPr="009E6545" w:rsidRDefault="004C6180" w:rsidP="00503910">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date de clôture de l'enregistrement alimentée par défaut au 01/01/2076. </w:t>
            </w:r>
            <w:r w:rsidR="00F5652E">
              <w:rPr>
                <w:rFonts w:eastAsia="Times New Roman" w:cs="Calibri"/>
                <w:sz w:val="16"/>
                <w:szCs w:val="16"/>
                <w:lang w:eastAsia="fr-FR" w:bidi="ar-SA"/>
              </w:rPr>
              <w:t>Et modifiable</w:t>
            </w:r>
          </w:p>
        </w:tc>
      </w:tr>
      <w:tr w:rsidR="004C6180" w:rsidRPr="009E6545" w:rsidTr="004C6180">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4C6180" w:rsidRPr="009E6545" w:rsidRDefault="004C6180" w:rsidP="00503910">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4C6180" w:rsidRPr="00045326" w:rsidRDefault="004C6180" w:rsidP="00503910">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4C6180" w:rsidRPr="009E6545" w:rsidRDefault="004C6180" w:rsidP="00503910">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C6180" w:rsidRPr="009E6545" w:rsidRDefault="0061474A" w:rsidP="00503910">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C6180" w:rsidRPr="009E6545" w:rsidRDefault="004C6180" w:rsidP="00503910">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4C6180" w:rsidRPr="00045326" w:rsidRDefault="004C6180" w:rsidP="00503910">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4C6180" w:rsidRPr="009E6545" w:rsidRDefault="004C6180" w:rsidP="00503910">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4C6180" w:rsidRPr="009E6545" w:rsidRDefault="004C6180" w:rsidP="00503910">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1F245F" w:rsidRDefault="001F245F" w:rsidP="001F245F">
      <w:pPr>
        <w:pStyle w:val="Titre4"/>
      </w:pPr>
      <w:r w:rsidRPr="004E2387">
        <w:rPr>
          <w:rFonts w:asciiTheme="minorHAnsi" w:hAnsiTheme="minorHAnsi" w:cstheme="minorHAnsi"/>
          <w:lang w:eastAsia="fr-FR" w:bidi="ar-SA"/>
        </w:rPr>
        <w:t xml:space="preserve">Création : renseignement des données de </w:t>
      </w:r>
      <w:r>
        <w:rPr>
          <w:rFonts w:asciiTheme="minorHAnsi" w:hAnsiTheme="minorHAnsi" w:cstheme="minorHAnsi"/>
          <w:lang w:eastAsia="fr-FR" w:bidi="ar-SA"/>
        </w:rPr>
        <w:t>ta_g3p_</w:t>
      </w:r>
      <w:r>
        <w:t>duree_amortissement</w:t>
      </w:r>
    </w:p>
    <w:p w:rsidR="001F245F" w:rsidRDefault="001F245F" w:rsidP="001F245F">
      <w:pPr>
        <w:autoSpaceDE w:val="0"/>
        <w:autoSpaceDN w:val="0"/>
        <w:adjustRightInd w:val="0"/>
        <w:rPr>
          <w:rFonts w:asciiTheme="minorHAnsi" w:hAnsiTheme="minorHAnsi" w:cstheme="minorHAnsi"/>
          <w:szCs w:val="24"/>
          <w:lang w:eastAsia="fr-FR" w:bidi="ar-SA"/>
        </w:rPr>
      </w:pPr>
    </w:p>
    <w:p w:rsidR="001F245F" w:rsidRPr="007E57B2" w:rsidRDefault="001F245F" w:rsidP="001F245F">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5C737F" w:rsidRDefault="005C737F" w:rsidP="001F245F">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DUREE AMORTISSEMENT (C0DAM)</w:t>
      </w:r>
    </w:p>
    <w:p w:rsidR="001F245F" w:rsidRPr="007E57B2" w:rsidRDefault="001F245F" w:rsidP="001F245F">
      <w:pPr>
        <w:autoSpaceDE w:val="0"/>
        <w:autoSpaceDN w:val="0"/>
        <w:adjustRightInd w:val="0"/>
        <w:rPr>
          <w:rFonts w:asciiTheme="minorHAnsi" w:hAnsiTheme="minorHAnsi" w:cstheme="minorHAnsi"/>
          <w:szCs w:val="24"/>
          <w:lang w:eastAsia="fr-FR" w:bidi="ar-SA"/>
        </w:rPr>
      </w:pPr>
    </w:p>
    <w:p w:rsidR="001F245F" w:rsidRDefault="001F245F" w:rsidP="001F245F">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1F245F" w:rsidRDefault="001F245F" w:rsidP="001F245F">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1F245F" w:rsidRPr="00C362CD" w:rsidRDefault="001F245F" w:rsidP="001F245F">
      <w:pPr>
        <w:pStyle w:val="Titre4"/>
        <w:rPr>
          <w:lang w:eastAsia="fr-FR" w:bidi="ar-SA"/>
        </w:rPr>
      </w:pPr>
      <w:r w:rsidRPr="004C6180">
        <w:rPr>
          <w:rFonts w:asciiTheme="minorHAnsi" w:hAnsiTheme="minorHAnsi" w:cstheme="minorHAnsi"/>
        </w:rPr>
        <w:t xml:space="preserve">Création : contrôle des données de </w:t>
      </w:r>
      <w:r>
        <w:rPr>
          <w:rFonts w:asciiTheme="minorHAnsi" w:hAnsiTheme="minorHAnsi" w:cstheme="minorHAnsi"/>
          <w:lang w:eastAsia="fr-FR" w:bidi="ar-SA"/>
        </w:rPr>
        <w:t>ta_g3p_</w:t>
      </w:r>
      <w:r>
        <w:t>duree_amortissement</w:t>
      </w:r>
    </w:p>
    <w:p w:rsidR="001F245F" w:rsidRDefault="001F245F" w:rsidP="001F245F">
      <w:pPr>
        <w:autoSpaceDE w:val="0"/>
        <w:autoSpaceDN w:val="0"/>
        <w:adjustRightInd w:val="0"/>
        <w:rPr>
          <w:rFonts w:asciiTheme="minorHAnsi" w:hAnsiTheme="minorHAnsi" w:cstheme="minorHAnsi"/>
          <w:szCs w:val="24"/>
          <w:lang w:eastAsia="fr-FR" w:bidi="ar-SA"/>
        </w:rPr>
      </w:pPr>
    </w:p>
    <w:p w:rsidR="001F245F" w:rsidRPr="00150123" w:rsidRDefault="001F245F" w:rsidP="001F245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990E78" w:rsidRDefault="005C737F" w:rsidP="001F245F">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DUREE AMORTISSEMENT (C0DAM)</w:t>
      </w:r>
    </w:p>
    <w:p w:rsidR="001F245F" w:rsidRPr="00150123" w:rsidRDefault="001F245F" w:rsidP="001F245F">
      <w:pPr>
        <w:autoSpaceDE w:val="0"/>
        <w:autoSpaceDN w:val="0"/>
        <w:adjustRightInd w:val="0"/>
        <w:rPr>
          <w:rFonts w:asciiTheme="minorHAnsi" w:hAnsiTheme="minorHAnsi" w:cstheme="minorHAnsi"/>
          <w:szCs w:val="24"/>
          <w:lang w:eastAsia="fr-FR" w:bidi="ar-SA"/>
        </w:rPr>
      </w:pPr>
    </w:p>
    <w:p w:rsidR="001F245F" w:rsidRPr="00150123" w:rsidRDefault="001F245F" w:rsidP="001F245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1F245F" w:rsidRDefault="005C737F" w:rsidP="001F245F">
      <w:pPr>
        <w:numPr>
          <w:ilvl w:val="0"/>
          <w:numId w:val="16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CODE DUREE AMORTISSEMENT (C0DAM)</w:t>
      </w:r>
      <w:r w:rsidR="00990E78">
        <w:rPr>
          <w:rFonts w:asciiTheme="minorHAnsi" w:hAnsiTheme="minorHAnsi" w:cstheme="minorHAnsi"/>
          <w:szCs w:val="24"/>
          <w:lang w:eastAsia="fr-FR" w:bidi="ar-SA"/>
        </w:rPr>
        <w:t xml:space="preserve"> </w:t>
      </w:r>
      <w:r w:rsidR="001F245F">
        <w:rPr>
          <w:rFonts w:asciiTheme="minorHAnsi" w:hAnsiTheme="minorHAnsi" w:cstheme="minorHAnsi"/>
          <w:szCs w:val="24"/>
          <w:lang w:eastAsia="fr-FR" w:bidi="ar-SA"/>
        </w:rPr>
        <w:t xml:space="preserve">: </w:t>
      </w:r>
      <w:r w:rsidR="00990E78">
        <w:rPr>
          <w:rFonts w:asciiTheme="minorHAnsi" w:hAnsiTheme="minorHAnsi" w:cstheme="minorHAnsi"/>
          <w:szCs w:val="24"/>
          <w:lang w:eastAsia="fr-FR" w:bidi="ar-SA"/>
        </w:rPr>
        <w:t>2</w:t>
      </w:r>
      <w:r w:rsidR="001F245F">
        <w:rPr>
          <w:rFonts w:asciiTheme="minorHAnsi" w:hAnsiTheme="minorHAnsi" w:cstheme="minorHAnsi"/>
          <w:szCs w:val="24"/>
          <w:lang w:eastAsia="fr-FR" w:bidi="ar-SA"/>
        </w:rPr>
        <w:t xml:space="preserve"> caracètres</w:t>
      </w:r>
    </w:p>
    <w:p w:rsidR="001F245F" w:rsidRPr="00150123" w:rsidRDefault="001F245F" w:rsidP="001F245F">
      <w:pPr>
        <w:autoSpaceDE w:val="0"/>
        <w:autoSpaceDN w:val="0"/>
        <w:adjustRightInd w:val="0"/>
        <w:rPr>
          <w:rFonts w:asciiTheme="minorHAnsi" w:hAnsiTheme="minorHAnsi" w:cstheme="minorHAnsi"/>
          <w:szCs w:val="24"/>
          <w:lang w:eastAsia="fr-FR" w:bidi="ar-SA"/>
        </w:rPr>
      </w:pPr>
    </w:p>
    <w:p w:rsidR="001F245F" w:rsidRPr="00150123" w:rsidRDefault="001F245F" w:rsidP="001F245F">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5C737F" w:rsidRDefault="00990E78" w:rsidP="005C737F">
      <w:pPr>
        <w:numPr>
          <w:ilvl w:val="0"/>
          <w:numId w:val="16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DUREE AMORTISSEMENT (C0DAM) </w:t>
      </w:r>
    </w:p>
    <w:p w:rsidR="00D075EC" w:rsidRDefault="00D075EC" w:rsidP="002758B4">
      <w:pPr>
        <w:autoSpaceDE w:val="0"/>
        <w:autoSpaceDN w:val="0"/>
        <w:adjustRightInd w:val="0"/>
        <w:rPr>
          <w:rFonts w:asciiTheme="minorHAnsi" w:hAnsiTheme="minorHAnsi" w:cstheme="minorHAnsi"/>
          <w:szCs w:val="24"/>
          <w:lang w:eastAsia="fr-FR" w:bidi="ar-SA"/>
        </w:rPr>
      </w:pPr>
    </w:p>
    <w:p w:rsidR="002758B4" w:rsidRPr="002758B4" w:rsidRDefault="002758B4" w:rsidP="002758B4">
      <w:pPr>
        <w:autoSpaceDE w:val="0"/>
        <w:autoSpaceDN w:val="0"/>
        <w:adjustRightInd w:val="0"/>
        <w:rPr>
          <w:rFonts w:asciiTheme="minorHAnsi" w:hAnsiTheme="minorHAnsi" w:cstheme="minorHAnsi"/>
          <w:szCs w:val="24"/>
          <w:lang w:eastAsia="fr-FR" w:bidi="ar-SA"/>
        </w:rPr>
      </w:pPr>
      <w:r w:rsidRPr="002758B4">
        <w:rPr>
          <w:rFonts w:asciiTheme="minorHAnsi" w:hAnsiTheme="minorHAnsi" w:cstheme="minorHAnsi"/>
          <w:szCs w:val="24"/>
          <w:lang w:eastAsia="fr-FR" w:bidi="ar-SA"/>
        </w:rPr>
        <w:t xml:space="preserve">- Contrôle date clôture : </w:t>
      </w:r>
    </w:p>
    <w:p w:rsidR="00071FCF" w:rsidRPr="002758B4" w:rsidRDefault="002758B4" w:rsidP="002758B4">
      <w:pPr>
        <w:autoSpaceDE w:val="0"/>
        <w:autoSpaceDN w:val="0"/>
        <w:adjustRightInd w:val="0"/>
        <w:spacing w:after="1"/>
        <w:rPr>
          <w:rFonts w:asciiTheme="minorHAnsi" w:hAnsiTheme="minorHAnsi" w:cstheme="minorHAnsi"/>
          <w:szCs w:val="24"/>
          <w:lang w:eastAsia="fr-FR" w:bidi="ar-SA"/>
        </w:rPr>
      </w:pPr>
      <w:r w:rsidRPr="002758B4">
        <w:rPr>
          <w:rFonts w:asciiTheme="minorHAnsi" w:hAnsiTheme="minorHAnsi" w:cstheme="minorHAnsi"/>
          <w:szCs w:val="24"/>
          <w:lang w:eastAsia="fr-FR" w:bidi="ar-SA"/>
        </w:rPr>
        <w:t>La DATE CLOTURE (YDFEFF) doit être supérieure ou égale à la DATE CREATION</w:t>
      </w:r>
      <w:r w:rsidRPr="002758B4">
        <w:rPr>
          <w:rFonts w:eastAsia="Times New Roman" w:cs="Calibri"/>
          <w:sz w:val="16"/>
          <w:szCs w:val="16"/>
          <w:lang w:eastAsia="fr-FR" w:bidi="ar-SA"/>
        </w:rPr>
        <w:t xml:space="preserve"> </w:t>
      </w:r>
      <w:r w:rsidRPr="002758B4">
        <w:rPr>
          <w:rFonts w:asciiTheme="minorHAnsi" w:hAnsiTheme="minorHAnsi" w:cstheme="minorHAnsi"/>
          <w:szCs w:val="24"/>
          <w:lang w:eastAsia="fr-FR" w:bidi="ar-SA"/>
        </w:rPr>
        <w:t>(YDC000).</w:t>
      </w:r>
    </w:p>
    <w:p w:rsidR="005C737F" w:rsidRDefault="005C737F" w:rsidP="005C737F">
      <w:pPr>
        <w:autoSpaceDE w:val="0"/>
        <w:autoSpaceDN w:val="0"/>
        <w:adjustRightInd w:val="0"/>
        <w:spacing w:after="1"/>
        <w:rPr>
          <w:rFonts w:asciiTheme="minorHAnsi" w:hAnsiTheme="minorHAnsi" w:cstheme="minorHAnsi"/>
          <w:szCs w:val="24"/>
          <w:lang w:eastAsia="fr-FR" w:bidi="ar-SA"/>
        </w:rPr>
      </w:pPr>
    </w:p>
    <w:p w:rsidR="001F245F" w:rsidRPr="009E5826" w:rsidRDefault="001F245F" w:rsidP="001F245F">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1F245F" w:rsidRDefault="00990E78" w:rsidP="001F245F">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Les nombres 0 à 99</w:t>
      </w:r>
    </w:p>
    <w:p w:rsidR="002758B4" w:rsidRDefault="002758B4" w:rsidP="002758B4">
      <w:pPr>
        <w:autoSpaceDE w:val="0"/>
        <w:autoSpaceDN w:val="0"/>
        <w:adjustRightInd w:val="0"/>
        <w:ind w:left="360"/>
        <w:rPr>
          <w:rFonts w:asciiTheme="minorHAnsi" w:hAnsiTheme="minorHAnsi" w:cstheme="minorHAnsi"/>
          <w:szCs w:val="24"/>
        </w:rPr>
      </w:pPr>
    </w:p>
    <w:p w:rsidR="0035503E" w:rsidRDefault="0035503E" w:rsidP="0035503E">
      <w:pPr>
        <w:autoSpaceDE w:val="0"/>
        <w:autoSpaceDN w:val="0"/>
        <w:adjustRightInd w:val="0"/>
        <w:ind w:left="360"/>
        <w:rPr>
          <w:rFonts w:asciiTheme="minorHAnsi" w:hAnsiTheme="minorHAnsi" w:cstheme="minorHAnsi"/>
          <w:szCs w:val="24"/>
        </w:rPr>
      </w:pPr>
    </w:p>
    <w:p w:rsidR="00D5050C" w:rsidRDefault="00D5050C">
      <w:pPr>
        <w:rPr>
          <w:rFonts w:asciiTheme="minorHAnsi" w:hAnsiTheme="minorHAnsi" w:cstheme="minorHAnsi"/>
          <w:szCs w:val="24"/>
          <w:lang w:eastAsia="fr-FR" w:bidi="ar-SA"/>
        </w:rPr>
      </w:pPr>
    </w:p>
    <w:p w:rsidR="005C737F" w:rsidRDefault="005C737F">
      <w:pPr>
        <w:rPr>
          <w:rFonts w:asciiTheme="minorHAnsi" w:hAnsiTheme="minorHAnsi" w:cstheme="minorHAnsi"/>
          <w:szCs w:val="24"/>
          <w:lang w:eastAsia="fr-FR" w:bidi="ar-SA"/>
        </w:rPr>
      </w:pPr>
      <w:r>
        <w:rPr>
          <w:rFonts w:asciiTheme="minorHAnsi" w:hAnsiTheme="minorHAnsi" w:cstheme="minorHAnsi"/>
          <w:szCs w:val="24"/>
          <w:lang w:eastAsia="fr-FR" w:bidi="ar-SA"/>
        </w:rPr>
        <w:br w:type="page"/>
      </w:r>
    </w:p>
    <w:p w:rsidR="008D7749" w:rsidRDefault="00D5050C" w:rsidP="00D5050C">
      <w:pPr>
        <w:pStyle w:val="Titre3"/>
        <w:rPr>
          <w:lang w:eastAsia="fr-FR" w:bidi="ar-SA"/>
        </w:rPr>
      </w:pPr>
      <w:bookmarkStart w:id="947" w:name="_Toc515444498"/>
      <w:r>
        <w:rPr>
          <w:lang w:eastAsia="fr-FR" w:bidi="ar-SA"/>
        </w:rPr>
        <w:t>Ta_g3p_type_engagement</w:t>
      </w:r>
      <w:bookmarkEnd w:id="947"/>
    </w:p>
    <w:p w:rsidR="00D5050C" w:rsidRPr="0052237D" w:rsidRDefault="00D5050C" w:rsidP="00D5050C">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l’ensemble des valeurs possibles de type d’engagement (annuel, pluriannuel, …)</w:t>
      </w:r>
    </w:p>
    <w:p w:rsidR="00D5050C" w:rsidRDefault="00D5050C" w:rsidP="00D5050C">
      <w:pPr>
        <w:pStyle w:val="Titre4"/>
        <w:rPr>
          <w:lang w:eastAsia="fr-FR" w:bidi="ar-SA"/>
        </w:rPr>
      </w:pPr>
      <w:r>
        <w:rPr>
          <w:lang w:eastAsia="fr-FR" w:bidi="ar-SA"/>
        </w:rPr>
        <w:t>Structure de la table ta_g3p_type_engagement</w:t>
      </w:r>
    </w:p>
    <w:p w:rsidR="00D5050C" w:rsidRDefault="00D5050C" w:rsidP="00D5050C">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889"/>
        <w:gridCol w:w="1907"/>
      </w:tblGrid>
      <w:tr w:rsidR="00D5050C" w:rsidRPr="009E6545" w:rsidTr="00EC1FC3">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5050C" w:rsidRPr="009E6545" w:rsidRDefault="00D5050C" w:rsidP="00EC1FC3">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5050C" w:rsidRPr="009E6545" w:rsidRDefault="00D5050C" w:rsidP="00EC1FC3">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5050C" w:rsidRPr="009E6545" w:rsidRDefault="00D5050C" w:rsidP="00EC1FC3">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D5050C" w:rsidRPr="009E6545" w:rsidRDefault="00D5050C" w:rsidP="00EC1FC3">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D5050C" w:rsidRPr="009E6545" w:rsidRDefault="00D5050C" w:rsidP="00EC1FC3">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5050C" w:rsidRPr="009E6545" w:rsidRDefault="00D5050C" w:rsidP="00EC1FC3">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5050C" w:rsidRPr="009E6545" w:rsidRDefault="00D5050C" w:rsidP="00EC1FC3">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5050C" w:rsidRPr="009E6545" w:rsidRDefault="00D5050C" w:rsidP="00EC1FC3">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5050C" w:rsidRPr="009E6545" w:rsidRDefault="00D5050C" w:rsidP="00EC1FC3">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D5050C" w:rsidRPr="009E6545" w:rsidTr="00EC1FC3">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TYPE ENGAGEMENT</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C0TYEN</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DECIMAL (2,0)</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D5050C" w:rsidRPr="009E6545" w:rsidRDefault="00D5050C" w:rsidP="00957717">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D5050C"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Identifiant du code type d’engagement</w:t>
            </w:r>
          </w:p>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(compteur auto-incrémenté)</w:t>
            </w:r>
          </w:p>
        </w:tc>
      </w:tr>
      <w:tr w:rsidR="00D5050C" w:rsidRPr="009E6545" w:rsidTr="00541279">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TYPE ENGAGEMENT</w:t>
            </w:r>
          </w:p>
        </w:tc>
        <w:tc>
          <w:tcPr>
            <w:tcW w:w="754" w:type="dxa"/>
            <w:tcBorders>
              <w:top w:val="nil"/>
              <w:left w:val="nil"/>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TYEN</w:t>
            </w:r>
          </w:p>
        </w:tc>
        <w:tc>
          <w:tcPr>
            <w:tcW w:w="1387" w:type="dxa"/>
            <w:tcBorders>
              <w:top w:val="nil"/>
              <w:left w:val="nil"/>
              <w:bottom w:val="single" w:sz="4" w:space="0" w:color="auto"/>
              <w:right w:val="single" w:sz="4" w:space="0" w:color="auto"/>
            </w:tcBorders>
            <w:shd w:val="clear" w:color="auto" w:fill="auto"/>
            <w:vAlign w:val="center"/>
            <w:hideMark/>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hideMark/>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Valeur de type d’engagement (annuel, pluriannuel, …)</w:t>
            </w:r>
          </w:p>
        </w:tc>
      </w:tr>
      <w:tr w:rsidR="00D5050C" w:rsidRPr="009E6545" w:rsidTr="00541279">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D5050C" w:rsidRPr="009E6545" w:rsidRDefault="00D5050C" w:rsidP="009577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D5050C" w:rsidRPr="00F37917" w:rsidRDefault="00D5050C" w:rsidP="00957717">
            <w:pPr>
              <w:jc w:val="center"/>
              <w:rPr>
                <w:rFonts w:eastAsia="Times New Roman" w:cs="Calibri"/>
                <w:sz w:val="18"/>
                <w:szCs w:val="18"/>
                <w:lang w:eastAsia="fr-FR" w:bidi="ar-SA"/>
              </w:rPr>
            </w:pPr>
            <w:r w:rsidRPr="00F37917">
              <w:rPr>
                <w:rFonts w:eastAsia="Times New Roman" w:cs="Calibri"/>
                <w:sz w:val="18"/>
                <w:szCs w:val="18"/>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D5050C" w:rsidRPr="00F37917" w:rsidRDefault="00D5050C" w:rsidP="00957717">
            <w:pPr>
              <w:jc w:val="center"/>
              <w:rPr>
                <w:rFonts w:eastAsia="Times New Roman" w:cs="Calibri"/>
                <w:sz w:val="18"/>
                <w:szCs w:val="18"/>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5050C" w:rsidRPr="00F37917" w:rsidRDefault="00D5050C" w:rsidP="00957717">
            <w:pPr>
              <w:jc w:val="center"/>
              <w:rPr>
                <w:rFonts w:eastAsia="Times New Roman" w:cs="Calibri"/>
                <w:sz w:val="18"/>
                <w:szCs w:val="18"/>
                <w:lang w:eastAsia="fr-FR" w:bidi="ar-SA"/>
              </w:rPr>
            </w:pPr>
            <w:r>
              <w:rPr>
                <w:rFonts w:eastAsia="Times New Roman" w:cs="Calibri"/>
                <w:sz w:val="18"/>
                <w:szCs w:val="18"/>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D5050C" w:rsidRPr="00F37917" w:rsidRDefault="00D5050C" w:rsidP="00957717">
            <w:pPr>
              <w:jc w:val="center"/>
              <w:rPr>
                <w:rFonts w:eastAsia="Times New Roman" w:cs="Calibri"/>
                <w:sz w:val="18"/>
                <w:szCs w:val="18"/>
                <w:lang w:eastAsia="fr-FR" w:bidi="ar-SA"/>
              </w:rPr>
            </w:pPr>
            <w:r w:rsidRPr="00F37917">
              <w:rPr>
                <w:rFonts w:eastAsia="Times New Roman" w:cs="Calibri"/>
                <w:sz w:val="18"/>
                <w:szCs w:val="18"/>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D5050C" w:rsidRPr="00F37917" w:rsidRDefault="00D5050C" w:rsidP="00957717">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D5050C" w:rsidRPr="00F37917" w:rsidRDefault="00D5050C" w:rsidP="00957717">
            <w:pPr>
              <w:jc w:val="center"/>
              <w:rPr>
                <w:rFonts w:eastAsia="Times New Roman" w:cs="Calibri"/>
                <w:sz w:val="18"/>
                <w:szCs w:val="18"/>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D5050C" w:rsidRPr="00F37917" w:rsidRDefault="00D5050C" w:rsidP="00957717">
            <w:pPr>
              <w:jc w:val="center"/>
              <w:rPr>
                <w:rFonts w:eastAsia="Times New Roman" w:cs="Calibri"/>
                <w:sz w:val="18"/>
                <w:szCs w:val="18"/>
                <w:lang w:eastAsia="fr-FR" w:bidi="ar-SA"/>
              </w:rPr>
            </w:pPr>
            <w:r w:rsidRPr="00F37917">
              <w:rPr>
                <w:rFonts w:eastAsia="Times New Roman" w:cs="Calibri"/>
                <w:sz w:val="18"/>
                <w:szCs w:val="18"/>
                <w:lang w:eastAsia="fr-FR" w:bidi="ar-SA"/>
              </w:rPr>
              <w:t>date de création de l'enregistrement. Alimenté par le systEme A la date du jour de création.</w:t>
            </w:r>
          </w:p>
        </w:tc>
      </w:tr>
      <w:tr w:rsidR="00D5050C" w:rsidRPr="009E6545" w:rsidTr="00541279">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D5050C" w:rsidRPr="009E6545" w:rsidRDefault="00D5050C" w:rsidP="009577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5050C" w:rsidRPr="009E6545" w:rsidRDefault="0061474A" w:rsidP="00957717">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D5050C" w:rsidRPr="009E6545" w:rsidRDefault="00D5050C" w:rsidP="00957717">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D5050C" w:rsidRPr="009E6545" w:rsidTr="00541279">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D5050C" w:rsidRPr="009E6545" w:rsidRDefault="00D5050C" w:rsidP="009577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5050C" w:rsidRPr="009E6545" w:rsidRDefault="00957717" w:rsidP="00957717">
            <w:pPr>
              <w:jc w:val="center"/>
              <w:rPr>
                <w:rFonts w:eastAsia="Times New Roman" w:cs="Calibri"/>
                <w:sz w:val="16"/>
                <w:szCs w:val="16"/>
                <w:lang w:eastAsia="fr-FR" w:bidi="ar-SA"/>
              </w:rPr>
            </w:pPr>
            <w:r w:rsidRPr="009E6545">
              <w:rPr>
                <w:rFonts w:eastAsia="Times New Roman" w:cs="Calibri"/>
                <w:sz w:val="16"/>
                <w:szCs w:val="16"/>
                <w:lang w:eastAsia="fr-FR" w:bidi="ar-SA"/>
              </w:rPr>
              <w:t>C</w:t>
            </w:r>
            <w:r w:rsidR="00D5050C" w:rsidRPr="009E654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D5050C" w:rsidRPr="009E6545" w:rsidRDefault="00541279" w:rsidP="00957717">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907" w:type="dxa"/>
            <w:tcBorders>
              <w:top w:val="single" w:sz="4" w:space="0" w:color="auto"/>
              <w:left w:val="nil"/>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w:t>
            </w:r>
            <w:r w:rsidR="00957717">
              <w:rPr>
                <w:rFonts w:eastAsia="Times New Roman" w:cs="Calibri"/>
                <w:sz w:val="16"/>
                <w:szCs w:val="16"/>
                <w:lang w:eastAsia="fr-FR" w:bidi="ar-SA"/>
              </w:rPr>
              <w:t>mentée par défaut au 01/01/2076 et modifiable</w:t>
            </w:r>
          </w:p>
        </w:tc>
      </w:tr>
      <w:tr w:rsidR="00D5050C" w:rsidRPr="009E6545" w:rsidTr="00541279">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D5050C" w:rsidRPr="009E6545" w:rsidRDefault="00D5050C" w:rsidP="009577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D5050C" w:rsidRPr="00045326" w:rsidRDefault="00D5050C" w:rsidP="00957717">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5050C" w:rsidRPr="009E6545" w:rsidRDefault="0061474A" w:rsidP="00957717">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D5050C" w:rsidRPr="00045326" w:rsidRDefault="00957717" w:rsidP="00957717">
            <w:pPr>
              <w:jc w:val="center"/>
              <w:rPr>
                <w:rFonts w:eastAsia="Times New Roman" w:cs="Calibri"/>
                <w:sz w:val="16"/>
                <w:szCs w:val="16"/>
                <w:lang w:eastAsia="fr-FR" w:bidi="ar-SA"/>
              </w:rPr>
            </w:pPr>
            <w:r w:rsidRPr="00045326">
              <w:rPr>
                <w:rFonts w:eastAsia="Times New Roman" w:cs="Calibri"/>
                <w:sz w:val="16"/>
                <w:szCs w:val="16"/>
                <w:lang w:eastAsia="fr-FR" w:bidi="ar-SA"/>
              </w:rPr>
              <w:t>O</w:t>
            </w:r>
            <w:r w:rsidR="00D5050C" w:rsidRPr="00045326">
              <w:rPr>
                <w:rFonts w:eastAsia="Times New Roman" w:cs="Calibri"/>
                <w:sz w:val="16"/>
                <w:szCs w:val="16"/>
                <w:lang w:eastAsia="fr-FR" w:bidi="ar-SA"/>
              </w:rPr>
              <w:t>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D5050C" w:rsidRPr="009E6545" w:rsidRDefault="00D5050C" w:rsidP="00957717">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C25491" w:rsidRDefault="00C25491" w:rsidP="00C25491">
      <w:pPr>
        <w:pStyle w:val="Titre4"/>
      </w:pPr>
      <w:r w:rsidRPr="004E2387">
        <w:rPr>
          <w:rFonts w:asciiTheme="minorHAnsi" w:hAnsiTheme="minorHAnsi" w:cstheme="minorHAnsi"/>
          <w:lang w:eastAsia="fr-FR" w:bidi="ar-SA"/>
        </w:rPr>
        <w:t xml:space="preserve">Création : renseignement des données de </w:t>
      </w:r>
      <w:r w:rsidR="00E7442F" w:rsidRPr="00980652">
        <w:rPr>
          <w:rFonts w:asciiTheme="minorHAnsi" w:hAnsiTheme="minorHAnsi" w:cstheme="minorHAnsi"/>
        </w:rPr>
        <w:t>ta_</w:t>
      </w:r>
      <w:r w:rsidR="00E7442F">
        <w:rPr>
          <w:rFonts w:asciiTheme="minorHAnsi" w:hAnsiTheme="minorHAnsi" w:cstheme="minorHAnsi"/>
        </w:rPr>
        <w:t>g3p_type_engagement</w:t>
      </w:r>
    </w:p>
    <w:p w:rsidR="00C25491" w:rsidRDefault="00C25491" w:rsidP="00C25491">
      <w:pPr>
        <w:autoSpaceDE w:val="0"/>
        <w:autoSpaceDN w:val="0"/>
        <w:adjustRightInd w:val="0"/>
        <w:rPr>
          <w:rFonts w:asciiTheme="minorHAnsi" w:hAnsiTheme="minorHAnsi" w:cstheme="minorHAnsi"/>
          <w:szCs w:val="24"/>
          <w:lang w:eastAsia="fr-FR" w:bidi="ar-SA"/>
        </w:rPr>
      </w:pPr>
    </w:p>
    <w:p w:rsidR="00C25491" w:rsidRPr="007E57B2" w:rsidRDefault="00C25491" w:rsidP="00C2549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C25491" w:rsidRPr="00AB593C" w:rsidRDefault="00C25491" w:rsidP="00C25491">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TYPE ENGAGEMENT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TYEN</w:t>
      </w:r>
      <w:r w:rsidRPr="00AB593C">
        <w:rPr>
          <w:rFonts w:asciiTheme="minorHAnsi" w:hAnsiTheme="minorHAnsi" w:cstheme="minorHAnsi"/>
          <w:szCs w:val="24"/>
          <w:lang w:eastAsia="fr-FR" w:bidi="ar-SA"/>
        </w:rPr>
        <w:t>)</w:t>
      </w:r>
    </w:p>
    <w:p w:rsidR="00C25491" w:rsidRDefault="00C25491" w:rsidP="00C25491">
      <w:pPr>
        <w:autoSpaceDE w:val="0"/>
        <w:autoSpaceDN w:val="0"/>
        <w:adjustRightInd w:val="0"/>
        <w:rPr>
          <w:rFonts w:asciiTheme="minorHAnsi" w:hAnsiTheme="minorHAnsi" w:cstheme="minorHAnsi"/>
          <w:szCs w:val="24"/>
          <w:lang w:eastAsia="fr-FR" w:bidi="ar-SA"/>
        </w:rPr>
      </w:pPr>
    </w:p>
    <w:p w:rsidR="00C25491" w:rsidRDefault="00C25491" w:rsidP="00C2549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701278" w:rsidRPr="00701278" w:rsidRDefault="00C25491" w:rsidP="00701278">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C25491" w:rsidRPr="00C362CD" w:rsidRDefault="00C25491" w:rsidP="00C25491">
      <w:pPr>
        <w:pStyle w:val="Titre4"/>
        <w:rPr>
          <w:lang w:eastAsia="fr-FR" w:bidi="ar-SA"/>
        </w:rPr>
      </w:pPr>
      <w:r w:rsidRPr="004C6180">
        <w:rPr>
          <w:rFonts w:asciiTheme="minorHAnsi" w:hAnsiTheme="minorHAnsi" w:cstheme="minorHAnsi"/>
        </w:rPr>
        <w:t xml:space="preserve">Création : contrôle des données de </w:t>
      </w:r>
      <w:r w:rsidR="00E7442F" w:rsidRPr="00980652">
        <w:rPr>
          <w:rFonts w:asciiTheme="minorHAnsi" w:hAnsiTheme="minorHAnsi" w:cstheme="minorHAnsi"/>
        </w:rPr>
        <w:t>ta_</w:t>
      </w:r>
      <w:r w:rsidR="00E7442F">
        <w:rPr>
          <w:rFonts w:asciiTheme="minorHAnsi" w:hAnsiTheme="minorHAnsi" w:cstheme="minorHAnsi"/>
        </w:rPr>
        <w:t>g3p_type_engagement</w:t>
      </w:r>
    </w:p>
    <w:p w:rsidR="00C25491" w:rsidRDefault="00C25491" w:rsidP="00C25491">
      <w:pPr>
        <w:autoSpaceDE w:val="0"/>
        <w:autoSpaceDN w:val="0"/>
        <w:adjustRightInd w:val="0"/>
        <w:rPr>
          <w:rFonts w:asciiTheme="minorHAnsi" w:hAnsiTheme="minorHAnsi" w:cstheme="minorHAnsi"/>
          <w:szCs w:val="24"/>
          <w:lang w:eastAsia="fr-FR" w:bidi="ar-SA"/>
        </w:rPr>
      </w:pPr>
    </w:p>
    <w:p w:rsidR="00C25491" w:rsidRPr="00150123" w:rsidRDefault="00C25491" w:rsidP="00C254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C25491" w:rsidRPr="00AB593C" w:rsidRDefault="00C25491" w:rsidP="00C25491">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TYPE ENGAGEMENT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TYEN</w:t>
      </w:r>
      <w:r w:rsidRPr="00AB593C">
        <w:rPr>
          <w:rFonts w:asciiTheme="minorHAnsi" w:hAnsiTheme="minorHAnsi" w:cstheme="minorHAnsi"/>
          <w:szCs w:val="24"/>
          <w:lang w:eastAsia="fr-FR" w:bidi="ar-SA"/>
        </w:rPr>
        <w:t>)</w:t>
      </w:r>
    </w:p>
    <w:p w:rsidR="00C25491" w:rsidRPr="00150123" w:rsidRDefault="00C25491" w:rsidP="00C25491">
      <w:pPr>
        <w:autoSpaceDE w:val="0"/>
        <w:autoSpaceDN w:val="0"/>
        <w:adjustRightInd w:val="0"/>
        <w:rPr>
          <w:rFonts w:asciiTheme="minorHAnsi" w:hAnsiTheme="minorHAnsi" w:cstheme="minorHAnsi"/>
          <w:szCs w:val="24"/>
          <w:lang w:eastAsia="fr-FR" w:bidi="ar-SA"/>
        </w:rPr>
      </w:pPr>
    </w:p>
    <w:p w:rsidR="00C25491" w:rsidRPr="00150123" w:rsidRDefault="00C25491" w:rsidP="00C254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C25491" w:rsidRDefault="00C25491" w:rsidP="00C25491">
      <w:pPr>
        <w:numPr>
          <w:ilvl w:val="0"/>
          <w:numId w:val="166"/>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TYPE </w:t>
      </w:r>
      <w:r w:rsidR="00BB0899">
        <w:rPr>
          <w:rFonts w:asciiTheme="minorHAnsi" w:hAnsiTheme="minorHAnsi" w:cstheme="minorHAnsi"/>
          <w:szCs w:val="24"/>
          <w:lang w:eastAsia="fr-FR" w:bidi="ar-SA"/>
        </w:rPr>
        <w:t>ENGAGEMENT</w:t>
      </w:r>
      <w:r w:rsidRPr="00AB593C">
        <w:rPr>
          <w:rFonts w:asciiTheme="minorHAnsi" w:hAnsiTheme="minorHAnsi" w:cstheme="minorHAnsi"/>
          <w:szCs w:val="24"/>
          <w:lang w:eastAsia="fr-FR" w:bidi="ar-SA"/>
        </w:rPr>
        <w:t xml:space="preserve"> (</w:t>
      </w:r>
      <w:r w:rsidR="00BB0899">
        <w:rPr>
          <w:rFonts w:asciiTheme="minorHAnsi" w:hAnsiTheme="minorHAnsi" w:cstheme="minorHAnsi"/>
          <w:szCs w:val="24"/>
          <w:lang w:eastAsia="fr-FR" w:bidi="ar-SA"/>
        </w:rPr>
        <w:t>TYEN</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 </w:t>
      </w:r>
      <w:r w:rsidR="00BB0899">
        <w:rPr>
          <w:rFonts w:asciiTheme="minorHAnsi" w:hAnsiTheme="minorHAnsi" w:cstheme="minorHAnsi"/>
          <w:szCs w:val="24"/>
          <w:lang w:eastAsia="fr-FR" w:bidi="ar-SA"/>
        </w:rPr>
        <w:t>2</w:t>
      </w:r>
      <w:r w:rsidR="00D045CD">
        <w:rPr>
          <w:rFonts w:asciiTheme="minorHAnsi" w:hAnsiTheme="minorHAnsi" w:cstheme="minorHAnsi"/>
          <w:szCs w:val="24"/>
          <w:lang w:eastAsia="fr-FR" w:bidi="ar-SA"/>
        </w:rPr>
        <w:t>0</w:t>
      </w:r>
      <w:r>
        <w:rPr>
          <w:rFonts w:asciiTheme="minorHAnsi" w:hAnsiTheme="minorHAnsi" w:cstheme="minorHAnsi"/>
          <w:szCs w:val="24"/>
          <w:lang w:eastAsia="fr-FR" w:bidi="ar-SA"/>
        </w:rPr>
        <w:t xml:space="preserve"> caracètres</w:t>
      </w:r>
    </w:p>
    <w:p w:rsidR="007138CA" w:rsidRDefault="007138CA" w:rsidP="007138CA">
      <w:pPr>
        <w:autoSpaceDE w:val="0"/>
        <w:autoSpaceDN w:val="0"/>
        <w:adjustRightInd w:val="0"/>
        <w:rPr>
          <w:rFonts w:asciiTheme="minorHAnsi" w:hAnsiTheme="minorHAnsi" w:cstheme="minorHAnsi"/>
          <w:szCs w:val="24"/>
          <w:lang w:eastAsia="fr-FR" w:bidi="ar-SA"/>
        </w:rPr>
      </w:pPr>
    </w:p>
    <w:p w:rsidR="00C25491" w:rsidRPr="00150123" w:rsidRDefault="00C25491" w:rsidP="00C254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EB32A3" w:rsidRPr="00AC3845" w:rsidRDefault="00EB32A3" w:rsidP="00EB32A3">
      <w:pPr>
        <w:numPr>
          <w:ilvl w:val="0"/>
          <w:numId w:val="167"/>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CODE </w:t>
      </w:r>
      <w:r w:rsidR="00DF6267">
        <w:rPr>
          <w:rFonts w:asciiTheme="minorHAnsi" w:hAnsiTheme="minorHAnsi" w:cstheme="minorHAnsi"/>
          <w:szCs w:val="24"/>
          <w:lang w:eastAsia="fr-FR" w:bidi="ar-SA"/>
        </w:rPr>
        <w:t>TYPE</w:t>
      </w:r>
      <w:r>
        <w:rPr>
          <w:rFonts w:asciiTheme="minorHAnsi" w:hAnsiTheme="minorHAnsi" w:cstheme="minorHAnsi"/>
          <w:szCs w:val="24"/>
          <w:lang w:eastAsia="fr-FR" w:bidi="ar-SA"/>
        </w:rPr>
        <w:t xml:space="preserve"> </w:t>
      </w:r>
      <w:r w:rsidR="00DF6267">
        <w:rPr>
          <w:rFonts w:asciiTheme="minorHAnsi" w:hAnsiTheme="minorHAnsi" w:cstheme="minorHAnsi"/>
          <w:szCs w:val="24"/>
          <w:lang w:eastAsia="fr-FR" w:bidi="ar-SA"/>
        </w:rPr>
        <w:t>ENGAGEMENT</w:t>
      </w:r>
      <w:r>
        <w:rPr>
          <w:rFonts w:asciiTheme="minorHAnsi" w:hAnsiTheme="minorHAnsi" w:cstheme="minorHAnsi"/>
          <w:szCs w:val="24"/>
          <w:lang w:eastAsia="fr-FR" w:bidi="ar-SA"/>
        </w:rPr>
        <w:t xml:space="preserve"> (</w:t>
      </w:r>
      <w:r w:rsidR="00DF6267">
        <w:rPr>
          <w:rFonts w:asciiTheme="minorHAnsi" w:hAnsiTheme="minorHAnsi" w:cstheme="minorHAnsi"/>
          <w:szCs w:val="24"/>
          <w:lang w:eastAsia="fr-FR" w:bidi="ar-SA"/>
        </w:rPr>
        <w:t>C0TYEN</w:t>
      </w:r>
      <w:r>
        <w:rPr>
          <w:rFonts w:asciiTheme="minorHAnsi" w:hAnsiTheme="minorHAnsi" w:cstheme="minorHAnsi"/>
          <w:szCs w:val="24"/>
          <w:lang w:eastAsia="fr-FR" w:bidi="ar-SA"/>
        </w:rPr>
        <w:t>) :</w:t>
      </w:r>
      <w:r w:rsidRPr="00864766">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 xml:space="preserve">compteur = </w:t>
      </w:r>
      <w:r w:rsidRPr="007120FB">
        <w:rPr>
          <w:rFonts w:asciiTheme="minorHAnsi" w:hAnsiTheme="minorHAnsi" w:cstheme="minorHAnsi"/>
          <w:szCs w:val="24"/>
          <w:lang w:eastAsia="fr-FR" w:bidi="ar-SA"/>
        </w:rPr>
        <w:t>numéro d'</w:t>
      </w:r>
      <w:r>
        <w:rPr>
          <w:rFonts w:asciiTheme="minorHAnsi" w:hAnsiTheme="minorHAnsi" w:cstheme="minorHAnsi"/>
          <w:szCs w:val="24"/>
          <w:lang w:eastAsia="fr-FR" w:bidi="ar-SA"/>
        </w:rPr>
        <w:t>enregistrement auto incrémenté</w:t>
      </w:r>
    </w:p>
    <w:p w:rsidR="00C25491" w:rsidRDefault="00C25491" w:rsidP="00C25491">
      <w:pPr>
        <w:autoSpaceDE w:val="0"/>
        <w:autoSpaceDN w:val="0"/>
        <w:adjustRightInd w:val="0"/>
        <w:rPr>
          <w:rFonts w:asciiTheme="minorHAnsi" w:hAnsiTheme="minorHAnsi" w:cstheme="minorHAnsi"/>
          <w:szCs w:val="24"/>
          <w:lang w:eastAsia="fr-FR" w:bidi="ar-SA"/>
        </w:rPr>
      </w:pPr>
    </w:p>
    <w:p w:rsidR="002758B4" w:rsidRPr="00150123" w:rsidRDefault="002758B4" w:rsidP="002758B4">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2758B4" w:rsidRDefault="002758B4" w:rsidP="002758B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2758B4" w:rsidRPr="00150123" w:rsidRDefault="002758B4" w:rsidP="002758B4">
      <w:pPr>
        <w:autoSpaceDE w:val="0"/>
        <w:autoSpaceDN w:val="0"/>
        <w:adjustRightInd w:val="0"/>
        <w:rPr>
          <w:rFonts w:asciiTheme="minorHAnsi" w:hAnsiTheme="minorHAnsi" w:cstheme="minorHAnsi"/>
          <w:szCs w:val="24"/>
          <w:lang w:eastAsia="fr-FR" w:bidi="ar-SA"/>
        </w:rPr>
      </w:pPr>
    </w:p>
    <w:p w:rsidR="00C25491" w:rsidRPr="009E5826" w:rsidRDefault="00C25491" w:rsidP="00C25491">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E7442F" w:rsidRDefault="00E7442F" w:rsidP="00E7442F">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Les nombres 0 à 99.</w:t>
      </w:r>
    </w:p>
    <w:p w:rsidR="00047813" w:rsidRPr="00980652" w:rsidRDefault="00047813" w:rsidP="00047813">
      <w:pPr>
        <w:pStyle w:val="Titre4"/>
        <w:rPr>
          <w:rFonts w:asciiTheme="minorHAnsi" w:hAnsiTheme="minorHAnsi" w:cstheme="minorHAnsi"/>
        </w:rPr>
      </w:pPr>
      <w:r w:rsidRPr="00980652">
        <w:rPr>
          <w:rFonts w:asciiTheme="minorHAnsi" w:hAnsiTheme="minorHAnsi" w:cstheme="minorHAnsi"/>
        </w:rPr>
        <w:t>Modification : renseignement des données de ta_</w:t>
      </w:r>
      <w:r>
        <w:rPr>
          <w:rFonts w:asciiTheme="minorHAnsi" w:hAnsiTheme="minorHAnsi" w:cstheme="minorHAnsi"/>
        </w:rPr>
        <w:t>g3p_type_engagement</w:t>
      </w:r>
    </w:p>
    <w:p w:rsidR="00047813" w:rsidRDefault="00047813" w:rsidP="00047813">
      <w:pPr>
        <w:autoSpaceDE w:val="0"/>
        <w:autoSpaceDN w:val="0"/>
        <w:adjustRightInd w:val="0"/>
        <w:ind w:left="360"/>
        <w:rPr>
          <w:rFonts w:asciiTheme="minorHAnsi" w:hAnsiTheme="minorHAnsi" w:cstheme="minorHAnsi"/>
          <w:szCs w:val="24"/>
        </w:rPr>
      </w:pPr>
    </w:p>
    <w:p w:rsidR="00047813" w:rsidRPr="009E5826" w:rsidRDefault="00047813" w:rsidP="0004781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047813" w:rsidRPr="00AB593C" w:rsidRDefault="00047813" w:rsidP="0004781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TYPE ENGAGEMENT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TYEN</w:t>
      </w:r>
      <w:r w:rsidRPr="00AB593C">
        <w:rPr>
          <w:rFonts w:asciiTheme="minorHAnsi" w:hAnsiTheme="minorHAnsi" w:cstheme="minorHAnsi"/>
          <w:szCs w:val="24"/>
          <w:lang w:eastAsia="fr-FR" w:bidi="ar-SA"/>
        </w:rPr>
        <w:t>)</w:t>
      </w:r>
    </w:p>
    <w:p w:rsidR="00047813" w:rsidRPr="007E57B2" w:rsidRDefault="00047813" w:rsidP="00047813">
      <w:pPr>
        <w:autoSpaceDE w:val="0"/>
        <w:autoSpaceDN w:val="0"/>
        <w:adjustRightInd w:val="0"/>
        <w:rPr>
          <w:rFonts w:asciiTheme="minorHAnsi" w:hAnsiTheme="minorHAnsi" w:cstheme="minorHAnsi"/>
          <w:szCs w:val="24"/>
          <w:lang w:eastAsia="fr-FR" w:bidi="ar-SA"/>
        </w:rPr>
      </w:pPr>
    </w:p>
    <w:p w:rsidR="00047813" w:rsidRPr="007E57B2" w:rsidRDefault="00047813" w:rsidP="0004781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047813" w:rsidRPr="00047813" w:rsidRDefault="00047813" w:rsidP="00047813">
      <w:pPr>
        <w:numPr>
          <w:ilvl w:val="0"/>
          <w:numId w:val="675"/>
        </w:numPr>
        <w:autoSpaceDE w:val="0"/>
        <w:autoSpaceDN w:val="0"/>
        <w:adjustRightInd w:val="0"/>
        <w:rPr>
          <w:lang w:eastAsia="fr-FR" w:bidi="ar-SA"/>
        </w:rPr>
      </w:pPr>
      <w:r w:rsidRPr="00047813">
        <w:rPr>
          <w:rFonts w:asciiTheme="minorHAnsi" w:hAnsiTheme="minorHAnsi" w:cstheme="minorHAnsi"/>
          <w:szCs w:val="24"/>
          <w:lang w:eastAsia="fr-FR" w:bidi="ar-SA"/>
        </w:rPr>
        <w:t>DATE DE CLOTURE (YDCLOT)</w:t>
      </w:r>
    </w:p>
    <w:p w:rsidR="00C25491" w:rsidRDefault="00C25491" w:rsidP="00C25491">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sidR="00E7442F" w:rsidRPr="00980652">
        <w:rPr>
          <w:rFonts w:asciiTheme="minorHAnsi" w:hAnsiTheme="minorHAnsi" w:cstheme="minorHAnsi"/>
        </w:rPr>
        <w:t>ta_</w:t>
      </w:r>
      <w:r w:rsidR="00E7442F">
        <w:rPr>
          <w:rFonts w:asciiTheme="minorHAnsi" w:hAnsiTheme="minorHAnsi" w:cstheme="minorHAnsi"/>
        </w:rPr>
        <w:t>g3p_type_engagement</w:t>
      </w:r>
    </w:p>
    <w:p w:rsidR="00C25491" w:rsidRPr="00A51EF7" w:rsidRDefault="00C25491" w:rsidP="00C25491"/>
    <w:p w:rsidR="00C25491" w:rsidRPr="00150123" w:rsidRDefault="00C25491" w:rsidP="00C254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E7442F" w:rsidRPr="00AB593C" w:rsidRDefault="00E7442F" w:rsidP="00E7442F">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TYPE ENGAGEMENT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TYEN</w:t>
      </w:r>
      <w:r w:rsidRPr="00AB593C">
        <w:rPr>
          <w:rFonts w:asciiTheme="minorHAnsi" w:hAnsiTheme="minorHAnsi" w:cstheme="minorHAnsi"/>
          <w:szCs w:val="24"/>
          <w:lang w:eastAsia="fr-FR" w:bidi="ar-SA"/>
        </w:rPr>
        <w:t>)</w:t>
      </w:r>
    </w:p>
    <w:p w:rsidR="00C25491" w:rsidRPr="00150123" w:rsidRDefault="00C25491" w:rsidP="00C25491">
      <w:pPr>
        <w:autoSpaceDE w:val="0"/>
        <w:autoSpaceDN w:val="0"/>
        <w:adjustRightInd w:val="0"/>
        <w:rPr>
          <w:rFonts w:asciiTheme="minorHAnsi" w:hAnsiTheme="minorHAnsi" w:cstheme="minorHAnsi"/>
          <w:szCs w:val="24"/>
          <w:lang w:eastAsia="fr-FR" w:bidi="ar-SA"/>
        </w:rPr>
      </w:pPr>
    </w:p>
    <w:p w:rsidR="00C25491" w:rsidRPr="00150123" w:rsidRDefault="00C25491" w:rsidP="00C2549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E7442F" w:rsidRPr="00AB593C" w:rsidRDefault="00E7442F" w:rsidP="00E7442F">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TYPE ENGAGEMENT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TYEN</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w:t>
      </w:r>
      <w:r w:rsidR="00D045CD">
        <w:rPr>
          <w:rFonts w:asciiTheme="minorHAnsi" w:hAnsiTheme="minorHAnsi" w:cstheme="minorHAnsi"/>
          <w:szCs w:val="24"/>
          <w:lang w:eastAsia="fr-FR" w:bidi="ar-SA"/>
        </w:rPr>
        <w:t>0</w:t>
      </w:r>
      <w:r>
        <w:rPr>
          <w:rFonts w:asciiTheme="minorHAnsi" w:hAnsiTheme="minorHAnsi" w:cstheme="minorHAnsi"/>
          <w:szCs w:val="24"/>
          <w:lang w:eastAsia="fr-FR" w:bidi="ar-SA"/>
        </w:rPr>
        <w:t xml:space="preserve"> caracètres</w:t>
      </w:r>
    </w:p>
    <w:p w:rsidR="00C25491" w:rsidRDefault="00C25491" w:rsidP="00C25491">
      <w:pPr>
        <w:autoSpaceDE w:val="0"/>
        <w:autoSpaceDN w:val="0"/>
        <w:adjustRightInd w:val="0"/>
        <w:rPr>
          <w:rFonts w:asciiTheme="minorHAnsi" w:hAnsiTheme="minorHAnsi" w:cstheme="minorHAnsi"/>
          <w:szCs w:val="24"/>
          <w:lang w:eastAsia="fr-FR" w:bidi="ar-SA"/>
        </w:rPr>
      </w:pPr>
    </w:p>
    <w:p w:rsidR="002758B4" w:rsidRPr="00150123" w:rsidRDefault="002758B4" w:rsidP="002758B4">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2758B4" w:rsidRDefault="002758B4" w:rsidP="002758B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2758B4" w:rsidRPr="00150123" w:rsidRDefault="002758B4" w:rsidP="002758B4">
      <w:pPr>
        <w:autoSpaceDE w:val="0"/>
        <w:autoSpaceDN w:val="0"/>
        <w:adjustRightInd w:val="0"/>
        <w:rPr>
          <w:rFonts w:asciiTheme="minorHAnsi" w:hAnsiTheme="minorHAnsi" w:cstheme="minorHAnsi"/>
          <w:szCs w:val="24"/>
          <w:lang w:eastAsia="fr-FR" w:bidi="ar-SA"/>
        </w:rPr>
      </w:pPr>
    </w:p>
    <w:p w:rsidR="00C25491" w:rsidRPr="009E5826" w:rsidRDefault="00C25491" w:rsidP="00C25491">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047813" w:rsidRDefault="000A6DD7" w:rsidP="000A6DD7">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Les nombres 0 à 99.</w:t>
      </w:r>
    </w:p>
    <w:p w:rsidR="00047813" w:rsidRDefault="00047813">
      <w:pPr>
        <w:rPr>
          <w:rFonts w:asciiTheme="minorHAnsi" w:hAnsiTheme="minorHAnsi" w:cstheme="minorHAnsi"/>
          <w:szCs w:val="24"/>
        </w:rPr>
      </w:pPr>
      <w:r>
        <w:rPr>
          <w:rFonts w:asciiTheme="minorHAnsi" w:hAnsiTheme="minorHAnsi" w:cstheme="minorHAnsi"/>
          <w:szCs w:val="24"/>
        </w:rPr>
        <w:br w:type="page"/>
      </w:r>
    </w:p>
    <w:p w:rsidR="008D7749" w:rsidRDefault="001D3C4E" w:rsidP="001D3C4E">
      <w:pPr>
        <w:pStyle w:val="Titre3"/>
        <w:rPr>
          <w:lang w:eastAsia="fr-FR" w:bidi="ar-SA"/>
        </w:rPr>
      </w:pPr>
      <w:bookmarkStart w:id="948" w:name="_Toc515444499"/>
      <w:r>
        <w:rPr>
          <w:lang w:eastAsia="fr-FR" w:bidi="ar-SA"/>
        </w:rPr>
        <w:t>Ta_g3p_produit</w:t>
      </w:r>
      <w:bookmarkEnd w:id="948"/>
    </w:p>
    <w:p w:rsidR="001D3C4E" w:rsidRDefault="001D3C4E" w:rsidP="001D3C4E">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l’ensemble des produits</w:t>
      </w:r>
    </w:p>
    <w:p w:rsidR="001D3C4E" w:rsidRDefault="001D3C4E" w:rsidP="001D3C4E">
      <w:pPr>
        <w:pStyle w:val="Titre4"/>
        <w:rPr>
          <w:lang w:eastAsia="fr-FR" w:bidi="ar-SA"/>
        </w:rPr>
      </w:pPr>
      <w:r>
        <w:rPr>
          <w:lang w:eastAsia="fr-FR" w:bidi="ar-SA"/>
        </w:rPr>
        <w:t>Structure de la table ta_g3p_produit</w:t>
      </w:r>
    </w:p>
    <w:p w:rsidR="001D3C4E" w:rsidRPr="001D3C4E" w:rsidRDefault="001D3C4E" w:rsidP="001D3C4E">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889"/>
        <w:gridCol w:w="1907"/>
      </w:tblGrid>
      <w:tr w:rsidR="001D3C4E" w:rsidRPr="009E6545" w:rsidTr="00EC1FC3">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D3C4E" w:rsidRPr="009E6545" w:rsidRDefault="001D3C4E" w:rsidP="00EC1FC3">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D3C4E" w:rsidRPr="009E6545" w:rsidRDefault="001D3C4E" w:rsidP="00EC1FC3">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D3C4E" w:rsidRPr="009E6545" w:rsidRDefault="001D3C4E" w:rsidP="00EC1FC3">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1D3C4E" w:rsidRPr="009E6545" w:rsidRDefault="001D3C4E" w:rsidP="00EC1FC3">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1D3C4E" w:rsidRPr="009E6545" w:rsidRDefault="001D3C4E" w:rsidP="00EC1FC3">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D3C4E" w:rsidRPr="009E6545" w:rsidRDefault="001D3C4E" w:rsidP="00EC1FC3">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D3C4E" w:rsidRPr="009E6545" w:rsidRDefault="001D3C4E" w:rsidP="00EC1FC3">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D3C4E" w:rsidRPr="009E6545" w:rsidRDefault="001D3C4E" w:rsidP="00EC1FC3">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1D3C4E" w:rsidRPr="009E6545" w:rsidRDefault="001D3C4E" w:rsidP="00EC1FC3">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1D3C4E" w:rsidRPr="009E6545" w:rsidTr="00EC1FC3">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PRODUIT</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C0PRO</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Identifiant du produit</w:t>
            </w:r>
          </w:p>
        </w:tc>
      </w:tr>
      <w:tr w:rsidR="001D3C4E" w:rsidRPr="009E6545" w:rsidTr="001D3C4E">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LiBELLE PRODUIT</w:t>
            </w:r>
          </w:p>
        </w:tc>
        <w:tc>
          <w:tcPr>
            <w:tcW w:w="754" w:type="dxa"/>
            <w:tcBorders>
              <w:top w:val="nil"/>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LBPRO</w:t>
            </w:r>
          </w:p>
        </w:tc>
        <w:tc>
          <w:tcPr>
            <w:tcW w:w="1387" w:type="dxa"/>
            <w:tcBorders>
              <w:top w:val="nil"/>
              <w:left w:val="nil"/>
              <w:bottom w:val="single" w:sz="4" w:space="0" w:color="auto"/>
              <w:right w:val="single" w:sz="4" w:space="0" w:color="auto"/>
            </w:tcBorders>
            <w:shd w:val="clear" w:color="auto" w:fill="auto"/>
            <w:vAlign w:val="center"/>
            <w:hideMark/>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alphanumérique (100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hideMark/>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Nom du produit</w:t>
            </w:r>
          </w:p>
        </w:tc>
      </w:tr>
      <w:tr w:rsidR="001D3C4E" w:rsidRPr="009E6545" w:rsidTr="00EC1FC3">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1D3C4E"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DESC PRODUIT</w:t>
            </w:r>
          </w:p>
        </w:tc>
        <w:tc>
          <w:tcPr>
            <w:tcW w:w="754" w:type="dxa"/>
            <w:tcBorders>
              <w:top w:val="nil"/>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DE</w:t>
            </w:r>
            <w:r w:rsidR="00991012">
              <w:rPr>
                <w:rFonts w:eastAsia="Times New Roman" w:cs="Calibri"/>
                <w:sz w:val="16"/>
                <w:szCs w:val="16"/>
                <w:lang w:eastAsia="fr-FR" w:bidi="ar-SA"/>
              </w:rPr>
              <w:t>S</w:t>
            </w:r>
            <w:r w:rsidR="00657597">
              <w:rPr>
                <w:rFonts w:eastAsia="Times New Roman" w:cs="Calibri"/>
                <w:sz w:val="16"/>
                <w:szCs w:val="16"/>
                <w:lang w:eastAsia="fr-FR" w:bidi="ar-SA"/>
              </w:rPr>
              <w:t>PRO</w:t>
            </w:r>
          </w:p>
        </w:tc>
        <w:tc>
          <w:tcPr>
            <w:tcW w:w="1387" w:type="dxa"/>
            <w:tcBorders>
              <w:top w:val="nil"/>
              <w:left w:val="nil"/>
              <w:bottom w:val="single" w:sz="4" w:space="0" w:color="auto"/>
              <w:right w:val="single" w:sz="4" w:space="0" w:color="auto"/>
            </w:tcBorders>
            <w:shd w:val="clear" w:color="auto" w:fill="auto"/>
            <w:vAlign w:val="center"/>
          </w:tcPr>
          <w:p w:rsidR="001D3C4E"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alphanumérique (255</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1D3C4E"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facultatif</w:t>
            </w:r>
          </w:p>
        </w:tc>
        <w:tc>
          <w:tcPr>
            <w:tcW w:w="889" w:type="dxa"/>
            <w:tcBorders>
              <w:top w:val="nil"/>
              <w:left w:val="nil"/>
              <w:bottom w:val="single" w:sz="4" w:space="0" w:color="auto"/>
              <w:right w:val="single" w:sz="4" w:space="0" w:color="auto"/>
            </w:tcBorders>
            <w:shd w:val="clear" w:color="auto" w:fill="auto"/>
            <w:vAlign w:val="center"/>
          </w:tcPr>
          <w:p w:rsidR="001D3C4E"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tcPr>
          <w:p w:rsidR="001D3C4E"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Description du produit</w:t>
            </w:r>
          </w:p>
        </w:tc>
      </w:tr>
      <w:tr w:rsidR="001D3C4E" w:rsidRPr="009E6545" w:rsidTr="001D3C4E">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FONCTION</w:t>
            </w:r>
          </w:p>
        </w:tc>
        <w:tc>
          <w:tcPr>
            <w:tcW w:w="754" w:type="dxa"/>
            <w:tcBorders>
              <w:top w:val="nil"/>
              <w:left w:val="nil"/>
              <w:bottom w:val="single" w:sz="4" w:space="0" w:color="auto"/>
              <w:right w:val="single" w:sz="4" w:space="0" w:color="auto"/>
            </w:tcBorders>
            <w:shd w:val="clear" w:color="auto" w:fill="auto"/>
            <w:vAlign w:val="center"/>
          </w:tcPr>
          <w:p w:rsidR="001D3C4E" w:rsidRPr="009E6545" w:rsidRDefault="00657597" w:rsidP="000A6DC2">
            <w:pPr>
              <w:jc w:val="center"/>
              <w:rPr>
                <w:rFonts w:eastAsia="Times New Roman" w:cs="Calibri"/>
                <w:sz w:val="16"/>
                <w:szCs w:val="16"/>
                <w:lang w:eastAsia="fr-FR" w:bidi="ar-SA"/>
              </w:rPr>
            </w:pPr>
            <w:r>
              <w:rPr>
                <w:rFonts w:eastAsia="Times New Roman" w:cs="Calibri"/>
                <w:sz w:val="16"/>
                <w:szCs w:val="16"/>
                <w:lang w:eastAsia="fr-FR" w:bidi="ar-SA"/>
              </w:rPr>
              <w:t>C0FON</w:t>
            </w:r>
          </w:p>
        </w:tc>
        <w:tc>
          <w:tcPr>
            <w:tcW w:w="1387" w:type="dxa"/>
            <w:tcBorders>
              <w:top w:val="nil"/>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1907" w:type="dxa"/>
            <w:tcBorders>
              <w:top w:val="nil"/>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Identifiant de la fonction</w:t>
            </w:r>
          </w:p>
        </w:tc>
      </w:tr>
      <w:tr w:rsidR="001D3C4E" w:rsidRPr="009E6545" w:rsidTr="001D3C4E">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1D3C4E" w:rsidRPr="009E6545" w:rsidRDefault="001D3C4E" w:rsidP="000A6DC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1D3C4E" w:rsidRPr="00F37917" w:rsidRDefault="001D3C4E" w:rsidP="000A6DC2">
            <w:pPr>
              <w:jc w:val="center"/>
              <w:rPr>
                <w:rFonts w:eastAsia="Times New Roman" w:cs="Calibri"/>
                <w:sz w:val="18"/>
                <w:szCs w:val="18"/>
                <w:lang w:eastAsia="fr-FR" w:bidi="ar-SA"/>
              </w:rPr>
            </w:pPr>
            <w:r w:rsidRPr="00F37917">
              <w:rPr>
                <w:rFonts w:eastAsia="Times New Roman" w:cs="Calibri"/>
                <w:sz w:val="18"/>
                <w:szCs w:val="18"/>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1D3C4E" w:rsidRPr="00F37917" w:rsidRDefault="001D3C4E" w:rsidP="000A6DC2">
            <w:pPr>
              <w:jc w:val="center"/>
              <w:rPr>
                <w:rFonts w:eastAsia="Times New Roman" w:cs="Calibri"/>
                <w:sz w:val="18"/>
                <w:szCs w:val="18"/>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F37917" w:rsidRDefault="001D3C4E" w:rsidP="000A6DC2">
            <w:pPr>
              <w:jc w:val="center"/>
              <w:rPr>
                <w:rFonts w:eastAsia="Times New Roman" w:cs="Calibri"/>
                <w:sz w:val="18"/>
                <w:szCs w:val="18"/>
                <w:lang w:eastAsia="fr-FR" w:bidi="ar-SA"/>
              </w:rPr>
            </w:pPr>
            <w:r>
              <w:rPr>
                <w:rFonts w:eastAsia="Times New Roman" w:cs="Calibri"/>
                <w:sz w:val="18"/>
                <w:szCs w:val="18"/>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1D3C4E" w:rsidRPr="00F37917" w:rsidRDefault="001D3C4E" w:rsidP="000A6DC2">
            <w:pPr>
              <w:jc w:val="center"/>
              <w:rPr>
                <w:rFonts w:eastAsia="Times New Roman" w:cs="Calibri"/>
                <w:sz w:val="18"/>
                <w:szCs w:val="18"/>
                <w:lang w:eastAsia="fr-FR" w:bidi="ar-SA"/>
              </w:rPr>
            </w:pPr>
            <w:r w:rsidRPr="00F37917">
              <w:rPr>
                <w:rFonts w:eastAsia="Times New Roman" w:cs="Calibri"/>
                <w:sz w:val="18"/>
                <w:szCs w:val="18"/>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1D3C4E" w:rsidRPr="00F37917" w:rsidRDefault="001D3C4E" w:rsidP="000A6DC2">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1D3C4E" w:rsidRPr="00F37917" w:rsidRDefault="001D3C4E" w:rsidP="000A6DC2">
            <w:pPr>
              <w:jc w:val="center"/>
              <w:rPr>
                <w:rFonts w:eastAsia="Times New Roman" w:cs="Calibri"/>
                <w:sz w:val="18"/>
                <w:szCs w:val="18"/>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1D3C4E" w:rsidRPr="00F37917" w:rsidRDefault="001D3C4E" w:rsidP="000A6DC2">
            <w:pPr>
              <w:jc w:val="center"/>
              <w:rPr>
                <w:rFonts w:eastAsia="Times New Roman" w:cs="Calibri"/>
                <w:sz w:val="18"/>
                <w:szCs w:val="18"/>
                <w:lang w:eastAsia="fr-FR" w:bidi="ar-SA"/>
              </w:rPr>
            </w:pPr>
            <w:r w:rsidRPr="00F37917">
              <w:rPr>
                <w:rFonts w:eastAsia="Times New Roman" w:cs="Calibri"/>
                <w:sz w:val="18"/>
                <w:szCs w:val="18"/>
                <w:lang w:eastAsia="fr-FR" w:bidi="ar-SA"/>
              </w:rPr>
              <w:t>date de création de l'enregistrement. Alimenté par le systEme A la date du jour de création.</w:t>
            </w:r>
          </w:p>
        </w:tc>
      </w:tr>
      <w:tr w:rsidR="001D3C4E" w:rsidRPr="009E6545" w:rsidTr="001D3C4E">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D3C4E" w:rsidRPr="009E6545" w:rsidRDefault="001D3C4E" w:rsidP="000A6DC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1D3C4E" w:rsidRPr="009E6545" w:rsidRDefault="001D3C4E" w:rsidP="000A6DC2">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1D3C4E" w:rsidRPr="009E6545" w:rsidTr="001D3C4E">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9E6545" w:rsidRDefault="001D3C4E" w:rsidP="000A6DC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9E6545" w:rsidRDefault="00713303" w:rsidP="000A6DC2">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9E6545" w:rsidRDefault="00713303" w:rsidP="000A6DC2">
            <w:pPr>
              <w:jc w:val="center"/>
              <w:rPr>
                <w:rFonts w:eastAsia="Times New Roman" w:cs="Calibri"/>
                <w:sz w:val="16"/>
                <w:szCs w:val="16"/>
                <w:lang w:eastAsia="fr-FR" w:bidi="ar-SA"/>
              </w:rPr>
            </w:pPr>
            <w:r w:rsidRPr="009E6545">
              <w:rPr>
                <w:rFonts w:eastAsia="Times New Roman" w:cs="Calibri"/>
                <w:sz w:val="16"/>
                <w:szCs w:val="16"/>
                <w:lang w:eastAsia="fr-FR" w:bidi="ar-SA"/>
              </w:rPr>
              <w:t>O</w:t>
            </w:r>
            <w:r w:rsidR="001D3C4E" w:rsidRPr="009E6545">
              <w:rPr>
                <w:rFonts w:eastAsia="Times New Roman" w:cs="Calibri"/>
                <w:sz w:val="16"/>
                <w:szCs w:val="16"/>
                <w:lang w:eastAsia="fr-FR" w:bidi="ar-SA"/>
              </w:rPr>
              <w:t>bligatoire</w:t>
            </w:r>
            <w:r>
              <w:rPr>
                <w:rFonts w:eastAsia="Times New Roman" w:cs="Calibri"/>
                <w:sz w:val="16"/>
                <w:szCs w:val="16"/>
                <w:lang w:eastAsia="fr-FR" w:bidi="ar-SA"/>
              </w:rPr>
              <w:t>, modifiable</w:t>
            </w:r>
          </w:p>
        </w:tc>
        <w:tc>
          <w:tcPr>
            <w:tcW w:w="889"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16463" w:rsidP="000A6DC2">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907"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date de clôture de l'enregistrement alimentée par défaut au 01/01/2076. </w:t>
            </w:r>
            <w:r w:rsidR="00713303">
              <w:rPr>
                <w:rFonts w:eastAsia="Times New Roman" w:cs="Calibri"/>
                <w:sz w:val="16"/>
                <w:szCs w:val="16"/>
                <w:lang w:eastAsia="fr-FR" w:bidi="ar-SA"/>
              </w:rPr>
              <w:t>Modifiable</w:t>
            </w:r>
          </w:p>
        </w:tc>
      </w:tr>
      <w:tr w:rsidR="001D3C4E" w:rsidRPr="009E6545" w:rsidTr="001D3C4E">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9E6545" w:rsidRDefault="001D3C4E" w:rsidP="000A6DC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1D3C4E" w:rsidRPr="00045326" w:rsidRDefault="001D3C4E" w:rsidP="000A6DC2">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9E6545" w:rsidRDefault="00657597" w:rsidP="000A6DC2">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1D3C4E" w:rsidRPr="00045326" w:rsidRDefault="001D3C4E" w:rsidP="000A6DC2">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1D3C4E" w:rsidRPr="009E6545" w:rsidRDefault="001D3C4E" w:rsidP="000A6DC2">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164123" w:rsidRDefault="00164123" w:rsidP="00164123">
      <w:pPr>
        <w:pStyle w:val="Titre4"/>
      </w:pPr>
      <w:r w:rsidRPr="004E2387">
        <w:rPr>
          <w:rFonts w:asciiTheme="minorHAnsi" w:hAnsiTheme="minorHAnsi" w:cstheme="minorHAnsi"/>
          <w:lang w:eastAsia="fr-FR" w:bidi="ar-SA"/>
        </w:rPr>
        <w:t xml:space="preserve">Création : renseignement des données de </w:t>
      </w:r>
      <w:r w:rsidRPr="00980652">
        <w:rPr>
          <w:rFonts w:asciiTheme="minorHAnsi" w:hAnsiTheme="minorHAnsi" w:cstheme="minorHAnsi"/>
        </w:rPr>
        <w:t>ta_</w:t>
      </w:r>
      <w:r>
        <w:rPr>
          <w:rFonts w:asciiTheme="minorHAnsi" w:hAnsiTheme="minorHAnsi" w:cstheme="minorHAnsi"/>
        </w:rPr>
        <w:t>g3p_produit</w:t>
      </w:r>
    </w:p>
    <w:p w:rsidR="00164123" w:rsidRDefault="00164123" w:rsidP="00164123">
      <w:pPr>
        <w:autoSpaceDE w:val="0"/>
        <w:autoSpaceDN w:val="0"/>
        <w:adjustRightInd w:val="0"/>
        <w:rPr>
          <w:rFonts w:asciiTheme="minorHAnsi" w:hAnsiTheme="minorHAnsi" w:cstheme="minorHAnsi"/>
          <w:szCs w:val="24"/>
          <w:lang w:eastAsia="fr-FR" w:bidi="ar-SA"/>
        </w:rPr>
      </w:pPr>
    </w:p>
    <w:p w:rsidR="00164123" w:rsidRPr="007E57B2" w:rsidRDefault="00164123" w:rsidP="0016412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164123" w:rsidRDefault="00713303" w:rsidP="0016412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PRODUIT</w:t>
      </w:r>
      <w:r w:rsidR="00164123"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C0PRO</w:t>
      </w:r>
      <w:r w:rsidR="00164123" w:rsidRPr="00AB593C">
        <w:rPr>
          <w:rFonts w:asciiTheme="minorHAnsi" w:hAnsiTheme="minorHAnsi" w:cstheme="minorHAnsi"/>
          <w:szCs w:val="24"/>
          <w:lang w:eastAsia="fr-FR" w:bidi="ar-SA"/>
        </w:rPr>
        <w:t>)</w:t>
      </w:r>
    </w:p>
    <w:p w:rsidR="00713303" w:rsidRDefault="00713303" w:rsidP="0016412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LBPRO</w:t>
      </w:r>
      <w:r w:rsidRPr="00AB593C">
        <w:rPr>
          <w:rFonts w:asciiTheme="minorHAnsi" w:hAnsiTheme="minorHAnsi" w:cstheme="minorHAnsi"/>
          <w:szCs w:val="24"/>
          <w:lang w:eastAsia="fr-FR" w:bidi="ar-SA"/>
        </w:rPr>
        <w:t>)</w:t>
      </w:r>
    </w:p>
    <w:p w:rsidR="00713303" w:rsidRPr="00AB593C" w:rsidRDefault="00713303" w:rsidP="0016412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DESC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w:t>
      </w:r>
      <w:r w:rsidR="00991012">
        <w:rPr>
          <w:rFonts w:asciiTheme="minorHAnsi" w:hAnsiTheme="minorHAnsi" w:cstheme="minorHAnsi"/>
          <w:szCs w:val="24"/>
          <w:lang w:eastAsia="fr-FR" w:bidi="ar-SA"/>
        </w:rPr>
        <w:t>S</w:t>
      </w:r>
      <w:r>
        <w:rPr>
          <w:rFonts w:asciiTheme="minorHAnsi" w:hAnsiTheme="minorHAnsi" w:cstheme="minorHAnsi"/>
          <w:szCs w:val="24"/>
          <w:lang w:eastAsia="fr-FR" w:bidi="ar-SA"/>
        </w:rPr>
        <w:t>PRO</w:t>
      </w:r>
      <w:r w:rsidRPr="00AB593C">
        <w:rPr>
          <w:rFonts w:asciiTheme="minorHAnsi" w:hAnsiTheme="minorHAnsi" w:cstheme="minorHAnsi"/>
          <w:szCs w:val="24"/>
          <w:lang w:eastAsia="fr-FR" w:bidi="ar-SA"/>
        </w:rPr>
        <w:t>)</w:t>
      </w:r>
    </w:p>
    <w:p w:rsidR="00164123" w:rsidRPr="007E57B2" w:rsidRDefault="00164123" w:rsidP="00164123">
      <w:pPr>
        <w:autoSpaceDE w:val="0"/>
        <w:autoSpaceDN w:val="0"/>
        <w:adjustRightInd w:val="0"/>
        <w:rPr>
          <w:rFonts w:asciiTheme="minorHAnsi" w:hAnsiTheme="minorHAnsi" w:cstheme="minorHAnsi"/>
          <w:szCs w:val="24"/>
          <w:lang w:eastAsia="fr-FR" w:bidi="ar-SA"/>
        </w:rPr>
      </w:pPr>
    </w:p>
    <w:p w:rsidR="00164123" w:rsidRDefault="00164123" w:rsidP="0016412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164123" w:rsidRDefault="00164123" w:rsidP="00164123">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98351B" w:rsidRDefault="0098351B" w:rsidP="00713303">
      <w:pPr>
        <w:autoSpaceDE w:val="0"/>
        <w:autoSpaceDN w:val="0"/>
        <w:adjustRightInd w:val="0"/>
        <w:rPr>
          <w:rFonts w:asciiTheme="minorHAnsi" w:hAnsiTheme="minorHAnsi" w:cstheme="minorHAnsi"/>
          <w:szCs w:val="24"/>
          <w:lang w:eastAsia="fr-FR" w:bidi="ar-SA"/>
        </w:rPr>
      </w:pPr>
    </w:p>
    <w:p w:rsidR="00713303" w:rsidRPr="00150123" w:rsidRDefault="00713303" w:rsidP="00713303">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713303" w:rsidRPr="00150123" w:rsidRDefault="00713303" w:rsidP="00713303">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CODE FONCTION  (C0FON)</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CODE FONCTION</w:t>
      </w:r>
      <w:r w:rsidR="00D260EE">
        <w:rPr>
          <w:rFonts w:asciiTheme="minorHAnsi" w:hAnsiTheme="minorHAnsi" w:cstheme="minorHAnsi"/>
          <w:szCs w:val="24"/>
          <w:lang w:eastAsia="fr-FR" w:bidi="ar-SA"/>
        </w:rPr>
        <w:t xml:space="preserve"> – LIBELLE FONCTION</w:t>
      </w:r>
      <w:r>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ta_g3p_fonction</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ta_g3p_fonction</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D075EC" w:rsidRPr="00D075EC" w:rsidRDefault="00164123" w:rsidP="00D075EC">
      <w:pPr>
        <w:pStyle w:val="Titre4"/>
        <w:rPr>
          <w:rFonts w:asciiTheme="minorHAnsi" w:hAnsiTheme="minorHAnsi" w:cstheme="minorHAnsi"/>
        </w:rPr>
      </w:pPr>
      <w:r w:rsidRPr="004C6180">
        <w:rPr>
          <w:rFonts w:asciiTheme="minorHAnsi" w:hAnsiTheme="minorHAnsi" w:cstheme="minorHAnsi"/>
        </w:rPr>
        <w:t xml:space="preserve">Création : contrôle des données de </w:t>
      </w:r>
      <w:r w:rsidRPr="00980652">
        <w:rPr>
          <w:rFonts w:asciiTheme="minorHAnsi" w:hAnsiTheme="minorHAnsi" w:cstheme="minorHAnsi"/>
        </w:rPr>
        <w:t>ta_</w:t>
      </w:r>
      <w:r>
        <w:rPr>
          <w:rFonts w:asciiTheme="minorHAnsi" w:hAnsiTheme="minorHAnsi" w:cstheme="minorHAnsi"/>
        </w:rPr>
        <w:t>g3p_produit</w:t>
      </w:r>
    </w:p>
    <w:p w:rsidR="00D075EC" w:rsidRDefault="00D075EC" w:rsidP="00164123">
      <w:pPr>
        <w:autoSpaceDE w:val="0"/>
        <w:autoSpaceDN w:val="0"/>
        <w:adjustRightInd w:val="0"/>
        <w:rPr>
          <w:rFonts w:asciiTheme="minorHAnsi" w:hAnsiTheme="minorHAnsi" w:cstheme="minorHAnsi"/>
          <w:szCs w:val="24"/>
          <w:lang w:eastAsia="fr-FR" w:bidi="ar-SA"/>
        </w:rPr>
      </w:pPr>
    </w:p>
    <w:p w:rsidR="00164123" w:rsidRPr="00150123" w:rsidRDefault="00164123" w:rsidP="00164123">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713303" w:rsidRDefault="00713303" w:rsidP="0071330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C0PRO</w:t>
      </w:r>
      <w:r w:rsidRPr="00AB593C">
        <w:rPr>
          <w:rFonts w:asciiTheme="minorHAnsi" w:hAnsiTheme="minorHAnsi" w:cstheme="minorHAnsi"/>
          <w:szCs w:val="24"/>
          <w:lang w:eastAsia="fr-FR" w:bidi="ar-SA"/>
        </w:rPr>
        <w:t>)</w:t>
      </w:r>
    </w:p>
    <w:p w:rsidR="00713303" w:rsidRDefault="00713303" w:rsidP="0071330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LBPRO</w:t>
      </w:r>
      <w:r w:rsidRPr="00AB593C">
        <w:rPr>
          <w:rFonts w:asciiTheme="minorHAnsi" w:hAnsiTheme="minorHAnsi" w:cstheme="minorHAnsi"/>
          <w:szCs w:val="24"/>
          <w:lang w:eastAsia="fr-FR" w:bidi="ar-SA"/>
        </w:rPr>
        <w:t>)</w:t>
      </w:r>
    </w:p>
    <w:p w:rsidR="00164123" w:rsidRPr="00150123" w:rsidRDefault="00164123" w:rsidP="00164123">
      <w:pPr>
        <w:autoSpaceDE w:val="0"/>
        <w:autoSpaceDN w:val="0"/>
        <w:adjustRightInd w:val="0"/>
        <w:rPr>
          <w:rFonts w:asciiTheme="minorHAnsi" w:hAnsiTheme="minorHAnsi" w:cstheme="minorHAnsi"/>
          <w:szCs w:val="24"/>
          <w:lang w:eastAsia="fr-FR" w:bidi="ar-SA"/>
        </w:rPr>
      </w:pPr>
    </w:p>
    <w:p w:rsidR="00164123" w:rsidRPr="00150123" w:rsidRDefault="00164123" w:rsidP="00164123">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713303" w:rsidRDefault="00713303" w:rsidP="0071330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C0PRO</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713303" w:rsidRDefault="00713303" w:rsidP="0071330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LBPRO</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100 caractères</w:t>
      </w:r>
    </w:p>
    <w:p w:rsidR="00713303" w:rsidRPr="00AB593C" w:rsidRDefault="00713303" w:rsidP="0071330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DESC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w:t>
      </w:r>
      <w:r w:rsidR="00991012">
        <w:rPr>
          <w:rFonts w:asciiTheme="minorHAnsi" w:hAnsiTheme="minorHAnsi" w:cstheme="minorHAnsi"/>
          <w:szCs w:val="24"/>
          <w:lang w:eastAsia="fr-FR" w:bidi="ar-SA"/>
        </w:rPr>
        <w:t>S</w:t>
      </w:r>
      <w:r>
        <w:rPr>
          <w:rFonts w:asciiTheme="minorHAnsi" w:hAnsiTheme="minorHAnsi" w:cstheme="minorHAnsi"/>
          <w:szCs w:val="24"/>
          <w:lang w:eastAsia="fr-FR" w:bidi="ar-SA"/>
        </w:rPr>
        <w:t>PRO</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255 caractères</w:t>
      </w:r>
    </w:p>
    <w:p w:rsidR="00164123" w:rsidRPr="00150123" w:rsidRDefault="00164123" w:rsidP="00164123">
      <w:pPr>
        <w:autoSpaceDE w:val="0"/>
        <w:autoSpaceDN w:val="0"/>
        <w:adjustRightInd w:val="0"/>
        <w:rPr>
          <w:rFonts w:asciiTheme="minorHAnsi" w:hAnsiTheme="minorHAnsi" w:cstheme="minorHAnsi"/>
          <w:szCs w:val="24"/>
          <w:lang w:eastAsia="fr-FR" w:bidi="ar-SA"/>
        </w:rPr>
      </w:pPr>
    </w:p>
    <w:p w:rsidR="00164123" w:rsidRPr="00150123" w:rsidRDefault="00164123" w:rsidP="00164123">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164123" w:rsidRDefault="00EC1FC3" w:rsidP="00164123">
      <w:pPr>
        <w:numPr>
          <w:ilvl w:val="0"/>
          <w:numId w:val="167"/>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CODE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C0PRO</w:t>
      </w:r>
      <w:r w:rsidRPr="00AB593C">
        <w:rPr>
          <w:rFonts w:asciiTheme="minorHAnsi" w:hAnsiTheme="minorHAnsi" w:cstheme="minorHAnsi"/>
          <w:szCs w:val="24"/>
          <w:lang w:eastAsia="fr-FR" w:bidi="ar-SA"/>
        </w:rPr>
        <w:t>)</w:t>
      </w:r>
    </w:p>
    <w:p w:rsidR="000816D0" w:rsidRDefault="000816D0" w:rsidP="000816D0">
      <w:pPr>
        <w:autoSpaceDE w:val="0"/>
        <w:autoSpaceDN w:val="0"/>
        <w:adjustRightInd w:val="0"/>
        <w:spacing w:after="1"/>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Pr="00AC3845" w:rsidRDefault="000816D0" w:rsidP="000816D0">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164123" w:rsidRPr="00150123" w:rsidRDefault="00164123" w:rsidP="00164123">
      <w:pPr>
        <w:autoSpaceDE w:val="0"/>
        <w:autoSpaceDN w:val="0"/>
        <w:adjustRightInd w:val="0"/>
        <w:rPr>
          <w:rFonts w:asciiTheme="minorHAnsi" w:hAnsiTheme="minorHAnsi" w:cstheme="minorHAnsi"/>
          <w:szCs w:val="24"/>
          <w:lang w:eastAsia="fr-FR" w:bidi="ar-SA"/>
        </w:rPr>
      </w:pPr>
    </w:p>
    <w:p w:rsidR="000E2103" w:rsidRPr="009E5826" w:rsidRDefault="000E2103" w:rsidP="000E2103">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164123" w:rsidRDefault="000E2103" w:rsidP="000E2103">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E24F4C" w:rsidRPr="00980652" w:rsidRDefault="00E24F4C" w:rsidP="00E24F4C">
      <w:pPr>
        <w:pStyle w:val="Titre4"/>
        <w:rPr>
          <w:rFonts w:asciiTheme="minorHAnsi" w:hAnsiTheme="minorHAnsi" w:cstheme="minorHAnsi"/>
        </w:rPr>
      </w:pPr>
      <w:r w:rsidRPr="00980652">
        <w:rPr>
          <w:rFonts w:asciiTheme="minorHAnsi" w:hAnsiTheme="minorHAnsi" w:cstheme="minorHAnsi"/>
        </w:rPr>
        <w:t>Modification : renseignement des données de ta_</w:t>
      </w:r>
      <w:r>
        <w:rPr>
          <w:rFonts w:asciiTheme="minorHAnsi" w:hAnsiTheme="minorHAnsi" w:cstheme="minorHAnsi"/>
        </w:rPr>
        <w:t>g3p_produit</w:t>
      </w:r>
    </w:p>
    <w:p w:rsidR="00E24F4C" w:rsidRDefault="00E24F4C" w:rsidP="00E24F4C">
      <w:pPr>
        <w:autoSpaceDE w:val="0"/>
        <w:autoSpaceDN w:val="0"/>
        <w:adjustRightInd w:val="0"/>
        <w:ind w:left="360"/>
        <w:rPr>
          <w:rFonts w:asciiTheme="minorHAnsi" w:hAnsiTheme="minorHAnsi" w:cstheme="minorHAnsi"/>
          <w:szCs w:val="24"/>
        </w:rPr>
      </w:pPr>
    </w:p>
    <w:p w:rsidR="00E24F4C" w:rsidRPr="009E5826" w:rsidRDefault="00E24F4C" w:rsidP="00E24F4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E24F4C" w:rsidRDefault="00E24F4C" w:rsidP="00E24F4C">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LBPRO</w:t>
      </w:r>
      <w:r w:rsidRPr="00AB593C">
        <w:rPr>
          <w:rFonts w:asciiTheme="minorHAnsi" w:hAnsiTheme="minorHAnsi" w:cstheme="minorHAnsi"/>
          <w:szCs w:val="24"/>
          <w:lang w:eastAsia="fr-FR" w:bidi="ar-SA"/>
        </w:rPr>
        <w:t>)</w:t>
      </w:r>
    </w:p>
    <w:p w:rsidR="00E24F4C" w:rsidRDefault="00E24F4C" w:rsidP="00E24F4C">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DESC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DESPRO</w:t>
      </w:r>
      <w:r w:rsidRPr="00AB593C">
        <w:rPr>
          <w:rFonts w:asciiTheme="minorHAnsi" w:hAnsiTheme="minorHAnsi" w:cstheme="minorHAnsi"/>
          <w:szCs w:val="24"/>
          <w:lang w:eastAsia="fr-FR" w:bidi="ar-SA"/>
        </w:rPr>
        <w:t>)</w:t>
      </w:r>
    </w:p>
    <w:p w:rsidR="00E24F4C" w:rsidRPr="000E2103" w:rsidRDefault="00E24F4C" w:rsidP="00E24F4C">
      <w:pPr>
        <w:autoSpaceDE w:val="0"/>
        <w:autoSpaceDN w:val="0"/>
        <w:adjustRightInd w:val="0"/>
        <w:rPr>
          <w:rFonts w:asciiTheme="minorHAnsi" w:hAnsiTheme="minorHAnsi" w:cstheme="minorHAnsi"/>
          <w:szCs w:val="24"/>
          <w:lang w:eastAsia="fr-FR" w:bidi="ar-SA"/>
        </w:rPr>
      </w:pPr>
    </w:p>
    <w:p w:rsidR="00E24F4C" w:rsidRPr="007E57B2" w:rsidRDefault="00E24F4C" w:rsidP="00E24F4C">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E24F4C" w:rsidRDefault="00E24F4C" w:rsidP="00E24F4C">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164123" w:rsidRDefault="00164123" w:rsidP="00164123">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sidRPr="00980652">
        <w:rPr>
          <w:rFonts w:asciiTheme="minorHAnsi" w:hAnsiTheme="minorHAnsi" w:cstheme="minorHAnsi"/>
        </w:rPr>
        <w:t>ta_</w:t>
      </w:r>
      <w:r>
        <w:rPr>
          <w:rFonts w:asciiTheme="minorHAnsi" w:hAnsiTheme="minorHAnsi" w:cstheme="minorHAnsi"/>
        </w:rPr>
        <w:t>g3p_produit</w:t>
      </w:r>
    </w:p>
    <w:p w:rsidR="00164123" w:rsidRPr="00A51EF7" w:rsidRDefault="00164123" w:rsidP="00164123"/>
    <w:p w:rsidR="00164123" w:rsidRPr="00150123" w:rsidRDefault="00164123" w:rsidP="00164123">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0E2103" w:rsidRDefault="000E2103" w:rsidP="000E210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LBPRO</w:t>
      </w:r>
      <w:r w:rsidRPr="00AB593C">
        <w:rPr>
          <w:rFonts w:asciiTheme="minorHAnsi" w:hAnsiTheme="minorHAnsi" w:cstheme="minorHAnsi"/>
          <w:szCs w:val="24"/>
          <w:lang w:eastAsia="fr-FR" w:bidi="ar-SA"/>
        </w:rPr>
        <w:t>)</w:t>
      </w:r>
    </w:p>
    <w:p w:rsidR="00164123" w:rsidRPr="00150123" w:rsidRDefault="00164123" w:rsidP="00164123">
      <w:pPr>
        <w:autoSpaceDE w:val="0"/>
        <w:autoSpaceDN w:val="0"/>
        <w:adjustRightInd w:val="0"/>
        <w:rPr>
          <w:rFonts w:asciiTheme="minorHAnsi" w:hAnsiTheme="minorHAnsi" w:cstheme="minorHAnsi"/>
          <w:szCs w:val="24"/>
          <w:lang w:eastAsia="fr-FR" w:bidi="ar-SA"/>
        </w:rPr>
      </w:pPr>
    </w:p>
    <w:p w:rsidR="00164123" w:rsidRPr="00150123" w:rsidRDefault="00164123" w:rsidP="00164123">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0E2103" w:rsidRDefault="000E2103" w:rsidP="000E210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LBPRO</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100 caractères</w:t>
      </w:r>
    </w:p>
    <w:p w:rsidR="000E2103" w:rsidRPr="00AB593C" w:rsidRDefault="000E2103" w:rsidP="000E210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DESC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w:t>
      </w:r>
      <w:r w:rsidR="00991012">
        <w:rPr>
          <w:rFonts w:asciiTheme="minorHAnsi" w:hAnsiTheme="minorHAnsi" w:cstheme="minorHAnsi"/>
          <w:szCs w:val="24"/>
          <w:lang w:eastAsia="fr-FR" w:bidi="ar-SA"/>
        </w:rPr>
        <w:t>S</w:t>
      </w:r>
      <w:r>
        <w:rPr>
          <w:rFonts w:asciiTheme="minorHAnsi" w:hAnsiTheme="minorHAnsi" w:cstheme="minorHAnsi"/>
          <w:szCs w:val="24"/>
          <w:lang w:eastAsia="fr-FR" w:bidi="ar-SA"/>
        </w:rPr>
        <w:t>PRO</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255 caractères</w:t>
      </w:r>
    </w:p>
    <w:p w:rsidR="000816D0" w:rsidRDefault="000816D0" w:rsidP="00164123">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Pr="00150123"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816D0" w:rsidRDefault="000816D0" w:rsidP="000E2103">
      <w:pPr>
        <w:rPr>
          <w:rFonts w:asciiTheme="minorHAnsi" w:hAnsiTheme="minorHAnsi" w:cstheme="minorHAnsi"/>
          <w:szCs w:val="24"/>
        </w:rPr>
      </w:pPr>
    </w:p>
    <w:p w:rsidR="000816D0" w:rsidRDefault="000816D0" w:rsidP="000E2103">
      <w:pPr>
        <w:rPr>
          <w:rFonts w:asciiTheme="minorHAnsi" w:hAnsiTheme="minorHAnsi" w:cstheme="minorHAnsi"/>
          <w:szCs w:val="24"/>
        </w:rPr>
      </w:pPr>
    </w:p>
    <w:p w:rsidR="000816D0" w:rsidRDefault="000816D0" w:rsidP="000E2103">
      <w:pPr>
        <w:rPr>
          <w:rFonts w:asciiTheme="minorHAnsi" w:hAnsiTheme="minorHAnsi" w:cstheme="minorHAnsi"/>
          <w:szCs w:val="24"/>
        </w:rPr>
      </w:pPr>
    </w:p>
    <w:p w:rsidR="000E2103" w:rsidRPr="009E5826" w:rsidRDefault="000E2103" w:rsidP="000E2103">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164123" w:rsidRPr="000E2103" w:rsidRDefault="000E2103" w:rsidP="000E2103">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0E2103" w:rsidRDefault="000E2103" w:rsidP="000E2103">
      <w:pPr>
        <w:autoSpaceDE w:val="0"/>
        <w:autoSpaceDN w:val="0"/>
        <w:adjustRightInd w:val="0"/>
        <w:rPr>
          <w:rFonts w:asciiTheme="minorHAnsi" w:hAnsiTheme="minorHAnsi" w:cstheme="minorHAnsi"/>
          <w:szCs w:val="24"/>
          <w:lang w:eastAsia="fr-FR" w:bidi="ar-SA"/>
        </w:rPr>
      </w:pPr>
    </w:p>
    <w:p w:rsidR="000E2103" w:rsidRPr="00150123" w:rsidRDefault="000E2103" w:rsidP="000E2103">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B8417B" w:rsidRDefault="00D260EE" w:rsidP="000816D0">
      <w:pPr>
        <w:numPr>
          <w:ilvl w:val="0"/>
          <w:numId w:val="699"/>
        </w:numPr>
        <w:autoSpaceDE w:val="0"/>
        <w:autoSpaceDN w:val="0"/>
        <w:adjustRightInd w:val="0"/>
        <w:spacing w:after="1"/>
        <w:rPr>
          <w:lang w:eastAsia="fr-FR" w:bidi="ar-SA"/>
        </w:rPr>
      </w:pPr>
      <w:r w:rsidRPr="00D260EE">
        <w:rPr>
          <w:rFonts w:asciiTheme="minorHAnsi" w:hAnsiTheme="minorHAnsi" w:cstheme="minorHAnsi"/>
          <w:szCs w:val="24"/>
          <w:lang w:eastAsia="fr-FR" w:bidi="ar-SA"/>
        </w:rPr>
        <w:t>CODE FONCTION  (C0FON). La liste déroulante propose toutes les valeurs CODE FONCTION – LIBELLE FONCTION de la table ta_g3p_fonction qui ne sont pas closes (lignes de ta_g3p_fonction dont la DATE DE CLOTURE est supérieure strictement à la date du jour).</w:t>
      </w:r>
      <w:r w:rsidR="00B8417B">
        <w:rPr>
          <w:lang w:eastAsia="fr-FR" w:bidi="ar-SA"/>
        </w:rPr>
        <w:br w:type="page"/>
      </w:r>
    </w:p>
    <w:p w:rsidR="00164123" w:rsidRDefault="00B8417B" w:rsidP="00B8417B">
      <w:pPr>
        <w:pStyle w:val="Titre3"/>
        <w:rPr>
          <w:lang w:eastAsia="fr-FR" w:bidi="ar-SA"/>
        </w:rPr>
      </w:pPr>
      <w:bookmarkStart w:id="949" w:name="_Toc515444500"/>
      <w:r>
        <w:rPr>
          <w:lang w:eastAsia="fr-FR" w:bidi="ar-SA"/>
        </w:rPr>
        <w:t>Ta_g3p_fonction</w:t>
      </w:r>
      <w:bookmarkEnd w:id="949"/>
    </w:p>
    <w:p w:rsidR="00B8417B" w:rsidRPr="0052237D" w:rsidRDefault="00B8417B" w:rsidP="00B8417B">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l’ensemble des fonctions</w:t>
      </w:r>
      <w:r w:rsidR="00116463">
        <w:rPr>
          <w:rFonts w:asciiTheme="minorHAnsi" w:hAnsiTheme="minorHAnsi" w:cstheme="minorHAnsi"/>
          <w:szCs w:val="24"/>
          <w:lang w:eastAsia="fr-FR" w:bidi="ar-SA"/>
        </w:rPr>
        <w:t>.</w:t>
      </w:r>
    </w:p>
    <w:p w:rsidR="00B8417B" w:rsidRDefault="00B8417B" w:rsidP="00B8417B">
      <w:pPr>
        <w:pStyle w:val="Titre4"/>
        <w:rPr>
          <w:lang w:eastAsia="fr-FR" w:bidi="ar-SA"/>
        </w:rPr>
      </w:pPr>
      <w:r>
        <w:rPr>
          <w:lang w:eastAsia="fr-FR" w:bidi="ar-SA"/>
        </w:rPr>
        <w:t>Structure de la table ta_g3p_fonction</w:t>
      </w:r>
    </w:p>
    <w:p w:rsidR="00B8417B" w:rsidRDefault="00B8417B" w:rsidP="00B8417B">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889"/>
        <w:gridCol w:w="1907"/>
      </w:tblGrid>
      <w:tr w:rsidR="00B8417B" w:rsidRPr="009E6545" w:rsidTr="00C370B2">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417B" w:rsidRPr="009E6545" w:rsidRDefault="00B8417B" w:rsidP="00C370B2">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417B" w:rsidRPr="009E6545" w:rsidRDefault="00B8417B" w:rsidP="00C370B2">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417B" w:rsidRPr="009E6545" w:rsidRDefault="00B8417B" w:rsidP="00C370B2">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B8417B" w:rsidRPr="009E6545" w:rsidRDefault="00B8417B" w:rsidP="00C370B2">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B8417B" w:rsidRPr="009E6545" w:rsidRDefault="00B8417B" w:rsidP="00C370B2">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417B" w:rsidRPr="009E6545" w:rsidRDefault="00B8417B" w:rsidP="00C370B2">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417B" w:rsidRPr="009E6545" w:rsidRDefault="00B8417B" w:rsidP="00C370B2">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417B" w:rsidRPr="009E6545" w:rsidRDefault="00B8417B" w:rsidP="00C370B2">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417B" w:rsidRPr="009E6545" w:rsidRDefault="00B8417B" w:rsidP="00C370B2">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B8417B" w:rsidRPr="009E6545" w:rsidTr="00C370B2">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FONCTION</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B8417B" w:rsidRPr="009E6545" w:rsidRDefault="001E7743" w:rsidP="00B7574E">
            <w:pPr>
              <w:jc w:val="center"/>
              <w:rPr>
                <w:rFonts w:eastAsia="Times New Roman" w:cs="Calibri"/>
                <w:sz w:val="16"/>
                <w:szCs w:val="16"/>
                <w:lang w:eastAsia="fr-FR" w:bidi="ar-SA"/>
              </w:rPr>
            </w:pPr>
            <w:r>
              <w:rPr>
                <w:rFonts w:eastAsia="Times New Roman" w:cs="Calibri"/>
                <w:sz w:val="16"/>
                <w:szCs w:val="16"/>
                <w:lang w:eastAsia="fr-FR" w:bidi="ar-SA"/>
              </w:rPr>
              <w:t>COFON</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Identifiant de la fonction</w:t>
            </w:r>
          </w:p>
        </w:tc>
      </w:tr>
      <w:tr w:rsidR="00B8417B" w:rsidRPr="009E6545" w:rsidTr="00B8417B">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LiBELLE FONCTION</w:t>
            </w:r>
          </w:p>
        </w:tc>
        <w:tc>
          <w:tcPr>
            <w:tcW w:w="754" w:type="dxa"/>
            <w:tcBorders>
              <w:top w:val="nil"/>
              <w:left w:val="nil"/>
              <w:bottom w:val="single" w:sz="4" w:space="0" w:color="auto"/>
              <w:right w:val="single" w:sz="4" w:space="0" w:color="auto"/>
            </w:tcBorders>
            <w:shd w:val="clear" w:color="auto" w:fill="auto"/>
            <w:vAlign w:val="center"/>
          </w:tcPr>
          <w:p w:rsidR="00B8417B" w:rsidRPr="009E6545" w:rsidRDefault="001E7743" w:rsidP="00B7574E">
            <w:pPr>
              <w:jc w:val="center"/>
              <w:rPr>
                <w:rFonts w:eastAsia="Times New Roman" w:cs="Calibri"/>
                <w:sz w:val="16"/>
                <w:szCs w:val="16"/>
                <w:lang w:eastAsia="fr-FR" w:bidi="ar-SA"/>
              </w:rPr>
            </w:pPr>
            <w:r>
              <w:rPr>
                <w:rFonts w:eastAsia="Times New Roman" w:cs="Calibri"/>
                <w:sz w:val="16"/>
                <w:szCs w:val="16"/>
                <w:lang w:eastAsia="fr-FR" w:bidi="ar-SA"/>
              </w:rPr>
              <w:t>LBFON</w:t>
            </w:r>
          </w:p>
        </w:tc>
        <w:tc>
          <w:tcPr>
            <w:tcW w:w="1387" w:type="dxa"/>
            <w:tcBorders>
              <w:top w:val="nil"/>
              <w:left w:val="nil"/>
              <w:bottom w:val="single" w:sz="4" w:space="0" w:color="auto"/>
              <w:right w:val="single" w:sz="4" w:space="0" w:color="auto"/>
            </w:tcBorders>
            <w:shd w:val="clear" w:color="auto" w:fill="auto"/>
            <w:vAlign w:val="center"/>
            <w:hideMark/>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alphanumérique (100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hideMark/>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Nom de la fonction</w:t>
            </w:r>
          </w:p>
        </w:tc>
      </w:tr>
      <w:tr w:rsidR="00B8417B" w:rsidRPr="009E6545" w:rsidTr="00C370B2">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B8417B"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DESC FONCTION</w:t>
            </w:r>
          </w:p>
        </w:tc>
        <w:tc>
          <w:tcPr>
            <w:tcW w:w="754" w:type="dxa"/>
            <w:tcBorders>
              <w:top w:val="nil"/>
              <w:left w:val="nil"/>
              <w:bottom w:val="single" w:sz="4" w:space="0" w:color="auto"/>
              <w:right w:val="single" w:sz="4" w:space="0" w:color="auto"/>
            </w:tcBorders>
            <w:shd w:val="clear" w:color="auto" w:fill="auto"/>
            <w:vAlign w:val="center"/>
          </w:tcPr>
          <w:p w:rsidR="00B8417B" w:rsidRPr="009E6545" w:rsidRDefault="001E7743" w:rsidP="00B7574E">
            <w:pPr>
              <w:jc w:val="center"/>
              <w:rPr>
                <w:rFonts w:eastAsia="Times New Roman" w:cs="Calibri"/>
                <w:sz w:val="16"/>
                <w:szCs w:val="16"/>
                <w:lang w:eastAsia="fr-FR" w:bidi="ar-SA"/>
              </w:rPr>
            </w:pPr>
            <w:r>
              <w:rPr>
                <w:rFonts w:eastAsia="Times New Roman" w:cs="Calibri"/>
                <w:sz w:val="16"/>
                <w:szCs w:val="16"/>
                <w:lang w:eastAsia="fr-FR" w:bidi="ar-SA"/>
              </w:rPr>
              <w:t>DESFON</w:t>
            </w:r>
          </w:p>
        </w:tc>
        <w:tc>
          <w:tcPr>
            <w:tcW w:w="1387" w:type="dxa"/>
            <w:tcBorders>
              <w:top w:val="nil"/>
              <w:left w:val="nil"/>
              <w:bottom w:val="single" w:sz="4" w:space="0" w:color="auto"/>
              <w:right w:val="single" w:sz="4" w:space="0" w:color="auto"/>
            </w:tcBorders>
            <w:shd w:val="clear" w:color="auto" w:fill="auto"/>
            <w:vAlign w:val="center"/>
          </w:tcPr>
          <w:p w:rsidR="00B8417B"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alphanumérique (255</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B8417B"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facultatif</w:t>
            </w:r>
          </w:p>
        </w:tc>
        <w:tc>
          <w:tcPr>
            <w:tcW w:w="889" w:type="dxa"/>
            <w:tcBorders>
              <w:top w:val="nil"/>
              <w:left w:val="nil"/>
              <w:bottom w:val="single" w:sz="4" w:space="0" w:color="auto"/>
              <w:right w:val="single" w:sz="4" w:space="0" w:color="auto"/>
            </w:tcBorders>
            <w:shd w:val="clear" w:color="auto" w:fill="auto"/>
            <w:vAlign w:val="center"/>
          </w:tcPr>
          <w:p w:rsidR="00B8417B"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tcPr>
          <w:p w:rsidR="00B8417B"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Description de la fonction</w:t>
            </w:r>
          </w:p>
        </w:tc>
      </w:tr>
      <w:tr w:rsidR="00B8417B" w:rsidRPr="009E6545" w:rsidTr="00B8417B">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B8417B" w:rsidRPr="009E6545" w:rsidRDefault="00B8417B" w:rsidP="00B7574E">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B8417B" w:rsidRPr="00F37917" w:rsidRDefault="00B8417B" w:rsidP="00B7574E">
            <w:pPr>
              <w:jc w:val="center"/>
              <w:rPr>
                <w:rFonts w:eastAsia="Times New Roman" w:cs="Calibri"/>
                <w:sz w:val="18"/>
                <w:szCs w:val="18"/>
                <w:lang w:eastAsia="fr-FR" w:bidi="ar-SA"/>
              </w:rPr>
            </w:pPr>
            <w:r w:rsidRPr="00F37917">
              <w:rPr>
                <w:rFonts w:eastAsia="Times New Roman" w:cs="Calibri"/>
                <w:sz w:val="18"/>
                <w:szCs w:val="18"/>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B8417B" w:rsidRPr="00F37917" w:rsidRDefault="00B8417B" w:rsidP="00B7574E">
            <w:pPr>
              <w:jc w:val="center"/>
              <w:rPr>
                <w:rFonts w:eastAsia="Times New Roman" w:cs="Calibri"/>
                <w:sz w:val="18"/>
                <w:szCs w:val="18"/>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Pr="00F37917" w:rsidRDefault="00B8417B" w:rsidP="00B7574E">
            <w:pPr>
              <w:jc w:val="center"/>
              <w:rPr>
                <w:rFonts w:eastAsia="Times New Roman" w:cs="Calibri"/>
                <w:sz w:val="18"/>
                <w:szCs w:val="18"/>
                <w:lang w:eastAsia="fr-FR" w:bidi="ar-SA"/>
              </w:rPr>
            </w:pPr>
            <w:r>
              <w:rPr>
                <w:rFonts w:eastAsia="Times New Roman" w:cs="Calibri"/>
                <w:sz w:val="18"/>
                <w:szCs w:val="18"/>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B8417B" w:rsidRPr="00F37917" w:rsidRDefault="00B8417B" w:rsidP="00B7574E">
            <w:pPr>
              <w:jc w:val="center"/>
              <w:rPr>
                <w:rFonts w:eastAsia="Times New Roman" w:cs="Calibri"/>
                <w:sz w:val="18"/>
                <w:szCs w:val="18"/>
                <w:lang w:eastAsia="fr-FR" w:bidi="ar-SA"/>
              </w:rPr>
            </w:pPr>
            <w:r w:rsidRPr="00F37917">
              <w:rPr>
                <w:rFonts w:eastAsia="Times New Roman" w:cs="Calibri"/>
                <w:sz w:val="18"/>
                <w:szCs w:val="18"/>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B8417B" w:rsidRPr="00F37917" w:rsidRDefault="00B8417B" w:rsidP="00B7574E">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B8417B" w:rsidRPr="00F37917" w:rsidRDefault="00B8417B" w:rsidP="00B7574E">
            <w:pPr>
              <w:jc w:val="center"/>
              <w:rPr>
                <w:rFonts w:eastAsia="Times New Roman" w:cs="Calibri"/>
                <w:sz w:val="18"/>
                <w:szCs w:val="18"/>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B8417B" w:rsidRPr="00F37917" w:rsidRDefault="00B8417B" w:rsidP="00B7574E">
            <w:pPr>
              <w:jc w:val="center"/>
              <w:rPr>
                <w:rFonts w:eastAsia="Times New Roman" w:cs="Calibri"/>
                <w:sz w:val="18"/>
                <w:szCs w:val="18"/>
                <w:lang w:eastAsia="fr-FR" w:bidi="ar-SA"/>
              </w:rPr>
            </w:pPr>
            <w:r w:rsidRPr="00F37917">
              <w:rPr>
                <w:rFonts w:eastAsia="Times New Roman" w:cs="Calibri"/>
                <w:sz w:val="18"/>
                <w:szCs w:val="18"/>
                <w:lang w:eastAsia="fr-FR" w:bidi="ar-SA"/>
              </w:rPr>
              <w:t>date de création de l'enregistrement. Alimenté par le systEme A la date du jour de création.</w:t>
            </w:r>
          </w:p>
        </w:tc>
      </w:tr>
      <w:tr w:rsidR="00B8417B" w:rsidRPr="009E6545" w:rsidTr="00B8417B">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8417B" w:rsidRPr="009E6545" w:rsidRDefault="00B8417B" w:rsidP="00B7574E">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Pr="009E6545" w:rsidRDefault="001E7743" w:rsidP="00B7574E">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B8417B" w:rsidRPr="009E6545" w:rsidRDefault="00B8417B" w:rsidP="00B7574E">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B8417B" w:rsidRPr="009E6545" w:rsidTr="00B8417B">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Pr="009E6545" w:rsidRDefault="00B8417B" w:rsidP="00B7574E">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Pr="009E6545" w:rsidRDefault="00991012" w:rsidP="00B7574E">
            <w:pPr>
              <w:jc w:val="center"/>
              <w:rPr>
                <w:rFonts w:eastAsia="Times New Roman" w:cs="Calibri"/>
                <w:sz w:val="16"/>
                <w:szCs w:val="16"/>
                <w:lang w:eastAsia="fr-FR" w:bidi="ar-SA"/>
              </w:rPr>
            </w:pPr>
            <w:r w:rsidRPr="009E6545">
              <w:rPr>
                <w:rFonts w:eastAsia="Times New Roman" w:cs="Calibri"/>
                <w:sz w:val="16"/>
                <w:szCs w:val="16"/>
                <w:lang w:eastAsia="fr-FR" w:bidi="ar-SA"/>
              </w:rPr>
              <w:t>C</w:t>
            </w:r>
            <w:r w:rsidR="00B8417B" w:rsidRPr="009E654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B8417B" w:rsidRPr="009E6545" w:rsidRDefault="00744B7E" w:rsidP="00B7574E">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907" w:type="dxa"/>
            <w:tcBorders>
              <w:top w:val="single" w:sz="4" w:space="0" w:color="auto"/>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w:t>
            </w:r>
            <w:r w:rsidR="00991012">
              <w:rPr>
                <w:rFonts w:eastAsia="Times New Roman" w:cs="Calibri"/>
                <w:sz w:val="16"/>
                <w:szCs w:val="16"/>
                <w:lang w:eastAsia="fr-FR" w:bidi="ar-SA"/>
              </w:rPr>
              <w:t>mentée par défaut au 01/01/2076 et modifiable</w:t>
            </w:r>
          </w:p>
        </w:tc>
      </w:tr>
      <w:tr w:rsidR="00B8417B" w:rsidRPr="009E6545" w:rsidTr="00B8417B">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Pr="009E6545" w:rsidRDefault="00B8417B" w:rsidP="00B7574E">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B8417B" w:rsidRPr="00045326" w:rsidRDefault="00B8417B" w:rsidP="00B7574E">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Pr="009E6545" w:rsidRDefault="001E7743" w:rsidP="00B7574E">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B8417B" w:rsidRPr="00045326" w:rsidRDefault="00B8417B" w:rsidP="00B7574E">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B8417B" w:rsidRPr="009E6545" w:rsidRDefault="00B8417B" w:rsidP="00B7574E">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B8417B" w:rsidRDefault="00B8417B" w:rsidP="00B8417B">
      <w:pPr>
        <w:rPr>
          <w:lang w:eastAsia="fr-FR" w:bidi="ar-SA"/>
        </w:rPr>
      </w:pPr>
    </w:p>
    <w:p w:rsidR="00B8417B" w:rsidRDefault="00B8417B" w:rsidP="00B8417B">
      <w:pPr>
        <w:pStyle w:val="Titre4"/>
      </w:pPr>
      <w:r w:rsidRPr="004E2387">
        <w:rPr>
          <w:rFonts w:asciiTheme="minorHAnsi" w:hAnsiTheme="minorHAnsi" w:cstheme="minorHAnsi"/>
          <w:lang w:eastAsia="fr-FR" w:bidi="ar-SA"/>
        </w:rPr>
        <w:t xml:space="preserve">Création : renseignement des données de </w:t>
      </w:r>
      <w:r w:rsidRPr="00980652">
        <w:rPr>
          <w:rFonts w:asciiTheme="minorHAnsi" w:hAnsiTheme="minorHAnsi" w:cstheme="minorHAnsi"/>
        </w:rPr>
        <w:t>ta_</w:t>
      </w:r>
      <w:r>
        <w:rPr>
          <w:rFonts w:asciiTheme="minorHAnsi" w:hAnsiTheme="minorHAnsi" w:cstheme="minorHAnsi"/>
        </w:rPr>
        <w:t>g3p_fonction</w:t>
      </w:r>
    </w:p>
    <w:p w:rsidR="00B8417B" w:rsidRDefault="00B8417B" w:rsidP="00B8417B">
      <w:pPr>
        <w:autoSpaceDE w:val="0"/>
        <w:autoSpaceDN w:val="0"/>
        <w:adjustRightInd w:val="0"/>
        <w:rPr>
          <w:rFonts w:asciiTheme="minorHAnsi" w:hAnsiTheme="minorHAnsi" w:cstheme="minorHAnsi"/>
          <w:szCs w:val="24"/>
          <w:lang w:eastAsia="fr-FR" w:bidi="ar-SA"/>
        </w:rPr>
      </w:pPr>
    </w:p>
    <w:p w:rsidR="00B8417B" w:rsidRPr="007E57B2" w:rsidRDefault="00B8417B" w:rsidP="00B8417B">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991012" w:rsidRDefault="00991012" w:rsidP="00991012">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FONCTON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C0FON</w:t>
      </w:r>
      <w:r w:rsidRPr="00AB593C">
        <w:rPr>
          <w:rFonts w:asciiTheme="minorHAnsi" w:hAnsiTheme="minorHAnsi" w:cstheme="minorHAnsi"/>
          <w:szCs w:val="24"/>
          <w:lang w:eastAsia="fr-FR" w:bidi="ar-SA"/>
        </w:rPr>
        <w:t>)</w:t>
      </w:r>
    </w:p>
    <w:p w:rsidR="00991012" w:rsidRDefault="00991012" w:rsidP="00991012">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FONCTION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LBFON</w:t>
      </w:r>
      <w:r w:rsidRPr="00AB593C">
        <w:rPr>
          <w:rFonts w:asciiTheme="minorHAnsi" w:hAnsiTheme="minorHAnsi" w:cstheme="minorHAnsi"/>
          <w:szCs w:val="24"/>
          <w:lang w:eastAsia="fr-FR" w:bidi="ar-SA"/>
        </w:rPr>
        <w:t>)</w:t>
      </w:r>
    </w:p>
    <w:p w:rsidR="00B8417B" w:rsidRPr="00AB593C" w:rsidRDefault="00B8417B" w:rsidP="00B8417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DESC </w:t>
      </w:r>
      <w:r w:rsidR="00991012">
        <w:rPr>
          <w:rFonts w:asciiTheme="minorHAnsi" w:hAnsiTheme="minorHAnsi" w:cstheme="minorHAnsi"/>
          <w:szCs w:val="24"/>
          <w:lang w:eastAsia="fr-FR" w:bidi="ar-SA"/>
        </w:rPr>
        <w:t>FONCTION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w:t>
      </w:r>
      <w:r w:rsidR="00991012">
        <w:rPr>
          <w:rFonts w:asciiTheme="minorHAnsi" w:hAnsiTheme="minorHAnsi" w:cstheme="minorHAnsi"/>
          <w:szCs w:val="24"/>
          <w:lang w:eastAsia="fr-FR" w:bidi="ar-SA"/>
        </w:rPr>
        <w:t>SFON</w:t>
      </w:r>
      <w:r w:rsidRPr="00AB593C">
        <w:rPr>
          <w:rFonts w:asciiTheme="minorHAnsi" w:hAnsiTheme="minorHAnsi" w:cstheme="minorHAnsi"/>
          <w:szCs w:val="24"/>
          <w:lang w:eastAsia="fr-FR" w:bidi="ar-SA"/>
        </w:rPr>
        <w:t>)</w:t>
      </w:r>
    </w:p>
    <w:p w:rsidR="00B8417B" w:rsidRPr="007E57B2" w:rsidRDefault="00B8417B" w:rsidP="00B8417B">
      <w:pPr>
        <w:autoSpaceDE w:val="0"/>
        <w:autoSpaceDN w:val="0"/>
        <w:adjustRightInd w:val="0"/>
        <w:rPr>
          <w:rFonts w:asciiTheme="minorHAnsi" w:hAnsiTheme="minorHAnsi" w:cstheme="minorHAnsi"/>
          <w:szCs w:val="24"/>
          <w:lang w:eastAsia="fr-FR" w:bidi="ar-SA"/>
        </w:rPr>
      </w:pPr>
    </w:p>
    <w:p w:rsidR="00B8417B" w:rsidRDefault="00B8417B" w:rsidP="00B8417B">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B8417B" w:rsidRPr="00991012" w:rsidRDefault="00B8417B" w:rsidP="00C370B2">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B8417B" w:rsidRPr="00C362CD" w:rsidRDefault="00B8417B" w:rsidP="00B8417B">
      <w:pPr>
        <w:pStyle w:val="Titre4"/>
        <w:rPr>
          <w:lang w:eastAsia="fr-FR" w:bidi="ar-SA"/>
        </w:rPr>
      </w:pPr>
      <w:r w:rsidRPr="004C6180">
        <w:rPr>
          <w:rFonts w:asciiTheme="minorHAnsi" w:hAnsiTheme="minorHAnsi" w:cstheme="minorHAnsi"/>
        </w:rPr>
        <w:t xml:space="preserve">Création : contrôle des données de </w:t>
      </w:r>
      <w:r w:rsidRPr="00980652">
        <w:rPr>
          <w:rFonts w:asciiTheme="minorHAnsi" w:hAnsiTheme="minorHAnsi" w:cstheme="minorHAnsi"/>
        </w:rPr>
        <w:t>ta_</w:t>
      </w:r>
      <w:r>
        <w:rPr>
          <w:rFonts w:asciiTheme="minorHAnsi" w:hAnsiTheme="minorHAnsi" w:cstheme="minorHAnsi"/>
        </w:rPr>
        <w:t>g3p_fonction</w:t>
      </w:r>
    </w:p>
    <w:p w:rsidR="00B8417B" w:rsidRDefault="00B8417B" w:rsidP="00B8417B">
      <w:pPr>
        <w:autoSpaceDE w:val="0"/>
        <w:autoSpaceDN w:val="0"/>
        <w:adjustRightInd w:val="0"/>
        <w:rPr>
          <w:rFonts w:asciiTheme="minorHAnsi" w:hAnsiTheme="minorHAnsi" w:cstheme="minorHAnsi"/>
          <w:szCs w:val="24"/>
          <w:lang w:eastAsia="fr-FR" w:bidi="ar-SA"/>
        </w:rPr>
      </w:pPr>
    </w:p>
    <w:p w:rsidR="00B8417B" w:rsidRPr="00150123" w:rsidRDefault="00B8417B" w:rsidP="00B8417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B8417B" w:rsidRDefault="00B8417B" w:rsidP="00B8417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CODE </w:t>
      </w:r>
      <w:r w:rsidR="00991012">
        <w:rPr>
          <w:rFonts w:asciiTheme="minorHAnsi" w:hAnsiTheme="minorHAnsi" w:cstheme="minorHAnsi"/>
          <w:szCs w:val="24"/>
          <w:lang w:eastAsia="fr-FR" w:bidi="ar-SA"/>
        </w:rPr>
        <w:t>FONCTON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w:t>
      </w:r>
      <w:r w:rsidR="00991012">
        <w:rPr>
          <w:rFonts w:asciiTheme="minorHAnsi" w:hAnsiTheme="minorHAnsi" w:cstheme="minorHAnsi"/>
          <w:szCs w:val="24"/>
          <w:lang w:eastAsia="fr-FR" w:bidi="ar-SA"/>
        </w:rPr>
        <w:t>FON</w:t>
      </w:r>
      <w:r w:rsidRPr="00AB593C">
        <w:rPr>
          <w:rFonts w:asciiTheme="minorHAnsi" w:hAnsiTheme="minorHAnsi" w:cstheme="minorHAnsi"/>
          <w:szCs w:val="24"/>
          <w:lang w:eastAsia="fr-FR" w:bidi="ar-SA"/>
        </w:rPr>
        <w:t>)</w:t>
      </w:r>
    </w:p>
    <w:p w:rsidR="00B8417B" w:rsidRDefault="00B8417B" w:rsidP="00B8417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LIBELLE </w:t>
      </w:r>
      <w:r w:rsidR="00991012">
        <w:rPr>
          <w:rFonts w:asciiTheme="minorHAnsi" w:hAnsiTheme="minorHAnsi" w:cstheme="minorHAnsi"/>
          <w:szCs w:val="24"/>
          <w:lang w:eastAsia="fr-FR" w:bidi="ar-SA"/>
        </w:rPr>
        <w:t>FONCTION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w:t>
      </w:r>
      <w:r w:rsidR="00991012">
        <w:rPr>
          <w:rFonts w:asciiTheme="minorHAnsi" w:hAnsiTheme="minorHAnsi" w:cstheme="minorHAnsi"/>
          <w:szCs w:val="24"/>
          <w:lang w:eastAsia="fr-FR" w:bidi="ar-SA"/>
        </w:rPr>
        <w:t>FON</w:t>
      </w:r>
      <w:r w:rsidRPr="00AB593C">
        <w:rPr>
          <w:rFonts w:asciiTheme="minorHAnsi" w:hAnsiTheme="minorHAnsi" w:cstheme="minorHAnsi"/>
          <w:szCs w:val="24"/>
          <w:lang w:eastAsia="fr-FR" w:bidi="ar-SA"/>
        </w:rPr>
        <w:t>)</w:t>
      </w:r>
    </w:p>
    <w:p w:rsidR="00B8417B" w:rsidRPr="00150123" w:rsidRDefault="00B8417B" w:rsidP="00B8417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B8417B" w:rsidRDefault="00B8417B" w:rsidP="00B8417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w:t>
      </w:r>
      <w:r w:rsidR="00991012">
        <w:rPr>
          <w:rFonts w:asciiTheme="minorHAnsi" w:hAnsiTheme="minorHAnsi" w:cstheme="minorHAnsi"/>
          <w:szCs w:val="24"/>
          <w:lang w:eastAsia="fr-FR" w:bidi="ar-SA"/>
        </w:rPr>
        <w:t>FON</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B8417B" w:rsidRDefault="00B8417B" w:rsidP="00B8417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w:t>
      </w:r>
      <w:r w:rsidR="00991012">
        <w:rPr>
          <w:rFonts w:asciiTheme="minorHAnsi" w:hAnsiTheme="minorHAnsi" w:cstheme="minorHAnsi"/>
          <w:szCs w:val="24"/>
          <w:lang w:eastAsia="fr-FR" w:bidi="ar-SA"/>
        </w:rPr>
        <w:t>FON</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100 caractères</w:t>
      </w:r>
    </w:p>
    <w:p w:rsidR="00B8417B" w:rsidRPr="00AB593C" w:rsidRDefault="00B8417B" w:rsidP="00B8417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DESC PRODUIT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w:t>
      </w:r>
      <w:r w:rsidR="00991012">
        <w:rPr>
          <w:rFonts w:asciiTheme="minorHAnsi" w:hAnsiTheme="minorHAnsi" w:cstheme="minorHAnsi"/>
          <w:szCs w:val="24"/>
          <w:lang w:eastAsia="fr-FR" w:bidi="ar-SA"/>
        </w:rPr>
        <w:t>SFON</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255 caractères</w:t>
      </w:r>
    </w:p>
    <w:p w:rsidR="00B8417B" w:rsidRPr="00150123" w:rsidRDefault="00B8417B" w:rsidP="00B8417B">
      <w:pPr>
        <w:autoSpaceDE w:val="0"/>
        <w:autoSpaceDN w:val="0"/>
        <w:adjustRightInd w:val="0"/>
        <w:rPr>
          <w:rFonts w:asciiTheme="minorHAnsi" w:hAnsiTheme="minorHAnsi" w:cstheme="minorHAnsi"/>
          <w:szCs w:val="24"/>
          <w:lang w:eastAsia="fr-FR" w:bidi="ar-SA"/>
        </w:rPr>
      </w:pPr>
    </w:p>
    <w:p w:rsidR="00B8417B" w:rsidRPr="00150123" w:rsidRDefault="00B8417B" w:rsidP="00B8417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B8417B" w:rsidRDefault="00B8417B" w:rsidP="00B8417B">
      <w:pPr>
        <w:numPr>
          <w:ilvl w:val="0"/>
          <w:numId w:val="167"/>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 xml:space="preserve">CODE </w:t>
      </w:r>
      <w:r w:rsidR="00991012">
        <w:rPr>
          <w:rFonts w:asciiTheme="minorHAnsi" w:hAnsiTheme="minorHAnsi" w:cstheme="minorHAnsi"/>
          <w:szCs w:val="24"/>
          <w:lang w:eastAsia="fr-FR" w:bidi="ar-SA"/>
        </w:rPr>
        <w:t>FONCTION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w:t>
      </w:r>
      <w:r w:rsidR="00991012">
        <w:rPr>
          <w:rFonts w:asciiTheme="minorHAnsi" w:hAnsiTheme="minorHAnsi" w:cstheme="minorHAnsi"/>
          <w:szCs w:val="24"/>
          <w:lang w:eastAsia="fr-FR" w:bidi="ar-SA"/>
        </w:rPr>
        <w:t>FON</w:t>
      </w:r>
      <w:r w:rsidRPr="00AB593C">
        <w:rPr>
          <w:rFonts w:asciiTheme="minorHAnsi" w:hAnsiTheme="minorHAnsi" w:cstheme="minorHAnsi"/>
          <w:szCs w:val="24"/>
          <w:lang w:eastAsia="fr-FR" w:bidi="ar-SA"/>
        </w:rPr>
        <w:t>)</w:t>
      </w:r>
    </w:p>
    <w:p w:rsidR="000816D0" w:rsidRDefault="000816D0" w:rsidP="000816D0">
      <w:pPr>
        <w:autoSpaceDE w:val="0"/>
        <w:autoSpaceDN w:val="0"/>
        <w:adjustRightInd w:val="0"/>
        <w:spacing w:after="1"/>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Pr="00AC3845" w:rsidRDefault="000816D0" w:rsidP="000816D0">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B8417B" w:rsidRPr="00150123" w:rsidRDefault="00B8417B" w:rsidP="00B8417B">
      <w:pPr>
        <w:autoSpaceDE w:val="0"/>
        <w:autoSpaceDN w:val="0"/>
        <w:adjustRightInd w:val="0"/>
        <w:rPr>
          <w:rFonts w:asciiTheme="minorHAnsi" w:hAnsiTheme="minorHAnsi" w:cstheme="minorHAnsi"/>
          <w:szCs w:val="24"/>
          <w:lang w:eastAsia="fr-FR" w:bidi="ar-SA"/>
        </w:rPr>
      </w:pPr>
    </w:p>
    <w:p w:rsidR="00B8417B" w:rsidRPr="009E5826" w:rsidRDefault="00B8417B" w:rsidP="00B8417B">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B8417B" w:rsidRDefault="00B8417B" w:rsidP="00B8417B">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562CB3" w:rsidRPr="00980652" w:rsidRDefault="00562CB3" w:rsidP="00562CB3">
      <w:pPr>
        <w:pStyle w:val="Titre4"/>
        <w:rPr>
          <w:rFonts w:asciiTheme="minorHAnsi" w:hAnsiTheme="minorHAnsi" w:cstheme="minorHAnsi"/>
        </w:rPr>
      </w:pPr>
      <w:r w:rsidRPr="00980652">
        <w:rPr>
          <w:rFonts w:asciiTheme="minorHAnsi" w:hAnsiTheme="minorHAnsi" w:cstheme="minorHAnsi"/>
        </w:rPr>
        <w:t>Modification : renseignement des données de ta_</w:t>
      </w:r>
      <w:r>
        <w:rPr>
          <w:rFonts w:asciiTheme="minorHAnsi" w:hAnsiTheme="minorHAnsi" w:cstheme="minorHAnsi"/>
        </w:rPr>
        <w:t>g3p_fonction</w:t>
      </w:r>
    </w:p>
    <w:p w:rsidR="00562CB3" w:rsidRDefault="00562CB3" w:rsidP="00562CB3">
      <w:pPr>
        <w:autoSpaceDE w:val="0"/>
        <w:autoSpaceDN w:val="0"/>
        <w:adjustRightInd w:val="0"/>
        <w:ind w:left="360"/>
        <w:rPr>
          <w:rFonts w:asciiTheme="minorHAnsi" w:hAnsiTheme="minorHAnsi" w:cstheme="minorHAnsi"/>
          <w:szCs w:val="24"/>
        </w:rPr>
      </w:pPr>
    </w:p>
    <w:p w:rsidR="00562CB3" w:rsidRPr="009E5826" w:rsidRDefault="00562CB3" w:rsidP="00562CB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562CB3" w:rsidRDefault="00562CB3" w:rsidP="00562CB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FONCTION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LBFON</w:t>
      </w:r>
      <w:r w:rsidRPr="00AB593C">
        <w:rPr>
          <w:rFonts w:asciiTheme="minorHAnsi" w:hAnsiTheme="minorHAnsi" w:cstheme="minorHAnsi"/>
          <w:szCs w:val="24"/>
          <w:lang w:eastAsia="fr-FR" w:bidi="ar-SA"/>
        </w:rPr>
        <w:t>)</w:t>
      </w:r>
    </w:p>
    <w:p w:rsidR="00562CB3" w:rsidRDefault="00562CB3" w:rsidP="00562CB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DESC FONCTION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DESFON</w:t>
      </w:r>
      <w:r w:rsidRPr="00AB593C">
        <w:rPr>
          <w:rFonts w:asciiTheme="minorHAnsi" w:hAnsiTheme="minorHAnsi" w:cstheme="minorHAnsi"/>
          <w:szCs w:val="24"/>
          <w:lang w:eastAsia="fr-FR" w:bidi="ar-SA"/>
        </w:rPr>
        <w:t>)</w:t>
      </w:r>
    </w:p>
    <w:p w:rsidR="00562CB3" w:rsidRPr="000E2103" w:rsidRDefault="00562CB3" w:rsidP="00562CB3">
      <w:pPr>
        <w:autoSpaceDE w:val="0"/>
        <w:autoSpaceDN w:val="0"/>
        <w:adjustRightInd w:val="0"/>
        <w:rPr>
          <w:rFonts w:asciiTheme="minorHAnsi" w:hAnsiTheme="minorHAnsi" w:cstheme="minorHAnsi"/>
          <w:szCs w:val="24"/>
          <w:lang w:eastAsia="fr-FR" w:bidi="ar-SA"/>
        </w:rPr>
      </w:pPr>
    </w:p>
    <w:p w:rsidR="00562CB3" w:rsidRPr="007E57B2" w:rsidRDefault="00562CB3" w:rsidP="00562CB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562CB3" w:rsidRDefault="00562CB3" w:rsidP="00562CB3">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B8417B" w:rsidRDefault="00B8417B" w:rsidP="00B8417B">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sidRPr="00980652">
        <w:rPr>
          <w:rFonts w:asciiTheme="minorHAnsi" w:hAnsiTheme="minorHAnsi" w:cstheme="minorHAnsi"/>
        </w:rPr>
        <w:t>ta_</w:t>
      </w:r>
      <w:r>
        <w:rPr>
          <w:rFonts w:asciiTheme="minorHAnsi" w:hAnsiTheme="minorHAnsi" w:cstheme="minorHAnsi"/>
        </w:rPr>
        <w:t>g3p_fonction</w:t>
      </w:r>
    </w:p>
    <w:p w:rsidR="00B8417B" w:rsidRPr="00A51EF7" w:rsidRDefault="00B8417B" w:rsidP="00B8417B"/>
    <w:p w:rsidR="00B8417B" w:rsidRPr="00150123" w:rsidRDefault="00B8417B" w:rsidP="00B8417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B8417B" w:rsidRDefault="00B8417B" w:rsidP="00B8417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LIBELLE </w:t>
      </w:r>
      <w:r w:rsidR="00991012">
        <w:rPr>
          <w:rFonts w:asciiTheme="minorHAnsi" w:hAnsiTheme="minorHAnsi" w:cstheme="minorHAnsi"/>
          <w:szCs w:val="24"/>
          <w:lang w:eastAsia="fr-FR" w:bidi="ar-SA"/>
        </w:rPr>
        <w:t>FONCTION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w:t>
      </w:r>
      <w:r w:rsidR="00991012">
        <w:rPr>
          <w:rFonts w:asciiTheme="minorHAnsi" w:hAnsiTheme="minorHAnsi" w:cstheme="minorHAnsi"/>
          <w:szCs w:val="24"/>
          <w:lang w:eastAsia="fr-FR" w:bidi="ar-SA"/>
        </w:rPr>
        <w:t>FON</w:t>
      </w:r>
      <w:r w:rsidRPr="00AB593C">
        <w:rPr>
          <w:rFonts w:asciiTheme="minorHAnsi" w:hAnsiTheme="minorHAnsi" w:cstheme="minorHAnsi"/>
          <w:szCs w:val="24"/>
          <w:lang w:eastAsia="fr-FR" w:bidi="ar-SA"/>
        </w:rPr>
        <w:t>)</w:t>
      </w:r>
    </w:p>
    <w:p w:rsidR="00B8417B" w:rsidRPr="00150123" w:rsidRDefault="00B8417B" w:rsidP="00B8417B">
      <w:pPr>
        <w:autoSpaceDE w:val="0"/>
        <w:autoSpaceDN w:val="0"/>
        <w:adjustRightInd w:val="0"/>
        <w:rPr>
          <w:rFonts w:asciiTheme="minorHAnsi" w:hAnsiTheme="minorHAnsi" w:cstheme="minorHAnsi"/>
          <w:szCs w:val="24"/>
          <w:lang w:eastAsia="fr-FR" w:bidi="ar-SA"/>
        </w:rPr>
      </w:pPr>
    </w:p>
    <w:p w:rsidR="00B8417B" w:rsidRPr="00150123" w:rsidRDefault="00B8417B" w:rsidP="00B8417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B8417B" w:rsidRDefault="00B8417B" w:rsidP="00B8417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LIBELLE </w:t>
      </w:r>
      <w:r w:rsidR="00991012">
        <w:rPr>
          <w:rFonts w:asciiTheme="minorHAnsi" w:hAnsiTheme="minorHAnsi" w:cstheme="minorHAnsi"/>
          <w:szCs w:val="24"/>
          <w:lang w:eastAsia="fr-FR" w:bidi="ar-SA"/>
        </w:rPr>
        <w:t>FONCTION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w:t>
      </w:r>
      <w:r w:rsidR="00991012">
        <w:rPr>
          <w:rFonts w:asciiTheme="minorHAnsi" w:hAnsiTheme="minorHAnsi" w:cstheme="minorHAnsi"/>
          <w:szCs w:val="24"/>
          <w:lang w:eastAsia="fr-FR" w:bidi="ar-SA"/>
        </w:rPr>
        <w:t>FON</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100 caractères</w:t>
      </w:r>
    </w:p>
    <w:p w:rsidR="00B8417B" w:rsidRDefault="00B8417B" w:rsidP="00B8417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DESC </w:t>
      </w:r>
      <w:r w:rsidR="00991012">
        <w:rPr>
          <w:rFonts w:asciiTheme="minorHAnsi" w:hAnsiTheme="minorHAnsi" w:cstheme="minorHAnsi"/>
          <w:szCs w:val="24"/>
          <w:lang w:eastAsia="fr-FR" w:bidi="ar-SA"/>
        </w:rPr>
        <w:t>FONCTION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w:t>
      </w:r>
      <w:r w:rsidR="00991012">
        <w:rPr>
          <w:rFonts w:asciiTheme="minorHAnsi" w:hAnsiTheme="minorHAnsi" w:cstheme="minorHAnsi"/>
          <w:szCs w:val="24"/>
          <w:lang w:eastAsia="fr-FR" w:bidi="ar-SA"/>
        </w:rPr>
        <w:t>SFON</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255 caractères</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Pr="00AB593C"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B8417B" w:rsidRPr="00150123" w:rsidRDefault="00B8417B" w:rsidP="00B8417B">
      <w:pPr>
        <w:autoSpaceDE w:val="0"/>
        <w:autoSpaceDN w:val="0"/>
        <w:adjustRightInd w:val="0"/>
        <w:rPr>
          <w:rFonts w:asciiTheme="minorHAnsi" w:hAnsiTheme="minorHAnsi" w:cstheme="minorHAnsi"/>
          <w:szCs w:val="24"/>
          <w:lang w:eastAsia="fr-FR" w:bidi="ar-SA"/>
        </w:rPr>
      </w:pPr>
    </w:p>
    <w:p w:rsidR="00B8417B" w:rsidRPr="009E5826" w:rsidRDefault="00B8417B" w:rsidP="00B8417B">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B8417B" w:rsidRPr="000E2103" w:rsidRDefault="00B8417B" w:rsidP="00B8417B">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B8417B" w:rsidRDefault="00B8417B" w:rsidP="00B8417B">
      <w:pPr>
        <w:autoSpaceDE w:val="0"/>
        <w:autoSpaceDN w:val="0"/>
        <w:adjustRightInd w:val="0"/>
        <w:rPr>
          <w:rFonts w:asciiTheme="minorHAnsi" w:hAnsiTheme="minorHAnsi" w:cstheme="minorHAnsi"/>
          <w:szCs w:val="24"/>
          <w:lang w:eastAsia="fr-FR" w:bidi="ar-SA"/>
        </w:rPr>
      </w:pPr>
    </w:p>
    <w:p w:rsidR="000A6DD5" w:rsidRDefault="000A6DD5">
      <w:pPr>
        <w:rPr>
          <w:lang w:eastAsia="fr-FR" w:bidi="ar-SA"/>
        </w:rPr>
      </w:pPr>
      <w:r>
        <w:rPr>
          <w:lang w:eastAsia="fr-FR" w:bidi="ar-SA"/>
        </w:rPr>
        <w:br w:type="page"/>
      </w:r>
    </w:p>
    <w:p w:rsidR="00B8417B" w:rsidRDefault="009F5EBD" w:rsidP="009F5EBD">
      <w:pPr>
        <w:pStyle w:val="Titre3"/>
        <w:rPr>
          <w:lang w:eastAsia="fr-FR" w:bidi="ar-SA"/>
        </w:rPr>
      </w:pPr>
      <w:bookmarkStart w:id="950" w:name="_Toc515444501"/>
      <w:r>
        <w:rPr>
          <w:lang w:eastAsia="fr-FR" w:bidi="ar-SA"/>
        </w:rPr>
        <w:t>Ta_g3p_unite_budgetaire</w:t>
      </w:r>
      <w:bookmarkEnd w:id="950"/>
    </w:p>
    <w:p w:rsidR="009F5EBD" w:rsidRPr="0052237D" w:rsidRDefault="009F5EBD" w:rsidP="009F5EBD">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la liste des UB</w:t>
      </w:r>
    </w:p>
    <w:p w:rsidR="009F5EBD" w:rsidRDefault="009F5EBD" w:rsidP="009F5EBD">
      <w:pPr>
        <w:pStyle w:val="Titre4"/>
      </w:pPr>
      <w:r w:rsidRPr="009F5EBD">
        <w:t>Structure de la table ta_</w:t>
      </w:r>
      <w:r>
        <w:t>g3p_unite_budge</w:t>
      </w:r>
      <w:r w:rsidR="003B467A">
        <w:t>taire</w:t>
      </w:r>
    </w:p>
    <w:p w:rsidR="009F5EBD" w:rsidRPr="009F5EBD" w:rsidRDefault="009F5EBD" w:rsidP="009F5EBD"/>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889"/>
        <w:gridCol w:w="1907"/>
      </w:tblGrid>
      <w:tr w:rsidR="009F5EBD" w:rsidRPr="009E6545" w:rsidTr="00C370B2">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F5EBD" w:rsidRPr="009E6545" w:rsidRDefault="009F5EBD" w:rsidP="00C370B2">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F5EBD" w:rsidRPr="009E6545" w:rsidRDefault="009F5EBD" w:rsidP="00C370B2">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F5EBD" w:rsidRPr="009E6545" w:rsidRDefault="009F5EBD" w:rsidP="00C370B2">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F5EBD" w:rsidRPr="009E6545" w:rsidRDefault="009F5EBD" w:rsidP="00C370B2">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F5EBD" w:rsidRPr="009E6545" w:rsidRDefault="009F5EBD" w:rsidP="00C370B2">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F5EBD" w:rsidRPr="009E6545" w:rsidRDefault="009F5EBD" w:rsidP="00C370B2">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F5EBD" w:rsidRPr="009E6545" w:rsidRDefault="009F5EBD" w:rsidP="00C370B2">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F5EBD" w:rsidRPr="009E6545" w:rsidRDefault="009F5EBD" w:rsidP="00C370B2">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F5EBD" w:rsidRPr="009E6545" w:rsidRDefault="009F5EBD" w:rsidP="00C370B2">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9F5EBD" w:rsidRPr="009E6545" w:rsidTr="00C370B2">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UB</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9F5EBD" w:rsidRPr="009E6545" w:rsidRDefault="003B467A" w:rsidP="00614E55">
            <w:pPr>
              <w:jc w:val="center"/>
              <w:rPr>
                <w:rFonts w:eastAsia="Times New Roman" w:cs="Calibri"/>
                <w:sz w:val="16"/>
                <w:szCs w:val="16"/>
                <w:lang w:eastAsia="fr-FR" w:bidi="ar-SA"/>
              </w:rPr>
            </w:pPr>
            <w:r>
              <w:rPr>
                <w:rFonts w:eastAsia="Times New Roman" w:cs="Calibri"/>
                <w:sz w:val="16"/>
                <w:szCs w:val="16"/>
                <w:lang w:eastAsia="fr-FR" w:bidi="ar-SA"/>
              </w:rPr>
              <w:t>C0UB</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alphanumérique (6</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9F5EBD"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Identifiant de l’UB</w:t>
            </w:r>
          </w:p>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w:t>
            </w:r>
            <w:r w:rsidRPr="000268EF">
              <w:rPr>
                <w:rFonts w:eastAsia="Times New Roman" w:cs="Calibri"/>
                <w:sz w:val="16"/>
                <w:szCs w:val="16"/>
                <w:lang w:eastAsia="fr-FR" w:bidi="ar-SA"/>
              </w:rPr>
              <w:t>DDTINF</w:t>
            </w:r>
            <w:r>
              <w:rPr>
                <w:rFonts w:eastAsia="Times New Roman" w:cs="Calibri"/>
                <w:sz w:val="16"/>
                <w:szCs w:val="16"/>
                <w:lang w:eastAsia="fr-FR" w:bidi="ar-SA"/>
              </w:rPr>
              <w:t>, DFRINF, …)</w:t>
            </w:r>
          </w:p>
        </w:tc>
      </w:tr>
      <w:tr w:rsidR="009F5EBD" w:rsidRPr="009E6545" w:rsidTr="00C370B2">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LiBELLE UB</w:t>
            </w:r>
          </w:p>
        </w:tc>
        <w:tc>
          <w:tcPr>
            <w:tcW w:w="754" w:type="dxa"/>
            <w:tcBorders>
              <w:top w:val="nil"/>
              <w:left w:val="nil"/>
              <w:bottom w:val="single" w:sz="4" w:space="0" w:color="auto"/>
              <w:right w:val="single" w:sz="4" w:space="0" w:color="auto"/>
            </w:tcBorders>
            <w:shd w:val="clear" w:color="auto" w:fill="auto"/>
            <w:vAlign w:val="center"/>
          </w:tcPr>
          <w:p w:rsidR="009F5EBD" w:rsidRPr="009E6545" w:rsidRDefault="003B467A" w:rsidP="00614E55">
            <w:pPr>
              <w:jc w:val="center"/>
              <w:rPr>
                <w:rFonts w:eastAsia="Times New Roman" w:cs="Calibri"/>
                <w:sz w:val="16"/>
                <w:szCs w:val="16"/>
                <w:lang w:eastAsia="fr-FR" w:bidi="ar-SA"/>
              </w:rPr>
            </w:pPr>
            <w:r>
              <w:rPr>
                <w:rFonts w:eastAsia="Times New Roman" w:cs="Calibri"/>
                <w:sz w:val="16"/>
                <w:szCs w:val="16"/>
                <w:lang w:eastAsia="fr-FR" w:bidi="ar-SA"/>
              </w:rPr>
              <w:t>LBUB</w:t>
            </w:r>
          </w:p>
        </w:tc>
        <w:tc>
          <w:tcPr>
            <w:tcW w:w="1387" w:type="dxa"/>
            <w:tcBorders>
              <w:top w:val="nil"/>
              <w:left w:val="nil"/>
              <w:bottom w:val="single" w:sz="4" w:space="0" w:color="auto"/>
              <w:right w:val="single" w:sz="4" w:space="0" w:color="auto"/>
            </w:tcBorders>
            <w:shd w:val="clear" w:color="auto" w:fill="auto"/>
            <w:vAlign w:val="center"/>
            <w:hideMark/>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alphanumérique (255</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vAlign w:val="center"/>
          </w:tcPr>
          <w:p w:rsidR="009F5EBD" w:rsidRPr="009E6545" w:rsidRDefault="009F5EBD" w:rsidP="00614E5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vAlign w:val="center"/>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facultatif</w:t>
            </w:r>
          </w:p>
        </w:tc>
        <w:tc>
          <w:tcPr>
            <w:tcW w:w="889" w:type="dxa"/>
            <w:tcBorders>
              <w:top w:val="nil"/>
              <w:left w:val="nil"/>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hideMark/>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Description de l’UB</w:t>
            </w:r>
          </w:p>
        </w:tc>
      </w:tr>
      <w:tr w:rsidR="009F5EBD" w:rsidRPr="009E6545" w:rsidTr="00C370B2">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9F5EBD"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METIER UB</w:t>
            </w:r>
          </w:p>
        </w:tc>
        <w:tc>
          <w:tcPr>
            <w:tcW w:w="754" w:type="dxa"/>
            <w:tcBorders>
              <w:top w:val="nil"/>
              <w:left w:val="nil"/>
              <w:bottom w:val="single" w:sz="4" w:space="0" w:color="auto"/>
              <w:right w:val="single" w:sz="4" w:space="0" w:color="auto"/>
            </w:tcBorders>
            <w:shd w:val="clear" w:color="auto" w:fill="auto"/>
            <w:vAlign w:val="center"/>
          </w:tcPr>
          <w:p w:rsidR="009F5EBD" w:rsidRPr="009E6545" w:rsidRDefault="003B467A" w:rsidP="00614E55">
            <w:pPr>
              <w:jc w:val="center"/>
              <w:rPr>
                <w:rFonts w:eastAsia="Times New Roman" w:cs="Calibri"/>
                <w:sz w:val="16"/>
                <w:szCs w:val="16"/>
                <w:lang w:eastAsia="fr-FR" w:bidi="ar-SA"/>
              </w:rPr>
            </w:pPr>
            <w:r>
              <w:rPr>
                <w:rFonts w:eastAsia="Times New Roman" w:cs="Calibri"/>
                <w:sz w:val="16"/>
                <w:szCs w:val="16"/>
                <w:lang w:eastAsia="fr-FR" w:bidi="ar-SA"/>
              </w:rPr>
              <w:t>METUB</w:t>
            </w:r>
          </w:p>
        </w:tc>
        <w:tc>
          <w:tcPr>
            <w:tcW w:w="1387" w:type="dxa"/>
            <w:tcBorders>
              <w:top w:val="nil"/>
              <w:left w:val="nil"/>
              <w:bottom w:val="single" w:sz="4" w:space="0" w:color="auto"/>
              <w:right w:val="single" w:sz="4" w:space="0" w:color="auto"/>
            </w:tcBorders>
            <w:shd w:val="clear" w:color="auto" w:fill="auto"/>
            <w:vAlign w:val="center"/>
          </w:tcPr>
          <w:p w:rsidR="009F5EBD"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alphanumérique (</w:t>
            </w:r>
            <w:r w:rsidR="00B97062">
              <w:rPr>
                <w:rFonts w:eastAsia="Times New Roman" w:cs="Calibri"/>
                <w:sz w:val="16"/>
                <w:szCs w:val="16"/>
                <w:lang w:eastAsia="fr-FR" w:bidi="ar-SA"/>
              </w:rPr>
              <w:t>2</w:t>
            </w:r>
            <w:r>
              <w:rPr>
                <w:rFonts w:eastAsia="Times New Roman" w:cs="Calibri"/>
                <w:sz w:val="16"/>
                <w:szCs w:val="16"/>
                <w:lang w:eastAsia="fr-FR" w:bidi="ar-SA"/>
              </w:rPr>
              <w:t>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vAlign w:val="center"/>
          </w:tcPr>
          <w:p w:rsidR="009F5EBD" w:rsidRPr="009E6545" w:rsidRDefault="009F5EBD" w:rsidP="00614E5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vAlign w:val="center"/>
          </w:tcPr>
          <w:p w:rsidR="009F5EBD"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9F5EBD"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Facultatif</w:t>
            </w:r>
          </w:p>
        </w:tc>
        <w:tc>
          <w:tcPr>
            <w:tcW w:w="889" w:type="dxa"/>
            <w:tcBorders>
              <w:top w:val="nil"/>
              <w:left w:val="nil"/>
              <w:bottom w:val="single" w:sz="4" w:space="0" w:color="auto"/>
              <w:right w:val="single" w:sz="4" w:space="0" w:color="auto"/>
            </w:tcBorders>
            <w:shd w:val="clear" w:color="auto" w:fill="auto"/>
            <w:vAlign w:val="center"/>
          </w:tcPr>
          <w:p w:rsidR="009F5EBD"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1907" w:type="dxa"/>
            <w:tcBorders>
              <w:top w:val="nil"/>
              <w:left w:val="nil"/>
              <w:bottom w:val="single" w:sz="4" w:space="0" w:color="auto"/>
              <w:right w:val="single" w:sz="4" w:space="0" w:color="auto"/>
            </w:tcBorders>
            <w:shd w:val="clear" w:color="auto" w:fill="auto"/>
            <w:vAlign w:val="center"/>
          </w:tcPr>
          <w:p w:rsidR="009F5EBD"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Métier de rattachement de l’UB</w:t>
            </w:r>
          </w:p>
        </w:tc>
      </w:tr>
      <w:tr w:rsidR="009F5EBD" w:rsidRPr="009E6545" w:rsidTr="003B467A">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9F5EBD" w:rsidRPr="00B61557" w:rsidRDefault="009F5EBD" w:rsidP="00614E55">
            <w:pPr>
              <w:jc w:val="center"/>
              <w:rPr>
                <w:rFonts w:eastAsia="Times New Roman" w:cs="Calibri"/>
                <w:sz w:val="16"/>
                <w:szCs w:val="16"/>
                <w:lang w:eastAsia="fr-FR" w:bidi="ar-SA"/>
              </w:rPr>
            </w:pPr>
            <w:r w:rsidRPr="00B61557">
              <w:rPr>
                <w:rFonts w:eastAsia="Times New Roman" w:cs="Calibri"/>
                <w:sz w:val="16"/>
                <w:szCs w:val="16"/>
                <w:lang w:eastAsia="fr-FR" w:bidi="ar-SA"/>
              </w:rPr>
              <w:t>DEPT SI UB</w:t>
            </w:r>
          </w:p>
        </w:tc>
        <w:tc>
          <w:tcPr>
            <w:tcW w:w="754" w:type="dxa"/>
            <w:tcBorders>
              <w:top w:val="nil"/>
              <w:left w:val="nil"/>
              <w:bottom w:val="single" w:sz="4" w:space="0" w:color="auto"/>
              <w:right w:val="single" w:sz="4" w:space="0" w:color="auto"/>
            </w:tcBorders>
            <w:shd w:val="clear" w:color="auto" w:fill="auto"/>
            <w:vAlign w:val="center"/>
          </w:tcPr>
          <w:p w:rsidR="009F5EBD" w:rsidRPr="00B61557" w:rsidRDefault="00BF1A7D" w:rsidP="00614E55">
            <w:pPr>
              <w:jc w:val="center"/>
              <w:rPr>
                <w:rFonts w:eastAsia="Times New Roman" w:cs="Calibri"/>
                <w:sz w:val="16"/>
                <w:szCs w:val="16"/>
                <w:lang w:eastAsia="fr-FR" w:bidi="ar-SA"/>
              </w:rPr>
            </w:pPr>
            <w:r>
              <w:rPr>
                <w:rFonts w:eastAsia="Times New Roman" w:cs="Calibri"/>
                <w:sz w:val="16"/>
                <w:szCs w:val="16"/>
                <w:lang w:eastAsia="fr-FR" w:bidi="ar-SA"/>
              </w:rPr>
              <w:t>DESIUB</w:t>
            </w:r>
          </w:p>
        </w:tc>
        <w:tc>
          <w:tcPr>
            <w:tcW w:w="1387" w:type="dxa"/>
            <w:tcBorders>
              <w:top w:val="nil"/>
              <w:left w:val="nil"/>
              <w:bottom w:val="single" w:sz="4" w:space="0" w:color="auto"/>
              <w:right w:val="single" w:sz="4" w:space="0" w:color="auto"/>
            </w:tcBorders>
            <w:shd w:val="clear" w:color="auto" w:fill="auto"/>
            <w:vAlign w:val="center"/>
          </w:tcPr>
          <w:p w:rsidR="009F5EBD" w:rsidRPr="00B61557" w:rsidRDefault="009F5EBD" w:rsidP="00614E55">
            <w:pPr>
              <w:jc w:val="center"/>
              <w:rPr>
                <w:rFonts w:eastAsia="Times New Roman" w:cs="Calibri"/>
                <w:sz w:val="16"/>
                <w:szCs w:val="16"/>
                <w:lang w:eastAsia="fr-FR" w:bidi="ar-SA"/>
              </w:rPr>
            </w:pPr>
            <w:r w:rsidRPr="00B61557">
              <w:rPr>
                <w:rFonts w:eastAsia="Times New Roman" w:cs="Calibri"/>
                <w:sz w:val="16"/>
                <w:szCs w:val="16"/>
                <w:lang w:eastAsia="fr-FR" w:bidi="ar-SA"/>
              </w:rPr>
              <w:t>alphanumérique (</w:t>
            </w:r>
            <w:r w:rsidR="002F5886">
              <w:rPr>
                <w:rFonts w:eastAsia="Times New Roman" w:cs="Calibri"/>
                <w:sz w:val="16"/>
                <w:szCs w:val="16"/>
                <w:lang w:eastAsia="fr-FR" w:bidi="ar-SA"/>
              </w:rPr>
              <w:t>6</w:t>
            </w:r>
            <w:r w:rsidRPr="00B61557">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9F5EBD" w:rsidRPr="00B61557" w:rsidRDefault="009F5EBD" w:rsidP="00614E5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F5EBD" w:rsidRPr="00B61557" w:rsidRDefault="009F5EBD" w:rsidP="00614E55">
            <w:pPr>
              <w:jc w:val="center"/>
              <w:rPr>
                <w:rFonts w:eastAsia="Times New Roman" w:cs="Calibri"/>
                <w:sz w:val="16"/>
                <w:szCs w:val="16"/>
                <w:lang w:eastAsia="fr-FR" w:bidi="ar-SA"/>
              </w:rPr>
            </w:pPr>
            <w:r w:rsidRPr="00B61557">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9F5EBD" w:rsidRPr="00B61557" w:rsidRDefault="009F5EBD" w:rsidP="00614E55">
            <w:pPr>
              <w:jc w:val="center"/>
              <w:rPr>
                <w:rFonts w:eastAsia="Times New Roman" w:cs="Calibri"/>
                <w:sz w:val="16"/>
                <w:szCs w:val="16"/>
                <w:lang w:eastAsia="fr-FR" w:bidi="ar-SA"/>
              </w:rPr>
            </w:pPr>
            <w:r w:rsidRPr="00B61557">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9F5EBD" w:rsidRPr="00B61557" w:rsidRDefault="009F5EBD" w:rsidP="00614E55">
            <w:pPr>
              <w:jc w:val="center"/>
              <w:rPr>
                <w:rFonts w:eastAsia="Times New Roman" w:cs="Calibri"/>
                <w:sz w:val="16"/>
                <w:szCs w:val="16"/>
                <w:lang w:eastAsia="fr-FR" w:bidi="ar-SA"/>
              </w:rPr>
            </w:pPr>
            <w:r w:rsidRPr="00B61557">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9F5EBD" w:rsidRPr="00B61557" w:rsidRDefault="009F5EBD" w:rsidP="00614E55">
            <w:pPr>
              <w:jc w:val="center"/>
              <w:rPr>
                <w:rFonts w:eastAsia="Times New Roman" w:cs="Calibri"/>
                <w:sz w:val="16"/>
                <w:szCs w:val="16"/>
                <w:lang w:eastAsia="fr-FR" w:bidi="ar-SA"/>
              </w:rPr>
            </w:pPr>
            <w:r w:rsidRPr="00B61557">
              <w:rPr>
                <w:rFonts w:eastAsia="Times New Roman" w:cs="Calibri"/>
                <w:sz w:val="16"/>
                <w:szCs w:val="16"/>
                <w:lang w:eastAsia="fr-FR" w:bidi="ar-SA"/>
              </w:rPr>
              <w:t>liste</w:t>
            </w:r>
          </w:p>
        </w:tc>
        <w:tc>
          <w:tcPr>
            <w:tcW w:w="1907" w:type="dxa"/>
            <w:tcBorders>
              <w:top w:val="nil"/>
              <w:left w:val="nil"/>
              <w:bottom w:val="single" w:sz="4" w:space="0" w:color="auto"/>
              <w:right w:val="single" w:sz="4" w:space="0" w:color="auto"/>
            </w:tcBorders>
            <w:shd w:val="clear" w:color="auto" w:fill="auto"/>
            <w:vAlign w:val="center"/>
          </w:tcPr>
          <w:p w:rsidR="009F5EBD" w:rsidRPr="00B61557" w:rsidRDefault="009F5EBD" w:rsidP="00614E55">
            <w:pPr>
              <w:jc w:val="center"/>
              <w:rPr>
                <w:rFonts w:eastAsia="Times New Roman" w:cs="Calibri"/>
                <w:sz w:val="16"/>
                <w:szCs w:val="16"/>
                <w:lang w:eastAsia="fr-FR" w:bidi="ar-SA"/>
              </w:rPr>
            </w:pPr>
            <w:r w:rsidRPr="00B61557">
              <w:rPr>
                <w:rFonts w:eastAsia="Times New Roman" w:cs="Calibri"/>
                <w:sz w:val="16"/>
                <w:szCs w:val="16"/>
                <w:lang w:eastAsia="fr-FR" w:bidi="ar-SA"/>
              </w:rPr>
              <w:t>Departement SI de rattachement de l’UB</w:t>
            </w:r>
          </w:p>
        </w:tc>
      </w:tr>
      <w:tr w:rsidR="009F5EBD" w:rsidRPr="009E6545" w:rsidTr="003B467A">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9F5EBD" w:rsidRPr="009E6545" w:rsidRDefault="009F5EBD" w:rsidP="00614E5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9F5EBD" w:rsidRPr="00B819AD" w:rsidRDefault="009F5EBD" w:rsidP="00614E55">
            <w:pPr>
              <w:jc w:val="center"/>
              <w:rPr>
                <w:rFonts w:eastAsia="Times New Roman" w:cs="Calibri"/>
                <w:sz w:val="16"/>
                <w:szCs w:val="16"/>
                <w:lang w:eastAsia="fr-FR" w:bidi="ar-SA"/>
              </w:rPr>
            </w:pPr>
            <w:r w:rsidRPr="00B819AD">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9F5EBD" w:rsidRPr="00B819AD" w:rsidRDefault="009F5EBD" w:rsidP="00614E5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F5EBD" w:rsidRPr="00B819AD" w:rsidRDefault="009F5EBD" w:rsidP="00614E55">
            <w:pPr>
              <w:jc w:val="center"/>
              <w:rPr>
                <w:rFonts w:eastAsia="Times New Roman" w:cs="Calibri"/>
                <w:sz w:val="16"/>
                <w:szCs w:val="16"/>
                <w:lang w:eastAsia="fr-FR" w:bidi="ar-SA"/>
              </w:rPr>
            </w:pPr>
            <w:r w:rsidRPr="00B819AD">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9F5EBD" w:rsidRPr="00B819AD" w:rsidRDefault="009F5EBD" w:rsidP="00614E55">
            <w:pPr>
              <w:jc w:val="center"/>
              <w:rPr>
                <w:rFonts w:eastAsia="Times New Roman" w:cs="Calibri"/>
                <w:sz w:val="16"/>
                <w:szCs w:val="16"/>
                <w:lang w:eastAsia="fr-FR" w:bidi="ar-SA"/>
              </w:rPr>
            </w:pPr>
            <w:r w:rsidRPr="00B819AD">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9F5EBD" w:rsidRPr="00B819AD" w:rsidRDefault="009F5EBD" w:rsidP="00614E55">
            <w:pPr>
              <w:jc w:val="center"/>
              <w:rPr>
                <w:rFonts w:eastAsia="Times New Roman" w:cs="Calibri"/>
                <w:sz w:val="16"/>
                <w:szCs w:val="16"/>
                <w:lang w:eastAsia="fr-FR" w:bidi="ar-SA"/>
              </w:rPr>
            </w:pPr>
            <w:r w:rsidRPr="00B819AD">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9F5EBD" w:rsidRPr="00B819AD" w:rsidRDefault="009F5EBD" w:rsidP="00614E55">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9F5EBD" w:rsidRPr="00B819AD" w:rsidRDefault="009F5EBD" w:rsidP="00614E55">
            <w:pPr>
              <w:jc w:val="center"/>
              <w:rPr>
                <w:rFonts w:eastAsia="Times New Roman" w:cs="Calibri"/>
                <w:sz w:val="16"/>
                <w:szCs w:val="16"/>
                <w:lang w:eastAsia="fr-FR" w:bidi="ar-SA"/>
              </w:rPr>
            </w:pPr>
            <w:r w:rsidRPr="00B819AD">
              <w:rPr>
                <w:rFonts w:eastAsia="Times New Roman" w:cs="Calibri"/>
                <w:sz w:val="16"/>
                <w:szCs w:val="16"/>
                <w:lang w:eastAsia="fr-FR" w:bidi="ar-SA"/>
              </w:rPr>
              <w:t>date de création de l'enregistrement. Alimenté par le systEme A la date du jour de création.</w:t>
            </w:r>
          </w:p>
        </w:tc>
      </w:tr>
      <w:tr w:rsidR="009F5EBD" w:rsidRPr="009E6545" w:rsidTr="003B467A">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9F5EBD" w:rsidRPr="009E6545" w:rsidRDefault="009F5EBD" w:rsidP="00614E5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F5EBD" w:rsidRPr="009E6545" w:rsidRDefault="003B467A" w:rsidP="00614E55">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9F5EBD" w:rsidRPr="009E6545" w:rsidRDefault="009F5EBD" w:rsidP="00614E55">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9F5EBD" w:rsidRPr="009E6545" w:rsidTr="003B467A">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9F5EBD" w:rsidRPr="009E6545" w:rsidRDefault="009F5EBD" w:rsidP="00614E5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F5EBD" w:rsidRPr="009E6545" w:rsidRDefault="00B819A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C</w:t>
            </w:r>
            <w:r w:rsidR="009F5EBD" w:rsidRPr="009E654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9F5EBD" w:rsidRPr="009E6545" w:rsidRDefault="000F1885" w:rsidP="00614E55">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907" w:type="dxa"/>
            <w:tcBorders>
              <w:top w:val="single" w:sz="4" w:space="0" w:color="auto"/>
              <w:left w:val="nil"/>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alimentée par défaut au 01/01/2076</w:t>
            </w:r>
            <w:r w:rsidR="00B819AD">
              <w:rPr>
                <w:rFonts w:eastAsia="Times New Roman" w:cs="Calibri"/>
                <w:sz w:val="16"/>
                <w:szCs w:val="16"/>
                <w:lang w:eastAsia="fr-FR" w:bidi="ar-SA"/>
              </w:rPr>
              <w:t xml:space="preserve"> et modifiable</w:t>
            </w:r>
          </w:p>
        </w:tc>
      </w:tr>
      <w:tr w:rsidR="009F5EBD" w:rsidRPr="009E6545" w:rsidTr="003B467A">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9F5EBD" w:rsidRPr="009E6545" w:rsidRDefault="009F5EBD" w:rsidP="00614E5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9F5EBD" w:rsidRPr="00045326" w:rsidRDefault="009F5EBD" w:rsidP="00614E55">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F5EBD" w:rsidRPr="003B467A" w:rsidRDefault="003B467A" w:rsidP="00614E55">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9F5EBD" w:rsidRPr="00045326" w:rsidRDefault="009F5EBD" w:rsidP="00614E55">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9F5EBD" w:rsidRPr="009E6545" w:rsidRDefault="009F5EBD" w:rsidP="00614E55">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C370B2" w:rsidRDefault="00C370B2" w:rsidP="00C370B2">
      <w:pPr>
        <w:pStyle w:val="Titre4"/>
      </w:pPr>
      <w:r w:rsidRPr="004E2387">
        <w:rPr>
          <w:rFonts w:asciiTheme="minorHAnsi" w:hAnsiTheme="minorHAnsi" w:cstheme="minorHAnsi"/>
          <w:lang w:eastAsia="fr-FR" w:bidi="ar-SA"/>
        </w:rPr>
        <w:t xml:space="preserve">Création : renseignement des données de </w:t>
      </w:r>
      <w:r w:rsidRPr="00980652">
        <w:rPr>
          <w:rFonts w:asciiTheme="minorHAnsi" w:hAnsiTheme="minorHAnsi" w:cstheme="minorHAnsi"/>
        </w:rPr>
        <w:t>ta_</w:t>
      </w:r>
      <w:r>
        <w:rPr>
          <w:rFonts w:asciiTheme="minorHAnsi" w:hAnsiTheme="minorHAnsi" w:cstheme="minorHAnsi"/>
        </w:rPr>
        <w:t>g3p_</w:t>
      </w:r>
      <w:r w:rsidR="00E15629">
        <w:rPr>
          <w:rFonts w:asciiTheme="minorHAnsi" w:hAnsiTheme="minorHAnsi" w:cstheme="minorHAnsi"/>
        </w:rPr>
        <w:t>unite_budgetaire</w:t>
      </w:r>
    </w:p>
    <w:p w:rsidR="00C370B2" w:rsidRDefault="00C370B2" w:rsidP="00C370B2">
      <w:pPr>
        <w:autoSpaceDE w:val="0"/>
        <w:autoSpaceDN w:val="0"/>
        <w:adjustRightInd w:val="0"/>
        <w:rPr>
          <w:rFonts w:asciiTheme="minorHAnsi" w:hAnsiTheme="minorHAnsi" w:cstheme="minorHAnsi"/>
          <w:szCs w:val="24"/>
          <w:lang w:eastAsia="fr-FR" w:bidi="ar-SA"/>
        </w:rPr>
      </w:pPr>
    </w:p>
    <w:p w:rsidR="00C370B2" w:rsidRPr="007E57B2" w:rsidRDefault="00C370B2" w:rsidP="00C370B2">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C370B2" w:rsidRDefault="00C370B2" w:rsidP="00C370B2">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CODE </w:t>
      </w:r>
      <w:r w:rsidR="00B819AD">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w:t>
      </w:r>
      <w:r w:rsidR="00B819AD">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w:t>
      </w:r>
    </w:p>
    <w:p w:rsidR="00C370B2" w:rsidRDefault="00C370B2" w:rsidP="00C370B2">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LIBELLE </w:t>
      </w:r>
      <w:r w:rsidR="00B819AD">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w:t>
      </w:r>
      <w:r w:rsidR="00B819AD">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w:t>
      </w:r>
    </w:p>
    <w:p w:rsidR="00B819AD" w:rsidRPr="00B819AD" w:rsidRDefault="00B819AD" w:rsidP="00B819AD">
      <w:pPr>
        <w:autoSpaceDE w:val="0"/>
        <w:autoSpaceDN w:val="0"/>
        <w:adjustRightInd w:val="0"/>
        <w:rPr>
          <w:rFonts w:asciiTheme="minorHAnsi" w:hAnsiTheme="minorHAnsi" w:cstheme="minorHAnsi"/>
          <w:szCs w:val="24"/>
          <w:lang w:eastAsia="fr-FR" w:bidi="ar-SA"/>
        </w:rPr>
      </w:pPr>
    </w:p>
    <w:p w:rsidR="00C370B2" w:rsidRDefault="00C370B2" w:rsidP="00C370B2">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C370B2" w:rsidRDefault="00C370B2" w:rsidP="00C370B2">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D10281" w:rsidRDefault="00D10281" w:rsidP="00D10281">
      <w:pPr>
        <w:autoSpaceDE w:val="0"/>
        <w:autoSpaceDN w:val="0"/>
        <w:adjustRightInd w:val="0"/>
        <w:rPr>
          <w:rFonts w:asciiTheme="minorHAnsi" w:hAnsiTheme="minorHAnsi" w:cstheme="minorHAnsi"/>
          <w:szCs w:val="24"/>
          <w:lang w:eastAsia="fr-FR" w:bidi="ar-SA"/>
        </w:rPr>
      </w:pPr>
    </w:p>
    <w:p w:rsidR="00D10281" w:rsidRPr="00150123" w:rsidRDefault="00D10281" w:rsidP="00D1028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D10281" w:rsidRDefault="00D10281" w:rsidP="00D10281">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METIER UB  (METUB)</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w:t>
      </w:r>
      <w:r w:rsidR="00FE22BD">
        <w:rPr>
          <w:rFonts w:asciiTheme="minorHAnsi" w:hAnsiTheme="minorHAnsi" w:cstheme="minorHAnsi"/>
          <w:szCs w:val="24"/>
          <w:lang w:eastAsia="fr-FR" w:bidi="ar-SA"/>
        </w:rPr>
        <w:t xml:space="preserve">CODE METIER - </w:t>
      </w:r>
      <w:r>
        <w:rPr>
          <w:rFonts w:asciiTheme="minorHAnsi" w:hAnsiTheme="minorHAnsi" w:cstheme="minorHAnsi"/>
          <w:szCs w:val="24"/>
          <w:lang w:eastAsia="fr-FR" w:bidi="ar-SA"/>
        </w:rPr>
        <w:t xml:space="preserve">LIBELLE METIER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ta_g3p_metier</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ta_g3p_metier</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B61557" w:rsidRDefault="00B61557" w:rsidP="00B61557">
      <w:pPr>
        <w:numPr>
          <w:ilvl w:val="0"/>
          <w:numId w:val="699"/>
        </w:numPr>
        <w:autoSpaceDE w:val="0"/>
        <w:autoSpaceDN w:val="0"/>
        <w:adjustRightInd w:val="0"/>
        <w:spacing w:after="1"/>
        <w:rPr>
          <w:rFonts w:asciiTheme="minorHAnsi" w:hAnsiTheme="minorHAnsi" w:cstheme="minorHAnsi"/>
          <w:szCs w:val="24"/>
          <w:lang w:eastAsia="fr-FR" w:bidi="ar-SA"/>
        </w:rPr>
      </w:pPr>
      <w:r w:rsidRPr="00B61557">
        <w:rPr>
          <w:rFonts w:asciiTheme="minorHAnsi" w:hAnsiTheme="minorHAnsi" w:cstheme="minorHAnsi"/>
          <w:szCs w:val="24"/>
          <w:lang w:eastAsia="fr-FR" w:bidi="ar-SA"/>
        </w:rPr>
        <w:t>DEPT SI UB</w:t>
      </w:r>
      <w:r>
        <w:rPr>
          <w:rFonts w:asciiTheme="minorHAnsi" w:hAnsiTheme="minorHAnsi" w:cstheme="minorHAnsi"/>
          <w:szCs w:val="24"/>
          <w:lang w:eastAsia="fr-FR" w:bidi="ar-SA"/>
        </w:rPr>
        <w:t xml:space="preserve"> (DESIUB)</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w:t>
      </w:r>
      <w:r w:rsidR="00FE22BD">
        <w:rPr>
          <w:rFonts w:asciiTheme="minorHAnsi" w:hAnsiTheme="minorHAnsi" w:cstheme="minorHAnsi"/>
          <w:szCs w:val="24"/>
          <w:lang w:eastAsia="fr-FR" w:bidi="ar-SA"/>
        </w:rPr>
        <w:t>MNEMONIQUE DEPT SI -</w:t>
      </w:r>
      <w:r>
        <w:rPr>
          <w:rFonts w:asciiTheme="minorHAnsi" w:hAnsiTheme="minorHAnsi" w:cstheme="minorHAnsi"/>
          <w:szCs w:val="24"/>
          <w:lang w:eastAsia="fr-FR" w:bidi="ar-SA"/>
        </w:rPr>
        <w:t xml:space="preserve"> LIBELLE </w:t>
      </w:r>
      <w:r w:rsidR="00FE22BD">
        <w:rPr>
          <w:rFonts w:asciiTheme="minorHAnsi" w:hAnsiTheme="minorHAnsi" w:cstheme="minorHAnsi"/>
          <w:szCs w:val="24"/>
          <w:lang w:eastAsia="fr-FR" w:bidi="ar-SA"/>
        </w:rPr>
        <w:t>DEPT SI</w:t>
      </w:r>
      <w:r>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w:t>
      </w:r>
      <w:r w:rsidR="00FE22BD">
        <w:rPr>
          <w:rFonts w:asciiTheme="minorHAnsi" w:hAnsiTheme="minorHAnsi" w:cstheme="minorHAnsi"/>
          <w:szCs w:val="24"/>
          <w:lang w:eastAsia="fr-FR" w:bidi="ar-SA"/>
        </w:rPr>
        <w:t>dept_si</w:t>
      </w:r>
      <w:r w:rsidRPr="00150123">
        <w:rPr>
          <w:rFonts w:asciiTheme="minorHAnsi" w:hAnsiTheme="minorHAnsi" w:cstheme="minorHAnsi"/>
          <w:szCs w:val="24"/>
          <w:lang w:eastAsia="fr-FR" w:bidi="ar-SA"/>
        </w:rPr>
        <w:t xml:space="preserve"> qui ne sont pas closes (lignes de </w:t>
      </w:r>
      <w:r w:rsidR="00FE22BD">
        <w:rPr>
          <w:rFonts w:asciiTheme="minorHAnsi" w:hAnsiTheme="minorHAnsi" w:cstheme="minorHAnsi"/>
          <w:szCs w:val="24"/>
          <w:lang w:eastAsia="fr-FR" w:bidi="ar-SA"/>
        </w:rPr>
        <w:t>ta_g3p_dept_si</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C370B2" w:rsidRPr="00C362CD" w:rsidRDefault="00C370B2" w:rsidP="00C370B2">
      <w:pPr>
        <w:pStyle w:val="Titre4"/>
        <w:rPr>
          <w:lang w:eastAsia="fr-FR" w:bidi="ar-SA"/>
        </w:rPr>
      </w:pPr>
      <w:r w:rsidRPr="004C6180">
        <w:rPr>
          <w:rFonts w:asciiTheme="minorHAnsi" w:hAnsiTheme="minorHAnsi" w:cstheme="minorHAnsi"/>
        </w:rPr>
        <w:t xml:space="preserve">Création : contrôle des données de </w:t>
      </w:r>
      <w:r w:rsidR="00E15629" w:rsidRPr="00980652">
        <w:rPr>
          <w:rFonts w:asciiTheme="minorHAnsi" w:hAnsiTheme="minorHAnsi" w:cstheme="minorHAnsi"/>
        </w:rPr>
        <w:t>ta_</w:t>
      </w:r>
      <w:r w:rsidR="00E15629">
        <w:rPr>
          <w:rFonts w:asciiTheme="minorHAnsi" w:hAnsiTheme="minorHAnsi" w:cstheme="minorHAnsi"/>
        </w:rPr>
        <w:t>g3p_unite_budgetaire</w:t>
      </w:r>
    </w:p>
    <w:p w:rsidR="00C370B2" w:rsidRDefault="00C370B2" w:rsidP="00C370B2">
      <w:pPr>
        <w:autoSpaceDE w:val="0"/>
        <w:autoSpaceDN w:val="0"/>
        <w:adjustRightInd w:val="0"/>
        <w:rPr>
          <w:rFonts w:asciiTheme="minorHAnsi" w:hAnsiTheme="minorHAnsi" w:cstheme="minorHAnsi"/>
          <w:szCs w:val="24"/>
          <w:lang w:eastAsia="fr-FR" w:bidi="ar-SA"/>
        </w:rPr>
      </w:pPr>
    </w:p>
    <w:p w:rsidR="00C370B2" w:rsidRPr="00150123" w:rsidRDefault="00C370B2" w:rsidP="00C370B2">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C370B2" w:rsidRDefault="00C370B2" w:rsidP="00C370B2">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CODE </w:t>
      </w:r>
      <w:r w:rsidR="00D10281">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w:t>
      </w:r>
      <w:r w:rsidR="00D10281">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w:t>
      </w:r>
    </w:p>
    <w:p w:rsidR="00C370B2" w:rsidRPr="00150123" w:rsidRDefault="00C370B2" w:rsidP="00C370B2">
      <w:pPr>
        <w:autoSpaceDE w:val="0"/>
        <w:autoSpaceDN w:val="0"/>
        <w:adjustRightInd w:val="0"/>
        <w:rPr>
          <w:rFonts w:asciiTheme="minorHAnsi" w:hAnsiTheme="minorHAnsi" w:cstheme="minorHAnsi"/>
          <w:szCs w:val="24"/>
          <w:lang w:eastAsia="fr-FR" w:bidi="ar-SA"/>
        </w:rPr>
      </w:pPr>
    </w:p>
    <w:p w:rsidR="00C370B2" w:rsidRPr="00150123" w:rsidRDefault="00C370B2" w:rsidP="00C370B2">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C370B2" w:rsidRDefault="00C370B2" w:rsidP="00C370B2">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CODE </w:t>
      </w:r>
      <w:r w:rsidR="00D10281">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w:t>
      </w:r>
      <w:r w:rsidR="00D165F0">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 </w:t>
      </w:r>
      <w:r w:rsidR="00D165F0">
        <w:rPr>
          <w:rFonts w:asciiTheme="minorHAnsi" w:hAnsiTheme="minorHAnsi" w:cstheme="minorHAnsi"/>
          <w:szCs w:val="24"/>
          <w:lang w:eastAsia="fr-FR" w:bidi="ar-SA"/>
        </w:rPr>
        <w:t>6</w:t>
      </w:r>
      <w:r>
        <w:rPr>
          <w:rFonts w:asciiTheme="minorHAnsi" w:hAnsiTheme="minorHAnsi" w:cstheme="minorHAnsi"/>
          <w:szCs w:val="24"/>
          <w:lang w:eastAsia="fr-FR" w:bidi="ar-SA"/>
        </w:rPr>
        <w:t xml:space="preserve"> caractères</w:t>
      </w:r>
    </w:p>
    <w:p w:rsidR="00C370B2" w:rsidRDefault="00C370B2" w:rsidP="00C370B2">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LIBELLE </w:t>
      </w:r>
      <w:r w:rsidR="00D165F0">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w:t>
      </w:r>
      <w:r w:rsidR="00D165F0">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 </w:t>
      </w:r>
      <w:r w:rsidR="00D165F0">
        <w:rPr>
          <w:rFonts w:asciiTheme="minorHAnsi" w:hAnsiTheme="minorHAnsi" w:cstheme="minorHAnsi"/>
          <w:szCs w:val="24"/>
          <w:lang w:eastAsia="fr-FR" w:bidi="ar-SA"/>
        </w:rPr>
        <w:t>255</w:t>
      </w:r>
      <w:r>
        <w:rPr>
          <w:rFonts w:asciiTheme="minorHAnsi" w:hAnsiTheme="minorHAnsi" w:cstheme="minorHAnsi"/>
          <w:szCs w:val="24"/>
          <w:lang w:eastAsia="fr-FR" w:bidi="ar-SA"/>
        </w:rPr>
        <w:t xml:space="preserve"> caractères</w:t>
      </w:r>
    </w:p>
    <w:p w:rsidR="00C370B2" w:rsidRPr="00150123" w:rsidRDefault="00C370B2" w:rsidP="00C370B2">
      <w:pPr>
        <w:autoSpaceDE w:val="0"/>
        <w:autoSpaceDN w:val="0"/>
        <w:adjustRightInd w:val="0"/>
        <w:rPr>
          <w:rFonts w:asciiTheme="minorHAnsi" w:hAnsiTheme="minorHAnsi" w:cstheme="minorHAnsi"/>
          <w:szCs w:val="24"/>
          <w:lang w:eastAsia="fr-FR" w:bidi="ar-SA"/>
        </w:rPr>
      </w:pPr>
    </w:p>
    <w:p w:rsidR="00C370B2" w:rsidRPr="00150123" w:rsidRDefault="00C370B2" w:rsidP="00C370B2">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C370B2" w:rsidRPr="00AC3845" w:rsidRDefault="00C370B2" w:rsidP="00C370B2">
      <w:pPr>
        <w:numPr>
          <w:ilvl w:val="0"/>
          <w:numId w:val="167"/>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 xml:space="preserve">CODE </w:t>
      </w:r>
      <w:r w:rsidR="00D165F0">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w:t>
      </w:r>
      <w:r w:rsidR="00D165F0">
        <w:rPr>
          <w:rFonts w:asciiTheme="minorHAnsi" w:hAnsiTheme="minorHAnsi" w:cstheme="minorHAnsi"/>
          <w:szCs w:val="24"/>
          <w:lang w:eastAsia="fr-FR" w:bidi="ar-SA"/>
        </w:rPr>
        <w:t>UB</w:t>
      </w:r>
      <w:r w:rsidRPr="00AB593C">
        <w:rPr>
          <w:rFonts w:asciiTheme="minorHAnsi" w:hAnsiTheme="minorHAnsi" w:cstheme="minorHAnsi"/>
          <w:szCs w:val="24"/>
          <w:lang w:eastAsia="fr-FR" w:bidi="ar-SA"/>
        </w:rPr>
        <w:t>)</w:t>
      </w:r>
    </w:p>
    <w:p w:rsidR="00C370B2" w:rsidRPr="00150123" w:rsidRDefault="00C370B2" w:rsidP="00C370B2">
      <w:pPr>
        <w:autoSpaceDE w:val="0"/>
        <w:autoSpaceDN w:val="0"/>
        <w:adjustRightInd w:val="0"/>
        <w:rPr>
          <w:rFonts w:asciiTheme="minorHAnsi" w:hAnsiTheme="minorHAnsi" w:cstheme="minorHAnsi"/>
          <w:szCs w:val="24"/>
          <w:lang w:eastAsia="fr-FR" w:bidi="ar-SA"/>
        </w:rPr>
      </w:pPr>
    </w:p>
    <w:p w:rsidR="00C56BE5" w:rsidRPr="00150123" w:rsidRDefault="00C56BE5" w:rsidP="00C56BE5">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Le</w:t>
      </w:r>
      <w:r>
        <w:rPr>
          <w:rFonts w:asciiTheme="minorHAnsi" w:hAnsiTheme="minorHAnsi" w:cstheme="minorHAnsi"/>
          <w:szCs w:val="24"/>
          <w:lang w:eastAsia="fr-FR" w:bidi="ar-SA"/>
        </w:rPr>
        <w:t xml:space="preserve">s caractères autorisés pour le </w:t>
      </w:r>
      <w:r w:rsidR="000F38FD">
        <w:rPr>
          <w:rFonts w:asciiTheme="minorHAnsi" w:hAnsiTheme="minorHAnsi" w:cstheme="minorHAnsi"/>
          <w:szCs w:val="24"/>
          <w:lang w:eastAsia="fr-FR" w:bidi="ar-SA"/>
        </w:rPr>
        <w:t>champ</w:t>
      </w:r>
      <w:r w:rsidRPr="00150123">
        <w:rPr>
          <w:rFonts w:asciiTheme="minorHAnsi" w:hAnsiTheme="minorHAnsi" w:cstheme="minorHAnsi"/>
          <w:szCs w:val="24"/>
          <w:lang w:eastAsia="fr-FR" w:bidi="ar-SA"/>
        </w:rPr>
        <w:t xml:space="preserve"> de saisie </w:t>
      </w:r>
      <w:r>
        <w:rPr>
          <w:rFonts w:asciiTheme="minorHAnsi" w:hAnsiTheme="minorHAnsi" w:cstheme="minorHAnsi"/>
          <w:szCs w:val="24"/>
          <w:lang w:eastAsia="fr-FR" w:bidi="ar-SA"/>
        </w:rPr>
        <w:t>CODE UB s</w:t>
      </w:r>
      <w:r w:rsidRPr="00150123">
        <w:rPr>
          <w:rFonts w:asciiTheme="minorHAnsi" w:hAnsiTheme="minorHAnsi" w:cstheme="minorHAnsi"/>
          <w:szCs w:val="24"/>
          <w:lang w:eastAsia="fr-FR" w:bidi="ar-SA"/>
        </w:rPr>
        <w:t xml:space="preserve">ont : </w:t>
      </w:r>
    </w:p>
    <w:p w:rsidR="00C56BE5" w:rsidRPr="00150123" w:rsidRDefault="00C56BE5" w:rsidP="00C56BE5">
      <w:pPr>
        <w:numPr>
          <w:ilvl w:val="0"/>
          <w:numId w:val="16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w:t>
      </w:r>
      <w:r w:rsidR="00D045CD">
        <w:rPr>
          <w:rFonts w:asciiTheme="minorHAnsi" w:hAnsiTheme="minorHAnsi" w:cstheme="minorHAnsi"/>
          <w:szCs w:val="24"/>
          <w:lang w:eastAsia="fr-FR" w:bidi="ar-SA"/>
        </w:rPr>
        <w:t>s alphanumériques en majuscules</w:t>
      </w:r>
    </w:p>
    <w:p w:rsidR="00C56BE5" w:rsidRDefault="00C56BE5" w:rsidP="00C56BE5">
      <w:pPr>
        <w:numPr>
          <w:ilvl w:val="0"/>
          <w:numId w:val="16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les chiffres 0-9</w:t>
      </w:r>
    </w:p>
    <w:p w:rsidR="00C56BE5" w:rsidRDefault="00C56BE5" w:rsidP="00C56BE5">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816D0" w:rsidRDefault="000816D0" w:rsidP="00C56BE5">
      <w:pPr>
        <w:autoSpaceDE w:val="0"/>
        <w:autoSpaceDN w:val="0"/>
        <w:adjustRightInd w:val="0"/>
        <w:rPr>
          <w:rFonts w:asciiTheme="minorHAnsi" w:hAnsiTheme="minorHAnsi" w:cstheme="minorHAnsi"/>
          <w:szCs w:val="24"/>
          <w:lang w:eastAsia="fr-FR" w:bidi="ar-SA"/>
        </w:rPr>
      </w:pPr>
    </w:p>
    <w:p w:rsidR="00C56BE5" w:rsidRPr="009E5826" w:rsidRDefault="00C56BE5" w:rsidP="00C56BE5">
      <w:pPr>
        <w:rPr>
          <w:rFonts w:asciiTheme="minorHAnsi" w:hAnsiTheme="minorHAnsi" w:cstheme="minorHAnsi"/>
          <w:szCs w:val="24"/>
        </w:rPr>
      </w:pPr>
      <w:r w:rsidRPr="009E5826">
        <w:rPr>
          <w:rFonts w:asciiTheme="minorHAnsi" w:hAnsiTheme="minorHAnsi" w:cstheme="minorHAnsi"/>
          <w:szCs w:val="24"/>
        </w:rPr>
        <w:t xml:space="preserve">- Caractères autorisés </w:t>
      </w:r>
      <w:r>
        <w:rPr>
          <w:rFonts w:asciiTheme="minorHAnsi" w:hAnsiTheme="minorHAnsi" w:cstheme="minorHAnsi"/>
          <w:szCs w:val="24"/>
        </w:rPr>
        <w:t xml:space="preserve">pour le </w:t>
      </w:r>
      <w:r w:rsidR="000F38FD">
        <w:rPr>
          <w:rFonts w:asciiTheme="minorHAnsi" w:hAnsiTheme="minorHAnsi" w:cstheme="minorHAnsi"/>
          <w:szCs w:val="24"/>
        </w:rPr>
        <w:t>champ</w:t>
      </w:r>
      <w:r>
        <w:rPr>
          <w:rFonts w:asciiTheme="minorHAnsi" w:hAnsiTheme="minorHAnsi" w:cstheme="minorHAnsi"/>
          <w:szCs w:val="24"/>
        </w:rPr>
        <w:t xml:space="preserve"> </w:t>
      </w:r>
      <w:r>
        <w:rPr>
          <w:rFonts w:asciiTheme="minorHAnsi" w:hAnsiTheme="minorHAnsi" w:cstheme="minorHAnsi"/>
          <w:szCs w:val="24"/>
          <w:lang w:eastAsia="fr-FR" w:bidi="ar-SA"/>
        </w:rPr>
        <w:t>LIBELLE UB</w:t>
      </w:r>
      <w:r w:rsidRPr="009E5826">
        <w:rPr>
          <w:rFonts w:asciiTheme="minorHAnsi" w:hAnsiTheme="minorHAnsi" w:cstheme="minorHAnsi"/>
          <w:szCs w:val="24"/>
        </w:rPr>
        <w:t xml:space="preserve"> :</w:t>
      </w:r>
    </w:p>
    <w:p w:rsidR="00C56BE5" w:rsidRDefault="00C56BE5" w:rsidP="00C56BE5">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w:t>
      </w:r>
      <w:r w:rsidR="003E2344">
        <w:rPr>
          <w:rFonts w:asciiTheme="minorHAnsi" w:hAnsiTheme="minorHAnsi" w:cstheme="minorHAnsi"/>
          <w:szCs w:val="24"/>
        </w:rPr>
        <w:t>ne.</w:t>
      </w:r>
    </w:p>
    <w:p w:rsidR="003E2344" w:rsidRPr="00980652" w:rsidRDefault="003E2344" w:rsidP="003E2344">
      <w:pPr>
        <w:pStyle w:val="Titre4"/>
        <w:rPr>
          <w:rFonts w:asciiTheme="minorHAnsi" w:hAnsiTheme="minorHAnsi" w:cstheme="minorHAnsi"/>
        </w:rPr>
      </w:pPr>
      <w:r w:rsidRPr="00980652">
        <w:rPr>
          <w:rFonts w:asciiTheme="minorHAnsi" w:hAnsiTheme="minorHAnsi" w:cstheme="minorHAnsi"/>
        </w:rPr>
        <w:t>Modification : renseignement des données de ta_</w:t>
      </w:r>
      <w:r>
        <w:rPr>
          <w:rFonts w:asciiTheme="minorHAnsi" w:hAnsiTheme="minorHAnsi" w:cstheme="minorHAnsi"/>
        </w:rPr>
        <w:t>g3p_unite_budgetaire</w:t>
      </w:r>
    </w:p>
    <w:p w:rsidR="00B61557" w:rsidRDefault="00B61557" w:rsidP="003E2344">
      <w:pPr>
        <w:autoSpaceDE w:val="0"/>
        <w:autoSpaceDN w:val="0"/>
        <w:adjustRightInd w:val="0"/>
        <w:rPr>
          <w:rFonts w:asciiTheme="minorHAnsi" w:hAnsiTheme="minorHAnsi" w:cstheme="minorHAnsi"/>
          <w:szCs w:val="24"/>
          <w:lang w:eastAsia="fr-FR" w:bidi="ar-SA"/>
        </w:rPr>
      </w:pPr>
    </w:p>
    <w:p w:rsidR="003E2344" w:rsidRPr="009E5826" w:rsidRDefault="003E2344" w:rsidP="003E2344">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3E2344" w:rsidRDefault="003E2344" w:rsidP="003E234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FONCTION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LBFON</w:t>
      </w:r>
      <w:r w:rsidRPr="00AB593C">
        <w:rPr>
          <w:rFonts w:asciiTheme="minorHAnsi" w:hAnsiTheme="minorHAnsi" w:cstheme="minorHAnsi"/>
          <w:szCs w:val="24"/>
          <w:lang w:eastAsia="fr-FR" w:bidi="ar-SA"/>
        </w:rPr>
        <w:t>)</w:t>
      </w:r>
    </w:p>
    <w:p w:rsidR="003E2344" w:rsidRPr="000E2103" w:rsidRDefault="003E2344" w:rsidP="003E2344">
      <w:pPr>
        <w:autoSpaceDE w:val="0"/>
        <w:autoSpaceDN w:val="0"/>
        <w:adjustRightInd w:val="0"/>
        <w:rPr>
          <w:rFonts w:asciiTheme="minorHAnsi" w:hAnsiTheme="minorHAnsi" w:cstheme="minorHAnsi"/>
          <w:szCs w:val="24"/>
          <w:lang w:eastAsia="fr-FR" w:bidi="ar-SA"/>
        </w:rPr>
      </w:pPr>
    </w:p>
    <w:p w:rsidR="003E2344" w:rsidRPr="007E57B2" w:rsidRDefault="003E2344" w:rsidP="003E2344">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3E2344" w:rsidRDefault="003E2344" w:rsidP="003E2344">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3E2344" w:rsidRDefault="003E2344" w:rsidP="003E2344">
      <w:pPr>
        <w:rPr>
          <w:lang w:eastAsia="fr-FR" w:bidi="ar-SA"/>
        </w:rPr>
      </w:pPr>
    </w:p>
    <w:p w:rsidR="003E2344" w:rsidRPr="00150123" w:rsidRDefault="003E2344" w:rsidP="003E234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FE22BD" w:rsidRDefault="00FE22BD" w:rsidP="00FE22BD">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METIER UB  (METUB)</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CODE METIER - LIBELLE METIER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ta_g3p_metier</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ta_g3p_metier</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B61557" w:rsidRDefault="00FE22BD" w:rsidP="00FE22BD">
      <w:pPr>
        <w:numPr>
          <w:ilvl w:val="0"/>
          <w:numId w:val="699"/>
        </w:numPr>
        <w:autoSpaceDE w:val="0"/>
        <w:autoSpaceDN w:val="0"/>
        <w:adjustRightInd w:val="0"/>
        <w:spacing w:after="1"/>
        <w:rPr>
          <w:rFonts w:asciiTheme="minorHAnsi" w:hAnsiTheme="minorHAnsi" w:cstheme="minorHAnsi"/>
          <w:szCs w:val="24"/>
          <w:lang w:eastAsia="fr-FR" w:bidi="ar-SA"/>
        </w:rPr>
      </w:pPr>
      <w:r w:rsidRPr="00B61557">
        <w:rPr>
          <w:rFonts w:asciiTheme="minorHAnsi" w:hAnsiTheme="minorHAnsi" w:cstheme="minorHAnsi"/>
          <w:szCs w:val="24"/>
          <w:lang w:eastAsia="fr-FR" w:bidi="ar-SA"/>
        </w:rPr>
        <w:t>DEPT SI UB</w:t>
      </w:r>
      <w:r>
        <w:rPr>
          <w:rFonts w:asciiTheme="minorHAnsi" w:hAnsiTheme="minorHAnsi" w:cstheme="minorHAnsi"/>
          <w:szCs w:val="24"/>
          <w:lang w:eastAsia="fr-FR" w:bidi="ar-SA"/>
        </w:rPr>
        <w:t xml:space="preserve"> (DESIUB)</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MNEMONIQUE DEPT SI - LIBELLE DEPT SI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ta_g3p_dept_si</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ta_g3p_dept_si</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FE22BD" w:rsidRDefault="00FE22BD" w:rsidP="00FE22BD">
      <w:pPr>
        <w:autoSpaceDE w:val="0"/>
        <w:autoSpaceDN w:val="0"/>
        <w:adjustRightInd w:val="0"/>
        <w:spacing w:after="1"/>
        <w:rPr>
          <w:rFonts w:asciiTheme="minorHAnsi" w:hAnsiTheme="minorHAnsi" w:cstheme="minorHAnsi"/>
          <w:szCs w:val="24"/>
          <w:lang w:eastAsia="fr-FR" w:bidi="ar-SA"/>
        </w:rPr>
      </w:pPr>
    </w:p>
    <w:p w:rsidR="00FE22BD" w:rsidRDefault="00FE22BD" w:rsidP="00FE22BD">
      <w:pPr>
        <w:autoSpaceDE w:val="0"/>
        <w:autoSpaceDN w:val="0"/>
        <w:adjustRightInd w:val="0"/>
        <w:spacing w:after="1"/>
        <w:rPr>
          <w:rFonts w:asciiTheme="minorHAnsi" w:hAnsiTheme="minorHAnsi" w:cstheme="minorHAnsi"/>
          <w:szCs w:val="24"/>
          <w:lang w:eastAsia="fr-FR" w:bidi="ar-SA"/>
        </w:rPr>
      </w:pPr>
    </w:p>
    <w:p w:rsidR="00FE22BD" w:rsidRDefault="00FE22BD" w:rsidP="00FE22BD">
      <w:pPr>
        <w:autoSpaceDE w:val="0"/>
        <w:autoSpaceDN w:val="0"/>
        <w:adjustRightInd w:val="0"/>
        <w:spacing w:after="1"/>
        <w:rPr>
          <w:rFonts w:asciiTheme="minorHAnsi" w:hAnsiTheme="minorHAnsi" w:cstheme="minorHAnsi"/>
          <w:szCs w:val="24"/>
          <w:lang w:eastAsia="fr-FR" w:bidi="ar-SA"/>
        </w:rPr>
      </w:pPr>
    </w:p>
    <w:p w:rsidR="003E2344" w:rsidRDefault="003E2344" w:rsidP="003E2344">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sidRPr="00980652">
        <w:rPr>
          <w:rFonts w:asciiTheme="minorHAnsi" w:hAnsiTheme="minorHAnsi" w:cstheme="minorHAnsi"/>
        </w:rPr>
        <w:t>ta_</w:t>
      </w:r>
      <w:r>
        <w:rPr>
          <w:rFonts w:asciiTheme="minorHAnsi" w:hAnsiTheme="minorHAnsi" w:cstheme="minorHAnsi"/>
        </w:rPr>
        <w:t>g3p_unite_budgetaire</w:t>
      </w:r>
    </w:p>
    <w:p w:rsidR="003E2344" w:rsidRPr="00A51EF7" w:rsidRDefault="003E2344" w:rsidP="003E2344"/>
    <w:p w:rsidR="003E2344" w:rsidRPr="00150123" w:rsidRDefault="003E2344" w:rsidP="003E234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3E2344" w:rsidRDefault="003E2344" w:rsidP="003E234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UB</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LBUB</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255 caractères</w:t>
      </w:r>
    </w:p>
    <w:p w:rsidR="003E2344" w:rsidRDefault="003E2344" w:rsidP="003E2344">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816D0" w:rsidRPr="00150123" w:rsidRDefault="000816D0" w:rsidP="000816D0">
      <w:pPr>
        <w:autoSpaceDE w:val="0"/>
        <w:autoSpaceDN w:val="0"/>
        <w:adjustRightInd w:val="0"/>
        <w:rPr>
          <w:rFonts w:asciiTheme="minorHAnsi" w:hAnsiTheme="minorHAnsi" w:cstheme="minorHAnsi"/>
          <w:szCs w:val="24"/>
          <w:lang w:eastAsia="fr-FR" w:bidi="ar-SA"/>
        </w:rPr>
      </w:pPr>
    </w:p>
    <w:p w:rsidR="003E2344" w:rsidRPr="009E5826" w:rsidRDefault="003E2344" w:rsidP="003E2344">
      <w:pPr>
        <w:rPr>
          <w:rFonts w:asciiTheme="minorHAnsi" w:hAnsiTheme="minorHAnsi" w:cstheme="minorHAnsi"/>
          <w:szCs w:val="24"/>
        </w:rPr>
      </w:pPr>
      <w:r w:rsidRPr="009E5826">
        <w:rPr>
          <w:rFonts w:asciiTheme="minorHAnsi" w:hAnsiTheme="minorHAnsi" w:cstheme="minorHAnsi"/>
          <w:szCs w:val="24"/>
        </w:rPr>
        <w:t xml:space="preserve">- Caractères autorisés </w:t>
      </w:r>
      <w:r>
        <w:rPr>
          <w:rFonts w:asciiTheme="minorHAnsi" w:hAnsiTheme="minorHAnsi" w:cstheme="minorHAnsi"/>
          <w:szCs w:val="24"/>
        </w:rPr>
        <w:t xml:space="preserve">pour le champ </w:t>
      </w:r>
      <w:r>
        <w:rPr>
          <w:rFonts w:asciiTheme="minorHAnsi" w:hAnsiTheme="minorHAnsi" w:cstheme="minorHAnsi"/>
          <w:szCs w:val="24"/>
          <w:lang w:eastAsia="fr-FR" w:bidi="ar-SA"/>
        </w:rPr>
        <w:t>LIBELLE UB</w:t>
      </w:r>
      <w:r w:rsidRPr="009E5826">
        <w:rPr>
          <w:rFonts w:asciiTheme="minorHAnsi" w:hAnsiTheme="minorHAnsi" w:cstheme="minorHAnsi"/>
          <w:szCs w:val="24"/>
        </w:rPr>
        <w:t xml:space="preserve"> :</w:t>
      </w:r>
    </w:p>
    <w:p w:rsidR="003E2344" w:rsidRPr="000E2103" w:rsidRDefault="003E2344" w:rsidP="003E2344">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C56BE5" w:rsidRPr="00150123" w:rsidRDefault="00C56BE5" w:rsidP="00C56BE5">
      <w:pPr>
        <w:autoSpaceDE w:val="0"/>
        <w:autoSpaceDN w:val="0"/>
        <w:adjustRightInd w:val="0"/>
        <w:rPr>
          <w:rFonts w:asciiTheme="minorHAnsi" w:hAnsiTheme="minorHAnsi" w:cstheme="minorHAnsi"/>
          <w:szCs w:val="24"/>
          <w:lang w:eastAsia="fr-FR" w:bidi="ar-SA"/>
        </w:rPr>
      </w:pPr>
    </w:p>
    <w:p w:rsidR="00D932D4" w:rsidRDefault="00D932D4">
      <w:pPr>
        <w:rPr>
          <w:rFonts w:asciiTheme="minorHAnsi" w:hAnsiTheme="minorHAnsi" w:cstheme="minorHAnsi"/>
          <w:color w:val="FF0000"/>
          <w:szCs w:val="24"/>
          <w:lang w:eastAsia="fr-FR" w:bidi="ar-SA"/>
        </w:rPr>
      </w:pPr>
      <w:r>
        <w:rPr>
          <w:rFonts w:asciiTheme="minorHAnsi" w:hAnsiTheme="minorHAnsi" w:cstheme="minorHAnsi"/>
          <w:color w:val="FF0000"/>
          <w:szCs w:val="24"/>
          <w:lang w:eastAsia="fr-FR" w:bidi="ar-SA"/>
        </w:rPr>
        <w:br w:type="page"/>
      </w:r>
    </w:p>
    <w:p w:rsidR="0094744E" w:rsidRDefault="00D932D4" w:rsidP="00D932D4">
      <w:pPr>
        <w:pStyle w:val="Titre3"/>
        <w:rPr>
          <w:lang w:eastAsia="fr-FR" w:bidi="ar-SA"/>
        </w:rPr>
      </w:pPr>
      <w:bookmarkStart w:id="951" w:name="_Toc515444502"/>
      <w:r>
        <w:rPr>
          <w:lang w:eastAsia="fr-FR" w:bidi="ar-SA"/>
        </w:rPr>
        <w:t>Ta_g3p_metier</w:t>
      </w:r>
      <w:bookmarkEnd w:id="951"/>
    </w:p>
    <w:p w:rsidR="00D932D4" w:rsidRPr="0052237D" w:rsidRDefault="00D932D4" w:rsidP="00D932D4">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la liste des métiers  (DCB, DEOF, DFE, Socles, …)</w:t>
      </w:r>
    </w:p>
    <w:p w:rsidR="000112D7" w:rsidRDefault="000112D7" w:rsidP="000112D7">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ta_g3p_metier</w:t>
      </w:r>
    </w:p>
    <w:p w:rsidR="000112D7" w:rsidRPr="000112D7" w:rsidRDefault="000112D7" w:rsidP="000112D7">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967"/>
        <w:gridCol w:w="1829"/>
      </w:tblGrid>
      <w:tr w:rsidR="000112D7" w:rsidRPr="009E6545" w:rsidTr="000112D7">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112D7" w:rsidRPr="009E6545" w:rsidRDefault="000112D7" w:rsidP="00547543">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112D7" w:rsidRPr="009E6545" w:rsidRDefault="000112D7" w:rsidP="00547543">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112D7" w:rsidRPr="009E6545" w:rsidRDefault="000112D7" w:rsidP="00547543">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112D7" w:rsidRPr="009E6545" w:rsidRDefault="000112D7" w:rsidP="00547543">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112D7" w:rsidRPr="009E6545" w:rsidRDefault="000112D7" w:rsidP="00547543">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112D7" w:rsidRPr="009E6545" w:rsidRDefault="000112D7" w:rsidP="00547543">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112D7" w:rsidRPr="009E6545" w:rsidRDefault="000112D7" w:rsidP="00547543">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96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112D7" w:rsidRPr="009E6545" w:rsidRDefault="000112D7" w:rsidP="00547543">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82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112D7" w:rsidRPr="009E6545" w:rsidRDefault="000112D7" w:rsidP="00547543">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0112D7" w:rsidRPr="009E6545" w:rsidTr="000112D7">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METIER</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112D7" w:rsidRPr="009E6545" w:rsidRDefault="000112D7" w:rsidP="00801852">
            <w:pPr>
              <w:jc w:val="center"/>
              <w:rPr>
                <w:rFonts w:eastAsia="Times New Roman" w:cs="Calibri"/>
                <w:sz w:val="16"/>
                <w:szCs w:val="16"/>
                <w:lang w:eastAsia="fr-FR" w:bidi="ar-SA"/>
              </w:rPr>
            </w:pPr>
            <w:r>
              <w:rPr>
                <w:rFonts w:eastAsia="Times New Roman" w:cs="Calibri"/>
                <w:sz w:val="16"/>
                <w:szCs w:val="16"/>
                <w:lang w:eastAsia="fr-FR" w:bidi="ar-SA"/>
              </w:rPr>
              <w:t>C0MET</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112D7" w:rsidRPr="009E6545" w:rsidRDefault="000112D7" w:rsidP="00801852">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0112D7" w:rsidRPr="009E6545" w:rsidRDefault="000112D7" w:rsidP="00801852">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0112D7" w:rsidRPr="009E6545" w:rsidRDefault="000112D7" w:rsidP="00801852">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0112D7" w:rsidRPr="009E6545" w:rsidRDefault="000112D7" w:rsidP="00801852">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829"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112D7" w:rsidRDefault="00805B2D" w:rsidP="00801852">
            <w:pPr>
              <w:jc w:val="center"/>
              <w:rPr>
                <w:rFonts w:eastAsia="Times New Roman" w:cs="Calibri"/>
                <w:sz w:val="16"/>
                <w:szCs w:val="16"/>
                <w:lang w:eastAsia="fr-FR" w:bidi="ar-SA"/>
              </w:rPr>
            </w:pPr>
            <w:r w:rsidRPr="006A110A">
              <w:rPr>
                <w:rFonts w:eastAsia="Times New Roman" w:cs="Calibri"/>
                <w:sz w:val="16"/>
                <w:szCs w:val="16"/>
                <w:lang w:eastAsia="fr-FR" w:bidi="ar-SA"/>
                <w:rPrChange w:id="952" w:author="Osiatisaa, Cds (Ext)" w:date="2018-05-30T11:46:00Z">
                  <w:rPr>
                    <w:rFonts w:eastAsia="Times New Roman" w:cs="Calibri"/>
                    <w:sz w:val="16"/>
                    <w:szCs w:val="16"/>
                    <w:highlight w:val="yellow"/>
                    <w:lang w:eastAsia="fr-FR" w:bidi="ar-SA"/>
                  </w:rPr>
                </w:rPrChange>
              </w:rPr>
              <w:t>Identifiant</w:t>
            </w:r>
            <w:r w:rsidR="000112D7">
              <w:rPr>
                <w:rFonts w:eastAsia="Times New Roman" w:cs="Calibri"/>
                <w:sz w:val="16"/>
                <w:szCs w:val="16"/>
                <w:lang w:eastAsia="fr-FR" w:bidi="ar-SA"/>
              </w:rPr>
              <w:t xml:space="preserve"> du métier</w:t>
            </w:r>
          </w:p>
          <w:p w:rsidR="000112D7" w:rsidRPr="009E6545" w:rsidRDefault="000112D7" w:rsidP="00801852">
            <w:pPr>
              <w:jc w:val="center"/>
              <w:rPr>
                <w:rFonts w:eastAsia="Times New Roman" w:cs="Calibri"/>
                <w:sz w:val="16"/>
                <w:szCs w:val="16"/>
                <w:lang w:eastAsia="fr-FR" w:bidi="ar-SA"/>
              </w:rPr>
            </w:pPr>
            <w:r>
              <w:rPr>
                <w:rFonts w:eastAsia="Times New Roman" w:cs="Calibri"/>
                <w:sz w:val="16"/>
                <w:szCs w:val="16"/>
                <w:lang w:eastAsia="fr-FR" w:bidi="ar-SA"/>
              </w:rPr>
              <w:t>Ex : DCB, DEOF, Socles,…</w:t>
            </w:r>
          </w:p>
        </w:tc>
      </w:tr>
      <w:tr w:rsidR="000112D7" w:rsidRPr="009E6545" w:rsidTr="000112D7">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0112D7" w:rsidRPr="009E6545" w:rsidRDefault="000112D7" w:rsidP="00801852">
            <w:pPr>
              <w:ind w:left="214" w:hanging="142"/>
              <w:jc w:val="center"/>
              <w:rPr>
                <w:rFonts w:eastAsia="Times New Roman" w:cs="Calibri"/>
                <w:sz w:val="16"/>
                <w:szCs w:val="16"/>
                <w:lang w:eastAsia="fr-FR" w:bidi="ar-SA"/>
              </w:rPr>
            </w:pPr>
            <w:r>
              <w:rPr>
                <w:rFonts w:eastAsia="Times New Roman" w:cs="Calibri"/>
                <w:sz w:val="16"/>
                <w:szCs w:val="16"/>
                <w:lang w:eastAsia="fr-FR" w:bidi="ar-SA"/>
              </w:rPr>
              <w:t>LiBELLE METIER</w:t>
            </w:r>
          </w:p>
        </w:tc>
        <w:tc>
          <w:tcPr>
            <w:tcW w:w="754" w:type="dxa"/>
            <w:tcBorders>
              <w:top w:val="nil"/>
              <w:left w:val="nil"/>
              <w:bottom w:val="single" w:sz="4" w:space="0" w:color="auto"/>
              <w:right w:val="single" w:sz="4" w:space="0" w:color="auto"/>
            </w:tcBorders>
            <w:shd w:val="clear" w:color="auto" w:fill="auto"/>
            <w:vAlign w:val="center"/>
          </w:tcPr>
          <w:p w:rsidR="000112D7" w:rsidRPr="009E6545" w:rsidRDefault="000112D7" w:rsidP="00801852">
            <w:pPr>
              <w:ind w:left="214" w:hanging="142"/>
              <w:jc w:val="center"/>
              <w:rPr>
                <w:rFonts w:eastAsia="Times New Roman" w:cs="Calibri"/>
                <w:sz w:val="16"/>
                <w:szCs w:val="16"/>
                <w:lang w:eastAsia="fr-FR" w:bidi="ar-SA"/>
              </w:rPr>
            </w:pPr>
            <w:r>
              <w:rPr>
                <w:rFonts w:eastAsia="Times New Roman" w:cs="Calibri"/>
                <w:sz w:val="16"/>
                <w:szCs w:val="16"/>
                <w:lang w:eastAsia="fr-FR" w:bidi="ar-SA"/>
              </w:rPr>
              <w:t>LBMET</w:t>
            </w:r>
          </w:p>
        </w:tc>
        <w:tc>
          <w:tcPr>
            <w:tcW w:w="1387" w:type="dxa"/>
            <w:tcBorders>
              <w:top w:val="nil"/>
              <w:left w:val="nil"/>
              <w:bottom w:val="single" w:sz="4" w:space="0" w:color="auto"/>
              <w:right w:val="single" w:sz="4" w:space="0" w:color="auto"/>
            </w:tcBorders>
            <w:shd w:val="clear" w:color="auto" w:fill="auto"/>
            <w:vAlign w:val="center"/>
            <w:hideMark/>
          </w:tcPr>
          <w:p w:rsidR="000112D7" w:rsidRPr="009E6545" w:rsidRDefault="000112D7" w:rsidP="00801852">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(100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0112D7" w:rsidRPr="009E6545" w:rsidRDefault="000112D7" w:rsidP="00801852">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112D7" w:rsidRPr="009E6545" w:rsidRDefault="000112D7" w:rsidP="00801852">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0112D7" w:rsidRPr="009E6545" w:rsidRDefault="000112D7" w:rsidP="0080185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0112D7" w:rsidRPr="009E6545" w:rsidRDefault="000112D7" w:rsidP="00801852">
            <w:pPr>
              <w:ind w:left="214" w:hanging="142"/>
              <w:jc w:val="center"/>
              <w:rPr>
                <w:rFonts w:eastAsia="Times New Roman" w:cs="Calibri"/>
                <w:sz w:val="16"/>
                <w:szCs w:val="16"/>
                <w:lang w:eastAsia="fr-FR" w:bidi="ar-SA"/>
              </w:rPr>
            </w:pPr>
            <w:r>
              <w:rPr>
                <w:rFonts w:eastAsia="Times New Roman" w:cs="Calibri"/>
                <w:sz w:val="16"/>
                <w:szCs w:val="16"/>
                <w:lang w:eastAsia="fr-FR" w:bidi="ar-SA"/>
              </w:rPr>
              <w:t>facultatif</w:t>
            </w:r>
          </w:p>
        </w:tc>
        <w:tc>
          <w:tcPr>
            <w:tcW w:w="967" w:type="dxa"/>
            <w:tcBorders>
              <w:top w:val="nil"/>
              <w:left w:val="nil"/>
              <w:bottom w:val="single" w:sz="4" w:space="0" w:color="auto"/>
              <w:right w:val="single" w:sz="4" w:space="0" w:color="auto"/>
            </w:tcBorders>
            <w:shd w:val="clear" w:color="auto" w:fill="auto"/>
            <w:vAlign w:val="center"/>
          </w:tcPr>
          <w:p w:rsidR="000112D7" w:rsidRPr="009E6545" w:rsidRDefault="000112D7" w:rsidP="00801852">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829" w:type="dxa"/>
            <w:tcBorders>
              <w:top w:val="nil"/>
              <w:left w:val="nil"/>
              <w:bottom w:val="single" w:sz="4" w:space="0" w:color="auto"/>
              <w:right w:val="single" w:sz="4" w:space="0" w:color="auto"/>
            </w:tcBorders>
            <w:shd w:val="clear" w:color="auto" w:fill="auto"/>
            <w:vAlign w:val="center"/>
            <w:hideMark/>
          </w:tcPr>
          <w:p w:rsidR="000112D7" w:rsidRPr="009E6545" w:rsidRDefault="000112D7" w:rsidP="00801852">
            <w:pPr>
              <w:ind w:left="214" w:hanging="142"/>
              <w:jc w:val="center"/>
              <w:rPr>
                <w:rFonts w:eastAsia="Times New Roman" w:cs="Calibri"/>
                <w:sz w:val="16"/>
                <w:szCs w:val="16"/>
                <w:lang w:eastAsia="fr-FR" w:bidi="ar-SA"/>
              </w:rPr>
            </w:pPr>
            <w:r>
              <w:rPr>
                <w:rFonts w:eastAsia="Times New Roman" w:cs="Calibri"/>
                <w:sz w:val="16"/>
                <w:szCs w:val="16"/>
                <w:lang w:eastAsia="fr-FR" w:bidi="ar-SA"/>
              </w:rPr>
              <w:t>Description du métier</w:t>
            </w:r>
          </w:p>
        </w:tc>
      </w:tr>
      <w:tr w:rsidR="000112D7" w:rsidRPr="009E6545" w:rsidTr="000112D7">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0112D7" w:rsidRPr="009E6545" w:rsidRDefault="000112D7" w:rsidP="0080185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0112D7" w:rsidRPr="000112D7" w:rsidRDefault="000112D7" w:rsidP="00801852">
            <w:pPr>
              <w:jc w:val="center"/>
              <w:rPr>
                <w:rFonts w:eastAsia="Times New Roman" w:cs="Calibri"/>
                <w:sz w:val="16"/>
                <w:szCs w:val="16"/>
                <w:lang w:eastAsia="fr-FR" w:bidi="ar-SA"/>
              </w:rPr>
            </w:pPr>
            <w:r w:rsidRPr="000112D7">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0112D7" w:rsidRPr="000112D7" w:rsidRDefault="000112D7" w:rsidP="0080185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112D7" w:rsidRPr="000112D7" w:rsidRDefault="000112D7" w:rsidP="00801852">
            <w:pPr>
              <w:jc w:val="center"/>
              <w:rPr>
                <w:rFonts w:eastAsia="Times New Roman" w:cs="Calibri"/>
                <w:sz w:val="16"/>
                <w:szCs w:val="16"/>
                <w:lang w:eastAsia="fr-FR" w:bidi="ar-SA"/>
              </w:rPr>
            </w:pPr>
            <w:r w:rsidRPr="000112D7">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0112D7" w:rsidRPr="000112D7" w:rsidRDefault="000112D7" w:rsidP="00801852">
            <w:pPr>
              <w:jc w:val="center"/>
              <w:rPr>
                <w:rFonts w:eastAsia="Times New Roman" w:cs="Calibri"/>
                <w:sz w:val="16"/>
                <w:szCs w:val="16"/>
                <w:lang w:eastAsia="fr-FR" w:bidi="ar-SA"/>
              </w:rPr>
            </w:pPr>
            <w:r w:rsidRPr="000112D7">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0112D7" w:rsidRPr="000112D7" w:rsidRDefault="000112D7" w:rsidP="00801852">
            <w:pPr>
              <w:jc w:val="center"/>
              <w:rPr>
                <w:rFonts w:eastAsia="Times New Roman" w:cs="Calibri"/>
                <w:sz w:val="16"/>
                <w:szCs w:val="16"/>
                <w:lang w:eastAsia="fr-FR" w:bidi="ar-SA"/>
              </w:rPr>
            </w:pPr>
            <w:r w:rsidRPr="000112D7">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hideMark/>
          </w:tcPr>
          <w:p w:rsidR="000112D7" w:rsidRPr="000112D7" w:rsidRDefault="000112D7" w:rsidP="00801852">
            <w:pPr>
              <w:jc w:val="center"/>
              <w:rPr>
                <w:rFonts w:eastAsia="Times New Roman" w:cs="Calibri"/>
                <w:sz w:val="16"/>
                <w:szCs w:val="16"/>
                <w:lang w:eastAsia="fr-FR" w:bidi="ar-SA"/>
              </w:rPr>
            </w:pPr>
          </w:p>
        </w:tc>
        <w:tc>
          <w:tcPr>
            <w:tcW w:w="1829" w:type="dxa"/>
            <w:tcBorders>
              <w:top w:val="nil"/>
              <w:left w:val="nil"/>
              <w:bottom w:val="single" w:sz="4" w:space="0" w:color="auto"/>
              <w:right w:val="single" w:sz="4" w:space="0" w:color="auto"/>
            </w:tcBorders>
            <w:shd w:val="clear" w:color="auto" w:fill="auto"/>
            <w:vAlign w:val="center"/>
            <w:hideMark/>
          </w:tcPr>
          <w:p w:rsidR="000112D7" w:rsidRPr="000112D7" w:rsidRDefault="000112D7" w:rsidP="00801852">
            <w:pPr>
              <w:jc w:val="center"/>
              <w:rPr>
                <w:rFonts w:eastAsia="Times New Roman" w:cs="Calibri"/>
                <w:sz w:val="16"/>
                <w:szCs w:val="16"/>
                <w:lang w:eastAsia="fr-FR" w:bidi="ar-SA"/>
              </w:rPr>
            </w:pPr>
            <w:r w:rsidRPr="000112D7">
              <w:rPr>
                <w:rFonts w:eastAsia="Times New Roman" w:cs="Calibri"/>
                <w:sz w:val="16"/>
                <w:szCs w:val="16"/>
                <w:lang w:eastAsia="fr-FR" w:bidi="ar-SA"/>
              </w:rPr>
              <w:t>date de création de l'enregistrement. Alimenté par le systEme A la date du jour de création.</w:t>
            </w:r>
          </w:p>
        </w:tc>
      </w:tr>
      <w:tr w:rsidR="000112D7" w:rsidRPr="009E6545" w:rsidTr="000112D7">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112D7" w:rsidRPr="009E6545" w:rsidRDefault="000112D7" w:rsidP="0080185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hideMark/>
          </w:tcPr>
          <w:p w:rsidR="000112D7" w:rsidRPr="009E6545" w:rsidRDefault="000112D7" w:rsidP="00801852">
            <w:pPr>
              <w:jc w:val="center"/>
              <w:rPr>
                <w:rFonts w:eastAsia="Times New Roman" w:cs="Calibri"/>
                <w:sz w:val="16"/>
                <w:szCs w:val="16"/>
                <w:lang w:eastAsia="fr-FR" w:bidi="ar-SA"/>
              </w:rPr>
            </w:pPr>
          </w:p>
        </w:tc>
        <w:tc>
          <w:tcPr>
            <w:tcW w:w="1829" w:type="dxa"/>
            <w:tcBorders>
              <w:top w:val="nil"/>
              <w:left w:val="nil"/>
              <w:bottom w:val="single" w:sz="4" w:space="0" w:color="auto"/>
              <w:right w:val="single" w:sz="4" w:space="0" w:color="auto"/>
            </w:tcBorders>
            <w:shd w:val="clear" w:color="auto" w:fill="auto"/>
            <w:vAlign w:val="center"/>
            <w:hideMark/>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0112D7" w:rsidRPr="009E6545" w:rsidTr="000112D7">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0112D7" w:rsidRPr="009E6545" w:rsidRDefault="000112D7" w:rsidP="0080185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r>
              <w:rPr>
                <w:rFonts w:eastAsia="Times New Roman" w:cs="Calibri"/>
                <w:sz w:val="16"/>
                <w:szCs w:val="16"/>
                <w:lang w:eastAsia="fr-FR" w:bidi="ar-SA"/>
              </w:rPr>
              <w:t>Calculé,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auto"/>
            <w:vAlign w:val="center"/>
          </w:tcPr>
          <w:p w:rsidR="000112D7" w:rsidRPr="009E6545" w:rsidRDefault="00CD78C9" w:rsidP="00801852">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829" w:type="dxa"/>
            <w:tcBorders>
              <w:top w:val="single" w:sz="4" w:space="0" w:color="auto"/>
              <w:left w:val="nil"/>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w:t>
            </w:r>
            <w:r>
              <w:rPr>
                <w:rFonts w:eastAsia="Times New Roman" w:cs="Calibri"/>
                <w:sz w:val="16"/>
                <w:szCs w:val="16"/>
                <w:lang w:eastAsia="fr-FR" w:bidi="ar-SA"/>
              </w:rPr>
              <w:t>entée par défaut au 01/01/2076 et modifiable</w:t>
            </w:r>
          </w:p>
        </w:tc>
      </w:tr>
      <w:tr w:rsidR="000112D7" w:rsidRPr="009E6545" w:rsidTr="000112D7">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0112D7" w:rsidRPr="009E6545" w:rsidRDefault="000112D7" w:rsidP="0080185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0112D7" w:rsidRPr="00045326" w:rsidRDefault="000112D7" w:rsidP="00801852">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112D7" w:rsidRPr="009E6545" w:rsidRDefault="00801852" w:rsidP="00801852">
            <w:pPr>
              <w:jc w:val="center"/>
              <w:rPr>
                <w:rFonts w:eastAsia="Times New Roman" w:cs="Calibri"/>
                <w:sz w:val="16"/>
                <w:szCs w:val="16"/>
                <w:lang w:eastAsia="fr-FR" w:bidi="ar-SA"/>
              </w:rPr>
            </w:pPr>
            <w:r>
              <w:rPr>
                <w:rFonts w:eastAsia="Times New Roman" w:cs="Calibri"/>
                <w:sz w:val="16"/>
                <w:szCs w:val="16"/>
                <w:lang w:eastAsia="fr-FR" w:bidi="ar-SA"/>
              </w:rPr>
              <w:t>n</w:t>
            </w:r>
            <w:r w:rsidR="000112D7">
              <w:rPr>
                <w:rFonts w:eastAsia="Times New Roman" w:cs="Calibri"/>
                <w:sz w:val="16"/>
                <w:szCs w:val="16"/>
                <w:lang w:eastAsia="fr-FR" w:bidi="ar-SA"/>
              </w:rPr>
              <w:t>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0112D7" w:rsidRPr="00045326" w:rsidRDefault="000112D7" w:rsidP="00801852">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p>
        </w:tc>
        <w:tc>
          <w:tcPr>
            <w:tcW w:w="1829" w:type="dxa"/>
            <w:tcBorders>
              <w:top w:val="single" w:sz="4" w:space="0" w:color="auto"/>
              <w:left w:val="nil"/>
              <w:bottom w:val="single" w:sz="4" w:space="0" w:color="auto"/>
              <w:right w:val="single" w:sz="4" w:space="0" w:color="auto"/>
            </w:tcBorders>
            <w:shd w:val="clear" w:color="auto" w:fill="auto"/>
            <w:vAlign w:val="center"/>
          </w:tcPr>
          <w:p w:rsidR="000112D7" w:rsidRPr="009E6545" w:rsidRDefault="000112D7" w:rsidP="00801852">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0112D7" w:rsidRDefault="000112D7" w:rsidP="00D932D4">
      <w:pPr>
        <w:rPr>
          <w:lang w:eastAsia="fr-FR" w:bidi="ar-SA"/>
        </w:rPr>
      </w:pPr>
    </w:p>
    <w:p w:rsidR="000112D7" w:rsidRDefault="000112D7" w:rsidP="000112D7">
      <w:pPr>
        <w:pStyle w:val="Titre4"/>
      </w:pPr>
      <w:r w:rsidRPr="004E2387">
        <w:rPr>
          <w:rFonts w:asciiTheme="minorHAnsi" w:hAnsiTheme="minorHAnsi" w:cstheme="minorHAnsi"/>
          <w:lang w:eastAsia="fr-FR" w:bidi="ar-SA"/>
        </w:rPr>
        <w:t xml:space="preserve">Création : renseignement des données de </w:t>
      </w:r>
      <w:r w:rsidRPr="00980652">
        <w:rPr>
          <w:rFonts w:asciiTheme="minorHAnsi" w:hAnsiTheme="minorHAnsi" w:cstheme="minorHAnsi"/>
        </w:rPr>
        <w:t>ta_</w:t>
      </w:r>
      <w:r>
        <w:rPr>
          <w:rFonts w:asciiTheme="minorHAnsi" w:hAnsiTheme="minorHAnsi" w:cstheme="minorHAnsi"/>
        </w:rPr>
        <w:t>g3p_metier</w:t>
      </w:r>
    </w:p>
    <w:p w:rsidR="000112D7" w:rsidRDefault="000112D7" w:rsidP="000112D7">
      <w:pPr>
        <w:autoSpaceDE w:val="0"/>
        <w:autoSpaceDN w:val="0"/>
        <w:adjustRightInd w:val="0"/>
        <w:rPr>
          <w:rFonts w:asciiTheme="minorHAnsi" w:hAnsiTheme="minorHAnsi" w:cstheme="minorHAnsi"/>
          <w:szCs w:val="24"/>
          <w:lang w:eastAsia="fr-FR" w:bidi="ar-SA"/>
        </w:rPr>
      </w:pPr>
    </w:p>
    <w:p w:rsidR="000112D7" w:rsidRPr="007E57B2" w:rsidRDefault="000112D7" w:rsidP="000112D7">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0112D7" w:rsidRDefault="000112D7" w:rsidP="000112D7">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METIER</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C0MET</w:t>
      </w:r>
      <w:r w:rsidRPr="00AB593C">
        <w:rPr>
          <w:rFonts w:asciiTheme="minorHAnsi" w:hAnsiTheme="minorHAnsi" w:cstheme="minorHAnsi"/>
          <w:szCs w:val="24"/>
          <w:lang w:eastAsia="fr-FR" w:bidi="ar-SA"/>
        </w:rPr>
        <w:t>)</w:t>
      </w:r>
    </w:p>
    <w:p w:rsidR="000112D7" w:rsidRDefault="000112D7" w:rsidP="000112D7">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METIER</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LBMET</w:t>
      </w:r>
      <w:r w:rsidRPr="00AB593C">
        <w:rPr>
          <w:rFonts w:asciiTheme="minorHAnsi" w:hAnsiTheme="minorHAnsi" w:cstheme="minorHAnsi"/>
          <w:szCs w:val="24"/>
          <w:lang w:eastAsia="fr-FR" w:bidi="ar-SA"/>
        </w:rPr>
        <w:t>)</w:t>
      </w:r>
    </w:p>
    <w:p w:rsidR="000112D7" w:rsidRPr="00B819AD" w:rsidRDefault="000112D7" w:rsidP="000112D7">
      <w:pPr>
        <w:autoSpaceDE w:val="0"/>
        <w:autoSpaceDN w:val="0"/>
        <w:adjustRightInd w:val="0"/>
        <w:rPr>
          <w:rFonts w:asciiTheme="minorHAnsi" w:hAnsiTheme="minorHAnsi" w:cstheme="minorHAnsi"/>
          <w:szCs w:val="24"/>
          <w:lang w:eastAsia="fr-FR" w:bidi="ar-SA"/>
        </w:rPr>
      </w:pPr>
    </w:p>
    <w:p w:rsidR="000112D7" w:rsidRDefault="000112D7" w:rsidP="000112D7">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0112D7" w:rsidRDefault="000112D7" w:rsidP="000112D7">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0112D7" w:rsidRPr="00C362CD" w:rsidRDefault="000112D7" w:rsidP="000112D7">
      <w:pPr>
        <w:pStyle w:val="Titre4"/>
        <w:rPr>
          <w:lang w:eastAsia="fr-FR" w:bidi="ar-SA"/>
        </w:rPr>
      </w:pPr>
      <w:r w:rsidRPr="004C6180">
        <w:rPr>
          <w:rFonts w:asciiTheme="minorHAnsi" w:hAnsiTheme="minorHAnsi" w:cstheme="minorHAnsi"/>
        </w:rPr>
        <w:t xml:space="preserve">Création : contrôle des données de </w:t>
      </w:r>
      <w:r w:rsidRPr="00980652">
        <w:rPr>
          <w:rFonts w:asciiTheme="minorHAnsi" w:hAnsiTheme="minorHAnsi" w:cstheme="minorHAnsi"/>
        </w:rPr>
        <w:t>ta_</w:t>
      </w:r>
      <w:r>
        <w:rPr>
          <w:rFonts w:asciiTheme="minorHAnsi" w:hAnsiTheme="minorHAnsi" w:cstheme="minorHAnsi"/>
        </w:rPr>
        <w:t>g3p_metier</w:t>
      </w:r>
    </w:p>
    <w:p w:rsidR="000112D7" w:rsidRDefault="000112D7" w:rsidP="000112D7">
      <w:pPr>
        <w:autoSpaceDE w:val="0"/>
        <w:autoSpaceDN w:val="0"/>
        <w:adjustRightInd w:val="0"/>
        <w:rPr>
          <w:rFonts w:asciiTheme="minorHAnsi" w:hAnsiTheme="minorHAnsi" w:cstheme="minorHAnsi"/>
          <w:szCs w:val="24"/>
          <w:lang w:eastAsia="fr-FR" w:bidi="ar-SA"/>
        </w:rPr>
      </w:pPr>
    </w:p>
    <w:p w:rsidR="000112D7" w:rsidRPr="00150123" w:rsidRDefault="000112D7" w:rsidP="000112D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0112D7" w:rsidRDefault="000112D7" w:rsidP="000112D7">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METIER</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C0MET</w:t>
      </w:r>
      <w:r w:rsidRPr="00AB593C">
        <w:rPr>
          <w:rFonts w:asciiTheme="minorHAnsi" w:hAnsiTheme="minorHAnsi" w:cstheme="minorHAnsi"/>
          <w:szCs w:val="24"/>
          <w:lang w:eastAsia="fr-FR" w:bidi="ar-SA"/>
        </w:rPr>
        <w:t>)</w:t>
      </w:r>
    </w:p>
    <w:p w:rsidR="000112D7" w:rsidRPr="00150123" w:rsidRDefault="000112D7" w:rsidP="000112D7">
      <w:pPr>
        <w:autoSpaceDE w:val="0"/>
        <w:autoSpaceDN w:val="0"/>
        <w:adjustRightInd w:val="0"/>
        <w:rPr>
          <w:rFonts w:asciiTheme="minorHAnsi" w:hAnsiTheme="minorHAnsi" w:cstheme="minorHAnsi"/>
          <w:szCs w:val="24"/>
          <w:lang w:eastAsia="fr-FR" w:bidi="ar-SA"/>
        </w:rPr>
      </w:pPr>
    </w:p>
    <w:p w:rsidR="000112D7" w:rsidRPr="00150123" w:rsidRDefault="000112D7" w:rsidP="000112D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0112D7" w:rsidRDefault="000112D7" w:rsidP="000112D7">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METIER</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C0MET</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0112D7" w:rsidRDefault="000112D7" w:rsidP="000112D7">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METIER</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LBMET</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100 caractères</w:t>
      </w:r>
    </w:p>
    <w:p w:rsidR="00D075EC" w:rsidRDefault="00D075EC" w:rsidP="000112D7">
      <w:pPr>
        <w:autoSpaceDE w:val="0"/>
        <w:autoSpaceDN w:val="0"/>
        <w:adjustRightInd w:val="0"/>
        <w:rPr>
          <w:rFonts w:asciiTheme="minorHAnsi" w:hAnsiTheme="minorHAnsi" w:cstheme="minorHAnsi"/>
          <w:szCs w:val="24"/>
          <w:lang w:eastAsia="fr-FR" w:bidi="ar-SA"/>
        </w:rPr>
      </w:pPr>
    </w:p>
    <w:p w:rsidR="000112D7" w:rsidRPr="00150123" w:rsidRDefault="000112D7" w:rsidP="000112D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0112D7" w:rsidRDefault="000112D7" w:rsidP="000112D7">
      <w:pPr>
        <w:numPr>
          <w:ilvl w:val="0"/>
          <w:numId w:val="167"/>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CODE METIER</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C0MET</w:t>
      </w:r>
      <w:r w:rsidRPr="00AB593C">
        <w:rPr>
          <w:rFonts w:asciiTheme="minorHAnsi" w:hAnsiTheme="minorHAnsi" w:cstheme="minorHAnsi"/>
          <w:szCs w:val="24"/>
          <w:lang w:eastAsia="fr-FR" w:bidi="ar-SA"/>
        </w:rPr>
        <w:t>)</w:t>
      </w:r>
    </w:p>
    <w:p w:rsidR="000816D0" w:rsidRDefault="000816D0" w:rsidP="000816D0">
      <w:pPr>
        <w:autoSpaceDE w:val="0"/>
        <w:autoSpaceDN w:val="0"/>
        <w:adjustRightInd w:val="0"/>
        <w:spacing w:after="1"/>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Pr="00AC3845" w:rsidRDefault="000816D0" w:rsidP="000816D0">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112D7" w:rsidRPr="00150123" w:rsidRDefault="000112D7" w:rsidP="000112D7">
      <w:pPr>
        <w:autoSpaceDE w:val="0"/>
        <w:autoSpaceDN w:val="0"/>
        <w:adjustRightInd w:val="0"/>
        <w:rPr>
          <w:rFonts w:asciiTheme="minorHAnsi" w:hAnsiTheme="minorHAnsi" w:cstheme="minorHAnsi"/>
          <w:szCs w:val="24"/>
          <w:lang w:eastAsia="fr-FR" w:bidi="ar-SA"/>
        </w:rPr>
      </w:pPr>
    </w:p>
    <w:p w:rsidR="000112D7" w:rsidRPr="009E5826" w:rsidRDefault="000112D7" w:rsidP="000112D7">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0112D7" w:rsidRDefault="000112D7" w:rsidP="000112D7">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3E2344" w:rsidRPr="00980652" w:rsidRDefault="003E2344" w:rsidP="003E2344">
      <w:pPr>
        <w:pStyle w:val="Titre4"/>
        <w:rPr>
          <w:rFonts w:asciiTheme="minorHAnsi" w:hAnsiTheme="minorHAnsi" w:cstheme="minorHAnsi"/>
        </w:rPr>
      </w:pPr>
      <w:r w:rsidRPr="00980652">
        <w:rPr>
          <w:rFonts w:asciiTheme="minorHAnsi" w:hAnsiTheme="minorHAnsi" w:cstheme="minorHAnsi"/>
        </w:rPr>
        <w:t>Modification : renseignement des données de ta_</w:t>
      </w:r>
      <w:r>
        <w:rPr>
          <w:rFonts w:asciiTheme="minorHAnsi" w:hAnsiTheme="minorHAnsi" w:cstheme="minorHAnsi"/>
        </w:rPr>
        <w:t>g3p_metier</w:t>
      </w:r>
    </w:p>
    <w:p w:rsidR="003E2344" w:rsidRDefault="003E2344" w:rsidP="003E2344">
      <w:pPr>
        <w:autoSpaceDE w:val="0"/>
        <w:autoSpaceDN w:val="0"/>
        <w:adjustRightInd w:val="0"/>
        <w:ind w:left="360"/>
        <w:rPr>
          <w:rFonts w:asciiTheme="minorHAnsi" w:hAnsiTheme="minorHAnsi" w:cstheme="minorHAnsi"/>
          <w:szCs w:val="24"/>
        </w:rPr>
      </w:pPr>
    </w:p>
    <w:p w:rsidR="003E2344" w:rsidRPr="009E5826" w:rsidRDefault="003E2344" w:rsidP="003E2344">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3E2344" w:rsidRDefault="003E2344" w:rsidP="003E234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FONCTION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LBFON</w:t>
      </w:r>
      <w:r w:rsidRPr="00AB593C">
        <w:rPr>
          <w:rFonts w:asciiTheme="minorHAnsi" w:hAnsiTheme="minorHAnsi" w:cstheme="minorHAnsi"/>
          <w:szCs w:val="24"/>
          <w:lang w:eastAsia="fr-FR" w:bidi="ar-SA"/>
        </w:rPr>
        <w:t>)</w:t>
      </w:r>
    </w:p>
    <w:p w:rsidR="003E2344" w:rsidRPr="000E2103" w:rsidRDefault="003E2344" w:rsidP="003E2344">
      <w:pPr>
        <w:autoSpaceDE w:val="0"/>
        <w:autoSpaceDN w:val="0"/>
        <w:adjustRightInd w:val="0"/>
        <w:rPr>
          <w:rFonts w:asciiTheme="minorHAnsi" w:hAnsiTheme="minorHAnsi" w:cstheme="minorHAnsi"/>
          <w:szCs w:val="24"/>
          <w:lang w:eastAsia="fr-FR" w:bidi="ar-SA"/>
        </w:rPr>
      </w:pPr>
    </w:p>
    <w:p w:rsidR="003E2344" w:rsidRPr="007E57B2" w:rsidRDefault="003E2344" w:rsidP="003E2344">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3E2344" w:rsidRDefault="003E2344" w:rsidP="003E2344">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0112D7" w:rsidRDefault="000112D7" w:rsidP="000112D7">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sidRPr="00980652">
        <w:rPr>
          <w:rFonts w:asciiTheme="minorHAnsi" w:hAnsiTheme="minorHAnsi" w:cstheme="minorHAnsi"/>
        </w:rPr>
        <w:t>ta_</w:t>
      </w:r>
      <w:r>
        <w:rPr>
          <w:rFonts w:asciiTheme="minorHAnsi" w:hAnsiTheme="minorHAnsi" w:cstheme="minorHAnsi"/>
        </w:rPr>
        <w:t>g3p_metier</w:t>
      </w:r>
    </w:p>
    <w:p w:rsidR="000112D7" w:rsidRPr="00A51EF7" w:rsidRDefault="000112D7" w:rsidP="000112D7"/>
    <w:p w:rsidR="000112D7" w:rsidRPr="00150123" w:rsidRDefault="000112D7" w:rsidP="000112D7">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0112D7" w:rsidRDefault="000112D7" w:rsidP="000112D7">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UB</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LBUB</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255 caractères</w:t>
      </w:r>
    </w:p>
    <w:p w:rsidR="000112D7" w:rsidRDefault="000112D7" w:rsidP="000112D7">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816D0" w:rsidRPr="00150123" w:rsidRDefault="000816D0" w:rsidP="000112D7">
      <w:pPr>
        <w:autoSpaceDE w:val="0"/>
        <w:autoSpaceDN w:val="0"/>
        <w:adjustRightInd w:val="0"/>
        <w:rPr>
          <w:rFonts w:asciiTheme="minorHAnsi" w:hAnsiTheme="minorHAnsi" w:cstheme="minorHAnsi"/>
          <w:szCs w:val="24"/>
          <w:lang w:eastAsia="fr-FR" w:bidi="ar-SA"/>
        </w:rPr>
      </w:pPr>
    </w:p>
    <w:p w:rsidR="000112D7" w:rsidRPr="009E5826" w:rsidRDefault="000112D7" w:rsidP="000112D7">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0112D7" w:rsidRPr="000E2103" w:rsidRDefault="000112D7" w:rsidP="000112D7">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507370" w:rsidRDefault="00507370">
      <w:pPr>
        <w:rPr>
          <w:lang w:eastAsia="fr-FR" w:bidi="ar-SA"/>
        </w:rPr>
      </w:pPr>
      <w:r>
        <w:rPr>
          <w:lang w:eastAsia="fr-FR" w:bidi="ar-SA"/>
        </w:rPr>
        <w:br w:type="page"/>
      </w:r>
    </w:p>
    <w:p w:rsidR="00D165F0" w:rsidRDefault="00507370" w:rsidP="00507370">
      <w:pPr>
        <w:pStyle w:val="Titre3"/>
        <w:rPr>
          <w:lang w:eastAsia="fr-FR" w:bidi="ar-SA"/>
        </w:rPr>
      </w:pPr>
      <w:bookmarkStart w:id="953" w:name="_Toc515444503"/>
      <w:r>
        <w:rPr>
          <w:lang w:eastAsia="fr-FR" w:bidi="ar-SA"/>
        </w:rPr>
        <w:t>Ta_g3p_dep</w:t>
      </w:r>
      <w:r w:rsidR="00C02F93">
        <w:rPr>
          <w:lang w:eastAsia="fr-FR" w:bidi="ar-SA"/>
        </w:rPr>
        <w:t>t</w:t>
      </w:r>
      <w:r>
        <w:rPr>
          <w:lang w:eastAsia="fr-FR" w:bidi="ar-SA"/>
        </w:rPr>
        <w:t>_si</w:t>
      </w:r>
      <w:bookmarkEnd w:id="953"/>
    </w:p>
    <w:p w:rsidR="00507370" w:rsidRDefault="00507370" w:rsidP="00507370">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la liste des Départements SI  (Prêt, Retraite, Faitier, …)</w:t>
      </w:r>
    </w:p>
    <w:p w:rsidR="00507370" w:rsidRDefault="00507370" w:rsidP="00507370">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ta_g3p_</w:t>
      </w:r>
      <w:r w:rsidR="00C02F93" w:rsidRPr="00C02F93">
        <w:rPr>
          <w:lang w:eastAsia="fr-FR" w:bidi="ar-SA"/>
        </w:rPr>
        <w:t xml:space="preserve"> </w:t>
      </w:r>
      <w:r w:rsidR="00C02F93">
        <w:rPr>
          <w:lang w:eastAsia="fr-FR" w:bidi="ar-SA"/>
        </w:rPr>
        <w:t>dept_si</w:t>
      </w:r>
    </w:p>
    <w:p w:rsidR="00507370" w:rsidRPr="00507370" w:rsidRDefault="00507370" w:rsidP="00507370">
      <w:pPr>
        <w:rPr>
          <w:lang w:eastAsia="fr-FR" w:bidi="ar-SA"/>
        </w:rPr>
      </w:pPr>
    </w:p>
    <w:tbl>
      <w:tblPr>
        <w:tblW w:w="10348" w:type="dxa"/>
        <w:tblInd w:w="70" w:type="dxa"/>
        <w:tblLayout w:type="fixed"/>
        <w:tblCellMar>
          <w:left w:w="70" w:type="dxa"/>
          <w:right w:w="70" w:type="dxa"/>
        </w:tblCellMar>
        <w:tblLook w:val="04A0" w:firstRow="1" w:lastRow="0" w:firstColumn="1" w:lastColumn="0" w:noHBand="0" w:noVBand="1"/>
      </w:tblPr>
      <w:tblGrid>
        <w:gridCol w:w="1701"/>
        <w:gridCol w:w="851"/>
        <w:gridCol w:w="1276"/>
        <w:gridCol w:w="610"/>
        <w:gridCol w:w="923"/>
        <w:gridCol w:w="923"/>
        <w:gridCol w:w="971"/>
        <w:gridCol w:w="889"/>
        <w:gridCol w:w="2204"/>
      </w:tblGrid>
      <w:tr w:rsidR="00507370" w:rsidRPr="009E6545" w:rsidTr="009F3701">
        <w:trPr>
          <w:trHeight w:val="720"/>
          <w:tblHeader/>
        </w:trPr>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7370" w:rsidRPr="009E6545" w:rsidRDefault="00507370" w:rsidP="00547543">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85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7370" w:rsidRPr="009E6545" w:rsidRDefault="00507370" w:rsidP="00547543">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27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7370" w:rsidRPr="009E6545" w:rsidRDefault="00507370" w:rsidP="00547543">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61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07370" w:rsidRPr="009E6545" w:rsidRDefault="00507370" w:rsidP="00547543">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07370" w:rsidRPr="009E6545" w:rsidRDefault="00507370" w:rsidP="00547543">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7370" w:rsidRPr="009E6545" w:rsidRDefault="00507370" w:rsidP="00547543">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7370" w:rsidRPr="009E6545" w:rsidRDefault="00507370" w:rsidP="00547543">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7370" w:rsidRPr="009E6545" w:rsidRDefault="00507370" w:rsidP="00547543">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220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7370" w:rsidRPr="009E6545" w:rsidRDefault="00507370" w:rsidP="00547543">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507370" w:rsidRPr="009E6545" w:rsidTr="009F3701">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507370" w:rsidRPr="009E6545" w:rsidRDefault="00507370" w:rsidP="00547543">
            <w:pPr>
              <w:rPr>
                <w:rFonts w:eastAsia="Times New Roman" w:cs="Calibri"/>
                <w:sz w:val="16"/>
                <w:szCs w:val="16"/>
                <w:lang w:eastAsia="fr-FR" w:bidi="ar-SA"/>
              </w:rPr>
            </w:pPr>
            <w:r>
              <w:rPr>
                <w:rFonts w:eastAsia="Times New Roman" w:cs="Calibri"/>
                <w:sz w:val="16"/>
                <w:szCs w:val="16"/>
                <w:lang w:eastAsia="fr-FR" w:bidi="ar-SA"/>
              </w:rPr>
              <w:t xml:space="preserve"> </w:t>
            </w:r>
            <w:r w:rsidRPr="009E6545">
              <w:rPr>
                <w:rFonts w:eastAsia="Times New Roman" w:cs="Calibri"/>
                <w:sz w:val="16"/>
                <w:szCs w:val="16"/>
                <w:lang w:eastAsia="fr-FR" w:bidi="ar-SA"/>
              </w:rPr>
              <w:t xml:space="preserve">CODE </w:t>
            </w:r>
            <w:r>
              <w:rPr>
                <w:rFonts w:eastAsia="Times New Roman" w:cs="Calibri"/>
                <w:sz w:val="16"/>
                <w:szCs w:val="16"/>
                <w:lang w:eastAsia="fr-FR" w:bidi="ar-SA"/>
              </w:rPr>
              <w:t>DEPT</w:t>
            </w:r>
          </w:p>
        </w:tc>
        <w:tc>
          <w:tcPr>
            <w:tcW w:w="85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507370" w:rsidRPr="009E6545" w:rsidRDefault="006B2B24" w:rsidP="00547543">
            <w:pPr>
              <w:jc w:val="center"/>
              <w:rPr>
                <w:rFonts w:eastAsia="Times New Roman" w:cs="Calibri"/>
                <w:sz w:val="16"/>
                <w:szCs w:val="16"/>
                <w:lang w:eastAsia="fr-FR" w:bidi="ar-SA"/>
              </w:rPr>
            </w:pPr>
            <w:r>
              <w:rPr>
                <w:rFonts w:eastAsia="Times New Roman" w:cs="Calibri"/>
                <w:sz w:val="16"/>
                <w:szCs w:val="16"/>
                <w:lang w:eastAsia="fr-FR" w:bidi="ar-SA"/>
              </w:rPr>
              <w:t>C0DESI</w:t>
            </w:r>
          </w:p>
        </w:tc>
        <w:tc>
          <w:tcPr>
            <w:tcW w:w="1276"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507370" w:rsidRPr="009E6545" w:rsidRDefault="00507370" w:rsidP="00547543">
            <w:pPr>
              <w:jc w:val="center"/>
              <w:rPr>
                <w:rFonts w:eastAsia="Times New Roman" w:cs="Calibri"/>
                <w:sz w:val="16"/>
                <w:szCs w:val="16"/>
                <w:lang w:eastAsia="fr-FR" w:bidi="ar-SA"/>
              </w:rPr>
            </w:pPr>
            <w:r>
              <w:rPr>
                <w:rFonts w:eastAsia="Times New Roman" w:cs="Calibri"/>
                <w:sz w:val="16"/>
                <w:szCs w:val="16"/>
                <w:lang w:eastAsia="fr-FR" w:bidi="ar-SA"/>
              </w:rPr>
              <w:t>alphanumérique (</w:t>
            </w:r>
            <w:r w:rsidR="0022162D">
              <w:rPr>
                <w:rFonts w:eastAsia="Times New Roman" w:cs="Calibri"/>
                <w:sz w:val="16"/>
                <w:szCs w:val="16"/>
                <w:lang w:eastAsia="fr-FR" w:bidi="ar-SA"/>
              </w:rPr>
              <w:t>6</w:t>
            </w:r>
            <w:r w:rsidRPr="009E6545">
              <w:rPr>
                <w:rFonts w:eastAsia="Times New Roman" w:cs="Calibri"/>
                <w:sz w:val="16"/>
                <w:szCs w:val="16"/>
                <w:lang w:eastAsia="fr-FR" w:bidi="ar-SA"/>
              </w:rPr>
              <w:t>)</w:t>
            </w:r>
          </w:p>
        </w:tc>
        <w:tc>
          <w:tcPr>
            <w:tcW w:w="610"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507370" w:rsidRPr="009E6545" w:rsidRDefault="00507370" w:rsidP="00547543">
            <w:pPr>
              <w:jc w:val="center"/>
              <w:rPr>
                <w:rFonts w:eastAsia="Times New Roman" w:cs="Calibri"/>
                <w:sz w:val="16"/>
                <w:szCs w:val="16"/>
                <w:lang w:eastAsia="fr-FR" w:bidi="ar-SA"/>
              </w:rPr>
            </w:pPr>
            <w:r w:rsidRPr="009E6545">
              <w:rPr>
                <w:rFonts w:eastAsia="Times New Roman" w:cs="Calibri"/>
                <w:sz w:val="16"/>
                <w:szCs w:val="16"/>
                <w:lang w:eastAsia="fr-FR" w:bidi="ar-SA"/>
              </w:rPr>
              <w:t> </w:t>
            </w: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507370" w:rsidRPr="009E6545" w:rsidRDefault="00507370" w:rsidP="00547543">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507370" w:rsidRPr="009E6545" w:rsidRDefault="00507370" w:rsidP="00547543">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507370" w:rsidRPr="009E6545" w:rsidRDefault="00507370" w:rsidP="00547543">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507370" w:rsidRPr="009E6545" w:rsidRDefault="00507370" w:rsidP="00547543">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220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507370" w:rsidRDefault="00247CF0" w:rsidP="00547543">
            <w:pPr>
              <w:rPr>
                <w:rFonts w:eastAsia="Times New Roman" w:cs="Calibri"/>
                <w:sz w:val="16"/>
                <w:szCs w:val="16"/>
                <w:lang w:eastAsia="fr-FR" w:bidi="ar-SA"/>
              </w:rPr>
            </w:pPr>
            <w:r>
              <w:rPr>
                <w:rFonts w:eastAsia="Times New Roman" w:cs="Calibri"/>
                <w:sz w:val="16"/>
                <w:szCs w:val="16"/>
                <w:lang w:eastAsia="fr-FR" w:bidi="ar-SA"/>
              </w:rPr>
              <w:t>Identifiant</w:t>
            </w:r>
            <w:r w:rsidR="00507370">
              <w:rPr>
                <w:rFonts w:eastAsia="Times New Roman" w:cs="Calibri"/>
                <w:sz w:val="16"/>
                <w:szCs w:val="16"/>
                <w:lang w:eastAsia="fr-FR" w:bidi="ar-SA"/>
              </w:rPr>
              <w:t xml:space="preserve"> du Département SI</w:t>
            </w:r>
          </w:p>
          <w:p w:rsidR="00507370" w:rsidRPr="009E6545" w:rsidRDefault="00507370" w:rsidP="00547543">
            <w:pPr>
              <w:rPr>
                <w:rFonts w:eastAsia="Times New Roman" w:cs="Calibri"/>
                <w:sz w:val="16"/>
                <w:szCs w:val="16"/>
                <w:lang w:eastAsia="fr-FR" w:bidi="ar-SA"/>
              </w:rPr>
            </w:pPr>
            <w:r>
              <w:rPr>
                <w:rFonts w:eastAsia="Times New Roman" w:cs="Calibri"/>
                <w:sz w:val="16"/>
                <w:szCs w:val="16"/>
                <w:lang w:eastAsia="fr-FR" w:bidi="ar-SA"/>
              </w:rPr>
              <w:t xml:space="preserve">Ex : </w:t>
            </w:r>
          </w:p>
        </w:tc>
      </w:tr>
      <w:tr w:rsidR="009F3701" w:rsidRPr="009E6545" w:rsidTr="009F3701">
        <w:trPr>
          <w:trHeight w:val="720"/>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507370" w:rsidRPr="009E6545" w:rsidRDefault="00507370" w:rsidP="00547543">
            <w:pPr>
              <w:rPr>
                <w:rFonts w:eastAsia="Times New Roman" w:cs="Calibri"/>
                <w:sz w:val="16"/>
                <w:szCs w:val="16"/>
                <w:lang w:eastAsia="fr-FR" w:bidi="ar-SA"/>
              </w:rPr>
            </w:pPr>
            <w:r>
              <w:rPr>
                <w:rFonts w:eastAsia="Times New Roman" w:cs="Calibri"/>
                <w:sz w:val="16"/>
                <w:szCs w:val="16"/>
                <w:lang w:eastAsia="fr-FR" w:bidi="ar-SA"/>
              </w:rPr>
              <w:t xml:space="preserve"> </w:t>
            </w:r>
            <w:r w:rsidR="009F3701">
              <w:rPr>
                <w:rFonts w:eastAsia="Times New Roman" w:cs="Calibri"/>
                <w:sz w:val="16"/>
                <w:szCs w:val="16"/>
                <w:lang w:eastAsia="fr-FR" w:bidi="ar-SA"/>
              </w:rPr>
              <w:t>LIBELLE</w:t>
            </w:r>
            <w:r>
              <w:rPr>
                <w:rFonts w:eastAsia="Times New Roman" w:cs="Calibri"/>
                <w:sz w:val="16"/>
                <w:szCs w:val="16"/>
                <w:lang w:eastAsia="fr-FR" w:bidi="ar-SA"/>
              </w:rPr>
              <w:t xml:space="preserve"> DEPT</w:t>
            </w:r>
          </w:p>
        </w:tc>
        <w:tc>
          <w:tcPr>
            <w:tcW w:w="851" w:type="dxa"/>
            <w:tcBorders>
              <w:top w:val="nil"/>
              <w:left w:val="nil"/>
              <w:bottom w:val="single" w:sz="4" w:space="0" w:color="auto"/>
              <w:right w:val="single" w:sz="4" w:space="0" w:color="auto"/>
            </w:tcBorders>
            <w:shd w:val="clear" w:color="auto" w:fill="auto"/>
            <w:vAlign w:val="center"/>
          </w:tcPr>
          <w:p w:rsidR="00507370" w:rsidRPr="009E6545" w:rsidRDefault="009F3701" w:rsidP="00547543">
            <w:pPr>
              <w:jc w:val="center"/>
              <w:rPr>
                <w:rFonts w:eastAsia="Times New Roman" w:cs="Calibri"/>
                <w:sz w:val="16"/>
                <w:szCs w:val="16"/>
                <w:lang w:eastAsia="fr-FR" w:bidi="ar-SA"/>
              </w:rPr>
            </w:pPr>
            <w:r>
              <w:rPr>
                <w:rFonts w:eastAsia="Times New Roman" w:cs="Calibri"/>
                <w:sz w:val="16"/>
                <w:szCs w:val="16"/>
                <w:lang w:eastAsia="fr-FR" w:bidi="ar-SA"/>
              </w:rPr>
              <w:t>LBDESI</w:t>
            </w:r>
          </w:p>
        </w:tc>
        <w:tc>
          <w:tcPr>
            <w:tcW w:w="1276" w:type="dxa"/>
            <w:tcBorders>
              <w:top w:val="nil"/>
              <w:left w:val="nil"/>
              <w:bottom w:val="single" w:sz="4" w:space="0" w:color="auto"/>
              <w:right w:val="single" w:sz="4" w:space="0" w:color="auto"/>
            </w:tcBorders>
            <w:shd w:val="clear" w:color="auto" w:fill="auto"/>
            <w:vAlign w:val="center"/>
            <w:hideMark/>
          </w:tcPr>
          <w:p w:rsidR="00507370" w:rsidRPr="009E6545" w:rsidRDefault="00507370" w:rsidP="00547543">
            <w:pPr>
              <w:jc w:val="center"/>
              <w:rPr>
                <w:rFonts w:eastAsia="Times New Roman" w:cs="Calibri"/>
                <w:sz w:val="16"/>
                <w:szCs w:val="16"/>
                <w:lang w:eastAsia="fr-FR" w:bidi="ar-SA"/>
              </w:rPr>
            </w:pPr>
            <w:r>
              <w:rPr>
                <w:rFonts w:eastAsia="Times New Roman" w:cs="Calibri"/>
                <w:sz w:val="16"/>
                <w:szCs w:val="16"/>
                <w:lang w:eastAsia="fr-FR" w:bidi="ar-SA"/>
              </w:rPr>
              <w:t>alphanumérique (100</w:t>
            </w:r>
            <w:r w:rsidRPr="009E6545">
              <w:rPr>
                <w:rFonts w:eastAsia="Times New Roman" w:cs="Calibri"/>
                <w:sz w:val="16"/>
                <w:szCs w:val="16"/>
                <w:lang w:eastAsia="fr-FR" w:bidi="ar-SA"/>
              </w:rPr>
              <w:t>)</w:t>
            </w:r>
          </w:p>
        </w:tc>
        <w:tc>
          <w:tcPr>
            <w:tcW w:w="610" w:type="dxa"/>
            <w:tcBorders>
              <w:top w:val="single" w:sz="4" w:space="0" w:color="auto"/>
              <w:left w:val="nil"/>
              <w:bottom w:val="single" w:sz="4" w:space="0" w:color="auto"/>
              <w:right w:val="single" w:sz="4" w:space="0" w:color="auto"/>
            </w:tcBorders>
            <w:shd w:val="clear" w:color="auto" w:fill="auto"/>
            <w:vAlign w:val="center"/>
          </w:tcPr>
          <w:p w:rsidR="00507370" w:rsidRPr="009E6545" w:rsidRDefault="00507370" w:rsidP="00547543">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507370" w:rsidRPr="009E6545" w:rsidRDefault="00507370" w:rsidP="00547543">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507370" w:rsidRPr="009E6545" w:rsidRDefault="00507370" w:rsidP="00547543">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507370" w:rsidRPr="009E6545" w:rsidRDefault="00507370" w:rsidP="00547543">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507370" w:rsidRPr="009E6545" w:rsidRDefault="00507370" w:rsidP="00547543">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2204" w:type="dxa"/>
            <w:tcBorders>
              <w:top w:val="nil"/>
              <w:left w:val="nil"/>
              <w:bottom w:val="single" w:sz="4" w:space="0" w:color="auto"/>
              <w:right w:val="single" w:sz="4" w:space="0" w:color="auto"/>
            </w:tcBorders>
            <w:shd w:val="clear" w:color="auto" w:fill="auto"/>
            <w:vAlign w:val="center"/>
            <w:hideMark/>
          </w:tcPr>
          <w:p w:rsidR="00507370" w:rsidRDefault="00507370" w:rsidP="00547543">
            <w:pPr>
              <w:rPr>
                <w:rFonts w:eastAsia="Times New Roman" w:cs="Calibri"/>
                <w:sz w:val="16"/>
                <w:szCs w:val="16"/>
                <w:lang w:eastAsia="fr-FR" w:bidi="ar-SA"/>
              </w:rPr>
            </w:pPr>
            <w:r>
              <w:rPr>
                <w:rFonts w:eastAsia="Times New Roman" w:cs="Calibri"/>
                <w:sz w:val="16"/>
                <w:szCs w:val="16"/>
                <w:lang w:eastAsia="fr-FR" w:bidi="ar-SA"/>
              </w:rPr>
              <w:t>Nom du Département</w:t>
            </w:r>
          </w:p>
          <w:p w:rsidR="00507370" w:rsidRPr="009E6545" w:rsidRDefault="00507370" w:rsidP="00547543">
            <w:pPr>
              <w:rPr>
                <w:rFonts w:eastAsia="Times New Roman" w:cs="Calibri"/>
                <w:sz w:val="16"/>
                <w:szCs w:val="16"/>
                <w:lang w:eastAsia="fr-FR" w:bidi="ar-SA"/>
              </w:rPr>
            </w:pPr>
            <w:r>
              <w:rPr>
                <w:rFonts w:eastAsia="Times New Roman" w:cs="Calibri"/>
                <w:sz w:val="16"/>
                <w:szCs w:val="16"/>
                <w:lang w:eastAsia="fr-FR" w:bidi="ar-SA"/>
              </w:rPr>
              <w:t>Ex : Prêt, Retaite, ..</w:t>
            </w:r>
          </w:p>
        </w:tc>
      </w:tr>
      <w:tr w:rsidR="00247CF0" w:rsidRPr="009E6545" w:rsidTr="009F3701">
        <w:trPr>
          <w:trHeight w:val="720"/>
        </w:trPr>
        <w:tc>
          <w:tcPr>
            <w:tcW w:w="1701" w:type="dxa"/>
            <w:tcBorders>
              <w:top w:val="nil"/>
              <w:left w:val="single" w:sz="4" w:space="0" w:color="auto"/>
              <w:bottom w:val="single" w:sz="4" w:space="0" w:color="auto"/>
              <w:right w:val="single" w:sz="4" w:space="0" w:color="auto"/>
            </w:tcBorders>
            <w:shd w:val="clear" w:color="auto" w:fill="auto"/>
            <w:vAlign w:val="center"/>
          </w:tcPr>
          <w:p w:rsidR="00247CF0" w:rsidRPr="00247CF0" w:rsidRDefault="00247CF0" w:rsidP="00247CF0">
            <w:pPr>
              <w:rPr>
                <w:rFonts w:eastAsia="Times New Roman" w:cs="Calibri"/>
                <w:sz w:val="16"/>
                <w:szCs w:val="16"/>
                <w:lang w:eastAsia="fr-FR" w:bidi="ar-SA"/>
              </w:rPr>
            </w:pPr>
            <w:r w:rsidRPr="00247CF0">
              <w:rPr>
                <w:rFonts w:eastAsia="Times New Roman" w:cs="Calibri"/>
                <w:sz w:val="16"/>
                <w:szCs w:val="16"/>
                <w:lang w:eastAsia="fr-FR" w:bidi="ar-SA"/>
              </w:rPr>
              <w:t>MNEMONIQUE DEPT</w:t>
            </w:r>
          </w:p>
        </w:tc>
        <w:tc>
          <w:tcPr>
            <w:tcW w:w="851" w:type="dxa"/>
            <w:tcBorders>
              <w:top w:val="nil"/>
              <w:left w:val="nil"/>
              <w:bottom w:val="single" w:sz="4" w:space="0" w:color="auto"/>
              <w:right w:val="single" w:sz="4" w:space="0" w:color="auto"/>
            </w:tcBorders>
            <w:shd w:val="clear" w:color="auto" w:fill="auto"/>
            <w:vAlign w:val="center"/>
          </w:tcPr>
          <w:p w:rsidR="00247CF0" w:rsidRPr="00247CF0" w:rsidRDefault="00247CF0" w:rsidP="00247CF0">
            <w:pPr>
              <w:jc w:val="center"/>
              <w:rPr>
                <w:rFonts w:eastAsia="Times New Roman" w:cs="Calibri"/>
                <w:sz w:val="16"/>
                <w:szCs w:val="16"/>
                <w:lang w:eastAsia="fr-FR" w:bidi="ar-SA"/>
              </w:rPr>
            </w:pPr>
            <w:r w:rsidRPr="00247CF0">
              <w:rPr>
                <w:rFonts w:eastAsia="Times New Roman" w:cs="Calibri"/>
                <w:sz w:val="16"/>
                <w:szCs w:val="16"/>
                <w:lang w:eastAsia="fr-FR" w:bidi="ar-SA"/>
              </w:rPr>
              <w:t>MNDESI</w:t>
            </w:r>
          </w:p>
        </w:tc>
        <w:tc>
          <w:tcPr>
            <w:tcW w:w="1276" w:type="dxa"/>
            <w:tcBorders>
              <w:top w:val="nil"/>
              <w:left w:val="nil"/>
              <w:bottom w:val="single" w:sz="4" w:space="0" w:color="auto"/>
              <w:right w:val="single" w:sz="4" w:space="0" w:color="auto"/>
            </w:tcBorders>
            <w:shd w:val="clear" w:color="auto" w:fill="auto"/>
            <w:vAlign w:val="center"/>
          </w:tcPr>
          <w:p w:rsidR="00247CF0" w:rsidRPr="00247CF0" w:rsidRDefault="00247CF0" w:rsidP="00247CF0">
            <w:pPr>
              <w:jc w:val="center"/>
              <w:rPr>
                <w:rFonts w:eastAsia="Times New Roman" w:cs="Calibri"/>
                <w:sz w:val="16"/>
                <w:szCs w:val="16"/>
                <w:lang w:eastAsia="fr-FR" w:bidi="ar-SA"/>
              </w:rPr>
            </w:pPr>
            <w:r w:rsidRPr="00247CF0">
              <w:rPr>
                <w:rFonts w:eastAsia="Times New Roman" w:cs="Calibri"/>
                <w:sz w:val="16"/>
                <w:szCs w:val="16"/>
                <w:lang w:eastAsia="fr-FR" w:bidi="ar-SA"/>
              </w:rPr>
              <w:t>alphanumérique (</w:t>
            </w:r>
            <w:r>
              <w:rPr>
                <w:rFonts w:eastAsia="Times New Roman" w:cs="Calibri"/>
                <w:sz w:val="16"/>
                <w:szCs w:val="16"/>
                <w:lang w:eastAsia="fr-FR" w:bidi="ar-SA"/>
              </w:rPr>
              <w:t>6</w:t>
            </w:r>
            <w:r w:rsidRPr="00247CF0">
              <w:rPr>
                <w:rFonts w:eastAsia="Times New Roman" w:cs="Calibri"/>
                <w:sz w:val="16"/>
                <w:szCs w:val="16"/>
                <w:lang w:eastAsia="fr-FR" w:bidi="ar-SA"/>
              </w:rPr>
              <w:t>)</w:t>
            </w:r>
          </w:p>
        </w:tc>
        <w:tc>
          <w:tcPr>
            <w:tcW w:w="610" w:type="dxa"/>
            <w:tcBorders>
              <w:top w:val="single" w:sz="4" w:space="0" w:color="auto"/>
              <w:left w:val="nil"/>
              <w:bottom w:val="single" w:sz="4" w:space="0" w:color="auto"/>
              <w:right w:val="single" w:sz="4" w:space="0" w:color="auto"/>
            </w:tcBorders>
            <w:shd w:val="clear" w:color="auto" w:fill="auto"/>
            <w:vAlign w:val="center"/>
          </w:tcPr>
          <w:p w:rsidR="00247CF0" w:rsidRPr="00247CF0" w:rsidRDefault="00247CF0" w:rsidP="00247CF0">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247CF0" w:rsidRDefault="00247CF0" w:rsidP="00247CF0">
            <w:pPr>
              <w:jc w:val="center"/>
              <w:rPr>
                <w:rFonts w:eastAsia="Times New Roman" w:cs="Calibri"/>
                <w:sz w:val="16"/>
                <w:szCs w:val="16"/>
                <w:lang w:eastAsia="fr-FR" w:bidi="ar-SA"/>
              </w:rPr>
            </w:pPr>
            <w:r w:rsidRPr="00247CF0">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247CF0" w:rsidRPr="00247CF0" w:rsidRDefault="00247CF0" w:rsidP="00247CF0">
            <w:pPr>
              <w:jc w:val="center"/>
              <w:rPr>
                <w:rFonts w:eastAsia="Times New Roman" w:cs="Calibri"/>
                <w:sz w:val="16"/>
                <w:szCs w:val="16"/>
                <w:lang w:eastAsia="fr-FR" w:bidi="ar-SA"/>
              </w:rPr>
            </w:pPr>
            <w:r w:rsidRPr="00247CF0">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247CF0" w:rsidRPr="00247CF0" w:rsidRDefault="00247CF0" w:rsidP="00247CF0">
            <w:pPr>
              <w:jc w:val="center"/>
              <w:rPr>
                <w:rFonts w:eastAsia="Times New Roman" w:cs="Calibri"/>
                <w:sz w:val="16"/>
                <w:szCs w:val="16"/>
                <w:lang w:eastAsia="fr-FR" w:bidi="ar-SA"/>
              </w:rPr>
            </w:pPr>
            <w:r w:rsidRPr="00247CF0">
              <w:rPr>
                <w:rFonts w:eastAsia="Times New Roman" w:cs="Calibri"/>
                <w:sz w:val="16"/>
                <w:szCs w:val="16"/>
                <w:lang w:eastAsia="fr-FR" w:bidi="ar-SA"/>
              </w:rPr>
              <w:t>facultatif</w:t>
            </w:r>
          </w:p>
        </w:tc>
        <w:tc>
          <w:tcPr>
            <w:tcW w:w="889" w:type="dxa"/>
            <w:tcBorders>
              <w:top w:val="nil"/>
              <w:left w:val="nil"/>
              <w:bottom w:val="single" w:sz="4" w:space="0" w:color="auto"/>
              <w:right w:val="single" w:sz="4" w:space="0" w:color="auto"/>
            </w:tcBorders>
            <w:shd w:val="clear" w:color="auto" w:fill="auto"/>
            <w:vAlign w:val="center"/>
          </w:tcPr>
          <w:p w:rsidR="00247CF0" w:rsidRPr="00247CF0" w:rsidRDefault="00247CF0" w:rsidP="00247CF0">
            <w:pPr>
              <w:jc w:val="center"/>
              <w:rPr>
                <w:rFonts w:eastAsia="Times New Roman" w:cs="Calibri"/>
                <w:sz w:val="16"/>
                <w:szCs w:val="16"/>
                <w:lang w:eastAsia="fr-FR" w:bidi="ar-SA"/>
              </w:rPr>
            </w:pPr>
            <w:r w:rsidRPr="00247CF0">
              <w:rPr>
                <w:rFonts w:eastAsia="Times New Roman" w:cs="Calibri"/>
                <w:sz w:val="16"/>
                <w:szCs w:val="16"/>
                <w:lang w:eastAsia="fr-FR" w:bidi="ar-SA"/>
              </w:rPr>
              <w:t>Saisie libre</w:t>
            </w:r>
          </w:p>
        </w:tc>
        <w:tc>
          <w:tcPr>
            <w:tcW w:w="2204" w:type="dxa"/>
            <w:tcBorders>
              <w:top w:val="nil"/>
              <w:left w:val="nil"/>
              <w:bottom w:val="single" w:sz="4" w:space="0" w:color="auto"/>
              <w:right w:val="single" w:sz="4" w:space="0" w:color="auto"/>
            </w:tcBorders>
            <w:shd w:val="clear" w:color="auto" w:fill="auto"/>
            <w:vAlign w:val="center"/>
          </w:tcPr>
          <w:p w:rsidR="00247CF0" w:rsidRPr="009E6545" w:rsidRDefault="00247CF0" w:rsidP="00247CF0">
            <w:pPr>
              <w:rPr>
                <w:rFonts w:eastAsia="Times New Roman" w:cs="Calibri"/>
                <w:sz w:val="16"/>
                <w:szCs w:val="16"/>
                <w:lang w:eastAsia="fr-FR" w:bidi="ar-SA"/>
              </w:rPr>
            </w:pPr>
            <w:r>
              <w:rPr>
                <w:rFonts w:eastAsia="Times New Roman" w:cs="Calibri"/>
                <w:sz w:val="16"/>
                <w:szCs w:val="16"/>
                <w:lang w:eastAsia="fr-FR" w:bidi="ar-SA"/>
              </w:rPr>
              <w:t>Mnemonique du Département SI</w:t>
            </w:r>
          </w:p>
        </w:tc>
      </w:tr>
      <w:tr w:rsidR="00247CF0" w:rsidRPr="009E6545" w:rsidTr="009F3701">
        <w:trPr>
          <w:trHeight w:val="720"/>
        </w:trPr>
        <w:tc>
          <w:tcPr>
            <w:tcW w:w="1701" w:type="dxa"/>
            <w:tcBorders>
              <w:top w:val="nil"/>
              <w:left w:val="single" w:sz="4" w:space="0" w:color="auto"/>
              <w:bottom w:val="single" w:sz="4" w:space="0" w:color="auto"/>
              <w:right w:val="single" w:sz="4" w:space="0" w:color="auto"/>
            </w:tcBorders>
            <w:shd w:val="clear" w:color="auto" w:fill="auto"/>
            <w:vAlign w:val="center"/>
          </w:tcPr>
          <w:p w:rsidR="00247CF0" w:rsidRPr="009E6545" w:rsidRDefault="00247CF0" w:rsidP="00247CF0">
            <w:pPr>
              <w:ind w:left="214" w:hanging="142"/>
              <w:rPr>
                <w:rFonts w:eastAsia="Times New Roman" w:cs="Calibri"/>
                <w:sz w:val="16"/>
                <w:szCs w:val="16"/>
                <w:lang w:eastAsia="fr-FR" w:bidi="ar-SA"/>
              </w:rPr>
            </w:pPr>
            <w:r>
              <w:rPr>
                <w:rFonts w:eastAsia="Times New Roman" w:cs="Calibri"/>
                <w:sz w:val="16"/>
                <w:szCs w:val="16"/>
                <w:lang w:eastAsia="fr-FR" w:bidi="ar-SA"/>
              </w:rPr>
              <w:t>ETABLISSEMENT</w:t>
            </w:r>
          </w:p>
        </w:tc>
        <w:tc>
          <w:tcPr>
            <w:tcW w:w="851" w:type="dxa"/>
            <w:tcBorders>
              <w:top w:val="nil"/>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Pr>
                <w:rFonts w:eastAsia="Times New Roman" w:cs="Calibri"/>
                <w:sz w:val="16"/>
                <w:szCs w:val="16"/>
                <w:lang w:eastAsia="fr-FR" w:bidi="ar-SA"/>
              </w:rPr>
              <w:t>ETAB</w:t>
            </w:r>
          </w:p>
        </w:tc>
        <w:tc>
          <w:tcPr>
            <w:tcW w:w="1276" w:type="dxa"/>
            <w:tcBorders>
              <w:top w:val="nil"/>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610" w:type="dxa"/>
            <w:tcBorders>
              <w:top w:val="single" w:sz="4" w:space="0" w:color="auto"/>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Pr>
                <w:rFonts w:eastAsia="Times New Roman" w:cs="Calibri"/>
                <w:sz w:val="16"/>
                <w:szCs w:val="16"/>
                <w:lang w:eastAsia="fr-FR" w:bidi="ar-SA"/>
              </w:rPr>
              <w:t>facultatif</w:t>
            </w:r>
          </w:p>
        </w:tc>
        <w:tc>
          <w:tcPr>
            <w:tcW w:w="889" w:type="dxa"/>
            <w:tcBorders>
              <w:top w:val="nil"/>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2204" w:type="dxa"/>
            <w:tcBorders>
              <w:top w:val="nil"/>
              <w:left w:val="nil"/>
              <w:bottom w:val="single" w:sz="4" w:space="0" w:color="auto"/>
              <w:right w:val="single" w:sz="4" w:space="0" w:color="auto"/>
            </w:tcBorders>
            <w:shd w:val="clear" w:color="auto" w:fill="auto"/>
            <w:vAlign w:val="center"/>
          </w:tcPr>
          <w:p w:rsidR="00247CF0" w:rsidRPr="009E6545" w:rsidRDefault="00247CF0" w:rsidP="00247CF0">
            <w:pPr>
              <w:rPr>
                <w:rFonts w:eastAsia="Times New Roman" w:cs="Calibri"/>
                <w:sz w:val="16"/>
                <w:szCs w:val="16"/>
                <w:lang w:eastAsia="fr-FR" w:bidi="ar-SA"/>
              </w:rPr>
            </w:pPr>
            <w:r>
              <w:rPr>
                <w:rFonts w:eastAsia="Times New Roman" w:cs="Calibri"/>
                <w:sz w:val="16"/>
                <w:szCs w:val="16"/>
                <w:lang w:eastAsia="fr-FR" w:bidi="ar-SA"/>
              </w:rPr>
              <w:t xml:space="preserve">CDC ou ICDC </w:t>
            </w:r>
          </w:p>
        </w:tc>
      </w:tr>
      <w:tr w:rsidR="00247CF0" w:rsidRPr="009E6545" w:rsidTr="009F3701">
        <w:trPr>
          <w:trHeight w:val="720"/>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247CF0" w:rsidRPr="009E6545" w:rsidRDefault="00247CF0" w:rsidP="00247CF0">
            <w:pPr>
              <w:ind w:left="214" w:hanging="142"/>
              <w:rPr>
                <w:rFonts w:eastAsia="Times New Roman" w:cs="Calibri"/>
                <w:sz w:val="16"/>
                <w:szCs w:val="16"/>
                <w:lang w:eastAsia="fr-FR" w:bidi="ar-SA"/>
              </w:rPr>
            </w:pPr>
            <w:r w:rsidRPr="009E6545">
              <w:rPr>
                <w:rFonts w:eastAsia="Times New Roman" w:cs="Calibri"/>
                <w:sz w:val="16"/>
                <w:szCs w:val="16"/>
                <w:lang w:eastAsia="fr-FR" w:bidi="ar-SA"/>
              </w:rPr>
              <w:t xml:space="preserve">DATE CREATION </w:t>
            </w:r>
          </w:p>
        </w:tc>
        <w:tc>
          <w:tcPr>
            <w:tcW w:w="851" w:type="dxa"/>
            <w:tcBorders>
              <w:top w:val="nil"/>
              <w:left w:val="nil"/>
              <w:bottom w:val="single" w:sz="4" w:space="0" w:color="auto"/>
              <w:right w:val="single" w:sz="4" w:space="0" w:color="auto"/>
            </w:tcBorders>
            <w:shd w:val="clear" w:color="auto" w:fill="auto"/>
            <w:vAlign w:val="center"/>
            <w:hideMark/>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276" w:type="dxa"/>
            <w:tcBorders>
              <w:top w:val="nil"/>
              <w:left w:val="nil"/>
              <w:bottom w:val="single" w:sz="4" w:space="0" w:color="auto"/>
              <w:right w:val="single" w:sz="4" w:space="0" w:color="auto"/>
            </w:tcBorders>
            <w:shd w:val="clear" w:color="auto" w:fill="auto"/>
            <w:vAlign w:val="center"/>
            <w:hideMark/>
          </w:tcPr>
          <w:p w:rsidR="00247CF0" w:rsidRPr="009F3701" w:rsidRDefault="00247CF0" w:rsidP="00247CF0">
            <w:pPr>
              <w:jc w:val="center"/>
              <w:rPr>
                <w:rFonts w:eastAsia="Times New Roman" w:cs="Calibri"/>
                <w:sz w:val="16"/>
                <w:szCs w:val="16"/>
                <w:lang w:eastAsia="fr-FR" w:bidi="ar-SA"/>
              </w:rPr>
            </w:pPr>
            <w:r w:rsidRPr="009F3701">
              <w:rPr>
                <w:rFonts w:eastAsia="Times New Roman" w:cs="Calibri"/>
                <w:sz w:val="16"/>
                <w:szCs w:val="16"/>
                <w:lang w:eastAsia="fr-FR" w:bidi="ar-SA"/>
              </w:rPr>
              <w:t>date (AAAAJJMM)</w:t>
            </w:r>
          </w:p>
        </w:tc>
        <w:tc>
          <w:tcPr>
            <w:tcW w:w="610" w:type="dxa"/>
            <w:tcBorders>
              <w:top w:val="single" w:sz="4" w:space="0" w:color="auto"/>
              <w:left w:val="nil"/>
              <w:bottom w:val="single" w:sz="4" w:space="0" w:color="auto"/>
              <w:right w:val="single" w:sz="4" w:space="0" w:color="auto"/>
            </w:tcBorders>
            <w:shd w:val="clear" w:color="auto" w:fill="auto"/>
            <w:vAlign w:val="center"/>
          </w:tcPr>
          <w:p w:rsidR="00247CF0" w:rsidRPr="009F3701" w:rsidRDefault="00247CF0" w:rsidP="00247CF0">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9F3701" w:rsidRDefault="00247CF0" w:rsidP="00247CF0">
            <w:pPr>
              <w:jc w:val="center"/>
              <w:rPr>
                <w:rFonts w:eastAsia="Times New Roman" w:cs="Calibri"/>
                <w:sz w:val="16"/>
                <w:szCs w:val="16"/>
                <w:lang w:eastAsia="fr-FR" w:bidi="ar-SA"/>
              </w:rPr>
            </w:pPr>
            <w:r w:rsidRPr="009F3701">
              <w:rPr>
                <w:rFonts w:eastAsia="Times New Roman" w:cs="Calibri"/>
                <w:sz w:val="16"/>
                <w:szCs w:val="16"/>
                <w:lang w:eastAsia="fr-FR" w:bidi="ar-SA"/>
              </w:rPr>
              <w:t>non </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247CF0" w:rsidRPr="009F3701" w:rsidRDefault="00247CF0" w:rsidP="00247CF0">
            <w:pPr>
              <w:jc w:val="center"/>
              <w:rPr>
                <w:rFonts w:eastAsia="Times New Roman" w:cs="Calibri"/>
                <w:sz w:val="16"/>
                <w:szCs w:val="16"/>
                <w:lang w:eastAsia="fr-FR" w:bidi="ar-SA"/>
              </w:rPr>
            </w:pPr>
            <w:r w:rsidRPr="009F3701">
              <w:rPr>
                <w:rFonts w:eastAsia="Times New Roman" w:cs="Calibri"/>
                <w:sz w:val="16"/>
                <w:szCs w:val="16"/>
                <w:lang w:eastAsia="fr-FR" w:bidi="ar-SA"/>
              </w:rPr>
              <w:t>calculé </w:t>
            </w:r>
          </w:p>
        </w:tc>
        <w:tc>
          <w:tcPr>
            <w:tcW w:w="971" w:type="dxa"/>
            <w:tcBorders>
              <w:top w:val="nil"/>
              <w:left w:val="nil"/>
              <w:bottom w:val="single" w:sz="4" w:space="0" w:color="auto"/>
              <w:right w:val="single" w:sz="4" w:space="0" w:color="auto"/>
            </w:tcBorders>
            <w:shd w:val="clear" w:color="auto" w:fill="auto"/>
            <w:vAlign w:val="center"/>
            <w:hideMark/>
          </w:tcPr>
          <w:p w:rsidR="00247CF0" w:rsidRPr="009F3701" w:rsidRDefault="00247CF0" w:rsidP="00247CF0">
            <w:pPr>
              <w:jc w:val="center"/>
              <w:rPr>
                <w:rFonts w:eastAsia="Times New Roman" w:cs="Calibri"/>
                <w:sz w:val="16"/>
                <w:szCs w:val="16"/>
                <w:lang w:eastAsia="fr-FR" w:bidi="ar-SA"/>
              </w:rPr>
            </w:pPr>
            <w:r w:rsidRPr="009F3701">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247CF0" w:rsidRPr="009F3701" w:rsidRDefault="00247CF0" w:rsidP="00247CF0">
            <w:pPr>
              <w:jc w:val="center"/>
              <w:rPr>
                <w:rFonts w:eastAsia="Times New Roman" w:cs="Calibri"/>
                <w:sz w:val="16"/>
                <w:szCs w:val="16"/>
                <w:lang w:eastAsia="fr-FR" w:bidi="ar-SA"/>
              </w:rPr>
            </w:pPr>
          </w:p>
        </w:tc>
        <w:tc>
          <w:tcPr>
            <w:tcW w:w="2204" w:type="dxa"/>
            <w:tcBorders>
              <w:top w:val="nil"/>
              <w:left w:val="nil"/>
              <w:bottom w:val="single" w:sz="4" w:space="0" w:color="auto"/>
              <w:right w:val="single" w:sz="4" w:space="0" w:color="auto"/>
            </w:tcBorders>
            <w:shd w:val="clear" w:color="auto" w:fill="auto"/>
            <w:vAlign w:val="center"/>
            <w:hideMark/>
          </w:tcPr>
          <w:p w:rsidR="00247CF0" w:rsidRPr="009F3701" w:rsidRDefault="00247CF0" w:rsidP="00247CF0">
            <w:pPr>
              <w:rPr>
                <w:rFonts w:eastAsia="Times New Roman" w:cs="Calibri"/>
                <w:sz w:val="16"/>
                <w:szCs w:val="16"/>
                <w:lang w:eastAsia="fr-FR" w:bidi="ar-SA"/>
              </w:rPr>
            </w:pPr>
            <w:r w:rsidRPr="009F3701">
              <w:rPr>
                <w:rFonts w:eastAsia="Times New Roman" w:cs="Calibri"/>
                <w:sz w:val="16"/>
                <w:szCs w:val="16"/>
                <w:lang w:eastAsia="fr-FR" w:bidi="ar-SA"/>
              </w:rPr>
              <w:t xml:space="preserve">date de création de l'enregistrement. Alimenté par le systEme A la date du jour de création. </w:t>
            </w:r>
          </w:p>
        </w:tc>
      </w:tr>
      <w:tr w:rsidR="00247CF0" w:rsidRPr="009E6545" w:rsidTr="009F3701">
        <w:trPr>
          <w:trHeight w:val="96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247CF0" w:rsidRPr="009E6545" w:rsidRDefault="00247CF0" w:rsidP="00247CF0">
            <w:pPr>
              <w:ind w:left="214" w:hanging="142"/>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851" w:type="dxa"/>
            <w:tcBorders>
              <w:top w:val="nil"/>
              <w:left w:val="nil"/>
              <w:bottom w:val="single" w:sz="4" w:space="0" w:color="auto"/>
              <w:right w:val="single" w:sz="4" w:space="0" w:color="auto"/>
            </w:tcBorders>
            <w:shd w:val="clear" w:color="auto" w:fill="auto"/>
            <w:noWrap/>
            <w:vAlign w:val="center"/>
            <w:hideMark/>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276" w:type="dxa"/>
            <w:tcBorders>
              <w:top w:val="nil"/>
              <w:left w:val="nil"/>
              <w:bottom w:val="single" w:sz="4" w:space="0" w:color="auto"/>
              <w:right w:val="single" w:sz="4" w:space="0" w:color="auto"/>
            </w:tcBorders>
            <w:shd w:val="clear" w:color="auto" w:fill="auto"/>
            <w:noWrap/>
            <w:vAlign w:val="center"/>
            <w:hideMark/>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610" w:type="dxa"/>
            <w:tcBorders>
              <w:top w:val="single" w:sz="4" w:space="0" w:color="auto"/>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247CF0" w:rsidRPr="009E6545" w:rsidRDefault="00247CF0" w:rsidP="00247CF0">
            <w:pPr>
              <w:jc w:val="center"/>
              <w:rPr>
                <w:rFonts w:eastAsia="Times New Roman" w:cs="Calibri"/>
                <w:sz w:val="16"/>
                <w:szCs w:val="16"/>
                <w:lang w:eastAsia="fr-FR" w:bidi="ar-SA"/>
              </w:rPr>
            </w:pPr>
          </w:p>
        </w:tc>
        <w:tc>
          <w:tcPr>
            <w:tcW w:w="2204" w:type="dxa"/>
            <w:tcBorders>
              <w:top w:val="nil"/>
              <w:left w:val="nil"/>
              <w:bottom w:val="single" w:sz="4" w:space="0" w:color="auto"/>
              <w:right w:val="single" w:sz="4" w:space="0" w:color="auto"/>
            </w:tcBorders>
            <w:shd w:val="clear" w:color="auto" w:fill="auto"/>
            <w:vAlign w:val="center"/>
            <w:hideMark/>
          </w:tcPr>
          <w:p w:rsidR="00247CF0" w:rsidRPr="009E6545" w:rsidRDefault="00247CF0" w:rsidP="00247CF0">
            <w:pPr>
              <w:rPr>
                <w:rFonts w:eastAsia="Times New Roman" w:cs="Calibri"/>
                <w:sz w:val="16"/>
                <w:szCs w:val="16"/>
                <w:lang w:eastAsia="fr-FR" w:bidi="ar-SA"/>
              </w:rPr>
            </w:pPr>
            <w:r w:rsidRPr="009E6545">
              <w:rPr>
                <w:rFonts w:eastAsia="Times New Roman" w:cs="Calibri"/>
                <w:sz w:val="16"/>
                <w:szCs w:val="16"/>
                <w:lang w:eastAsia="fr-FR" w:bidi="ar-SA"/>
              </w:rPr>
              <w:t xml:space="preserve">date de la dernière mise A jour de l'enregistrement. Date alimentée par le système </w:t>
            </w:r>
          </w:p>
        </w:tc>
      </w:tr>
      <w:tr w:rsidR="00247CF0" w:rsidRPr="009E6545" w:rsidTr="009F3701">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9E6545" w:rsidRDefault="00247CF0" w:rsidP="00247CF0">
            <w:pPr>
              <w:ind w:left="214" w:hanging="142"/>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276" w:type="dxa"/>
            <w:tcBorders>
              <w:top w:val="single" w:sz="4" w:space="0" w:color="auto"/>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610" w:type="dxa"/>
            <w:tcBorders>
              <w:top w:val="single" w:sz="4" w:space="0" w:color="auto"/>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Calculé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2204" w:type="dxa"/>
            <w:tcBorders>
              <w:top w:val="single" w:sz="4" w:space="0" w:color="auto"/>
              <w:left w:val="nil"/>
              <w:bottom w:val="single" w:sz="4" w:space="0" w:color="auto"/>
              <w:right w:val="single" w:sz="4" w:space="0" w:color="auto"/>
            </w:tcBorders>
            <w:shd w:val="clear" w:color="auto" w:fill="auto"/>
            <w:vAlign w:val="center"/>
          </w:tcPr>
          <w:p w:rsidR="00247CF0" w:rsidRPr="009E6545" w:rsidRDefault="00247CF0" w:rsidP="00247CF0">
            <w:pP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alimentée par défaut au 01/01/2076</w:t>
            </w:r>
            <w:r>
              <w:rPr>
                <w:rFonts w:eastAsia="Times New Roman" w:cs="Calibri"/>
                <w:sz w:val="16"/>
                <w:szCs w:val="16"/>
                <w:lang w:eastAsia="fr-FR" w:bidi="ar-SA"/>
              </w:rPr>
              <w:t xml:space="preserve"> et modifiable</w:t>
            </w:r>
          </w:p>
        </w:tc>
      </w:tr>
      <w:tr w:rsidR="00247CF0" w:rsidRPr="009E6545" w:rsidTr="009F3701">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9E6545" w:rsidRDefault="00247CF0" w:rsidP="00247CF0">
            <w:pPr>
              <w:ind w:left="214" w:hanging="142"/>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247CF0" w:rsidRPr="00045326" w:rsidRDefault="00247CF0" w:rsidP="00247CF0">
            <w:pPr>
              <w:jc w:val="center"/>
              <w:rPr>
                <w:rFonts w:eastAsia="Times New Roman" w:cs="Calibri"/>
                <w:sz w:val="16"/>
                <w:szCs w:val="16"/>
                <w:lang w:eastAsia="fr-FR" w:bidi="ar-SA"/>
              </w:rPr>
            </w:pPr>
            <w:r w:rsidRPr="00045326">
              <w:rPr>
                <w:rFonts w:eastAsia="Times New Roman" w:cs="Calibri"/>
                <w:sz w:val="16"/>
                <w:szCs w:val="16"/>
                <w:lang w:eastAsia="fr-FR" w:bidi="ar-SA"/>
              </w:rPr>
              <w:t>CUSER </w:t>
            </w:r>
          </w:p>
        </w:tc>
        <w:tc>
          <w:tcPr>
            <w:tcW w:w="1276" w:type="dxa"/>
            <w:tcBorders>
              <w:top w:val="single" w:sz="4" w:space="0" w:color="auto"/>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610" w:type="dxa"/>
            <w:tcBorders>
              <w:top w:val="single" w:sz="4" w:space="0" w:color="auto"/>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247CF0" w:rsidRPr="00045326" w:rsidRDefault="00247CF0" w:rsidP="00247CF0">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247CF0" w:rsidRPr="009E6545" w:rsidRDefault="00247CF0" w:rsidP="00247CF0">
            <w:pPr>
              <w:jc w:val="center"/>
              <w:rPr>
                <w:rFonts w:eastAsia="Times New Roman" w:cs="Calibri"/>
                <w:sz w:val="16"/>
                <w:szCs w:val="16"/>
                <w:lang w:eastAsia="fr-FR" w:bidi="ar-SA"/>
              </w:rPr>
            </w:pPr>
          </w:p>
        </w:tc>
        <w:tc>
          <w:tcPr>
            <w:tcW w:w="2204" w:type="dxa"/>
            <w:tcBorders>
              <w:top w:val="single" w:sz="4" w:space="0" w:color="auto"/>
              <w:left w:val="nil"/>
              <w:bottom w:val="single" w:sz="4" w:space="0" w:color="auto"/>
              <w:right w:val="single" w:sz="4" w:space="0" w:color="auto"/>
            </w:tcBorders>
            <w:shd w:val="clear" w:color="auto" w:fill="auto"/>
            <w:vAlign w:val="center"/>
          </w:tcPr>
          <w:p w:rsidR="00247CF0" w:rsidRPr="009E6545" w:rsidRDefault="00247CF0" w:rsidP="00247CF0">
            <w:pP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507370" w:rsidRDefault="00507370" w:rsidP="00507370">
      <w:pPr>
        <w:rPr>
          <w:rFonts w:asciiTheme="minorHAnsi" w:hAnsiTheme="minorHAnsi" w:cstheme="minorHAnsi"/>
          <w:szCs w:val="24"/>
          <w:lang w:eastAsia="fr-FR" w:bidi="ar-SA"/>
        </w:rPr>
      </w:pPr>
    </w:p>
    <w:p w:rsidR="009F3701" w:rsidRDefault="009F3701" w:rsidP="009F3701">
      <w:pPr>
        <w:pStyle w:val="Titre4"/>
      </w:pPr>
      <w:r w:rsidRPr="004E2387">
        <w:rPr>
          <w:rFonts w:asciiTheme="minorHAnsi" w:hAnsiTheme="minorHAnsi" w:cstheme="minorHAnsi"/>
          <w:lang w:eastAsia="fr-FR" w:bidi="ar-SA"/>
        </w:rPr>
        <w:t xml:space="preserve">Création : renseignement des données de </w:t>
      </w:r>
      <w:r w:rsidRPr="00980652">
        <w:rPr>
          <w:rFonts w:asciiTheme="minorHAnsi" w:hAnsiTheme="minorHAnsi" w:cstheme="minorHAnsi"/>
        </w:rPr>
        <w:t>ta_</w:t>
      </w:r>
      <w:r>
        <w:rPr>
          <w:rFonts w:asciiTheme="minorHAnsi" w:hAnsiTheme="minorHAnsi" w:cstheme="minorHAnsi"/>
        </w:rPr>
        <w:t>g3p_</w:t>
      </w:r>
      <w:r w:rsidR="00C02F93" w:rsidRPr="00C02F93">
        <w:rPr>
          <w:lang w:eastAsia="fr-FR" w:bidi="ar-SA"/>
        </w:rPr>
        <w:t xml:space="preserve"> </w:t>
      </w:r>
      <w:r w:rsidR="00C02F93">
        <w:rPr>
          <w:lang w:eastAsia="fr-FR" w:bidi="ar-SA"/>
        </w:rPr>
        <w:t>dept_si</w:t>
      </w:r>
    </w:p>
    <w:p w:rsidR="009F3701" w:rsidRDefault="009F3701" w:rsidP="009F3701">
      <w:pPr>
        <w:autoSpaceDE w:val="0"/>
        <w:autoSpaceDN w:val="0"/>
        <w:adjustRightInd w:val="0"/>
        <w:rPr>
          <w:rFonts w:asciiTheme="minorHAnsi" w:hAnsiTheme="minorHAnsi" w:cstheme="minorHAnsi"/>
          <w:szCs w:val="24"/>
          <w:lang w:eastAsia="fr-FR" w:bidi="ar-SA"/>
        </w:rPr>
      </w:pPr>
    </w:p>
    <w:p w:rsidR="009F3701" w:rsidRPr="007E57B2" w:rsidRDefault="009F3701" w:rsidP="009F370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9F3701" w:rsidRDefault="009F3701" w:rsidP="009F3701">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DEPT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C0DESI</w:t>
      </w:r>
      <w:r w:rsidRPr="00AB593C">
        <w:rPr>
          <w:rFonts w:asciiTheme="minorHAnsi" w:hAnsiTheme="minorHAnsi" w:cstheme="minorHAnsi"/>
          <w:szCs w:val="24"/>
          <w:lang w:eastAsia="fr-FR" w:bidi="ar-SA"/>
        </w:rPr>
        <w:t>)</w:t>
      </w:r>
    </w:p>
    <w:p w:rsidR="009F3701" w:rsidRDefault="009F3701" w:rsidP="009F3701">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DEPT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LBDESI</w:t>
      </w:r>
      <w:r w:rsidRPr="00AB593C">
        <w:rPr>
          <w:rFonts w:asciiTheme="minorHAnsi" w:hAnsiTheme="minorHAnsi" w:cstheme="minorHAnsi"/>
          <w:szCs w:val="24"/>
          <w:lang w:eastAsia="fr-FR" w:bidi="ar-SA"/>
        </w:rPr>
        <w:t>)</w:t>
      </w:r>
    </w:p>
    <w:p w:rsidR="009F3701" w:rsidRPr="009F3701" w:rsidRDefault="009F3701" w:rsidP="009F3701">
      <w:pPr>
        <w:numPr>
          <w:ilvl w:val="0"/>
          <w:numId w:val="675"/>
        </w:numPr>
        <w:autoSpaceDE w:val="0"/>
        <w:autoSpaceDN w:val="0"/>
        <w:adjustRightInd w:val="0"/>
        <w:rPr>
          <w:rFonts w:asciiTheme="minorHAnsi" w:hAnsiTheme="minorHAnsi" w:cstheme="minorHAnsi"/>
          <w:szCs w:val="24"/>
          <w:lang w:eastAsia="fr-FR" w:bidi="ar-SA"/>
        </w:rPr>
      </w:pPr>
      <w:r w:rsidRPr="00247CF0">
        <w:rPr>
          <w:rFonts w:asciiTheme="minorHAnsi" w:hAnsiTheme="minorHAnsi" w:cstheme="minorHAnsi"/>
          <w:szCs w:val="24"/>
          <w:lang w:eastAsia="fr-FR" w:bidi="ar-SA"/>
        </w:rPr>
        <w:t>MNEMONIQUE DEPT (MNDESI)</w:t>
      </w:r>
    </w:p>
    <w:p w:rsidR="009F3701" w:rsidRPr="009F3701" w:rsidRDefault="009F3701" w:rsidP="009F3701">
      <w:pPr>
        <w:numPr>
          <w:ilvl w:val="0"/>
          <w:numId w:val="675"/>
        </w:numPr>
        <w:autoSpaceDE w:val="0"/>
        <w:autoSpaceDN w:val="0"/>
        <w:adjustRightInd w:val="0"/>
        <w:rPr>
          <w:rFonts w:asciiTheme="minorHAnsi" w:hAnsiTheme="minorHAnsi" w:cstheme="minorHAnsi"/>
          <w:szCs w:val="24"/>
          <w:lang w:eastAsia="fr-FR" w:bidi="ar-SA"/>
        </w:rPr>
      </w:pPr>
      <w:r w:rsidRPr="009F3701">
        <w:rPr>
          <w:rFonts w:asciiTheme="minorHAnsi" w:hAnsiTheme="minorHAnsi" w:cstheme="minorHAnsi"/>
          <w:szCs w:val="24"/>
          <w:lang w:eastAsia="fr-FR" w:bidi="ar-SA"/>
        </w:rPr>
        <w:t>ETABLISSEMENT (ETAB)</w:t>
      </w:r>
    </w:p>
    <w:p w:rsidR="009F3701" w:rsidRPr="00B819AD" w:rsidRDefault="009F3701" w:rsidP="009F3701">
      <w:pPr>
        <w:autoSpaceDE w:val="0"/>
        <w:autoSpaceDN w:val="0"/>
        <w:adjustRightInd w:val="0"/>
        <w:rPr>
          <w:rFonts w:asciiTheme="minorHAnsi" w:hAnsiTheme="minorHAnsi" w:cstheme="minorHAnsi"/>
          <w:szCs w:val="24"/>
          <w:lang w:eastAsia="fr-FR" w:bidi="ar-SA"/>
        </w:rPr>
      </w:pPr>
    </w:p>
    <w:p w:rsidR="009F3701" w:rsidRDefault="009F3701" w:rsidP="009F370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9F3701" w:rsidRDefault="009F3701" w:rsidP="009F3701">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A03347" w:rsidRDefault="00A03347" w:rsidP="00A03347">
      <w:pPr>
        <w:autoSpaceDE w:val="0"/>
        <w:autoSpaceDN w:val="0"/>
        <w:adjustRightInd w:val="0"/>
        <w:rPr>
          <w:rFonts w:asciiTheme="minorHAnsi" w:hAnsiTheme="minorHAnsi" w:cstheme="minorHAnsi"/>
          <w:szCs w:val="24"/>
          <w:lang w:eastAsia="fr-FR" w:bidi="ar-SA"/>
        </w:rPr>
      </w:pPr>
    </w:p>
    <w:p w:rsidR="009F3701" w:rsidRDefault="009F3701" w:rsidP="009F3701">
      <w:pPr>
        <w:autoSpaceDE w:val="0"/>
        <w:autoSpaceDN w:val="0"/>
        <w:adjustRightInd w:val="0"/>
        <w:rPr>
          <w:rFonts w:asciiTheme="minorHAnsi" w:hAnsiTheme="minorHAnsi" w:cstheme="minorHAnsi"/>
          <w:szCs w:val="24"/>
          <w:lang w:eastAsia="fr-FR" w:bidi="ar-SA"/>
        </w:rPr>
      </w:pPr>
    </w:p>
    <w:p w:rsidR="009F3701" w:rsidRPr="00C362CD" w:rsidRDefault="009F3701" w:rsidP="009F3701">
      <w:pPr>
        <w:pStyle w:val="Titre4"/>
        <w:rPr>
          <w:lang w:eastAsia="fr-FR" w:bidi="ar-SA"/>
        </w:rPr>
      </w:pPr>
      <w:r w:rsidRPr="004C6180">
        <w:rPr>
          <w:rFonts w:asciiTheme="minorHAnsi" w:hAnsiTheme="minorHAnsi" w:cstheme="minorHAnsi"/>
        </w:rPr>
        <w:t xml:space="preserve">Création : contrôle des données de </w:t>
      </w:r>
      <w:r w:rsidRPr="00980652">
        <w:rPr>
          <w:rFonts w:asciiTheme="minorHAnsi" w:hAnsiTheme="minorHAnsi" w:cstheme="minorHAnsi"/>
        </w:rPr>
        <w:t>ta_</w:t>
      </w:r>
      <w:r>
        <w:rPr>
          <w:rFonts w:asciiTheme="minorHAnsi" w:hAnsiTheme="minorHAnsi" w:cstheme="minorHAnsi"/>
        </w:rPr>
        <w:t>g3p_</w:t>
      </w:r>
      <w:r w:rsidR="00C02F93" w:rsidRPr="00C02F93">
        <w:rPr>
          <w:lang w:eastAsia="fr-FR" w:bidi="ar-SA"/>
        </w:rPr>
        <w:t xml:space="preserve"> </w:t>
      </w:r>
      <w:r w:rsidR="00C02F93">
        <w:rPr>
          <w:lang w:eastAsia="fr-FR" w:bidi="ar-SA"/>
        </w:rPr>
        <w:t>dept_si</w:t>
      </w:r>
    </w:p>
    <w:p w:rsidR="00D075EC" w:rsidRDefault="00D075EC" w:rsidP="009F3701">
      <w:pPr>
        <w:autoSpaceDE w:val="0"/>
        <w:autoSpaceDN w:val="0"/>
        <w:adjustRightInd w:val="0"/>
        <w:rPr>
          <w:rFonts w:asciiTheme="minorHAnsi" w:hAnsiTheme="minorHAnsi" w:cstheme="minorHAnsi"/>
          <w:szCs w:val="24"/>
          <w:lang w:eastAsia="fr-FR" w:bidi="ar-SA"/>
        </w:rPr>
      </w:pPr>
    </w:p>
    <w:p w:rsidR="009F3701" w:rsidRPr="00150123" w:rsidRDefault="009F3701" w:rsidP="009F370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9F3701" w:rsidRDefault="009F3701" w:rsidP="009F3701">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CODE </w:t>
      </w:r>
      <w:r w:rsidR="00A03347">
        <w:rPr>
          <w:rFonts w:asciiTheme="minorHAnsi" w:hAnsiTheme="minorHAnsi" w:cstheme="minorHAnsi"/>
          <w:szCs w:val="24"/>
          <w:lang w:eastAsia="fr-FR" w:bidi="ar-SA"/>
        </w:rPr>
        <w:t>DEPT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w:t>
      </w:r>
      <w:r w:rsidR="00A03347">
        <w:rPr>
          <w:rFonts w:asciiTheme="minorHAnsi" w:hAnsiTheme="minorHAnsi" w:cstheme="minorHAnsi"/>
          <w:szCs w:val="24"/>
          <w:lang w:eastAsia="fr-FR" w:bidi="ar-SA"/>
        </w:rPr>
        <w:t>DESI</w:t>
      </w:r>
      <w:r w:rsidRPr="00AB593C">
        <w:rPr>
          <w:rFonts w:asciiTheme="minorHAnsi" w:hAnsiTheme="minorHAnsi" w:cstheme="minorHAnsi"/>
          <w:szCs w:val="24"/>
          <w:lang w:eastAsia="fr-FR" w:bidi="ar-SA"/>
        </w:rPr>
        <w:t>)</w:t>
      </w:r>
    </w:p>
    <w:p w:rsidR="00A03347" w:rsidRDefault="00A03347" w:rsidP="009F3701">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DEPT (C0DESI)</w:t>
      </w:r>
    </w:p>
    <w:p w:rsidR="009F3701" w:rsidRPr="00150123" w:rsidRDefault="009F3701" w:rsidP="009F3701">
      <w:pPr>
        <w:autoSpaceDE w:val="0"/>
        <w:autoSpaceDN w:val="0"/>
        <w:adjustRightInd w:val="0"/>
        <w:rPr>
          <w:rFonts w:asciiTheme="minorHAnsi" w:hAnsiTheme="minorHAnsi" w:cstheme="minorHAnsi"/>
          <w:szCs w:val="24"/>
          <w:lang w:eastAsia="fr-FR" w:bidi="ar-SA"/>
        </w:rPr>
      </w:pPr>
    </w:p>
    <w:p w:rsidR="009F3701" w:rsidRPr="00150123" w:rsidRDefault="009F3701" w:rsidP="009F370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A03347" w:rsidRDefault="00A03347" w:rsidP="00A03347">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DEPT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C0DESI</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 </w:t>
      </w:r>
      <w:r w:rsidR="0046419C">
        <w:rPr>
          <w:rFonts w:asciiTheme="minorHAnsi" w:hAnsiTheme="minorHAnsi" w:cstheme="minorHAnsi"/>
          <w:szCs w:val="24"/>
          <w:lang w:eastAsia="fr-FR" w:bidi="ar-SA"/>
        </w:rPr>
        <w:t>6</w:t>
      </w:r>
      <w:r>
        <w:rPr>
          <w:rFonts w:asciiTheme="minorHAnsi" w:hAnsiTheme="minorHAnsi" w:cstheme="minorHAnsi"/>
          <w:szCs w:val="24"/>
          <w:lang w:eastAsia="fr-FR" w:bidi="ar-SA"/>
        </w:rPr>
        <w:t xml:space="preserve"> caractères</w:t>
      </w:r>
    </w:p>
    <w:p w:rsidR="00A03347" w:rsidRDefault="00A03347" w:rsidP="00A03347">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DEPT (C0DESI) : 100 caractères</w:t>
      </w:r>
    </w:p>
    <w:p w:rsidR="00A03347" w:rsidRPr="009F3701" w:rsidRDefault="00A03347" w:rsidP="00A03347">
      <w:pPr>
        <w:numPr>
          <w:ilvl w:val="0"/>
          <w:numId w:val="675"/>
        </w:numPr>
        <w:autoSpaceDE w:val="0"/>
        <w:autoSpaceDN w:val="0"/>
        <w:adjustRightInd w:val="0"/>
        <w:rPr>
          <w:rFonts w:asciiTheme="minorHAnsi" w:hAnsiTheme="minorHAnsi" w:cstheme="minorHAnsi"/>
          <w:szCs w:val="24"/>
          <w:lang w:eastAsia="fr-FR" w:bidi="ar-SA"/>
        </w:rPr>
      </w:pPr>
      <w:r w:rsidRPr="00247CF0">
        <w:rPr>
          <w:rFonts w:asciiTheme="minorHAnsi" w:hAnsiTheme="minorHAnsi" w:cstheme="minorHAnsi"/>
          <w:szCs w:val="24"/>
          <w:lang w:eastAsia="fr-FR" w:bidi="ar-SA"/>
        </w:rPr>
        <w:t xml:space="preserve">MNEMONIQUE DEPT (MNDESI) : </w:t>
      </w:r>
      <w:r w:rsidR="00247CF0">
        <w:rPr>
          <w:rFonts w:asciiTheme="minorHAnsi" w:hAnsiTheme="minorHAnsi" w:cstheme="minorHAnsi"/>
          <w:szCs w:val="24"/>
          <w:lang w:eastAsia="fr-FR" w:bidi="ar-SA"/>
        </w:rPr>
        <w:t>6</w:t>
      </w:r>
      <w:r w:rsidRPr="00247CF0">
        <w:rPr>
          <w:rFonts w:asciiTheme="minorHAnsi" w:hAnsiTheme="minorHAnsi" w:cstheme="minorHAnsi"/>
          <w:szCs w:val="24"/>
          <w:lang w:eastAsia="fr-FR" w:bidi="ar-SA"/>
        </w:rPr>
        <w:t xml:space="preserve"> caractères</w:t>
      </w:r>
    </w:p>
    <w:p w:rsidR="00A03347" w:rsidRPr="00A03347" w:rsidRDefault="00A03347" w:rsidP="00A03347">
      <w:pPr>
        <w:numPr>
          <w:ilvl w:val="0"/>
          <w:numId w:val="675"/>
        </w:numPr>
        <w:autoSpaceDE w:val="0"/>
        <w:autoSpaceDN w:val="0"/>
        <w:adjustRightInd w:val="0"/>
        <w:rPr>
          <w:rFonts w:asciiTheme="minorHAnsi" w:hAnsiTheme="minorHAnsi" w:cstheme="minorHAnsi"/>
          <w:szCs w:val="24"/>
          <w:lang w:eastAsia="fr-FR" w:bidi="ar-SA"/>
        </w:rPr>
      </w:pPr>
      <w:r w:rsidRPr="009F3701">
        <w:rPr>
          <w:rFonts w:asciiTheme="minorHAnsi" w:hAnsiTheme="minorHAnsi" w:cstheme="minorHAnsi"/>
          <w:szCs w:val="24"/>
          <w:lang w:eastAsia="fr-FR" w:bidi="ar-SA"/>
        </w:rPr>
        <w:t>ETABLISSEMENT (ETAB)</w:t>
      </w:r>
      <w:r>
        <w:rPr>
          <w:rFonts w:asciiTheme="minorHAnsi" w:hAnsiTheme="minorHAnsi" w:cstheme="minorHAnsi"/>
          <w:szCs w:val="24"/>
          <w:lang w:eastAsia="fr-FR" w:bidi="ar-SA"/>
        </w:rPr>
        <w:t> : 20 caractères</w:t>
      </w:r>
    </w:p>
    <w:p w:rsidR="009F3701" w:rsidRPr="00150123" w:rsidRDefault="009F3701" w:rsidP="009F3701">
      <w:pPr>
        <w:autoSpaceDE w:val="0"/>
        <w:autoSpaceDN w:val="0"/>
        <w:adjustRightInd w:val="0"/>
        <w:rPr>
          <w:rFonts w:asciiTheme="minorHAnsi" w:hAnsiTheme="minorHAnsi" w:cstheme="minorHAnsi"/>
          <w:szCs w:val="24"/>
          <w:lang w:eastAsia="fr-FR" w:bidi="ar-SA"/>
        </w:rPr>
      </w:pPr>
    </w:p>
    <w:p w:rsidR="009F3701" w:rsidRPr="00150123" w:rsidRDefault="009F3701" w:rsidP="009F370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0816D0" w:rsidRDefault="008747D8" w:rsidP="000816D0">
      <w:pPr>
        <w:numPr>
          <w:ilvl w:val="0"/>
          <w:numId w:val="167"/>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DEPT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C0DESI</w:t>
      </w:r>
      <w:r w:rsidRPr="00AB593C">
        <w:rPr>
          <w:rFonts w:asciiTheme="minorHAnsi" w:hAnsiTheme="minorHAnsi" w:cstheme="minorHAnsi"/>
          <w:szCs w:val="24"/>
          <w:lang w:eastAsia="fr-FR" w:bidi="ar-SA"/>
        </w:rPr>
        <w:t>)</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P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9F3701" w:rsidRPr="00150123" w:rsidRDefault="009F3701" w:rsidP="009F3701">
      <w:pPr>
        <w:autoSpaceDE w:val="0"/>
        <w:autoSpaceDN w:val="0"/>
        <w:adjustRightInd w:val="0"/>
        <w:rPr>
          <w:rFonts w:asciiTheme="minorHAnsi" w:hAnsiTheme="minorHAnsi" w:cstheme="minorHAnsi"/>
          <w:szCs w:val="24"/>
          <w:lang w:eastAsia="fr-FR" w:bidi="ar-SA"/>
        </w:rPr>
      </w:pPr>
    </w:p>
    <w:p w:rsidR="009F3701" w:rsidRPr="009E5826" w:rsidRDefault="009F3701" w:rsidP="009F3701">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9F3701" w:rsidRDefault="009F3701" w:rsidP="009F3701">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3E2344" w:rsidRPr="00980652" w:rsidRDefault="003E2344" w:rsidP="003E2344">
      <w:pPr>
        <w:pStyle w:val="Titre4"/>
        <w:rPr>
          <w:rFonts w:asciiTheme="minorHAnsi" w:hAnsiTheme="minorHAnsi" w:cstheme="minorHAnsi"/>
        </w:rPr>
      </w:pPr>
      <w:r w:rsidRPr="00980652">
        <w:rPr>
          <w:rFonts w:asciiTheme="minorHAnsi" w:hAnsiTheme="minorHAnsi" w:cstheme="minorHAnsi"/>
        </w:rPr>
        <w:t>Modification : renseignement des données de ta_</w:t>
      </w:r>
      <w:r>
        <w:rPr>
          <w:rFonts w:asciiTheme="minorHAnsi" w:hAnsiTheme="minorHAnsi" w:cstheme="minorHAnsi"/>
        </w:rPr>
        <w:t>g3p_</w:t>
      </w:r>
      <w:r w:rsidR="00C02F93" w:rsidRPr="00C02F93">
        <w:rPr>
          <w:lang w:eastAsia="fr-FR" w:bidi="ar-SA"/>
        </w:rPr>
        <w:t xml:space="preserve"> </w:t>
      </w:r>
      <w:r w:rsidR="00C02F93">
        <w:rPr>
          <w:lang w:eastAsia="fr-FR" w:bidi="ar-SA"/>
        </w:rPr>
        <w:t>dept_si</w:t>
      </w:r>
    </w:p>
    <w:p w:rsidR="003E2344" w:rsidRPr="009E5826" w:rsidRDefault="003E2344" w:rsidP="003E2344">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3E2344" w:rsidRPr="00CC08BD" w:rsidRDefault="003E2344" w:rsidP="003E234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DEPT (C0DESI)</w:t>
      </w:r>
      <w:r w:rsidRPr="009F3701">
        <w:rPr>
          <w:rFonts w:asciiTheme="minorHAnsi" w:hAnsiTheme="minorHAnsi" w:cstheme="minorHAnsi"/>
          <w:color w:val="FF0000"/>
          <w:szCs w:val="24"/>
          <w:lang w:eastAsia="fr-FR" w:bidi="ar-SA"/>
        </w:rPr>
        <w:t xml:space="preserve"> </w:t>
      </w:r>
    </w:p>
    <w:p w:rsidR="003E2344" w:rsidRPr="009F3701" w:rsidRDefault="003E2344" w:rsidP="003E2344">
      <w:pPr>
        <w:numPr>
          <w:ilvl w:val="0"/>
          <w:numId w:val="675"/>
        </w:numPr>
        <w:autoSpaceDE w:val="0"/>
        <w:autoSpaceDN w:val="0"/>
        <w:adjustRightInd w:val="0"/>
        <w:rPr>
          <w:rFonts w:asciiTheme="minorHAnsi" w:hAnsiTheme="minorHAnsi" w:cstheme="minorHAnsi"/>
          <w:szCs w:val="24"/>
          <w:lang w:eastAsia="fr-FR" w:bidi="ar-SA"/>
        </w:rPr>
      </w:pPr>
      <w:r w:rsidRPr="0017449C">
        <w:rPr>
          <w:rFonts w:asciiTheme="minorHAnsi" w:hAnsiTheme="minorHAnsi" w:cstheme="minorHAnsi"/>
          <w:szCs w:val="24"/>
          <w:lang w:eastAsia="fr-FR" w:bidi="ar-SA"/>
        </w:rPr>
        <w:t>MNEMONIQUE DEPT (MNDESI)</w:t>
      </w:r>
    </w:p>
    <w:p w:rsidR="003E2344" w:rsidRDefault="003E2344" w:rsidP="003E2344">
      <w:pPr>
        <w:numPr>
          <w:ilvl w:val="0"/>
          <w:numId w:val="675"/>
        </w:numPr>
        <w:autoSpaceDE w:val="0"/>
        <w:autoSpaceDN w:val="0"/>
        <w:adjustRightInd w:val="0"/>
        <w:rPr>
          <w:rFonts w:asciiTheme="minorHAnsi" w:hAnsiTheme="minorHAnsi" w:cstheme="minorHAnsi"/>
          <w:szCs w:val="24"/>
          <w:lang w:eastAsia="fr-FR" w:bidi="ar-SA"/>
        </w:rPr>
      </w:pPr>
      <w:r w:rsidRPr="009F3701">
        <w:rPr>
          <w:rFonts w:asciiTheme="minorHAnsi" w:hAnsiTheme="minorHAnsi" w:cstheme="minorHAnsi"/>
          <w:szCs w:val="24"/>
          <w:lang w:eastAsia="fr-FR" w:bidi="ar-SA"/>
        </w:rPr>
        <w:t>ETABLISSEMENT (ETAB)</w:t>
      </w:r>
    </w:p>
    <w:p w:rsidR="003E2344" w:rsidRPr="000E2103" w:rsidRDefault="003E2344" w:rsidP="003E2344">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p>
    <w:p w:rsidR="003E2344" w:rsidRPr="007E57B2" w:rsidRDefault="003E2344" w:rsidP="003E2344">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3E2344" w:rsidRDefault="003E2344" w:rsidP="003E2344">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9F3701" w:rsidRDefault="009F3701" w:rsidP="009F3701">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sidRPr="00980652">
        <w:rPr>
          <w:rFonts w:asciiTheme="minorHAnsi" w:hAnsiTheme="minorHAnsi" w:cstheme="minorHAnsi"/>
        </w:rPr>
        <w:t>ta_</w:t>
      </w:r>
      <w:r>
        <w:rPr>
          <w:rFonts w:asciiTheme="minorHAnsi" w:hAnsiTheme="minorHAnsi" w:cstheme="minorHAnsi"/>
        </w:rPr>
        <w:t>g3p_</w:t>
      </w:r>
      <w:r w:rsidR="00C02F93" w:rsidRPr="00C02F93">
        <w:rPr>
          <w:lang w:eastAsia="fr-FR" w:bidi="ar-SA"/>
        </w:rPr>
        <w:t xml:space="preserve"> </w:t>
      </w:r>
      <w:r w:rsidR="00C02F93">
        <w:rPr>
          <w:lang w:eastAsia="fr-FR" w:bidi="ar-SA"/>
        </w:rPr>
        <w:t>dept_si</w:t>
      </w:r>
    </w:p>
    <w:p w:rsidR="009F3701" w:rsidRPr="00A51EF7" w:rsidRDefault="009F3701" w:rsidP="009F3701"/>
    <w:p w:rsidR="009F3701" w:rsidRPr="00150123" w:rsidRDefault="009F3701" w:rsidP="009F370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CC08BD" w:rsidRDefault="00CC08BD" w:rsidP="00CC08B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LIBELLE DEPT (C0DESI) : </w:t>
      </w:r>
      <w:r w:rsidR="0017449C">
        <w:rPr>
          <w:rFonts w:asciiTheme="minorHAnsi" w:hAnsiTheme="minorHAnsi" w:cstheme="minorHAnsi"/>
          <w:szCs w:val="24"/>
          <w:lang w:eastAsia="fr-FR" w:bidi="ar-SA"/>
        </w:rPr>
        <w:t>11</w:t>
      </w:r>
      <w:r>
        <w:rPr>
          <w:rFonts w:asciiTheme="minorHAnsi" w:hAnsiTheme="minorHAnsi" w:cstheme="minorHAnsi"/>
          <w:szCs w:val="24"/>
          <w:lang w:eastAsia="fr-FR" w:bidi="ar-SA"/>
        </w:rPr>
        <w:t xml:space="preserve"> caractères</w:t>
      </w:r>
    </w:p>
    <w:p w:rsidR="00CC08BD" w:rsidRPr="009F3701" w:rsidRDefault="00CC08BD" w:rsidP="00CC08BD">
      <w:pPr>
        <w:numPr>
          <w:ilvl w:val="0"/>
          <w:numId w:val="675"/>
        </w:numPr>
        <w:autoSpaceDE w:val="0"/>
        <w:autoSpaceDN w:val="0"/>
        <w:adjustRightInd w:val="0"/>
        <w:rPr>
          <w:rFonts w:asciiTheme="minorHAnsi" w:hAnsiTheme="minorHAnsi" w:cstheme="minorHAnsi"/>
          <w:szCs w:val="24"/>
          <w:lang w:eastAsia="fr-FR" w:bidi="ar-SA"/>
        </w:rPr>
      </w:pPr>
      <w:r w:rsidRPr="0017449C">
        <w:rPr>
          <w:rFonts w:asciiTheme="minorHAnsi" w:hAnsiTheme="minorHAnsi" w:cstheme="minorHAnsi"/>
          <w:szCs w:val="24"/>
          <w:lang w:eastAsia="fr-FR" w:bidi="ar-SA"/>
        </w:rPr>
        <w:t xml:space="preserve">MNEMONIQUE DEPT (MNDESI) : </w:t>
      </w:r>
      <w:r w:rsidR="0017449C" w:rsidRPr="0017449C">
        <w:rPr>
          <w:rFonts w:asciiTheme="minorHAnsi" w:hAnsiTheme="minorHAnsi" w:cstheme="minorHAnsi"/>
          <w:szCs w:val="24"/>
          <w:lang w:eastAsia="fr-FR" w:bidi="ar-SA"/>
        </w:rPr>
        <w:t>6</w:t>
      </w:r>
      <w:r w:rsidRPr="0017449C">
        <w:rPr>
          <w:rFonts w:asciiTheme="minorHAnsi" w:hAnsiTheme="minorHAnsi" w:cstheme="minorHAnsi"/>
          <w:szCs w:val="24"/>
          <w:lang w:eastAsia="fr-FR" w:bidi="ar-SA"/>
        </w:rPr>
        <w:t xml:space="preserve"> caractères</w:t>
      </w:r>
    </w:p>
    <w:p w:rsidR="00CC08BD" w:rsidRDefault="00CC08BD" w:rsidP="00CC08BD">
      <w:pPr>
        <w:numPr>
          <w:ilvl w:val="0"/>
          <w:numId w:val="675"/>
        </w:numPr>
        <w:autoSpaceDE w:val="0"/>
        <w:autoSpaceDN w:val="0"/>
        <w:adjustRightInd w:val="0"/>
        <w:rPr>
          <w:rFonts w:asciiTheme="minorHAnsi" w:hAnsiTheme="minorHAnsi" w:cstheme="minorHAnsi"/>
          <w:szCs w:val="24"/>
          <w:lang w:eastAsia="fr-FR" w:bidi="ar-SA"/>
        </w:rPr>
      </w:pPr>
      <w:r w:rsidRPr="009F3701">
        <w:rPr>
          <w:rFonts w:asciiTheme="minorHAnsi" w:hAnsiTheme="minorHAnsi" w:cstheme="minorHAnsi"/>
          <w:szCs w:val="24"/>
          <w:lang w:eastAsia="fr-FR" w:bidi="ar-SA"/>
        </w:rPr>
        <w:t>ETABLISSEMENT (ETAB)</w:t>
      </w:r>
      <w:r>
        <w:rPr>
          <w:rFonts w:asciiTheme="minorHAnsi" w:hAnsiTheme="minorHAnsi" w:cstheme="minorHAnsi"/>
          <w:szCs w:val="24"/>
          <w:lang w:eastAsia="fr-FR" w:bidi="ar-SA"/>
        </w:rPr>
        <w:t> : 20 caractères</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Pr="00A03347"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9F3701" w:rsidRPr="00150123" w:rsidRDefault="009F3701" w:rsidP="009F3701">
      <w:pPr>
        <w:autoSpaceDE w:val="0"/>
        <w:autoSpaceDN w:val="0"/>
        <w:adjustRightInd w:val="0"/>
        <w:rPr>
          <w:rFonts w:asciiTheme="minorHAnsi" w:hAnsiTheme="minorHAnsi" w:cstheme="minorHAnsi"/>
          <w:szCs w:val="24"/>
          <w:lang w:eastAsia="fr-FR" w:bidi="ar-SA"/>
        </w:rPr>
      </w:pPr>
    </w:p>
    <w:p w:rsidR="009F3701" w:rsidRPr="009E5826" w:rsidRDefault="009F3701" w:rsidP="009F3701">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FE2058" w:rsidRDefault="009F3701" w:rsidP="008343FD">
      <w:pPr>
        <w:numPr>
          <w:ilvl w:val="0"/>
          <w:numId w:val="563"/>
        </w:numPr>
        <w:autoSpaceDE w:val="0"/>
        <w:autoSpaceDN w:val="0"/>
        <w:adjustRightInd w:val="0"/>
        <w:ind w:left="360" w:hanging="360"/>
        <w:rPr>
          <w:lang w:eastAsia="fr-FR" w:bidi="ar-SA"/>
        </w:rPr>
      </w:pPr>
      <w:r w:rsidRPr="00D075EC">
        <w:rPr>
          <w:rFonts w:asciiTheme="minorHAnsi" w:hAnsiTheme="minorHAnsi" w:cstheme="minorHAnsi"/>
          <w:szCs w:val="24"/>
        </w:rPr>
        <w:t>Tous les caractères sont autorisés sauf le saut de ligne.</w:t>
      </w:r>
      <w:r w:rsidR="00FE2058">
        <w:rPr>
          <w:lang w:eastAsia="fr-FR" w:bidi="ar-SA"/>
        </w:rPr>
        <w:br w:type="page"/>
      </w:r>
    </w:p>
    <w:p w:rsidR="00FE2058" w:rsidRDefault="00FE2058" w:rsidP="00FE2058">
      <w:pPr>
        <w:pStyle w:val="Titre3"/>
        <w:rPr>
          <w:lang w:eastAsia="fr-FR" w:bidi="ar-SA"/>
        </w:rPr>
      </w:pPr>
      <w:bookmarkStart w:id="954" w:name="_Toc515444504"/>
      <w:r>
        <w:rPr>
          <w:lang w:eastAsia="fr-FR" w:bidi="ar-SA"/>
        </w:rPr>
        <w:t>Ta_g3p_service_moa</w:t>
      </w:r>
      <w:bookmarkEnd w:id="954"/>
    </w:p>
    <w:p w:rsidR="00FE2058" w:rsidRDefault="00FE2058" w:rsidP="00FE2058">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 xml:space="preserve">contient la liste des services MOA </w:t>
      </w:r>
    </w:p>
    <w:p w:rsidR="00FE2058" w:rsidRPr="004E2387" w:rsidRDefault="00FE2058" w:rsidP="00FE2058">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w:t>
      </w:r>
      <w:r w:rsidR="00DB343B" w:rsidRPr="00980652">
        <w:rPr>
          <w:rFonts w:asciiTheme="minorHAnsi" w:hAnsiTheme="minorHAnsi" w:cstheme="minorHAnsi"/>
        </w:rPr>
        <w:t>ta_</w:t>
      </w:r>
      <w:r w:rsidR="00DB343B">
        <w:rPr>
          <w:rFonts w:asciiTheme="minorHAnsi" w:hAnsiTheme="minorHAnsi" w:cstheme="minorHAnsi"/>
        </w:rPr>
        <w:t>g3p_service_moa</w:t>
      </w:r>
    </w:p>
    <w:p w:rsidR="00FE2058" w:rsidRDefault="00FE2058" w:rsidP="00FE2058">
      <w:pPr>
        <w:rPr>
          <w:rFonts w:asciiTheme="minorHAnsi" w:hAnsiTheme="minorHAnsi" w:cstheme="minorHAnsi"/>
          <w:szCs w:val="24"/>
          <w:lang w:eastAsia="fr-FR" w:bidi="ar-SA"/>
        </w:rPr>
      </w:pPr>
    </w:p>
    <w:tbl>
      <w:tblPr>
        <w:tblW w:w="10348" w:type="dxa"/>
        <w:tblInd w:w="70" w:type="dxa"/>
        <w:tblLayout w:type="fixed"/>
        <w:tblCellMar>
          <w:left w:w="70" w:type="dxa"/>
          <w:right w:w="70" w:type="dxa"/>
        </w:tblCellMar>
        <w:tblLook w:val="04A0" w:firstRow="1" w:lastRow="0" w:firstColumn="1" w:lastColumn="0" w:noHBand="0" w:noVBand="1"/>
      </w:tblPr>
      <w:tblGrid>
        <w:gridCol w:w="1701"/>
        <w:gridCol w:w="851"/>
        <w:gridCol w:w="1417"/>
        <w:gridCol w:w="567"/>
        <w:gridCol w:w="851"/>
        <w:gridCol w:w="897"/>
        <w:gridCol w:w="971"/>
        <w:gridCol w:w="967"/>
        <w:gridCol w:w="2126"/>
      </w:tblGrid>
      <w:tr w:rsidR="001C6D64" w:rsidRPr="009E6545" w:rsidTr="003E2344">
        <w:trPr>
          <w:trHeight w:val="720"/>
          <w:tblHeader/>
        </w:trPr>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E2058" w:rsidRPr="009E6545" w:rsidRDefault="00FE2058" w:rsidP="00547543">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85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E2058" w:rsidRPr="009E6545" w:rsidRDefault="00FE2058" w:rsidP="00547543">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41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E2058" w:rsidRPr="009E6545" w:rsidRDefault="00FE2058" w:rsidP="00547543">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56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FE2058" w:rsidRPr="009E6545" w:rsidRDefault="00FE2058" w:rsidP="00547543">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85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FE2058" w:rsidRPr="009E6545" w:rsidRDefault="00FE2058" w:rsidP="00547543">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89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E2058" w:rsidRPr="009E6545" w:rsidRDefault="00FE2058" w:rsidP="00547543">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E2058" w:rsidRPr="009E6545" w:rsidRDefault="00FE2058" w:rsidP="00547543">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96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E2058" w:rsidRPr="009E6545" w:rsidRDefault="00FE2058" w:rsidP="00547543">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212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FE2058" w:rsidRPr="009E6545" w:rsidRDefault="00FE2058" w:rsidP="00547543">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1C6D64" w:rsidRPr="009E6545" w:rsidTr="003E2344">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E2058" w:rsidRPr="009E6545" w:rsidRDefault="00FE2058" w:rsidP="00547543">
            <w:pPr>
              <w:rPr>
                <w:rFonts w:eastAsia="Times New Roman" w:cs="Calibri"/>
                <w:sz w:val="16"/>
                <w:szCs w:val="16"/>
                <w:lang w:eastAsia="fr-FR" w:bidi="ar-SA"/>
              </w:rPr>
            </w:pPr>
            <w:r>
              <w:rPr>
                <w:rFonts w:eastAsia="Times New Roman" w:cs="Calibri"/>
                <w:sz w:val="16"/>
                <w:szCs w:val="16"/>
                <w:lang w:eastAsia="fr-FR" w:bidi="ar-SA"/>
              </w:rPr>
              <w:t xml:space="preserve"> </w:t>
            </w:r>
            <w:r w:rsidRPr="009E6545">
              <w:rPr>
                <w:rFonts w:eastAsia="Times New Roman" w:cs="Calibri"/>
                <w:sz w:val="16"/>
                <w:szCs w:val="16"/>
                <w:lang w:eastAsia="fr-FR" w:bidi="ar-SA"/>
              </w:rPr>
              <w:t xml:space="preserve">CODE </w:t>
            </w:r>
            <w:r>
              <w:rPr>
                <w:rFonts w:eastAsia="Times New Roman" w:cs="Calibri"/>
                <w:sz w:val="16"/>
                <w:szCs w:val="16"/>
                <w:lang w:eastAsia="fr-FR" w:bidi="ar-SA"/>
              </w:rPr>
              <w:t>SERVICE MOA</w:t>
            </w:r>
          </w:p>
        </w:tc>
        <w:tc>
          <w:tcPr>
            <w:tcW w:w="85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C0SEMA</w:t>
            </w:r>
          </w:p>
        </w:tc>
        <w:tc>
          <w:tcPr>
            <w:tcW w:w="141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56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 </w:t>
            </w:r>
            <w:r>
              <w:rPr>
                <w:rFonts w:eastAsia="Times New Roman" w:cs="Calibri"/>
                <w:sz w:val="16"/>
                <w:szCs w:val="16"/>
                <w:lang w:eastAsia="fr-FR" w:bidi="ar-SA"/>
              </w:rPr>
              <w:t>clé</w:t>
            </w:r>
          </w:p>
        </w:tc>
        <w:tc>
          <w:tcPr>
            <w:tcW w:w="851"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897"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2126"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FE2058" w:rsidRDefault="00FE2058" w:rsidP="001C6D64">
            <w:pPr>
              <w:rPr>
                <w:rFonts w:eastAsia="Times New Roman" w:cs="Calibri"/>
                <w:sz w:val="16"/>
                <w:szCs w:val="16"/>
                <w:lang w:eastAsia="fr-FR" w:bidi="ar-SA"/>
              </w:rPr>
            </w:pPr>
            <w:r>
              <w:rPr>
                <w:rFonts w:eastAsia="Times New Roman" w:cs="Calibri"/>
                <w:sz w:val="16"/>
                <w:szCs w:val="16"/>
                <w:lang w:eastAsia="fr-FR" w:bidi="ar-SA"/>
              </w:rPr>
              <w:t>Identifianr du Service SI</w:t>
            </w:r>
          </w:p>
          <w:p w:rsidR="00FE2058" w:rsidRPr="009E6545" w:rsidRDefault="00FE2058" w:rsidP="001C6D64">
            <w:pPr>
              <w:rPr>
                <w:rFonts w:eastAsia="Times New Roman" w:cs="Calibri"/>
                <w:sz w:val="16"/>
                <w:szCs w:val="16"/>
                <w:lang w:eastAsia="fr-FR" w:bidi="ar-SA"/>
              </w:rPr>
            </w:pPr>
            <w:r>
              <w:rPr>
                <w:rFonts w:eastAsia="Times New Roman" w:cs="Calibri"/>
                <w:sz w:val="16"/>
                <w:szCs w:val="16"/>
                <w:lang w:eastAsia="fr-FR" w:bidi="ar-SA"/>
              </w:rPr>
              <w:t xml:space="preserve">Ex : </w:t>
            </w:r>
          </w:p>
        </w:tc>
      </w:tr>
      <w:tr w:rsidR="001C6D64" w:rsidRPr="009E6545" w:rsidTr="003E2344">
        <w:trPr>
          <w:trHeight w:val="720"/>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FE2058" w:rsidRPr="009E6545" w:rsidRDefault="00FE2058" w:rsidP="00547543">
            <w:pPr>
              <w:rPr>
                <w:rFonts w:eastAsia="Times New Roman" w:cs="Calibri"/>
                <w:sz w:val="16"/>
                <w:szCs w:val="16"/>
                <w:lang w:eastAsia="fr-FR" w:bidi="ar-SA"/>
              </w:rPr>
            </w:pPr>
            <w:r>
              <w:rPr>
                <w:rFonts w:eastAsia="Times New Roman" w:cs="Calibri"/>
                <w:sz w:val="16"/>
                <w:szCs w:val="16"/>
                <w:lang w:eastAsia="fr-FR" w:bidi="ar-SA"/>
              </w:rPr>
              <w:t xml:space="preserve"> LIBELLE SERVICE MOA</w:t>
            </w:r>
          </w:p>
        </w:tc>
        <w:tc>
          <w:tcPr>
            <w:tcW w:w="851" w:type="dxa"/>
            <w:tcBorders>
              <w:top w:val="nil"/>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KBSEMA</w:t>
            </w:r>
          </w:p>
        </w:tc>
        <w:tc>
          <w:tcPr>
            <w:tcW w:w="1417" w:type="dxa"/>
            <w:tcBorders>
              <w:top w:val="nil"/>
              <w:left w:val="nil"/>
              <w:bottom w:val="single" w:sz="4" w:space="0" w:color="auto"/>
              <w:right w:val="single" w:sz="4" w:space="0" w:color="auto"/>
            </w:tcBorders>
            <w:shd w:val="clear" w:color="auto" w:fill="auto"/>
            <w:vAlign w:val="center"/>
            <w:hideMark/>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alphanumérique (50</w:t>
            </w:r>
            <w:r w:rsidRPr="009E6545">
              <w:rPr>
                <w:rFonts w:eastAsia="Times New Roman" w:cs="Calibri"/>
                <w:sz w:val="16"/>
                <w:szCs w:val="16"/>
                <w:lang w:eastAsia="fr-FR" w:bidi="ar-SA"/>
              </w:rPr>
              <w:t>)</w:t>
            </w:r>
          </w:p>
        </w:tc>
        <w:tc>
          <w:tcPr>
            <w:tcW w:w="567"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897" w:type="dxa"/>
            <w:tcBorders>
              <w:top w:val="nil"/>
              <w:left w:val="single" w:sz="4" w:space="0" w:color="auto"/>
              <w:bottom w:val="single" w:sz="4" w:space="0" w:color="auto"/>
              <w:right w:val="single" w:sz="4" w:space="0" w:color="auto"/>
            </w:tcBorders>
            <w:shd w:val="clear" w:color="auto" w:fill="auto"/>
            <w:vAlign w:val="center"/>
            <w:hideMark/>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2126" w:type="dxa"/>
            <w:tcBorders>
              <w:top w:val="nil"/>
              <w:left w:val="nil"/>
              <w:bottom w:val="single" w:sz="4" w:space="0" w:color="auto"/>
              <w:right w:val="single" w:sz="4" w:space="0" w:color="auto"/>
            </w:tcBorders>
            <w:shd w:val="clear" w:color="auto" w:fill="auto"/>
            <w:vAlign w:val="center"/>
            <w:hideMark/>
          </w:tcPr>
          <w:p w:rsidR="00FE2058" w:rsidRDefault="00FE2058" w:rsidP="001C6D64">
            <w:pPr>
              <w:rPr>
                <w:rFonts w:eastAsia="Times New Roman" w:cs="Calibri"/>
                <w:sz w:val="16"/>
                <w:szCs w:val="16"/>
                <w:lang w:eastAsia="fr-FR" w:bidi="ar-SA"/>
              </w:rPr>
            </w:pPr>
            <w:r>
              <w:rPr>
                <w:rFonts w:eastAsia="Times New Roman" w:cs="Calibri"/>
                <w:sz w:val="16"/>
                <w:szCs w:val="16"/>
                <w:lang w:eastAsia="fr-FR" w:bidi="ar-SA"/>
              </w:rPr>
              <w:t>Nom du Service MOA</w:t>
            </w:r>
          </w:p>
          <w:p w:rsidR="00FE2058" w:rsidRPr="009E6545" w:rsidRDefault="00FE2058" w:rsidP="001C6D64">
            <w:pPr>
              <w:rPr>
                <w:rFonts w:eastAsia="Times New Roman" w:cs="Calibri"/>
                <w:sz w:val="16"/>
                <w:szCs w:val="16"/>
                <w:lang w:eastAsia="fr-FR" w:bidi="ar-SA"/>
              </w:rPr>
            </w:pPr>
            <w:r>
              <w:rPr>
                <w:rFonts w:eastAsia="Times New Roman" w:cs="Calibri"/>
                <w:sz w:val="16"/>
                <w:szCs w:val="16"/>
                <w:lang w:eastAsia="fr-FR" w:bidi="ar-SA"/>
              </w:rPr>
              <w:t>Ex : , ..</w:t>
            </w:r>
          </w:p>
        </w:tc>
      </w:tr>
      <w:tr w:rsidR="001C6D64" w:rsidRPr="009E6545" w:rsidTr="003E2344">
        <w:trPr>
          <w:trHeight w:val="720"/>
        </w:trPr>
        <w:tc>
          <w:tcPr>
            <w:tcW w:w="1701" w:type="dxa"/>
            <w:tcBorders>
              <w:top w:val="nil"/>
              <w:left w:val="single" w:sz="4" w:space="0" w:color="auto"/>
              <w:bottom w:val="single" w:sz="4" w:space="0" w:color="auto"/>
              <w:right w:val="single" w:sz="4" w:space="0" w:color="auto"/>
            </w:tcBorders>
            <w:shd w:val="clear" w:color="auto" w:fill="auto"/>
            <w:vAlign w:val="center"/>
          </w:tcPr>
          <w:p w:rsidR="00FE2058" w:rsidRPr="009E6545" w:rsidRDefault="00FE2058" w:rsidP="00547543">
            <w:pPr>
              <w:rPr>
                <w:rFonts w:eastAsia="Times New Roman" w:cs="Calibri"/>
                <w:sz w:val="16"/>
                <w:szCs w:val="16"/>
                <w:lang w:eastAsia="fr-FR" w:bidi="ar-SA"/>
              </w:rPr>
            </w:pPr>
            <w:r>
              <w:rPr>
                <w:rFonts w:eastAsia="Times New Roman" w:cs="Calibri"/>
                <w:sz w:val="16"/>
                <w:szCs w:val="16"/>
                <w:lang w:eastAsia="fr-FR" w:bidi="ar-SA"/>
              </w:rPr>
              <w:t>MNEMONIQUE SERVICE MOA</w:t>
            </w:r>
          </w:p>
        </w:tc>
        <w:tc>
          <w:tcPr>
            <w:tcW w:w="851" w:type="dxa"/>
            <w:tcBorders>
              <w:top w:val="nil"/>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MNSEMA</w:t>
            </w:r>
          </w:p>
        </w:tc>
        <w:tc>
          <w:tcPr>
            <w:tcW w:w="1417" w:type="dxa"/>
            <w:tcBorders>
              <w:top w:val="nil"/>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567"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897" w:type="dxa"/>
            <w:tcBorders>
              <w:top w:val="nil"/>
              <w:left w:val="single" w:sz="4" w:space="0" w:color="auto"/>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2126" w:type="dxa"/>
            <w:tcBorders>
              <w:top w:val="nil"/>
              <w:left w:val="nil"/>
              <w:bottom w:val="single" w:sz="4" w:space="0" w:color="auto"/>
              <w:right w:val="single" w:sz="4" w:space="0" w:color="auto"/>
            </w:tcBorders>
            <w:shd w:val="clear" w:color="auto" w:fill="auto"/>
            <w:vAlign w:val="center"/>
          </w:tcPr>
          <w:p w:rsidR="00FE2058" w:rsidRPr="009E6545" w:rsidRDefault="00FE2058" w:rsidP="001C6D64">
            <w:pPr>
              <w:rPr>
                <w:rFonts w:eastAsia="Times New Roman" w:cs="Calibri"/>
                <w:sz w:val="16"/>
                <w:szCs w:val="16"/>
                <w:lang w:eastAsia="fr-FR" w:bidi="ar-SA"/>
              </w:rPr>
            </w:pPr>
            <w:r>
              <w:rPr>
                <w:rFonts w:eastAsia="Times New Roman" w:cs="Calibri"/>
                <w:sz w:val="16"/>
                <w:szCs w:val="16"/>
                <w:lang w:eastAsia="fr-FR" w:bidi="ar-SA"/>
              </w:rPr>
              <w:t>Mnémonique du Service MOA</w:t>
            </w:r>
          </w:p>
        </w:tc>
      </w:tr>
      <w:tr w:rsidR="001C6D64" w:rsidRPr="009E6545" w:rsidTr="003E2344">
        <w:trPr>
          <w:trHeight w:val="720"/>
        </w:trPr>
        <w:tc>
          <w:tcPr>
            <w:tcW w:w="1701" w:type="dxa"/>
            <w:tcBorders>
              <w:top w:val="nil"/>
              <w:left w:val="single" w:sz="4" w:space="0" w:color="auto"/>
              <w:bottom w:val="single" w:sz="4" w:space="0" w:color="auto"/>
              <w:right w:val="single" w:sz="4" w:space="0" w:color="auto"/>
            </w:tcBorders>
            <w:shd w:val="clear" w:color="auto" w:fill="auto"/>
            <w:vAlign w:val="center"/>
          </w:tcPr>
          <w:p w:rsidR="00FE2058" w:rsidRPr="009E6545" w:rsidRDefault="00FE2058" w:rsidP="001C6D64">
            <w:pPr>
              <w:ind w:left="214" w:hanging="142"/>
              <w:rPr>
                <w:rFonts w:eastAsia="Times New Roman" w:cs="Calibri"/>
                <w:sz w:val="16"/>
                <w:szCs w:val="16"/>
                <w:lang w:eastAsia="fr-FR" w:bidi="ar-SA"/>
              </w:rPr>
            </w:pPr>
            <w:r>
              <w:rPr>
                <w:rFonts w:eastAsia="Times New Roman" w:cs="Calibri"/>
                <w:sz w:val="16"/>
                <w:szCs w:val="16"/>
                <w:lang w:eastAsia="fr-FR" w:bidi="ar-SA"/>
              </w:rPr>
              <w:t xml:space="preserve"> DEPT SI SERVICE MOA</w:t>
            </w:r>
          </w:p>
        </w:tc>
        <w:tc>
          <w:tcPr>
            <w:tcW w:w="851" w:type="dxa"/>
            <w:tcBorders>
              <w:top w:val="nil"/>
              <w:left w:val="nil"/>
              <w:bottom w:val="single" w:sz="4" w:space="0" w:color="auto"/>
              <w:right w:val="single" w:sz="4" w:space="0" w:color="auto"/>
            </w:tcBorders>
            <w:shd w:val="clear" w:color="auto" w:fill="auto"/>
            <w:vAlign w:val="center"/>
          </w:tcPr>
          <w:p w:rsidR="00FE2058" w:rsidRPr="009E6545" w:rsidRDefault="00FE2058" w:rsidP="001C6D64">
            <w:pPr>
              <w:ind w:left="214" w:hanging="142"/>
              <w:jc w:val="center"/>
              <w:rPr>
                <w:rFonts w:eastAsia="Times New Roman" w:cs="Calibri"/>
                <w:sz w:val="16"/>
                <w:szCs w:val="16"/>
                <w:lang w:eastAsia="fr-FR" w:bidi="ar-SA"/>
              </w:rPr>
            </w:pPr>
            <w:r>
              <w:rPr>
                <w:rFonts w:eastAsia="Times New Roman" w:cs="Calibri"/>
                <w:sz w:val="16"/>
                <w:szCs w:val="16"/>
                <w:lang w:eastAsia="fr-FR" w:bidi="ar-SA"/>
              </w:rPr>
              <w:t>DESEMA</w:t>
            </w:r>
          </w:p>
        </w:tc>
        <w:tc>
          <w:tcPr>
            <w:tcW w:w="1417" w:type="dxa"/>
            <w:tcBorders>
              <w:top w:val="nil"/>
              <w:left w:val="nil"/>
              <w:bottom w:val="single" w:sz="4" w:space="0" w:color="auto"/>
              <w:right w:val="single" w:sz="4" w:space="0" w:color="auto"/>
            </w:tcBorders>
            <w:shd w:val="clear" w:color="auto" w:fill="auto"/>
            <w:vAlign w:val="center"/>
          </w:tcPr>
          <w:p w:rsidR="00FE2058" w:rsidRPr="009E6545" w:rsidRDefault="00C02F93" w:rsidP="001C6D64">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w:t>
            </w:r>
            <w:r w:rsidR="00B429C0">
              <w:rPr>
                <w:rFonts w:eastAsia="Times New Roman" w:cs="Calibri"/>
                <w:sz w:val="16"/>
                <w:szCs w:val="16"/>
                <w:lang w:eastAsia="fr-FR" w:bidi="ar-SA"/>
              </w:rPr>
              <w:t>6</w:t>
            </w:r>
            <w:r w:rsidRPr="009E6545">
              <w:rPr>
                <w:rFonts w:eastAsia="Times New Roman" w:cs="Calibri"/>
                <w:sz w:val="16"/>
                <w:szCs w:val="16"/>
                <w:lang w:eastAsia="fr-FR" w:bidi="ar-SA"/>
              </w:rPr>
              <w:t>)</w:t>
            </w:r>
          </w:p>
        </w:tc>
        <w:tc>
          <w:tcPr>
            <w:tcW w:w="567"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FE2058" w:rsidP="001C6D64">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9E6545" w:rsidRDefault="00FE2058" w:rsidP="001C6D64">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897" w:type="dxa"/>
            <w:tcBorders>
              <w:top w:val="nil"/>
              <w:left w:val="single" w:sz="4" w:space="0" w:color="auto"/>
              <w:bottom w:val="single" w:sz="4" w:space="0" w:color="auto"/>
              <w:right w:val="single" w:sz="4" w:space="0" w:color="auto"/>
            </w:tcBorders>
            <w:shd w:val="clear" w:color="auto" w:fill="auto"/>
            <w:vAlign w:val="center"/>
          </w:tcPr>
          <w:p w:rsidR="00FE2058" w:rsidRPr="009E6545" w:rsidRDefault="00FE2058" w:rsidP="001C6D64">
            <w:pPr>
              <w:ind w:left="214" w:hanging="142"/>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FE2058" w:rsidRPr="009E6545" w:rsidRDefault="00FE2058" w:rsidP="001C6D64">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tcPr>
          <w:p w:rsidR="00FE2058" w:rsidRPr="009E6545" w:rsidRDefault="00FE2058" w:rsidP="001C6D64">
            <w:pPr>
              <w:ind w:left="214" w:hanging="142"/>
              <w:jc w:val="center"/>
              <w:rPr>
                <w:rFonts w:eastAsia="Times New Roman" w:cs="Calibri"/>
                <w:sz w:val="16"/>
                <w:szCs w:val="16"/>
                <w:lang w:eastAsia="fr-FR" w:bidi="ar-SA"/>
              </w:rPr>
            </w:pPr>
            <w:r>
              <w:rPr>
                <w:rFonts w:eastAsia="Times New Roman" w:cs="Calibri"/>
                <w:sz w:val="16"/>
                <w:szCs w:val="16"/>
                <w:lang w:eastAsia="fr-FR" w:bidi="ar-SA"/>
              </w:rPr>
              <w:t>liste</w:t>
            </w:r>
          </w:p>
        </w:tc>
        <w:tc>
          <w:tcPr>
            <w:tcW w:w="2126" w:type="dxa"/>
            <w:tcBorders>
              <w:top w:val="nil"/>
              <w:left w:val="nil"/>
              <w:bottom w:val="single" w:sz="4" w:space="0" w:color="auto"/>
              <w:right w:val="single" w:sz="4" w:space="0" w:color="auto"/>
            </w:tcBorders>
            <w:shd w:val="clear" w:color="auto" w:fill="auto"/>
            <w:vAlign w:val="center"/>
          </w:tcPr>
          <w:p w:rsidR="00FE2058" w:rsidRPr="009E6545" w:rsidRDefault="00FE2058" w:rsidP="001C6D64">
            <w:pPr>
              <w:ind w:left="214" w:hanging="142"/>
              <w:rPr>
                <w:rFonts w:eastAsia="Times New Roman" w:cs="Calibri"/>
                <w:sz w:val="16"/>
                <w:szCs w:val="16"/>
                <w:lang w:eastAsia="fr-FR" w:bidi="ar-SA"/>
              </w:rPr>
            </w:pPr>
            <w:r>
              <w:rPr>
                <w:rFonts w:eastAsia="Times New Roman" w:cs="Calibri"/>
                <w:sz w:val="16"/>
                <w:szCs w:val="16"/>
                <w:lang w:eastAsia="fr-FR" w:bidi="ar-SA"/>
              </w:rPr>
              <w:t>Departement SI de rattachement du service</w:t>
            </w:r>
          </w:p>
        </w:tc>
      </w:tr>
      <w:tr w:rsidR="001C6D64" w:rsidRPr="009E6545" w:rsidTr="003E2344">
        <w:trPr>
          <w:trHeight w:val="720"/>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FE2058" w:rsidRPr="009E6545" w:rsidRDefault="00FE2058" w:rsidP="00547543">
            <w:pPr>
              <w:ind w:left="214" w:hanging="142"/>
              <w:rPr>
                <w:rFonts w:eastAsia="Times New Roman" w:cs="Calibri"/>
                <w:sz w:val="16"/>
                <w:szCs w:val="16"/>
                <w:lang w:eastAsia="fr-FR" w:bidi="ar-SA"/>
              </w:rPr>
            </w:pPr>
            <w:r w:rsidRPr="009E6545">
              <w:rPr>
                <w:rFonts w:eastAsia="Times New Roman" w:cs="Calibri"/>
                <w:sz w:val="16"/>
                <w:szCs w:val="16"/>
                <w:lang w:eastAsia="fr-FR" w:bidi="ar-SA"/>
              </w:rPr>
              <w:t xml:space="preserve">DATE CREATION </w:t>
            </w:r>
          </w:p>
        </w:tc>
        <w:tc>
          <w:tcPr>
            <w:tcW w:w="851" w:type="dxa"/>
            <w:tcBorders>
              <w:top w:val="nil"/>
              <w:left w:val="nil"/>
              <w:bottom w:val="single" w:sz="4" w:space="0" w:color="auto"/>
              <w:right w:val="single" w:sz="4" w:space="0" w:color="auto"/>
            </w:tcBorders>
            <w:shd w:val="clear" w:color="auto" w:fill="auto"/>
            <w:vAlign w:val="center"/>
            <w:hideMark/>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417" w:type="dxa"/>
            <w:tcBorders>
              <w:top w:val="nil"/>
              <w:left w:val="nil"/>
              <w:bottom w:val="single" w:sz="4" w:space="0" w:color="auto"/>
              <w:right w:val="single" w:sz="4" w:space="0" w:color="auto"/>
            </w:tcBorders>
            <w:shd w:val="clear" w:color="auto" w:fill="auto"/>
            <w:vAlign w:val="center"/>
            <w:hideMark/>
          </w:tcPr>
          <w:p w:rsidR="00FE2058" w:rsidRPr="001C6D64" w:rsidRDefault="00FE2058" w:rsidP="00547543">
            <w:pPr>
              <w:jc w:val="center"/>
              <w:rPr>
                <w:rFonts w:eastAsia="Times New Roman" w:cs="Calibri"/>
                <w:sz w:val="16"/>
                <w:szCs w:val="16"/>
                <w:lang w:eastAsia="fr-FR" w:bidi="ar-SA"/>
              </w:rPr>
            </w:pPr>
            <w:r w:rsidRPr="001C6D64">
              <w:rPr>
                <w:rFonts w:eastAsia="Times New Roman" w:cs="Calibri"/>
                <w:sz w:val="16"/>
                <w:szCs w:val="16"/>
                <w:lang w:eastAsia="fr-FR" w:bidi="ar-SA"/>
              </w:rPr>
              <w:t>date (AAAAJJMM)</w:t>
            </w:r>
          </w:p>
        </w:tc>
        <w:tc>
          <w:tcPr>
            <w:tcW w:w="567" w:type="dxa"/>
            <w:tcBorders>
              <w:top w:val="single" w:sz="4" w:space="0" w:color="auto"/>
              <w:left w:val="nil"/>
              <w:bottom w:val="single" w:sz="4" w:space="0" w:color="auto"/>
              <w:right w:val="single" w:sz="4" w:space="0" w:color="auto"/>
            </w:tcBorders>
            <w:shd w:val="clear" w:color="auto" w:fill="auto"/>
            <w:vAlign w:val="center"/>
          </w:tcPr>
          <w:p w:rsidR="00FE2058" w:rsidRPr="001C6D64" w:rsidRDefault="00FE2058" w:rsidP="00547543">
            <w:pPr>
              <w:jc w:val="center"/>
              <w:rPr>
                <w:rFonts w:eastAsia="Times New Roman" w:cs="Calibri"/>
                <w:sz w:val="16"/>
                <w:szCs w:val="16"/>
                <w:lang w:eastAsia="fr-FR" w:bidi="ar-SA"/>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1C6D64" w:rsidRDefault="00FE2058" w:rsidP="00547543">
            <w:pPr>
              <w:jc w:val="center"/>
              <w:rPr>
                <w:rFonts w:eastAsia="Times New Roman" w:cs="Calibri"/>
                <w:sz w:val="16"/>
                <w:szCs w:val="16"/>
                <w:lang w:eastAsia="fr-FR" w:bidi="ar-SA"/>
              </w:rPr>
            </w:pPr>
            <w:r w:rsidRPr="001C6D64">
              <w:rPr>
                <w:rFonts w:eastAsia="Times New Roman" w:cs="Calibri"/>
                <w:sz w:val="16"/>
                <w:szCs w:val="16"/>
                <w:lang w:eastAsia="fr-FR" w:bidi="ar-SA"/>
              </w:rPr>
              <w:t>non </w:t>
            </w:r>
          </w:p>
        </w:tc>
        <w:tc>
          <w:tcPr>
            <w:tcW w:w="897" w:type="dxa"/>
            <w:tcBorders>
              <w:top w:val="nil"/>
              <w:left w:val="single" w:sz="4" w:space="0" w:color="auto"/>
              <w:bottom w:val="single" w:sz="4" w:space="0" w:color="auto"/>
              <w:right w:val="single" w:sz="4" w:space="0" w:color="auto"/>
            </w:tcBorders>
            <w:shd w:val="clear" w:color="auto" w:fill="auto"/>
            <w:vAlign w:val="center"/>
            <w:hideMark/>
          </w:tcPr>
          <w:p w:rsidR="00FE2058" w:rsidRPr="001C6D64" w:rsidRDefault="00FE2058" w:rsidP="00547543">
            <w:pPr>
              <w:jc w:val="center"/>
              <w:rPr>
                <w:rFonts w:eastAsia="Times New Roman" w:cs="Calibri"/>
                <w:sz w:val="16"/>
                <w:szCs w:val="16"/>
                <w:lang w:eastAsia="fr-FR" w:bidi="ar-SA"/>
              </w:rPr>
            </w:pPr>
            <w:r w:rsidRPr="001C6D64">
              <w:rPr>
                <w:rFonts w:eastAsia="Times New Roman" w:cs="Calibri"/>
                <w:sz w:val="16"/>
                <w:szCs w:val="16"/>
                <w:lang w:eastAsia="fr-FR" w:bidi="ar-SA"/>
              </w:rPr>
              <w:t>calculé </w:t>
            </w:r>
          </w:p>
        </w:tc>
        <w:tc>
          <w:tcPr>
            <w:tcW w:w="971" w:type="dxa"/>
            <w:tcBorders>
              <w:top w:val="nil"/>
              <w:left w:val="nil"/>
              <w:bottom w:val="single" w:sz="4" w:space="0" w:color="auto"/>
              <w:right w:val="single" w:sz="4" w:space="0" w:color="auto"/>
            </w:tcBorders>
            <w:shd w:val="clear" w:color="auto" w:fill="auto"/>
            <w:vAlign w:val="center"/>
            <w:hideMark/>
          </w:tcPr>
          <w:p w:rsidR="00FE2058" w:rsidRPr="001C6D64" w:rsidRDefault="00FE2058" w:rsidP="00547543">
            <w:pPr>
              <w:jc w:val="center"/>
              <w:rPr>
                <w:rFonts w:eastAsia="Times New Roman" w:cs="Calibri"/>
                <w:sz w:val="16"/>
                <w:szCs w:val="16"/>
                <w:lang w:eastAsia="fr-FR" w:bidi="ar-SA"/>
              </w:rPr>
            </w:pPr>
            <w:r w:rsidRPr="001C6D64">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hideMark/>
          </w:tcPr>
          <w:p w:rsidR="00FE2058" w:rsidRPr="001C6D64" w:rsidRDefault="00FE2058" w:rsidP="00547543">
            <w:pPr>
              <w:jc w:val="center"/>
              <w:rPr>
                <w:rFonts w:eastAsia="Times New Roman" w:cs="Calibri"/>
                <w:sz w:val="16"/>
                <w:szCs w:val="16"/>
                <w:lang w:eastAsia="fr-FR" w:bidi="ar-SA"/>
              </w:rPr>
            </w:pPr>
          </w:p>
        </w:tc>
        <w:tc>
          <w:tcPr>
            <w:tcW w:w="2126" w:type="dxa"/>
            <w:tcBorders>
              <w:top w:val="nil"/>
              <w:left w:val="nil"/>
              <w:bottom w:val="single" w:sz="4" w:space="0" w:color="auto"/>
              <w:right w:val="single" w:sz="4" w:space="0" w:color="auto"/>
            </w:tcBorders>
            <w:shd w:val="clear" w:color="auto" w:fill="auto"/>
            <w:vAlign w:val="center"/>
            <w:hideMark/>
          </w:tcPr>
          <w:p w:rsidR="00FE2058" w:rsidRPr="001C6D64" w:rsidRDefault="00FE2058" w:rsidP="001C6D64">
            <w:pPr>
              <w:rPr>
                <w:rFonts w:eastAsia="Times New Roman" w:cs="Calibri"/>
                <w:sz w:val="16"/>
                <w:szCs w:val="16"/>
                <w:lang w:eastAsia="fr-FR" w:bidi="ar-SA"/>
              </w:rPr>
            </w:pPr>
            <w:r w:rsidRPr="001C6D64">
              <w:rPr>
                <w:rFonts w:eastAsia="Times New Roman" w:cs="Calibri"/>
                <w:sz w:val="16"/>
                <w:szCs w:val="16"/>
                <w:lang w:eastAsia="fr-FR" w:bidi="ar-SA"/>
              </w:rPr>
              <w:t xml:space="preserve">date de création de l'enregistrement. Alimenté par le systEme A la date du jour de création. </w:t>
            </w:r>
          </w:p>
        </w:tc>
      </w:tr>
      <w:tr w:rsidR="001C6D64" w:rsidRPr="009E6545" w:rsidTr="003E2344">
        <w:trPr>
          <w:trHeight w:val="96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FE2058" w:rsidRPr="009E6545" w:rsidRDefault="00FE2058" w:rsidP="00547543">
            <w:pPr>
              <w:ind w:left="214" w:hanging="142"/>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851" w:type="dxa"/>
            <w:tcBorders>
              <w:top w:val="nil"/>
              <w:left w:val="nil"/>
              <w:bottom w:val="single" w:sz="4" w:space="0" w:color="auto"/>
              <w:right w:val="single" w:sz="4" w:space="0" w:color="auto"/>
            </w:tcBorders>
            <w:shd w:val="clear" w:color="auto" w:fill="auto"/>
            <w:noWrap/>
            <w:vAlign w:val="center"/>
            <w:hideMark/>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417" w:type="dxa"/>
            <w:tcBorders>
              <w:top w:val="nil"/>
              <w:left w:val="nil"/>
              <w:bottom w:val="single" w:sz="4" w:space="0" w:color="auto"/>
              <w:right w:val="single" w:sz="4" w:space="0" w:color="auto"/>
            </w:tcBorders>
            <w:shd w:val="clear" w:color="auto" w:fill="auto"/>
            <w:noWrap/>
            <w:vAlign w:val="center"/>
            <w:hideMark/>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567"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9E6545" w:rsidRDefault="001C6D64" w:rsidP="00547543">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897" w:type="dxa"/>
            <w:tcBorders>
              <w:top w:val="nil"/>
              <w:left w:val="single" w:sz="4" w:space="0" w:color="auto"/>
              <w:bottom w:val="single" w:sz="4" w:space="0" w:color="auto"/>
              <w:right w:val="single" w:sz="4" w:space="0" w:color="auto"/>
            </w:tcBorders>
            <w:shd w:val="clear" w:color="auto" w:fill="auto"/>
            <w:noWrap/>
            <w:vAlign w:val="center"/>
            <w:hideMark/>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hideMark/>
          </w:tcPr>
          <w:p w:rsidR="00FE2058" w:rsidRPr="009E6545" w:rsidRDefault="00FE2058" w:rsidP="00547543">
            <w:pPr>
              <w:jc w:val="center"/>
              <w:rPr>
                <w:rFonts w:eastAsia="Times New Roman" w:cs="Calibri"/>
                <w:sz w:val="16"/>
                <w:szCs w:val="16"/>
                <w:lang w:eastAsia="fr-FR" w:bidi="ar-SA"/>
              </w:rPr>
            </w:pPr>
          </w:p>
        </w:tc>
        <w:tc>
          <w:tcPr>
            <w:tcW w:w="2126" w:type="dxa"/>
            <w:tcBorders>
              <w:top w:val="nil"/>
              <w:left w:val="nil"/>
              <w:bottom w:val="single" w:sz="4" w:space="0" w:color="auto"/>
              <w:right w:val="single" w:sz="4" w:space="0" w:color="auto"/>
            </w:tcBorders>
            <w:shd w:val="clear" w:color="auto" w:fill="auto"/>
            <w:vAlign w:val="center"/>
            <w:hideMark/>
          </w:tcPr>
          <w:p w:rsidR="00FE2058" w:rsidRPr="009E6545" w:rsidRDefault="00FE2058" w:rsidP="001C6D64">
            <w:pPr>
              <w:rPr>
                <w:rFonts w:eastAsia="Times New Roman" w:cs="Calibri"/>
                <w:sz w:val="16"/>
                <w:szCs w:val="16"/>
                <w:lang w:eastAsia="fr-FR" w:bidi="ar-SA"/>
              </w:rPr>
            </w:pPr>
            <w:r w:rsidRPr="009E6545">
              <w:rPr>
                <w:rFonts w:eastAsia="Times New Roman" w:cs="Calibri"/>
                <w:sz w:val="16"/>
                <w:szCs w:val="16"/>
                <w:lang w:eastAsia="fr-FR" w:bidi="ar-SA"/>
              </w:rPr>
              <w:t xml:space="preserve">date de la dernière mise A jour de l'enregistrement. Date alimentée par le système </w:t>
            </w:r>
          </w:p>
        </w:tc>
      </w:tr>
      <w:tr w:rsidR="001C6D64" w:rsidRPr="009E6545" w:rsidTr="003E2344">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9E6545" w:rsidRDefault="00FE2058" w:rsidP="00547543">
            <w:pPr>
              <w:ind w:left="214" w:hanging="142"/>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417"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567"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oui</w:t>
            </w:r>
            <w:r w:rsidRPr="009E6545">
              <w:rPr>
                <w:rFonts w:eastAsia="Times New Roman" w:cs="Calibri"/>
                <w:sz w:val="16"/>
                <w:szCs w:val="16"/>
                <w:lang w:eastAsia="fr-FR" w:bidi="ar-SA"/>
              </w:rPr>
              <w:t> </w:t>
            </w:r>
          </w:p>
        </w:tc>
        <w:tc>
          <w:tcPr>
            <w:tcW w:w="897"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9E6545" w:rsidRDefault="003E2344" w:rsidP="00547543">
            <w:pPr>
              <w:jc w:val="center"/>
              <w:rPr>
                <w:rFonts w:eastAsia="Times New Roman" w:cs="Calibri"/>
                <w:sz w:val="16"/>
                <w:szCs w:val="16"/>
                <w:lang w:eastAsia="fr-FR" w:bidi="ar-SA"/>
              </w:rPr>
            </w:pPr>
            <w:r w:rsidRPr="009E6545">
              <w:rPr>
                <w:rFonts w:eastAsia="Times New Roman" w:cs="Calibri"/>
                <w:sz w:val="16"/>
                <w:szCs w:val="16"/>
                <w:lang w:eastAsia="fr-FR" w:bidi="ar-SA"/>
              </w:rPr>
              <w:t>C</w:t>
            </w:r>
            <w:r w:rsidR="00FE2058" w:rsidRPr="009E6545">
              <w:rPr>
                <w:rFonts w:eastAsia="Times New Roman" w:cs="Calibri"/>
                <w:sz w:val="16"/>
                <w:szCs w:val="16"/>
                <w:lang w:eastAsia="fr-FR" w:bidi="ar-SA"/>
              </w:rPr>
              <w:t>alculé</w:t>
            </w:r>
            <w:r>
              <w:rPr>
                <w:rFonts w:eastAsia="Times New Roman" w:cs="Calibri"/>
                <w:sz w:val="16"/>
                <w:szCs w:val="16"/>
                <w:lang w:eastAsia="fr-FR" w:bidi="ar-SA"/>
              </w:rPr>
              <w:t>, modifiable</w:t>
            </w:r>
            <w:r w:rsidR="00FE2058" w:rsidRPr="009E6545">
              <w:rPr>
                <w:rFonts w:eastAsia="Times New Roman" w:cs="Calibri"/>
                <w:sz w:val="16"/>
                <w:szCs w:val="16"/>
                <w:lang w:eastAsia="fr-FR" w:bidi="ar-SA"/>
              </w:rPr>
              <w:t> </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3E2344" w:rsidP="00547543">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2126"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FE2058" w:rsidP="001C6D64">
            <w:pP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w:t>
            </w:r>
            <w:r w:rsidR="003E2344">
              <w:rPr>
                <w:rFonts w:eastAsia="Times New Roman" w:cs="Calibri"/>
                <w:sz w:val="16"/>
                <w:szCs w:val="16"/>
                <w:lang w:eastAsia="fr-FR" w:bidi="ar-SA"/>
              </w:rPr>
              <w:t>entée par défaut au 01/01/2076 et modifiable.</w:t>
            </w:r>
          </w:p>
        </w:tc>
      </w:tr>
      <w:tr w:rsidR="001C6D64" w:rsidRPr="009E6545" w:rsidTr="003E2344">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9E6545" w:rsidRDefault="00FE2058" w:rsidP="00547543">
            <w:pPr>
              <w:ind w:left="214" w:hanging="142"/>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FE2058" w:rsidRPr="00045326" w:rsidRDefault="00FE2058" w:rsidP="00547543">
            <w:pPr>
              <w:jc w:val="center"/>
              <w:rPr>
                <w:rFonts w:eastAsia="Times New Roman" w:cs="Calibri"/>
                <w:sz w:val="16"/>
                <w:szCs w:val="16"/>
                <w:lang w:eastAsia="fr-FR" w:bidi="ar-SA"/>
              </w:rPr>
            </w:pPr>
            <w:r w:rsidRPr="00045326">
              <w:rPr>
                <w:rFonts w:eastAsia="Times New Roman" w:cs="Calibri"/>
                <w:sz w:val="16"/>
                <w:szCs w:val="16"/>
                <w:lang w:eastAsia="fr-FR" w:bidi="ar-SA"/>
              </w:rPr>
              <w:t>CUSER </w:t>
            </w:r>
          </w:p>
        </w:tc>
        <w:tc>
          <w:tcPr>
            <w:tcW w:w="1417"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567"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sidRPr="009E6545">
              <w:rPr>
                <w:rFonts w:eastAsia="Times New Roman" w:cs="Calibri"/>
                <w:sz w:val="16"/>
                <w:szCs w:val="16"/>
                <w:lang w:eastAsia="fr-FR" w:bidi="ar-SA"/>
              </w:rPr>
              <w:t>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9E6545" w:rsidRDefault="001C6D64" w:rsidP="00547543">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897"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FE2058" w:rsidRPr="00045326" w:rsidRDefault="00FE2058" w:rsidP="00547543">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FE2058" w:rsidP="00547543">
            <w:pPr>
              <w:jc w:val="center"/>
              <w:rPr>
                <w:rFonts w:eastAsia="Times New Roman" w:cs="Calibri"/>
                <w:sz w:val="16"/>
                <w:szCs w:val="16"/>
                <w:lang w:eastAsia="fr-FR" w:bidi="ar-SA"/>
              </w:rPr>
            </w:pPr>
          </w:p>
        </w:tc>
        <w:tc>
          <w:tcPr>
            <w:tcW w:w="2126" w:type="dxa"/>
            <w:tcBorders>
              <w:top w:val="single" w:sz="4" w:space="0" w:color="auto"/>
              <w:left w:val="nil"/>
              <w:bottom w:val="single" w:sz="4" w:space="0" w:color="auto"/>
              <w:right w:val="single" w:sz="4" w:space="0" w:color="auto"/>
            </w:tcBorders>
            <w:shd w:val="clear" w:color="auto" w:fill="auto"/>
            <w:vAlign w:val="center"/>
          </w:tcPr>
          <w:p w:rsidR="00FE2058" w:rsidRPr="009E6545" w:rsidRDefault="00FE2058" w:rsidP="001C6D64">
            <w:pP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547543" w:rsidRDefault="00547543" w:rsidP="00547543">
      <w:pPr>
        <w:pStyle w:val="Titre4"/>
      </w:pPr>
      <w:r w:rsidRPr="004E2387">
        <w:rPr>
          <w:rFonts w:asciiTheme="minorHAnsi" w:hAnsiTheme="minorHAnsi" w:cstheme="minorHAnsi"/>
          <w:lang w:eastAsia="fr-FR" w:bidi="ar-SA"/>
        </w:rPr>
        <w:t xml:space="preserve">Création : renseignement des données de </w:t>
      </w:r>
      <w:r w:rsidRPr="00980652">
        <w:rPr>
          <w:rFonts w:asciiTheme="minorHAnsi" w:hAnsiTheme="minorHAnsi" w:cstheme="minorHAnsi"/>
        </w:rPr>
        <w:t>ta_</w:t>
      </w:r>
      <w:r>
        <w:rPr>
          <w:rFonts w:asciiTheme="minorHAnsi" w:hAnsiTheme="minorHAnsi" w:cstheme="minorHAnsi"/>
        </w:rPr>
        <w:t>g3p_</w:t>
      </w:r>
      <w:r w:rsidR="00DB343B">
        <w:rPr>
          <w:rFonts w:asciiTheme="minorHAnsi" w:hAnsiTheme="minorHAnsi" w:cstheme="minorHAnsi"/>
        </w:rPr>
        <w:t>service_moa</w:t>
      </w:r>
    </w:p>
    <w:p w:rsidR="00547543" w:rsidRDefault="00547543" w:rsidP="00547543">
      <w:pPr>
        <w:autoSpaceDE w:val="0"/>
        <w:autoSpaceDN w:val="0"/>
        <w:adjustRightInd w:val="0"/>
        <w:rPr>
          <w:rFonts w:asciiTheme="minorHAnsi" w:hAnsiTheme="minorHAnsi" w:cstheme="minorHAnsi"/>
          <w:szCs w:val="24"/>
          <w:lang w:eastAsia="fr-FR" w:bidi="ar-SA"/>
        </w:rPr>
      </w:pPr>
    </w:p>
    <w:p w:rsidR="00547543" w:rsidRPr="007E57B2" w:rsidRDefault="00547543" w:rsidP="0054754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547543" w:rsidRDefault="00547543" w:rsidP="0054754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MOA</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C0SEMA</w:t>
      </w:r>
      <w:r w:rsidRPr="00AB593C">
        <w:rPr>
          <w:rFonts w:asciiTheme="minorHAnsi" w:hAnsiTheme="minorHAnsi" w:cstheme="minorHAnsi"/>
          <w:szCs w:val="24"/>
          <w:lang w:eastAsia="fr-FR" w:bidi="ar-SA"/>
        </w:rPr>
        <w:t>)</w:t>
      </w:r>
    </w:p>
    <w:p w:rsidR="00547543" w:rsidRDefault="00547543" w:rsidP="0054754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MOA</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LBSEMA</w:t>
      </w:r>
      <w:r w:rsidRPr="00AB593C">
        <w:rPr>
          <w:rFonts w:asciiTheme="minorHAnsi" w:hAnsiTheme="minorHAnsi" w:cstheme="minorHAnsi"/>
          <w:szCs w:val="24"/>
          <w:lang w:eastAsia="fr-FR" w:bidi="ar-SA"/>
        </w:rPr>
        <w:t>)</w:t>
      </w:r>
    </w:p>
    <w:p w:rsidR="00547543" w:rsidRPr="00547543" w:rsidRDefault="00547543" w:rsidP="00547543">
      <w:pPr>
        <w:numPr>
          <w:ilvl w:val="0"/>
          <w:numId w:val="675"/>
        </w:numPr>
        <w:autoSpaceDE w:val="0"/>
        <w:autoSpaceDN w:val="0"/>
        <w:adjustRightInd w:val="0"/>
        <w:rPr>
          <w:rFonts w:asciiTheme="minorHAnsi" w:hAnsiTheme="minorHAnsi" w:cstheme="minorHAnsi"/>
          <w:szCs w:val="24"/>
          <w:lang w:eastAsia="fr-FR" w:bidi="ar-SA"/>
        </w:rPr>
      </w:pPr>
      <w:r w:rsidRPr="00547543">
        <w:rPr>
          <w:rFonts w:asciiTheme="minorHAnsi" w:hAnsiTheme="minorHAnsi" w:cstheme="minorHAnsi"/>
          <w:szCs w:val="24"/>
          <w:lang w:eastAsia="fr-FR" w:bidi="ar-SA"/>
        </w:rPr>
        <w:t>MNEMONIQUE SERVICE MOA (MN</w:t>
      </w:r>
      <w:r>
        <w:rPr>
          <w:rFonts w:asciiTheme="minorHAnsi" w:hAnsiTheme="minorHAnsi" w:cstheme="minorHAnsi"/>
          <w:szCs w:val="24"/>
          <w:lang w:eastAsia="fr-FR" w:bidi="ar-SA"/>
        </w:rPr>
        <w:t>SEMA</w:t>
      </w:r>
      <w:r w:rsidRPr="00547543">
        <w:rPr>
          <w:rFonts w:asciiTheme="minorHAnsi" w:hAnsiTheme="minorHAnsi" w:cstheme="minorHAnsi"/>
          <w:szCs w:val="24"/>
          <w:lang w:eastAsia="fr-FR" w:bidi="ar-SA"/>
        </w:rPr>
        <w:t>)</w:t>
      </w:r>
    </w:p>
    <w:p w:rsidR="00547543" w:rsidRPr="00B819AD" w:rsidRDefault="00547543" w:rsidP="00547543">
      <w:pPr>
        <w:autoSpaceDE w:val="0"/>
        <w:autoSpaceDN w:val="0"/>
        <w:adjustRightInd w:val="0"/>
        <w:rPr>
          <w:rFonts w:asciiTheme="minorHAnsi" w:hAnsiTheme="minorHAnsi" w:cstheme="minorHAnsi"/>
          <w:szCs w:val="24"/>
          <w:lang w:eastAsia="fr-FR" w:bidi="ar-SA"/>
        </w:rPr>
      </w:pPr>
    </w:p>
    <w:p w:rsidR="00547543" w:rsidRDefault="00547543" w:rsidP="00547543">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547543" w:rsidRDefault="00547543" w:rsidP="00547543">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1E52FD" w:rsidRDefault="001E52FD" w:rsidP="001E52FD">
      <w:pPr>
        <w:rPr>
          <w:lang w:eastAsia="fr-FR" w:bidi="ar-SA"/>
        </w:rPr>
      </w:pPr>
    </w:p>
    <w:p w:rsidR="001E52FD" w:rsidRPr="00150123" w:rsidRDefault="001E52FD" w:rsidP="001E52F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1E52FD" w:rsidRPr="00150123" w:rsidRDefault="001E52FD" w:rsidP="001E52FD">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DEPT SI SERVICE MOA  (DESEMA)</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w:t>
      </w:r>
      <w:r w:rsidR="00897ED0">
        <w:rPr>
          <w:rFonts w:asciiTheme="minorHAnsi" w:hAnsiTheme="minorHAnsi" w:cstheme="minorHAnsi"/>
          <w:szCs w:val="24"/>
          <w:lang w:eastAsia="fr-FR" w:bidi="ar-SA"/>
        </w:rPr>
        <w:t xml:space="preserve">MNEMONIQUE DEPT SI - </w:t>
      </w:r>
      <w:r>
        <w:rPr>
          <w:rFonts w:asciiTheme="minorHAnsi" w:hAnsiTheme="minorHAnsi" w:cstheme="minorHAnsi"/>
          <w:szCs w:val="24"/>
          <w:lang w:eastAsia="fr-FR" w:bidi="ar-SA"/>
        </w:rPr>
        <w:t xml:space="preserve">LIBELLE DEPT SI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ta_g3p_dept_si</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ta_g3p_dept_si</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547543" w:rsidRPr="00C362CD" w:rsidRDefault="00547543" w:rsidP="00547543">
      <w:pPr>
        <w:pStyle w:val="Titre4"/>
        <w:rPr>
          <w:lang w:eastAsia="fr-FR" w:bidi="ar-SA"/>
        </w:rPr>
      </w:pPr>
      <w:r w:rsidRPr="004C6180">
        <w:rPr>
          <w:rFonts w:asciiTheme="minorHAnsi" w:hAnsiTheme="minorHAnsi" w:cstheme="minorHAnsi"/>
        </w:rPr>
        <w:t xml:space="preserve">Création : contrôle des données de </w:t>
      </w:r>
      <w:r w:rsidR="00DB343B" w:rsidRPr="00980652">
        <w:rPr>
          <w:rFonts w:asciiTheme="minorHAnsi" w:hAnsiTheme="minorHAnsi" w:cstheme="minorHAnsi"/>
        </w:rPr>
        <w:t>ta_</w:t>
      </w:r>
      <w:r w:rsidR="00DB343B">
        <w:rPr>
          <w:rFonts w:asciiTheme="minorHAnsi" w:hAnsiTheme="minorHAnsi" w:cstheme="minorHAnsi"/>
        </w:rPr>
        <w:t>g3p_service_moa</w:t>
      </w:r>
    </w:p>
    <w:p w:rsidR="00547543" w:rsidRDefault="00547543" w:rsidP="00547543">
      <w:pPr>
        <w:autoSpaceDE w:val="0"/>
        <w:autoSpaceDN w:val="0"/>
        <w:adjustRightInd w:val="0"/>
        <w:rPr>
          <w:rFonts w:asciiTheme="minorHAnsi" w:hAnsiTheme="minorHAnsi" w:cstheme="minorHAnsi"/>
          <w:szCs w:val="24"/>
          <w:lang w:eastAsia="fr-FR" w:bidi="ar-SA"/>
        </w:rPr>
      </w:pPr>
    </w:p>
    <w:p w:rsidR="00547543" w:rsidRPr="00150123" w:rsidRDefault="00547543" w:rsidP="00547543">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547543" w:rsidRDefault="00547543" w:rsidP="0054754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MOA</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C0SEMA</w:t>
      </w:r>
      <w:r w:rsidRPr="00AB593C">
        <w:rPr>
          <w:rFonts w:asciiTheme="minorHAnsi" w:hAnsiTheme="minorHAnsi" w:cstheme="minorHAnsi"/>
          <w:szCs w:val="24"/>
          <w:lang w:eastAsia="fr-FR" w:bidi="ar-SA"/>
        </w:rPr>
        <w:t>)</w:t>
      </w:r>
    </w:p>
    <w:p w:rsidR="00547543" w:rsidRDefault="00547543" w:rsidP="0054754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MOA</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LBSEMA</w:t>
      </w:r>
      <w:r w:rsidRPr="00AB593C">
        <w:rPr>
          <w:rFonts w:asciiTheme="minorHAnsi" w:hAnsiTheme="minorHAnsi" w:cstheme="minorHAnsi"/>
          <w:szCs w:val="24"/>
          <w:lang w:eastAsia="fr-FR" w:bidi="ar-SA"/>
        </w:rPr>
        <w:t>)</w:t>
      </w:r>
    </w:p>
    <w:p w:rsidR="00547543" w:rsidRPr="00547543" w:rsidRDefault="00547543" w:rsidP="00547543">
      <w:pPr>
        <w:numPr>
          <w:ilvl w:val="0"/>
          <w:numId w:val="675"/>
        </w:numPr>
        <w:autoSpaceDE w:val="0"/>
        <w:autoSpaceDN w:val="0"/>
        <w:adjustRightInd w:val="0"/>
        <w:rPr>
          <w:rFonts w:asciiTheme="minorHAnsi" w:hAnsiTheme="minorHAnsi" w:cstheme="minorHAnsi"/>
          <w:szCs w:val="24"/>
          <w:lang w:eastAsia="fr-FR" w:bidi="ar-SA"/>
        </w:rPr>
      </w:pPr>
      <w:r w:rsidRPr="00547543">
        <w:rPr>
          <w:rFonts w:asciiTheme="minorHAnsi" w:hAnsiTheme="minorHAnsi" w:cstheme="minorHAnsi"/>
          <w:szCs w:val="24"/>
          <w:lang w:eastAsia="fr-FR" w:bidi="ar-SA"/>
        </w:rPr>
        <w:t>MNEMONIQUE SERVICE MOA (MN</w:t>
      </w:r>
      <w:r>
        <w:rPr>
          <w:rFonts w:asciiTheme="minorHAnsi" w:hAnsiTheme="minorHAnsi" w:cstheme="minorHAnsi"/>
          <w:szCs w:val="24"/>
          <w:lang w:eastAsia="fr-FR" w:bidi="ar-SA"/>
        </w:rPr>
        <w:t>SEMA</w:t>
      </w:r>
      <w:r w:rsidRPr="00547543">
        <w:rPr>
          <w:rFonts w:asciiTheme="minorHAnsi" w:hAnsiTheme="minorHAnsi" w:cstheme="minorHAnsi"/>
          <w:szCs w:val="24"/>
          <w:lang w:eastAsia="fr-FR" w:bidi="ar-SA"/>
        </w:rPr>
        <w:t>)</w:t>
      </w:r>
    </w:p>
    <w:p w:rsidR="00547543" w:rsidRPr="00150123" w:rsidRDefault="00547543" w:rsidP="00547543">
      <w:pPr>
        <w:autoSpaceDE w:val="0"/>
        <w:autoSpaceDN w:val="0"/>
        <w:adjustRightInd w:val="0"/>
        <w:rPr>
          <w:rFonts w:asciiTheme="minorHAnsi" w:hAnsiTheme="minorHAnsi" w:cstheme="minorHAnsi"/>
          <w:szCs w:val="24"/>
          <w:lang w:eastAsia="fr-FR" w:bidi="ar-SA"/>
        </w:rPr>
      </w:pPr>
    </w:p>
    <w:p w:rsidR="00547543" w:rsidRPr="00150123" w:rsidRDefault="00547543" w:rsidP="00547543">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1E52FD" w:rsidRDefault="001E52FD" w:rsidP="001E52F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MOA</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C0SEMA</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1E52FD" w:rsidRDefault="001E52FD" w:rsidP="001E52F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MOA</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LBSEMA</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50 caractères</w:t>
      </w:r>
    </w:p>
    <w:p w:rsidR="001E52FD" w:rsidRPr="00547543" w:rsidRDefault="001E52FD" w:rsidP="001E52FD">
      <w:pPr>
        <w:numPr>
          <w:ilvl w:val="0"/>
          <w:numId w:val="675"/>
        </w:numPr>
        <w:autoSpaceDE w:val="0"/>
        <w:autoSpaceDN w:val="0"/>
        <w:adjustRightInd w:val="0"/>
        <w:rPr>
          <w:rFonts w:asciiTheme="minorHAnsi" w:hAnsiTheme="minorHAnsi" w:cstheme="minorHAnsi"/>
          <w:szCs w:val="24"/>
          <w:lang w:eastAsia="fr-FR" w:bidi="ar-SA"/>
        </w:rPr>
      </w:pPr>
      <w:r w:rsidRPr="00547543">
        <w:rPr>
          <w:rFonts w:asciiTheme="minorHAnsi" w:hAnsiTheme="minorHAnsi" w:cstheme="minorHAnsi"/>
          <w:szCs w:val="24"/>
          <w:lang w:eastAsia="fr-FR" w:bidi="ar-SA"/>
        </w:rPr>
        <w:t>MNEMONIQUE SERVICE MOA (MN</w:t>
      </w:r>
      <w:r>
        <w:rPr>
          <w:rFonts w:asciiTheme="minorHAnsi" w:hAnsiTheme="minorHAnsi" w:cstheme="minorHAnsi"/>
          <w:szCs w:val="24"/>
          <w:lang w:eastAsia="fr-FR" w:bidi="ar-SA"/>
        </w:rPr>
        <w:t>SEMA</w:t>
      </w:r>
      <w:r w:rsidRPr="00547543">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547543" w:rsidRPr="00150123" w:rsidRDefault="00547543" w:rsidP="00547543">
      <w:pPr>
        <w:autoSpaceDE w:val="0"/>
        <w:autoSpaceDN w:val="0"/>
        <w:adjustRightInd w:val="0"/>
        <w:rPr>
          <w:rFonts w:asciiTheme="minorHAnsi" w:hAnsiTheme="minorHAnsi" w:cstheme="minorHAnsi"/>
          <w:szCs w:val="24"/>
          <w:lang w:eastAsia="fr-FR" w:bidi="ar-SA"/>
        </w:rPr>
      </w:pPr>
    </w:p>
    <w:p w:rsidR="00547543" w:rsidRPr="00150123" w:rsidRDefault="00547543" w:rsidP="00547543">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DB343B" w:rsidRDefault="00DB343B" w:rsidP="00DB343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MOA</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C0SEMA</w:t>
      </w:r>
      <w:r w:rsidRPr="00AB593C">
        <w:rPr>
          <w:rFonts w:asciiTheme="minorHAnsi" w:hAnsiTheme="minorHAnsi" w:cstheme="minorHAnsi"/>
          <w:szCs w:val="24"/>
          <w:lang w:eastAsia="fr-FR" w:bidi="ar-SA"/>
        </w:rPr>
        <w:t>)</w:t>
      </w:r>
    </w:p>
    <w:p w:rsidR="000F38FD" w:rsidRDefault="000F38FD" w:rsidP="000F38FD">
      <w:pPr>
        <w:autoSpaceDE w:val="0"/>
        <w:autoSpaceDN w:val="0"/>
        <w:adjustRightInd w:val="0"/>
        <w:rPr>
          <w:rFonts w:asciiTheme="minorHAnsi" w:hAnsiTheme="minorHAnsi" w:cstheme="minorHAnsi"/>
          <w:szCs w:val="24"/>
          <w:lang w:eastAsia="fr-FR" w:bidi="ar-SA"/>
        </w:rPr>
      </w:pPr>
    </w:p>
    <w:p w:rsidR="000F38FD" w:rsidRPr="00A936C0" w:rsidRDefault="000F38FD" w:rsidP="000F38FD">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Caractères autorisés p</w:t>
      </w:r>
      <w:r>
        <w:rPr>
          <w:rFonts w:asciiTheme="minorHAnsi" w:hAnsiTheme="minorHAnsi" w:cstheme="minorHAnsi"/>
          <w:szCs w:val="24"/>
          <w:lang w:eastAsia="fr-FR" w:bidi="ar-SA"/>
        </w:rPr>
        <w:t>our le champ</w:t>
      </w:r>
      <w:r w:rsidRPr="00150123">
        <w:rPr>
          <w:rFonts w:asciiTheme="minorHAnsi" w:hAnsiTheme="minorHAnsi" w:cstheme="minorHAnsi"/>
          <w:szCs w:val="24"/>
          <w:lang w:eastAsia="fr-FR" w:bidi="ar-SA"/>
        </w:rPr>
        <w:t xml:space="preserve"> de saisie </w:t>
      </w:r>
      <w:r>
        <w:rPr>
          <w:rFonts w:asciiTheme="minorHAnsi" w:hAnsiTheme="minorHAnsi" w:cstheme="minorHAnsi"/>
          <w:szCs w:val="24"/>
          <w:lang w:eastAsia="fr-FR" w:bidi="ar-SA"/>
        </w:rPr>
        <w:t xml:space="preserve">CODE SERVICE MOA </w:t>
      </w:r>
      <w:r w:rsidRPr="00A936C0">
        <w:rPr>
          <w:rFonts w:asciiTheme="minorHAnsi" w:hAnsiTheme="minorHAnsi" w:cstheme="minorHAnsi"/>
          <w:szCs w:val="24"/>
          <w:lang w:eastAsia="fr-FR" w:bidi="ar-SA"/>
        </w:rPr>
        <w:t xml:space="preserve">sont : </w:t>
      </w:r>
    </w:p>
    <w:p w:rsidR="000F38FD" w:rsidRPr="00150123" w:rsidRDefault="000F38FD" w:rsidP="000F38FD">
      <w:pPr>
        <w:numPr>
          <w:ilvl w:val="0"/>
          <w:numId w:val="16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w:t>
      </w:r>
      <w:r w:rsidR="003E2344">
        <w:rPr>
          <w:rFonts w:asciiTheme="minorHAnsi" w:hAnsiTheme="minorHAnsi" w:cstheme="minorHAnsi"/>
          <w:szCs w:val="24"/>
          <w:lang w:eastAsia="fr-FR" w:bidi="ar-SA"/>
        </w:rPr>
        <w:t>s alphanumériques en majuscules</w:t>
      </w:r>
    </w:p>
    <w:p w:rsidR="000F38FD" w:rsidRDefault="003E2344" w:rsidP="000F38FD">
      <w:pPr>
        <w:numPr>
          <w:ilvl w:val="0"/>
          <w:numId w:val="16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les chiffres 0-9</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F38FD" w:rsidRPr="00150123" w:rsidRDefault="000F38FD" w:rsidP="00547543">
      <w:pPr>
        <w:autoSpaceDE w:val="0"/>
        <w:autoSpaceDN w:val="0"/>
        <w:adjustRightInd w:val="0"/>
        <w:rPr>
          <w:rFonts w:asciiTheme="minorHAnsi" w:hAnsiTheme="minorHAnsi" w:cstheme="minorHAnsi"/>
          <w:szCs w:val="24"/>
          <w:lang w:eastAsia="fr-FR" w:bidi="ar-SA"/>
        </w:rPr>
      </w:pPr>
    </w:p>
    <w:p w:rsidR="000A5DE6" w:rsidRPr="009E5826" w:rsidRDefault="000A5DE6" w:rsidP="000A5DE6">
      <w:pPr>
        <w:rPr>
          <w:rFonts w:asciiTheme="minorHAnsi" w:hAnsiTheme="minorHAnsi" w:cstheme="minorHAnsi"/>
          <w:szCs w:val="24"/>
        </w:rPr>
      </w:pPr>
      <w:r w:rsidRPr="009E5826">
        <w:rPr>
          <w:rFonts w:asciiTheme="minorHAnsi" w:hAnsiTheme="minorHAnsi" w:cstheme="minorHAnsi"/>
          <w:szCs w:val="24"/>
        </w:rPr>
        <w:t xml:space="preserve">- Caractères autorisés </w:t>
      </w:r>
      <w:r>
        <w:rPr>
          <w:rFonts w:asciiTheme="minorHAnsi" w:hAnsiTheme="minorHAnsi" w:cstheme="minorHAnsi"/>
          <w:szCs w:val="24"/>
        </w:rPr>
        <w:t xml:space="preserve">pour les champs </w:t>
      </w:r>
      <w:r>
        <w:rPr>
          <w:rFonts w:asciiTheme="minorHAnsi" w:hAnsiTheme="minorHAnsi" w:cstheme="minorHAnsi"/>
          <w:szCs w:val="24"/>
          <w:lang w:eastAsia="fr-FR" w:bidi="ar-SA"/>
        </w:rPr>
        <w:t>LIBELLE SERVICE MOA, MNEMONIQUE SERVICE MOA</w:t>
      </w:r>
      <w:r w:rsidRPr="009E5826">
        <w:rPr>
          <w:rFonts w:asciiTheme="minorHAnsi" w:hAnsiTheme="minorHAnsi" w:cstheme="minorHAnsi"/>
          <w:szCs w:val="24"/>
        </w:rPr>
        <w:t xml:space="preserve"> :</w:t>
      </w:r>
    </w:p>
    <w:p w:rsidR="000A5DE6" w:rsidRDefault="000A5DE6" w:rsidP="000A5DE6">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3E2344" w:rsidRPr="00980652" w:rsidRDefault="003E2344" w:rsidP="003E2344">
      <w:pPr>
        <w:pStyle w:val="Titre4"/>
        <w:rPr>
          <w:rFonts w:asciiTheme="minorHAnsi" w:hAnsiTheme="minorHAnsi" w:cstheme="minorHAnsi"/>
        </w:rPr>
      </w:pPr>
      <w:r w:rsidRPr="00980652">
        <w:rPr>
          <w:rFonts w:asciiTheme="minorHAnsi" w:hAnsiTheme="minorHAnsi" w:cstheme="minorHAnsi"/>
        </w:rPr>
        <w:t>Modification : renseignement des données de ta_</w:t>
      </w:r>
      <w:r>
        <w:rPr>
          <w:rFonts w:asciiTheme="minorHAnsi" w:hAnsiTheme="minorHAnsi" w:cstheme="minorHAnsi"/>
        </w:rPr>
        <w:t>g3p_service_moa</w:t>
      </w:r>
    </w:p>
    <w:p w:rsidR="003E2344" w:rsidRDefault="003E2344" w:rsidP="003E2344">
      <w:pPr>
        <w:autoSpaceDE w:val="0"/>
        <w:autoSpaceDN w:val="0"/>
        <w:adjustRightInd w:val="0"/>
        <w:ind w:left="360"/>
        <w:rPr>
          <w:rFonts w:asciiTheme="minorHAnsi" w:hAnsiTheme="minorHAnsi" w:cstheme="minorHAnsi"/>
          <w:szCs w:val="24"/>
        </w:rPr>
      </w:pPr>
    </w:p>
    <w:p w:rsidR="003E2344" w:rsidRPr="009E5826" w:rsidRDefault="003E2344" w:rsidP="003E2344">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3E2344" w:rsidRDefault="003E2344" w:rsidP="003E234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MOA</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LBSEMA</w:t>
      </w:r>
      <w:r w:rsidRPr="00AB593C">
        <w:rPr>
          <w:rFonts w:asciiTheme="minorHAnsi" w:hAnsiTheme="minorHAnsi" w:cstheme="minorHAnsi"/>
          <w:szCs w:val="24"/>
          <w:lang w:eastAsia="fr-FR" w:bidi="ar-SA"/>
        </w:rPr>
        <w:t>)</w:t>
      </w:r>
    </w:p>
    <w:p w:rsidR="003E2344" w:rsidRPr="00547543" w:rsidRDefault="003E2344" w:rsidP="003E2344">
      <w:pPr>
        <w:numPr>
          <w:ilvl w:val="0"/>
          <w:numId w:val="675"/>
        </w:numPr>
        <w:autoSpaceDE w:val="0"/>
        <w:autoSpaceDN w:val="0"/>
        <w:adjustRightInd w:val="0"/>
        <w:rPr>
          <w:rFonts w:asciiTheme="minorHAnsi" w:hAnsiTheme="minorHAnsi" w:cstheme="minorHAnsi"/>
          <w:szCs w:val="24"/>
          <w:lang w:eastAsia="fr-FR" w:bidi="ar-SA"/>
        </w:rPr>
      </w:pPr>
      <w:r w:rsidRPr="00547543">
        <w:rPr>
          <w:rFonts w:asciiTheme="minorHAnsi" w:hAnsiTheme="minorHAnsi" w:cstheme="minorHAnsi"/>
          <w:szCs w:val="24"/>
          <w:lang w:eastAsia="fr-FR" w:bidi="ar-SA"/>
        </w:rPr>
        <w:t>MNEMONIQUE SERVICE MOA (MN</w:t>
      </w:r>
      <w:r>
        <w:rPr>
          <w:rFonts w:asciiTheme="minorHAnsi" w:hAnsiTheme="minorHAnsi" w:cstheme="minorHAnsi"/>
          <w:szCs w:val="24"/>
          <w:lang w:eastAsia="fr-FR" w:bidi="ar-SA"/>
        </w:rPr>
        <w:t>SEMA</w:t>
      </w:r>
      <w:r w:rsidRPr="00547543">
        <w:rPr>
          <w:rFonts w:asciiTheme="minorHAnsi" w:hAnsiTheme="minorHAnsi" w:cstheme="minorHAnsi"/>
          <w:szCs w:val="24"/>
          <w:lang w:eastAsia="fr-FR" w:bidi="ar-SA"/>
        </w:rPr>
        <w:t>)</w:t>
      </w:r>
    </w:p>
    <w:p w:rsidR="003E2344" w:rsidRPr="000E2103" w:rsidRDefault="003E2344" w:rsidP="003E2344">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p>
    <w:p w:rsidR="003E2344" w:rsidRPr="007E57B2" w:rsidRDefault="003E2344" w:rsidP="003E2344">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3E2344" w:rsidRDefault="003E2344" w:rsidP="003E2344">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3E2344" w:rsidRDefault="003E2344" w:rsidP="003E2344">
      <w:pPr>
        <w:autoSpaceDE w:val="0"/>
        <w:autoSpaceDN w:val="0"/>
        <w:adjustRightInd w:val="0"/>
        <w:rPr>
          <w:rFonts w:asciiTheme="minorHAnsi" w:hAnsiTheme="minorHAnsi" w:cstheme="minorHAnsi"/>
          <w:szCs w:val="24"/>
          <w:lang w:eastAsia="fr-FR" w:bidi="ar-SA"/>
        </w:rPr>
      </w:pPr>
    </w:p>
    <w:p w:rsidR="003E2344" w:rsidRPr="00150123" w:rsidRDefault="003E2344" w:rsidP="003E234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897ED0" w:rsidRPr="00150123" w:rsidRDefault="00897ED0" w:rsidP="00897ED0">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DEPT SI SERVICE MOA  (DESEMA)</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MNEMONIQUE DEPT SI - LIBELLE DEPT SI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ta_g3p_dept_si</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ta_g3p_dept_si</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547543" w:rsidRDefault="00547543" w:rsidP="00547543">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sidR="00DB343B" w:rsidRPr="00980652">
        <w:rPr>
          <w:rFonts w:asciiTheme="minorHAnsi" w:hAnsiTheme="minorHAnsi" w:cstheme="minorHAnsi"/>
        </w:rPr>
        <w:t>ta_</w:t>
      </w:r>
      <w:r w:rsidR="00DB343B">
        <w:rPr>
          <w:rFonts w:asciiTheme="minorHAnsi" w:hAnsiTheme="minorHAnsi" w:cstheme="minorHAnsi"/>
        </w:rPr>
        <w:t>g3p_service_moa</w:t>
      </w:r>
    </w:p>
    <w:p w:rsidR="00547543" w:rsidRPr="00A51EF7" w:rsidRDefault="00547543" w:rsidP="00547543"/>
    <w:p w:rsidR="00411374" w:rsidRPr="00150123" w:rsidRDefault="00411374" w:rsidP="0041137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411374" w:rsidRDefault="00411374" w:rsidP="0041137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MOA</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LBSEMA</w:t>
      </w:r>
      <w:r w:rsidRPr="00AB593C">
        <w:rPr>
          <w:rFonts w:asciiTheme="minorHAnsi" w:hAnsiTheme="minorHAnsi" w:cstheme="minorHAnsi"/>
          <w:szCs w:val="24"/>
          <w:lang w:eastAsia="fr-FR" w:bidi="ar-SA"/>
        </w:rPr>
        <w:t>)</w:t>
      </w:r>
    </w:p>
    <w:p w:rsidR="00411374" w:rsidRDefault="00411374" w:rsidP="00547543">
      <w:pPr>
        <w:autoSpaceDE w:val="0"/>
        <w:autoSpaceDN w:val="0"/>
        <w:adjustRightInd w:val="0"/>
        <w:rPr>
          <w:rFonts w:asciiTheme="minorHAnsi" w:hAnsiTheme="minorHAnsi" w:cstheme="minorHAnsi"/>
          <w:szCs w:val="24"/>
          <w:lang w:eastAsia="fr-FR" w:bidi="ar-SA"/>
        </w:rPr>
      </w:pPr>
    </w:p>
    <w:p w:rsidR="00547543" w:rsidRPr="00150123" w:rsidRDefault="00547543" w:rsidP="00547543">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DB343B" w:rsidRDefault="00DB343B" w:rsidP="00DB343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MOA</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LBSEMA</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50 caractères</w:t>
      </w:r>
    </w:p>
    <w:p w:rsidR="00DB343B" w:rsidRDefault="00DB343B" w:rsidP="00DB343B">
      <w:pPr>
        <w:numPr>
          <w:ilvl w:val="0"/>
          <w:numId w:val="675"/>
        </w:numPr>
        <w:autoSpaceDE w:val="0"/>
        <w:autoSpaceDN w:val="0"/>
        <w:adjustRightInd w:val="0"/>
        <w:rPr>
          <w:rFonts w:asciiTheme="minorHAnsi" w:hAnsiTheme="minorHAnsi" w:cstheme="minorHAnsi"/>
          <w:szCs w:val="24"/>
          <w:lang w:eastAsia="fr-FR" w:bidi="ar-SA"/>
        </w:rPr>
      </w:pPr>
      <w:r w:rsidRPr="00547543">
        <w:rPr>
          <w:rFonts w:asciiTheme="minorHAnsi" w:hAnsiTheme="minorHAnsi" w:cstheme="minorHAnsi"/>
          <w:szCs w:val="24"/>
          <w:lang w:eastAsia="fr-FR" w:bidi="ar-SA"/>
        </w:rPr>
        <w:t>MNEMONIQUE SERVICE MOA (MN</w:t>
      </w:r>
      <w:r>
        <w:rPr>
          <w:rFonts w:asciiTheme="minorHAnsi" w:hAnsiTheme="minorHAnsi" w:cstheme="minorHAnsi"/>
          <w:szCs w:val="24"/>
          <w:lang w:eastAsia="fr-FR" w:bidi="ar-SA"/>
        </w:rPr>
        <w:t>SEMA</w:t>
      </w:r>
      <w:r w:rsidRPr="00547543">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816D0" w:rsidRPr="00547543" w:rsidRDefault="000816D0" w:rsidP="000816D0">
      <w:pPr>
        <w:autoSpaceDE w:val="0"/>
        <w:autoSpaceDN w:val="0"/>
        <w:adjustRightInd w:val="0"/>
        <w:rPr>
          <w:rFonts w:asciiTheme="minorHAnsi" w:hAnsiTheme="minorHAnsi" w:cstheme="minorHAnsi"/>
          <w:szCs w:val="24"/>
          <w:lang w:eastAsia="fr-FR" w:bidi="ar-SA"/>
        </w:rPr>
      </w:pPr>
    </w:p>
    <w:p w:rsidR="000F38FD" w:rsidRPr="009E5826" w:rsidRDefault="000F38FD" w:rsidP="000F38FD">
      <w:pPr>
        <w:rPr>
          <w:rFonts w:asciiTheme="minorHAnsi" w:hAnsiTheme="minorHAnsi" w:cstheme="minorHAnsi"/>
          <w:szCs w:val="24"/>
        </w:rPr>
      </w:pPr>
      <w:r w:rsidRPr="009E5826">
        <w:rPr>
          <w:rFonts w:asciiTheme="minorHAnsi" w:hAnsiTheme="minorHAnsi" w:cstheme="minorHAnsi"/>
          <w:szCs w:val="24"/>
        </w:rPr>
        <w:t xml:space="preserve">- Caractères autorisés </w:t>
      </w:r>
      <w:r>
        <w:rPr>
          <w:rFonts w:asciiTheme="minorHAnsi" w:hAnsiTheme="minorHAnsi" w:cstheme="minorHAnsi"/>
          <w:szCs w:val="24"/>
        </w:rPr>
        <w:t xml:space="preserve">pour les champs </w:t>
      </w:r>
      <w:r>
        <w:rPr>
          <w:rFonts w:asciiTheme="minorHAnsi" w:hAnsiTheme="minorHAnsi" w:cstheme="minorHAnsi"/>
          <w:szCs w:val="24"/>
          <w:lang w:eastAsia="fr-FR" w:bidi="ar-SA"/>
        </w:rPr>
        <w:t>LIBELLE SERVICE MOA, MNEMONIQUE SERVICE MOA</w:t>
      </w:r>
      <w:r w:rsidRPr="009E5826">
        <w:rPr>
          <w:rFonts w:asciiTheme="minorHAnsi" w:hAnsiTheme="minorHAnsi" w:cstheme="minorHAnsi"/>
          <w:szCs w:val="24"/>
        </w:rPr>
        <w:t xml:space="preserve"> :</w:t>
      </w:r>
    </w:p>
    <w:p w:rsidR="000F38FD" w:rsidRPr="000E2103" w:rsidRDefault="000F38FD" w:rsidP="000F38FD">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DF2DF5" w:rsidRDefault="00DF2DF5">
      <w:pPr>
        <w:rPr>
          <w:lang w:eastAsia="fr-FR" w:bidi="ar-SA"/>
        </w:rPr>
      </w:pPr>
      <w:r>
        <w:rPr>
          <w:lang w:eastAsia="fr-FR" w:bidi="ar-SA"/>
        </w:rPr>
        <w:br w:type="page"/>
      </w:r>
    </w:p>
    <w:p w:rsidR="00547543" w:rsidRDefault="00DF2DF5" w:rsidP="00DF2DF5">
      <w:pPr>
        <w:pStyle w:val="Titre3"/>
        <w:rPr>
          <w:lang w:eastAsia="fr-FR" w:bidi="ar-SA"/>
        </w:rPr>
      </w:pPr>
      <w:bookmarkStart w:id="955" w:name="_Toc515444505"/>
      <w:r>
        <w:rPr>
          <w:lang w:eastAsia="fr-FR" w:bidi="ar-SA"/>
        </w:rPr>
        <w:t>Ta_g3p_service_moe</w:t>
      </w:r>
      <w:bookmarkEnd w:id="955"/>
    </w:p>
    <w:p w:rsidR="00DF2DF5" w:rsidRPr="0052237D" w:rsidRDefault="00DF2DF5" w:rsidP="00DF2DF5">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la liste des services MOE</w:t>
      </w:r>
      <w:r w:rsidR="00D045CD">
        <w:rPr>
          <w:rFonts w:asciiTheme="minorHAnsi" w:hAnsiTheme="minorHAnsi" w:cstheme="minorHAnsi"/>
          <w:szCs w:val="24"/>
          <w:lang w:eastAsia="fr-FR" w:bidi="ar-SA"/>
        </w:rPr>
        <w:t>.</w:t>
      </w:r>
    </w:p>
    <w:p w:rsidR="00DF2DF5" w:rsidRDefault="00DF2DF5" w:rsidP="00DF2DF5">
      <w:pPr>
        <w:pStyle w:val="Titre4"/>
        <w:rPr>
          <w:szCs w:val="24"/>
          <w:lang w:eastAsia="fr-FR" w:bidi="ar-SA"/>
        </w:rPr>
      </w:pPr>
      <w:r w:rsidRPr="004E2387">
        <w:rPr>
          <w:lang w:eastAsia="fr-FR" w:bidi="ar-SA"/>
        </w:rPr>
        <w:t>Structure de la table</w:t>
      </w:r>
      <w:r>
        <w:rPr>
          <w:lang w:eastAsia="fr-FR" w:bidi="ar-SA"/>
        </w:rPr>
        <w:t xml:space="preserve"> ta_g3p_</w:t>
      </w:r>
      <w:r w:rsidRPr="00A06560">
        <w:rPr>
          <w:szCs w:val="24"/>
          <w:lang w:eastAsia="fr-FR" w:bidi="ar-SA"/>
        </w:rPr>
        <w:t xml:space="preserve"> </w:t>
      </w:r>
      <w:r>
        <w:rPr>
          <w:szCs w:val="24"/>
          <w:lang w:eastAsia="fr-FR" w:bidi="ar-SA"/>
        </w:rPr>
        <w:t>service_moe</w:t>
      </w:r>
    </w:p>
    <w:p w:rsidR="00310BC9" w:rsidRPr="00310BC9" w:rsidRDefault="00310BC9" w:rsidP="00310BC9">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701"/>
        <w:gridCol w:w="851"/>
        <w:gridCol w:w="1417"/>
        <w:gridCol w:w="469"/>
        <w:gridCol w:w="923"/>
        <w:gridCol w:w="923"/>
        <w:gridCol w:w="971"/>
        <w:gridCol w:w="1109"/>
        <w:gridCol w:w="1687"/>
      </w:tblGrid>
      <w:tr w:rsidR="00DF2DF5" w:rsidRPr="009E6545" w:rsidTr="00C02F93">
        <w:trPr>
          <w:trHeight w:val="720"/>
          <w:tblHeader/>
        </w:trPr>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F2DF5" w:rsidRPr="009E6545" w:rsidRDefault="00DF2DF5" w:rsidP="00341668">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85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F2DF5" w:rsidRPr="009E6545" w:rsidRDefault="00DF2DF5" w:rsidP="00341668">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41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F2DF5" w:rsidRPr="009E6545" w:rsidRDefault="00DF2DF5" w:rsidP="00341668">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46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DF2DF5" w:rsidRPr="009E6545" w:rsidRDefault="00DF2DF5" w:rsidP="00341668">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DF2DF5" w:rsidRPr="009E6545" w:rsidRDefault="00DF2DF5" w:rsidP="00341668">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F2DF5" w:rsidRPr="009E6545" w:rsidRDefault="00DF2DF5" w:rsidP="00341668">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F2DF5" w:rsidRPr="009E6545" w:rsidRDefault="00DF2DF5" w:rsidP="00341668">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110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F2DF5" w:rsidRPr="009E6545" w:rsidRDefault="00DF2DF5" w:rsidP="00341668">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6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DF2DF5" w:rsidRPr="009E6545" w:rsidRDefault="00DF2DF5" w:rsidP="00341668">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DF2DF5" w:rsidRPr="009E6545" w:rsidTr="00C02F93">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SERVICE MOE</w:t>
            </w:r>
          </w:p>
        </w:tc>
        <w:tc>
          <w:tcPr>
            <w:tcW w:w="85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DF2DF5" w:rsidRPr="009E6545" w:rsidRDefault="00DF2DF5" w:rsidP="00AA0DCA">
            <w:pPr>
              <w:jc w:val="center"/>
              <w:rPr>
                <w:rFonts w:eastAsia="Times New Roman" w:cs="Calibri"/>
                <w:sz w:val="16"/>
                <w:szCs w:val="16"/>
                <w:lang w:eastAsia="fr-FR" w:bidi="ar-SA"/>
              </w:rPr>
            </w:pPr>
            <w:r>
              <w:rPr>
                <w:rFonts w:eastAsia="Times New Roman" w:cs="Calibri"/>
                <w:sz w:val="16"/>
                <w:szCs w:val="16"/>
                <w:lang w:eastAsia="fr-FR" w:bidi="ar-SA"/>
              </w:rPr>
              <w:t>C0SEME</w:t>
            </w:r>
          </w:p>
        </w:tc>
        <w:tc>
          <w:tcPr>
            <w:tcW w:w="141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DF2DF5" w:rsidRPr="009E6545" w:rsidRDefault="00DF2DF5" w:rsidP="00AA0DCA">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DF2DF5" w:rsidRPr="009E6545" w:rsidRDefault="00DF2DF5" w:rsidP="00AA0DCA">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DF2DF5" w:rsidRPr="009E6545" w:rsidRDefault="00DF2DF5" w:rsidP="00AA0DCA">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110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DF2DF5" w:rsidRPr="009E6545" w:rsidRDefault="00DF2DF5" w:rsidP="00AA0DCA">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6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DF2DF5" w:rsidRPr="006A110A" w:rsidRDefault="00805B2D" w:rsidP="00AA0DCA">
            <w:pPr>
              <w:jc w:val="center"/>
              <w:rPr>
                <w:rFonts w:eastAsia="Times New Roman" w:cs="Calibri"/>
                <w:sz w:val="16"/>
                <w:szCs w:val="16"/>
                <w:lang w:eastAsia="fr-FR" w:bidi="ar-SA"/>
              </w:rPr>
            </w:pPr>
            <w:r w:rsidRPr="006A110A">
              <w:rPr>
                <w:rFonts w:eastAsia="Times New Roman" w:cs="Calibri"/>
                <w:sz w:val="16"/>
                <w:szCs w:val="16"/>
                <w:lang w:eastAsia="fr-FR" w:bidi="ar-SA"/>
                <w:rPrChange w:id="956" w:author="Osiatisaa, Cds (Ext)" w:date="2018-05-30T11:45:00Z">
                  <w:rPr>
                    <w:rFonts w:eastAsia="Times New Roman" w:cs="Calibri"/>
                    <w:sz w:val="16"/>
                    <w:szCs w:val="16"/>
                    <w:highlight w:val="yellow"/>
                    <w:lang w:eastAsia="fr-FR" w:bidi="ar-SA"/>
                  </w:rPr>
                </w:rPrChange>
              </w:rPr>
              <w:t>Identifiant</w:t>
            </w:r>
            <w:r w:rsidR="00DF2DF5" w:rsidRPr="006A110A">
              <w:rPr>
                <w:rFonts w:eastAsia="Times New Roman" w:cs="Calibri"/>
                <w:sz w:val="16"/>
                <w:szCs w:val="16"/>
                <w:lang w:eastAsia="fr-FR" w:bidi="ar-SA"/>
              </w:rPr>
              <w:t xml:space="preserve"> du Service MOE</w:t>
            </w:r>
          </w:p>
          <w:p w:rsidR="00DF2DF5" w:rsidRPr="006A110A" w:rsidRDefault="00DF2DF5" w:rsidP="00AA0DCA">
            <w:pPr>
              <w:jc w:val="center"/>
              <w:rPr>
                <w:rFonts w:eastAsia="Times New Roman" w:cs="Calibri"/>
                <w:sz w:val="16"/>
                <w:szCs w:val="16"/>
                <w:lang w:eastAsia="fr-FR" w:bidi="ar-SA"/>
              </w:rPr>
            </w:pPr>
            <w:r w:rsidRPr="006A110A">
              <w:rPr>
                <w:rFonts w:eastAsia="Times New Roman" w:cs="Calibri"/>
                <w:sz w:val="16"/>
                <w:szCs w:val="16"/>
                <w:lang w:eastAsia="fr-FR" w:bidi="ar-SA"/>
              </w:rPr>
              <w:t>Ex :</w:t>
            </w:r>
          </w:p>
        </w:tc>
      </w:tr>
      <w:tr w:rsidR="00A175D0" w:rsidRPr="009E6545" w:rsidTr="00C02F93">
        <w:trPr>
          <w:trHeight w:val="720"/>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DF2DF5" w:rsidRPr="009E6545" w:rsidRDefault="00A175D0"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 xml:space="preserve">LIBELLE </w:t>
            </w:r>
            <w:r w:rsidR="00DF2DF5">
              <w:rPr>
                <w:rFonts w:eastAsia="Times New Roman" w:cs="Calibri"/>
                <w:sz w:val="16"/>
                <w:szCs w:val="16"/>
                <w:lang w:eastAsia="fr-FR" w:bidi="ar-SA"/>
              </w:rPr>
              <w:t>SERVICE MOE</w:t>
            </w:r>
          </w:p>
        </w:tc>
        <w:tc>
          <w:tcPr>
            <w:tcW w:w="851" w:type="dxa"/>
            <w:tcBorders>
              <w:top w:val="nil"/>
              <w:left w:val="nil"/>
              <w:bottom w:val="single" w:sz="4" w:space="0" w:color="auto"/>
              <w:right w:val="single" w:sz="4" w:space="0" w:color="auto"/>
            </w:tcBorders>
            <w:shd w:val="clear" w:color="auto" w:fill="auto"/>
            <w:vAlign w:val="center"/>
          </w:tcPr>
          <w:p w:rsidR="00DF2DF5" w:rsidRPr="009E6545" w:rsidRDefault="00A175D0"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LBSEME</w:t>
            </w:r>
          </w:p>
        </w:tc>
        <w:tc>
          <w:tcPr>
            <w:tcW w:w="1417" w:type="dxa"/>
            <w:tcBorders>
              <w:top w:val="nil"/>
              <w:left w:val="nil"/>
              <w:bottom w:val="single" w:sz="4" w:space="0" w:color="auto"/>
              <w:right w:val="single" w:sz="4" w:space="0" w:color="auto"/>
            </w:tcBorders>
            <w:shd w:val="clear" w:color="auto" w:fill="auto"/>
            <w:vAlign w:val="center"/>
            <w:hideMark/>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(50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DF2DF5" w:rsidRPr="009E6545" w:rsidRDefault="00DF2DF5" w:rsidP="004E1D7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DF2DF5" w:rsidRPr="009E6545" w:rsidRDefault="00DF2DF5" w:rsidP="004E1D7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1109" w:type="dxa"/>
            <w:tcBorders>
              <w:top w:val="nil"/>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687" w:type="dxa"/>
            <w:tcBorders>
              <w:top w:val="nil"/>
              <w:left w:val="nil"/>
              <w:bottom w:val="single" w:sz="4" w:space="0" w:color="auto"/>
              <w:right w:val="single" w:sz="4" w:space="0" w:color="auto"/>
            </w:tcBorders>
            <w:shd w:val="clear" w:color="auto" w:fill="auto"/>
            <w:vAlign w:val="center"/>
            <w:hideMark/>
          </w:tcPr>
          <w:p w:rsidR="00DF2DF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Nom du Service</w:t>
            </w:r>
          </w:p>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Ex : , ..</w:t>
            </w:r>
          </w:p>
        </w:tc>
      </w:tr>
      <w:tr w:rsidR="00A175D0" w:rsidRPr="009E6545" w:rsidTr="00C02F93">
        <w:trPr>
          <w:trHeight w:val="720"/>
        </w:trPr>
        <w:tc>
          <w:tcPr>
            <w:tcW w:w="1701" w:type="dxa"/>
            <w:tcBorders>
              <w:top w:val="nil"/>
              <w:left w:val="single" w:sz="4" w:space="0" w:color="auto"/>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MNEMONIQUE  SERVICE MOE</w:t>
            </w:r>
          </w:p>
        </w:tc>
        <w:tc>
          <w:tcPr>
            <w:tcW w:w="851" w:type="dxa"/>
            <w:tcBorders>
              <w:top w:val="nil"/>
              <w:left w:val="nil"/>
              <w:bottom w:val="single" w:sz="4" w:space="0" w:color="auto"/>
              <w:right w:val="single" w:sz="4" w:space="0" w:color="auto"/>
            </w:tcBorders>
            <w:shd w:val="clear" w:color="auto" w:fill="auto"/>
            <w:vAlign w:val="center"/>
          </w:tcPr>
          <w:p w:rsidR="00DF2DF5" w:rsidRPr="009E6545" w:rsidRDefault="00D338BB"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MNSEME</w:t>
            </w:r>
          </w:p>
        </w:tc>
        <w:tc>
          <w:tcPr>
            <w:tcW w:w="1417" w:type="dxa"/>
            <w:tcBorders>
              <w:top w:val="nil"/>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facultatif</w:t>
            </w:r>
          </w:p>
        </w:tc>
        <w:tc>
          <w:tcPr>
            <w:tcW w:w="1109" w:type="dxa"/>
            <w:tcBorders>
              <w:top w:val="nil"/>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687" w:type="dxa"/>
            <w:tcBorders>
              <w:top w:val="nil"/>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Mnémonique du Service</w:t>
            </w:r>
          </w:p>
        </w:tc>
      </w:tr>
      <w:tr w:rsidR="00A175D0" w:rsidRPr="009E6545" w:rsidTr="00C02F93">
        <w:trPr>
          <w:trHeight w:val="720"/>
        </w:trPr>
        <w:tc>
          <w:tcPr>
            <w:tcW w:w="1701" w:type="dxa"/>
            <w:tcBorders>
              <w:top w:val="nil"/>
              <w:left w:val="single" w:sz="4" w:space="0" w:color="auto"/>
              <w:bottom w:val="single" w:sz="4" w:space="0" w:color="auto"/>
              <w:right w:val="single" w:sz="4" w:space="0" w:color="auto"/>
            </w:tcBorders>
            <w:shd w:val="clear" w:color="auto" w:fill="auto"/>
            <w:vAlign w:val="center"/>
          </w:tcPr>
          <w:p w:rsidR="00DF2DF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CODE ANALYIQUE RDA</w:t>
            </w:r>
          </w:p>
        </w:tc>
        <w:tc>
          <w:tcPr>
            <w:tcW w:w="851" w:type="dxa"/>
            <w:tcBorders>
              <w:top w:val="nil"/>
              <w:left w:val="nil"/>
              <w:bottom w:val="single" w:sz="4" w:space="0" w:color="auto"/>
              <w:right w:val="single" w:sz="4" w:space="0" w:color="auto"/>
            </w:tcBorders>
            <w:shd w:val="clear" w:color="auto" w:fill="auto"/>
            <w:vAlign w:val="center"/>
          </w:tcPr>
          <w:p w:rsidR="00DF2DF5" w:rsidRPr="009E6545" w:rsidRDefault="00D338BB"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COANA</w:t>
            </w:r>
          </w:p>
        </w:tc>
        <w:tc>
          <w:tcPr>
            <w:tcW w:w="1417" w:type="dxa"/>
            <w:tcBorders>
              <w:top w:val="nil"/>
              <w:left w:val="nil"/>
              <w:bottom w:val="single" w:sz="4" w:space="0" w:color="auto"/>
              <w:right w:val="single" w:sz="4" w:space="0" w:color="auto"/>
            </w:tcBorders>
            <w:shd w:val="clear" w:color="auto" w:fill="auto"/>
            <w:vAlign w:val="center"/>
          </w:tcPr>
          <w:p w:rsidR="00DF2DF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DF2DF5" w:rsidRPr="00D24EAA" w:rsidRDefault="00DF2DF5" w:rsidP="004E1D7A">
            <w:pPr>
              <w:ind w:left="214" w:hanging="142"/>
              <w:jc w:val="center"/>
              <w:rPr>
                <w:rFonts w:eastAsia="Times New Roman" w:cs="Calibri"/>
                <w:sz w:val="16"/>
                <w:szCs w:val="16"/>
                <w:lang w:eastAsia="fr-FR" w:bidi="ar-SA"/>
              </w:rPr>
            </w:pPr>
            <w:r w:rsidRPr="00F96A75">
              <w:rPr>
                <w:rFonts w:eastAsia="Times New Roman" w:cs="Calibri"/>
                <w:sz w:val="16"/>
                <w:szCs w:val="16"/>
                <w:lang w:eastAsia="fr-FR" w:bidi="ar-SA"/>
              </w:rPr>
              <w:t>facultatif</w:t>
            </w:r>
          </w:p>
        </w:tc>
        <w:tc>
          <w:tcPr>
            <w:tcW w:w="1109" w:type="dxa"/>
            <w:tcBorders>
              <w:top w:val="nil"/>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687" w:type="dxa"/>
            <w:tcBorders>
              <w:top w:val="nil"/>
              <w:left w:val="nil"/>
              <w:bottom w:val="single" w:sz="4" w:space="0" w:color="auto"/>
              <w:right w:val="single" w:sz="4" w:space="0" w:color="auto"/>
            </w:tcBorders>
            <w:shd w:val="clear" w:color="auto" w:fill="auto"/>
            <w:vAlign w:val="center"/>
          </w:tcPr>
          <w:p w:rsidR="00DF2DF5" w:rsidRDefault="00DF2DF5" w:rsidP="004E1D7A">
            <w:pPr>
              <w:ind w:left="214" w:hanging="142"/>
              <w:jc w:val="center"/>
              <w:rPr>
                <w:rFonts w:eastAsia="Times New Roman" w:cs="Calibri"/>
                <w:sz w:val="16"/>
                <w:szCs w:val="16"/>
                <w:lang w:eastAsia="fr-FR" w:bidi="ar-SA"/>
              </w:rPr>
            </w:pPr>
          </w:p>
        </w:tc>
      </w:tr>
      <w:tr w:rsidR="00A175D0" w:rsidRPr="009E6545" w:rsidTr="00C02F93">
        <w:trPr>
          <w:trHeight w:val="720"/>
        </w:trPr>
        <w:tc>
          <w:tcPr>
            <w:tcW w:w="1701" w:type="dxa"/>
            <w:tcBorders>
              <w:top w:val="nil"/>
              <w:left w:val="single" w:sz="4" w:space="0" w:color="auto"/>
              <w:bottom w:val="single" w:sz="4" w:space="0" w:color="auto"/>
              <w:right w:val="single" w:sz="4" w:space="0" w:color="auto"/>
            </w:tcBorders>
            <w:shd w:val="clear" w:color="auto" w:fill="auto"/>
            <w:vAlign w:val="center"/>
          </w:tcPr>
          <w:p w:rsidR="00DF2DF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TRIGRAMME RDA</w:t>
            </w:r>
          </w:p>
        </w:tc>
        <w:tc>
          <w:tcPr>
            <w:tcW w:w="851" w:type="dxa"/>
            <w:tcBorders>
              <w:top w:val="nil"/>
              <w:left w:val="nil"/>
              <w:bottom w:val="single" w:sz="4" w:space="0" w:color="auto"/>
              <w:right w:val="single" w:sz="4" w:space="0" w:color="auto"/>
            </w:tcBorders>
            <w:shd w:val="clear" w:color="auto" w:fill="auto"/>
            <w:vAlign w:val="center"/>
          </w:tcPr>
          <w:p w:rsidR="00DF2DF5" w:rsidRPr="009E6545" w:rsidRDefault="00D338BB"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TRIRDA</w:t>
            </w:r>
          </w:p>
        </w:tc>
        <w:tc>
          <w:tcPr>
            <w:tcW w:w="1417" w:type="dxa"/>
            <w:tcBorders>
              <w:top w:val="nil"/>
              <w:left w:val="nil"/>
              <w:bottom w:val="single" w:sz="4" w:space="0" w:color="auto"/>
              <w:right w:val="single" w:sz="4" w:space="0" w:color="auto"/>
            </w:tcBorders>
            <w:shd w:val="clear" w:color="auto" w:fill="auto"/>
            <w:vAlign w:val="center"/>
          </w:tcPr>
          <w:p w:rsidR="00DF2DF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DF2DF5" w:rsidRPr="00D24EAA" w:rsidRDefault="00DF2DF5" w:rsidP="004E1D7A">
            <w:pPr>
              <w:ind w:left="214" w:hanging="142"/>
              <w:jc w:val="center"/>
              <w:rPr>
                <w:rFonts w:eastAsia="Times New Roman" w:cs="Calibri"/>
                <w:sz w:val="16"/>
                <w:szCs w:val="16"/>
                <w:lang w:eastAsia="fr-FR" w:bidi="ar-SA"/>
              </w:rPr>
            </w:pPr>
            <w:r w:rsidRPr="00F96A75">
              <w:rPr>
                <w:rFonts w:eastAsia="Times New Roman" w:cs="Calibri"/>
                <w:sz w:val="16"/>
                <w:szCs w:val="16"/>
                <w:lang w:eastAsia="fr-FR" w:bidi="ar-SA"/>
              </w:rPr>
              <w:t>facultatif</w:t>
            </w:r>
          </w:p>
        </w:tc>
        <w:tc>
          <w:tcPr>
            <w:tcW w:w="1109" w:type="dxa"/>
            <w:tcBorders>
              <w:top w:val="nil"/>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687" w:type="dxa"/>
            <w:tcBorders>
              <w:top w:val="nil"/>
              <w:left w:val="nil"/>
              <w:bottom w:val="single" w:sz="4" w:space="0" w:color="auto"/>
              <w:right w:val="single" w:sz="4" w:space="0" w:color="auto"/>
            </w:tcBorders>
            <w:shd w:val="clear" w:color="auto" w:fill="auto"/>
            <w:vAlign w:val="center"/>
          </w:tcPr>
          <w:p w:rsidR="00DF2DF5" w:rsidRDefault="00DF2DF5" w:rsidP="004E1D7A">
            <w:pPr>
              <w:ind w:left="214" w:hanging="142"/>
              <w:jc w:val="center"/>
              <w:rPr>
                <w:rFonts w:eastAsia="Times New Roman" w:cs="Calibri"/>
                <w:sz w:val="16"/>
                <w:szCs w:val="16"/>
                <w:lang w:eastAsia="fr-FR" w:bidi="ar-SA"/>
              </w:rPr>
            </w:pPr>
          </w:p>
        </w:tc>
      </w:tr>
      <w:tr w:rsidR="00A175D0" w:rsidRPr="009E6545" w:rsidTr="00C02F93">
        <w:trPr>
          <w:trHeight w:val="720"/>
        </w:trPr>
        <w:tc>
          <w:tcPr>
            <w:tcW w:w="1701" w:type="dxa"/>
            <w:tcBorders>
              <w:top w:val="nil"/>
              <w:left w:val="single" w:sz="4" w:space="0" w:color="auto"/>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DEPT SI SERVICE MOE</w:t>
            </w:r>
          </w:p>
        </w:tc>
        <w:tc>
          <w:tcPr>
            <w:tcW w:w="851" w:type="dxa"/>
            <w:tcBorders>
              <w:top w:val="nil"/>
              <w:left w:val="nil"/>
              <w:bottom w:val="single" w:sz="4" w:space="0" w:color="auto"/>
              <w:right w:val="single" w:sz="4" w:space="0" w:color="auto"/>
            </w:tcBorders>
            <w:shd w:val="clear" w:color="auto" w:fill="auto"/>
            <w:vAlign w:val="center"/>
          </w:tcPr>
          <w:p w:rsidR="00DF2DF5" w:rsidRPr="009E6545" w:rsidRDefault="00D338BB"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DESEME</w:t>
            </w:r>
          </w:p>
        </w:tc>
        <w:tc>
          <w:tcPr>
            <w:tcW w:w="1417" w:type="dxa"/>
            <w:tcBorders>
              <w:top w:val="nil"/>
              <w:left w:val="nil"/>
              <w:bottom w:val="single" w:sz="4" w:space="0" w:color="auto"/>
              <w:right w:val="single" w:sz="4" w:space="0" w:color="auto"/>
            </w:tcBorders>
            <w:shd w:val="clear" w:color="auto" w:fill="auto"/>
            <w:vAlign w:val="center"/>
          </w:tcPr>
          <w:p w:rsidR="00DF2DF5" w:rsidRPr="009E6545" w:rsidRDefault="00C02F93"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w:t>
            </w:r>
            <w:r w:rsidR="00B429C0">
              <w:rPr>
                <w:rFonts w:eastAsia="Times New Roman" w:cs="Calibri"/>
                <w:sz w:val="16"/>
                <w:szCs w:val="16"/>
                <w:lang w:eastAsia="fr-FR" w:bidi="ar-SA"/>
              </w:rPr>
              <w:t>6</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338BB"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O</w:t>
            </w:r>
            <w:r w:rsidR="00DF2DF5">
              <w:rPr>
                <w:rFonts w:eastAsia="Times New Roman" w:cs="Calibri"/>
                <w:sz w:val="16"/>
                <w:szCs w:val="16"/>
                <w:lang w:eastAsia="fr-FR" w:bidi="ar-SA"/>
              </w:rPr>
              <w:t>ui</w:t>
            </w:r>
          </w:p>
        </w:tc>
        <w:tc>
          <w:tcPr>
            <w:tcW w:w="923" w:type="dxa"/>
            <w:tcBorders>
              <w:top w:val="nil"/>
              <w:left w:val="single" w:sz="4" w:space="0" w:color="auto"/>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1109" w:type="dxa"/>
            <w:tcBorders>
              <w:top w:val="nil"/>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liste</w:t>
            </w:r>
          </w:p>
        </w:tc>
        <w:tc>
          <w:tcPr>
            <w:tcW w:w="1687" w:type="dxa"/>
            <w:tcBorders>
              <w:top w:val="nil"/>
              <w:left w:val="nil"/>
              <w:bottom w:val="single" w:sz="4" w:space="0" w:color="auto"/>
              <w:right w:val="single" w:sz="4" w:space="0" w:color="auto"/>
            </w:tcBorders>
            <w:shd w:val="clear" w:color="auto" w:fill="auto"/>
            <w:vAlign w:val="center"/>
          </w:tcPr>
          <w:p w:rsidR="00DF2DF5" w:rsidRPr="009E6545" w:rsidRDefault="00DF2DF5" w:rsidP="004E1D7A">
            <w:pPr>
              <w:ind w:left="214" w:hanging="142"/>
              <w:jc w:val="center"/>
              <w:rPr>
                <w:rFonts w:eastAsia="Times New Roman" w:cs="Calibri"/>
                <w:sz w:val="16"/>
                <w:szCs w:val="16"/>
                <w:lang w:eastAsia="fr-FR" w:bidi="ar-SA"/>
              </w:rPr>
            </w:pPr>
            <w:r>
              <w:rPr>
                <w:rFonts w:eastAsia="Times New Roman" w:cs="Calibri"/>
                <w:sz w:val="16"/>
                <w:szCs w:val="16"/>
                <w:lang w:eastAsia="fr-FR" w:bidi="ar-SA"/>
              </w:rPr>
              <w:t>Departement SI de rattachement du service</w:t>
            </w:r>
          </w:p>
        </w:tc>
      </w:tr>
      <w:tr w:rsidR="00A175D0" w:rsidRPr="009E6545" w:rsidTr="00C02F93">
        <w:trPr>
          <w:trHeight w:val="720"/>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DF2DF5" w:rsidRPr="009E6545" w:rsidRDefault="00DF2DF5" w:rsidP="00AA0DC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851" w:type="dxa"/>
            <w:tcBorders>
              <w:top w:val="nil"/>
              <w:left w:val="nil"/>
              <w:bottom w:val="single" w:sz="4" w:space="0" w:color="auto"/>
              <w:right w:val="single" w:sz="4" w:space="0" w:color="auto"/>
            </w:tcBorders>
            <w:shd w:val="clear" w:color="auto" w:fill="auto"/>
            <w:vAlign w:val="center"/>
            <w:hideMark/>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417" w:type="dxa"/>
            <w:tcBorders>
              <w:top w:val="nil"/>
              <w:left w:val="nil"/>
              <w:bottom w:val="single" w:sz="4" w:space="0" w:color="auto"/>
              <w:right w:val="single" w:sz="4" w:space="0" w:color="auto"/>
            </w:tcBorders>
            <w:shd w:val="clear" w:color="auto" w:fill="auto"/>
            <w:vAlign w:val="center"/>
            <w:hideMark/>
          </w:tcPr>
          <w:p w:rsidR="00DF2DF5" w:rsidRPr="004E1D7A" w:rsidRDefault="00DF2DF5" w:rsidP="00AA0DCA">
            <w:pPr>
              <w:jc w:val="center"/>
              <w:rPr>
                <w:rFonts w:eastAsia="Times New Roman" w:cs="Calibri"/>
                <w:sz w:val="16"/>
                <w:szCs w:val="16"/>
                <w:lang w:eastAsia="fr-FR" w:bidi="ar-SA"/>
              </w:rPr>
            </w:pPr>
            <w:r w:rsidRPr="004E1D7A">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auto"/>
            <w:vAlign w:val="center"/>
          </w:tcPr>
          <w:p w:rsidR="00DF2DF5" w:rsidRPr="004E1D7A" w:rsidRDefault="00DF2DF5" w:rsidP="00AA0DCA">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4E1D7A" w:rsidRDefault="00DF2DF5" w:rsidP="00AA0DCA">
            <w:pPr>
              <w:jc w:val="center"/>
              <w:rPr>
                <w:rFonts w:eastAsia="Times New Roman" w:cs="Calibri"/>
                <w:sz w:val="16"/>
                <w:szCs w:val="16"/>
                <w:lang w:eastAsia="fr-FR" w:bidi="ar-SA"/>
              </w:rPr>
            </w:pPr>
            <w:r w:rsidRPr="004E1D7A">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DF2DF5" w:rsidRPr="004E1D7A" w:rsidRDefault="00DF2DF5" w:rsidP="00AA0DCA">
            <w:pPr>
              <w:jc w:val="center"/>
              <w:rPr>
                <w:rFonts w:eastAsia="Times New Roman" w:cs="Calibri"/>
                <w:sz w:val="16"/>
                <w:szCs w:val="16"/>
                <w:lang w:eastAsia="fr-FR" w:bidi="ar-SA"/>
              </w:rPr>
            </w:pPr>
            <w:r w:rsidRPr="004E1D7A">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DF2DF5" w:rsidRPr="004E1D7A" w:rsidRDefault="00DF2DF5" w:rsidP="00AA0DCA">
            <w:pPr>
              <w:jc w:val="center"/>
              <w:rPr>
                <w:rFonts w:eastAsia="Times New Roman" w:cs="Calibri"/>
                <w:sz w:val="16"/>
                <w:szCs w:val="16"/>
                <w:lang w:eastAsia="fr-FR" w:bidi="ar-SA"/>
              </w:rPr>
            </w:pPr>
            <w:r w:rsidRPr="004E1D7A">
              <w:rPr>
                <w:rFonts w:eastAsia="Times New Roman" w:cs="Calibri"/>
                <w:sz w:val="16"/>
                <w:szCs w:val="16"/>
                <w:lang w:eastAsia="fr-FR" w:bidi="ar-SA"/>
              </w:rPr>
              <w:t>obligatoire</w:t>
            </w:r>
          </w:p>
        </w:tc>
        <w:tc>
          <w:tcPr>
            <w:tcW w:w="1109" w:type="dxa"/>
            <w:tcBorders>
              <w:top w:val="nil"/>
              <w:left w:val="nil"/>
              <w:bottom w:val="single" w:sz="4" w:space="0" w:color="auto"/>
              <w:right w:val="single" w:sz="4" w:space="0" w:color="auto"/>
            </w:tcBorders>
            <w:shd w:val="clear" w:color="auto" w:fill="auto"/>
            <w:vAlign w:val="center"/>
            <w:hideMark/>
          </w:tcPr>
          <w:p w:rsidR="00DF2DF5" w:rsidRPr="004E1D7A" w:rsidRDefault="00DF2DF5" w:rsidP="00AA0DCA">
            <w:pPr>
              <w:jc w:val="center"/>
              <w:rPr>
                <w:rFonts w:eastAsia="Times New Roman" w:cs="Calibri"/>
                <w:sz w:val="16"/>
                <w:szCs w:val="16"/>
                <w:lang w:eastAsia="fr-FR" w:bidi="ar-SA"/>
              </w:rPr>
            </w:pPr>
          </w:p>
        </w:tc>
        <w:tc>
          <w:tcPr>
            <w:tcW w:w="1687" w:type="dxa"/>
            <w:tcBorders>
              <w:top w:val="nil"/>
              <w:left w:val="nil"/>
              <w:bottom w:val="single" w:sz="4" w:space="0" w:color="auto"/>
              <w:right w:val="single" w:sz="4" w:space="0" w:color="auto"/>
            </w:tcBorders>
            <w:shd w:val="clear" w:color="auto" w:fill="auto"/>
            <w:vAlign w:val="center"/>
            <w:hideMark/>
          </w:tcPr>
          <w:p w:rsidR="00DF2DF5" w:rsidRPr="004E1D7A" w:rsidRDefault="00D338BB" w:rsidP="00AA0DCA">
            <w:pPr>
              <w:ind w:left="214" w:hanging="142"/>
              <w:jc w:val="center"/>
              <w:rPr>
                <w:rFonts w:eastAsia="Times New Roman" w:cs="Calibri"/>
                <w:sz w:val="16"/>
                <w:szCs w:val="16"/>
                <w:lang w:eastAsia="fr-FR" w:bidi="ar-SA"/>
              </w:rPr>
            </w:pPr>
            <w:r w:rsidRPr="004E1D7A">
              <w:rPr>
                <w:rFonts w:eastAsia="Times New Roman" w:cs="Calibri"/>
                <w:sz w:val="16"/>
                <w:szCs w:val="16"/>
                <w:lang w:eastAsia="fr-FR" w:bidi="ar-SA"/>
              </w:rPr>
              <w:t xml:space="preserve">date de création de </w:t>
            </w:r>
            <w:r w:rsidR="00DF2DF5" w:rsidRPr="004E1D7A">
              <w:rPr>
                <w:rFonts w:eastAsia="Times New Roman" w:cs="Calibri"/>
                <w:sz w:val="16"/>
                <w:szCs w:val="16"/>
                <w:lang w:eastAsia="fr-FR" w:bidi="ar-SA"/>
              </w:rPr>
              <w:t>l'enregistrement. Alimenté par le systEme A la date du jour de création.</w:t>
            </w:r>
          </w:p>
        </w:tc>
      </w:tr>
      <w:tr w:rsidR="00A175D0" w:rsidRPr="009E6545" w:rsidTr="00C02F93">
        <w:trPr>
          <w:trHeight w:val="96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DF2DF5" w:rsidRPr="009E6545" w:rsidRDefault="00DF2DF5" w:rsidP="00AA0DC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851" w:type="dxa"/>
            <w:tcBorders>
              <w:top w:val="nil"/>
              <w:left w:val="nil"/>
              <w:bottom w:val="single" w:sz="4" w:space="0" w:color="auto"/>
              <w:right w:val="single" w:sz="4" w:space="0" w:color="auto"/>
            </w:tcBorders>
            <w:shd w:val="clear" w:color="auto" w:fill="auto"/>
            <w:noWrap/>
            <w:vAlign w:val="center"/>
            <w:hideMark/>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417" w:type="dxa"/>
            <w:tcBorders>
              <w:top w:val="nil"/>
              <w:left w:val="nil"/>
              <w:bottom w:val="single" w:sz="4" w:space="0" w:color="auto"/>
              <w:right w:val="single" w:sz="4" w:space="0" w:color="auto"/>
            </w:tcBorders>
            <w:shd w:val="clear" w:color="auto" w:fill="auto"/>
            <w:noWrap/>
            <w:vAlign w:val="center"/>
            <w:hideMark/>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AA0DCA">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338BB" w:rsidP="00AA0DCA">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1109" w:type="dxa"/>
            <w:tcBorders>
              <w:top w:val="nil"/>
              <w:left w:val="nil"/>
              <w:bottom w:val="single" w:sz="4" w:space="0" w:color="auto"/>
              <w:right w:val="single" w:sz="4" w:space="0" w:color="auto"/>
            </w:tcBorders>
            <w:shd w:val="clear" w:color="auto" w:fill="auto"/>
            <w:vAlign w:val="center"/>
            <w:hideMark/>
          </w:tcPr>
          <w:p w:rsidR="00DF2DF5" w:rsidRPr="009E6545" w:rsidRDefault="00DF2DF5" w:rsidP="00AA0DCA">
            <w:pPr>
              <w:jc w:val="center"/>
              <w:rPr>
                <w:rFonts w:eastAsia="Times New Roman" w:cs="Calibri"/>
                <w:sz w:val="16"/>
                <w:szCs w:val="16"/>
                <w:lang w:eastAsia="fr-FR" w:bidi="ar-SA"/>
              </w:rPr>
            </w:pPr>
          </w:p>
        </w:tc>
        <w:tc>
          <w:tcPr>
            <w:tcW w:w="1687" w:type="dxa"/>
            <w:tcBorders>
              <w:top w:val="nil"/>
              <w:left w:val="nil"/>
              <w:bottom w:val="single" w:sz="4" w:space="0" w:color="auto"/>
              <w:right w:val="single" w:sz="4" w:space="0" w:color="auto"/>
            </w:tcBorders>
            <w:shd w:val="clear" w:color="auto" w:fill="auto"/>
            <w:vAlign w:val="center"/>
            <w:hideMark/>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A175D0" w:rsidRPr="009E6545" w:rsidTr="00C02F93">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F2DF5" w:rsidP="00AA0DC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417"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AA0DCA">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F2DF5" w:rsidP="00AA0DCA">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338B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C</w:t>
            </w:r>
            <w:r w:rsidR="00DF2DF5" w:rsidRPr="009E654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1109"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AA0DCA" w:rsidP="00AA0DCA">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687"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alimentée par défaut au 01/01/2076</w:t>
            </w:r>
            <w:r w:rsidR="00D338BB">
              <w:rPr>
                <w:rFonts w:eastAsia="Times New Roman" w:cs="Calibri"/>
                <w:sz w:val="16"/>
                <w:szCs w:val="16"/>
                <w:lang w:eastAsia="fr-FR" w:bidi="ar-SA"/>
              </w:rPr>
              <w:t xml:space="preserve"> et modifiable</w:t>
            </w:r>
          </w:p>
        </w:tc>
      </w:tr>
      <w:tr w:rsidR="00A175D0" w:rsidRPr="009E6545" w:rsidTr="00C02F93">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F2DF5" w:rsidP="00AA0DCA">
            <w:pPr>
              <w:ind w:left="142"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F2DF5" w:rsidRPr="00045326" w:rsidRDefault="00DF2DF5" w:rsidP="00AA0DCA">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417"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469"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AA0DCA">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338BB" w:rsidP="00AA0DCA">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9E6545" w:rsidRDefault="00DF2DF5" w:rsidP="00AA0DCA">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DF2DF5" w:rsidRPr="00045326" w:rsidRDefault="00DF2DF5" w:rsidP="00AA0DCA">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1109"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AA0DCA">
            <w:pPr>
              <w:jc w:val="center"/>
              <w:rPr>
                <w:rFonts w:eastAsia="Times New Roman" w:cs="Calibri"/>
                <w:sz w:val="16"/>
                <w:szCs w:val="16"/>
                <w:lang w:eastAsia="fr-FR" w:bidi="ar-SA"/>
              </w:rPr>
            </w:pPr>
          </w:p>
        </w:tc>
        <w:tc>
          <w:tcPr>
            <w:tcW w:w="1687" w:type="dxa"/>
            <w:tcBorders>
              <w:top w:val="single" w:sz="4" w:space="0" w:color="auto"/>
              <w:left w:val="nil"/>
              <w:bottom w:val="single" w:sz="4" w:space="0" w:color="auto"/>
              <w:right w:val="single" w:sz="4" w:space="0" w:color="auto"/>
            </w:tcBorders>
            <w:shd w:val="clear" w:color="auto" w:fill="auto"/>
            <w:vAlign w:val="center"/>
          </w:tcPr>
          <w:p w:rsidR="00DF2DF5" w:rsidRPr="009E6545" w:rsidRDefault="00DF2DF5" w:rsidP="00AA0DCA">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D338BB" w:rsidRDefault="00D338BB" w:rsidP="00D338BB">
      <w:pPr>
        <w:pStyle w:val="Titre4"/>
      </w:pPr>
      <w:r w:rsidRPr="004E2387">
        <w:rPr>
          <w:rFonts w:asciiTheme="minorHAnsi" w:hAnsiTheme="minorHAnsi" w:cstheme="minorHAnsi"/>
          <w:lang w:eastAsia="fr-FR" w:bidi="ar-SA"/>
        </w:rPr>
        <w:t xml:space="preserve">Création : renseignement des données de </w:t>
      </w:r>
      <w:r w:rsidRPr="00980652">
        <w:rPr>
          <w:rFonts w:asciiTheme="minorHAnsi" w:hAnsiTheme="minorHAnsi" w:cstheme="minorHAnsi"/>
        </w:rPr>
        <w:t>ta_</w:t>
      </w:r>
      <w:r>
        <w:rPr>
          <w:rFonts w:asciiTheme="minorHAnsi" w:hAnsiTheme="minorHAnsi" w:cstheme="minorHAnsi"/>
        </w:rPr>
        <w:t>g3p_service_moe</w:t>
      </w:r>
    </w:p>
    <w:p w:rsidR="00D338BB" w:rsidRDefault="00D338BB" w:rsidP="00D338BB">
      <w:pPr>
        <w:autoSpaceDE w:val="0"/>
        <w:autoSpaceDN w:val="0"/>
        <w:adjustRightInd w:val="0"/>
        <w:rPr>
          <w:rFonts w:asciiTheme="minorHAnsi" w:hAnsiTheme="minorHAnsi" w:cstheme="minorHAnsi"/>
          <w:szCs w:val="24"/>
          <w:lang w:eastAsia="fr-FR" w:bidi="ar-SA"/>
        </w:rPr>
      </w:pPr>
    </w:p>
    <w:p w:rsidR="00D338BB" w:rsidRPr="007E57B2" w:rsidRDefault="00D338BB" w:rsidP="00D338BB">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D338BB" w:rsidRDefault="00D338BB" w:rsidP="00D338B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MOE</w:t>
      </w:r>
      <w:r w:rsidRPr="00AB593C">
        <w:rPr>
          <w:rFonts w:asciiTheme="minorHAnsi" w:hAnsiTheme="minorHAnsi" w:cstheme="minorHAnsi"/>
          <w:szCs w:val="24"/>
          <w:lang w:eastAsia="fr-FR" w:bidi="ar-SA"/>
        </w:rPr>
        <w:t xml:space="preserve"> (</w:t>
      </w:r>
      <w:r w:rsidR="00561CE4">
        <w:rPr>
          <w:rFonts w:asciiTheme="minorHAnsi" w:hAnsiTheme="minorHAnsi" w:cstheme="minorHAnsi"/>
          <w:szCs w:val="24"/>
          <w:lang w:eastAsia="fr-FR" w:bidi="ar-SA"/>
        </w:rPr>
        <w:t>C0SEME</w:t>
      </w:r>
      <w:r w:rsidRPr="00AB593C">
        <w:rPr>
          <w:rFonts w:asciiTheme="minorHAnsi" w:hAnsiTheme="minorHAnsi" w:cstheme="minorHAnsi"/>
          <w:szCs w:val="24"/>
          <w:lang w:eastAsia="fr-FR" w:bidi="ar-SA"/>
        </w:rPr>
        <w:t>)</w:t>
      </w:r>
    </w:p>
    <w:p w:rsidR="00D338BB" w:rsidRDefault="00D338BB" w:rsidP="00D338B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w:t>
      </w:r>
      <w:r w:rsidR="00561CE4">
        <w:rPr>
          <w:rFonts w:asciiTheme="minorHAnsi" w:hAnsiTheme="minorHAnsi" w:cstheme="minorHAnsi"/>
          <w:szCs w:val="24"/>
          <w:lang w:eastAsia="fr-FR" w:bidi="ar-SA"/>
        </w:rPr>
        <w:t>E</w:t>
      </w:r>
      <w:r w:rsidRPr="00AB593C">
        <w:rPr>
          <w:rFonts w:asciiTheme="minorHAnsi" w:hAnsiTheme="minorHAnsi" w:cstheme="minorHAnsi"/>
          <w:szCs w:val="24"/>
          <w:lang w:eastAsia="fr-FR" w:bidi="ar-SA"/>
        </w:rPr>
        <w:t>)</w:t>
      </w:r>
    </w:p>
    <w:p w:rsidR="00D338BB" w:rsidRDefault="00D338BB" w:rsidP="00D338BB">
      <w:pPr>
        <w:numPr>
          <w:ilvl w:val="0"/>
          <w:numId w:val="675"/>
        </w:numPr>
        <w:autoSpaceDE w:val="0"/>
        <w:autoSpaceDN w:val="0"/>
        <w:adjustRightInd w:val="0"/>
        <w:rPr>
          <w:rFonts w:asciiTheme="minorHAnsi" w:hAnsiTheme="minorHAnsi" w:cstheme="minorHAnsi"/>
          <w:szCs w:val="24"/>
          <w:lang w:eastAsia="fr-FR" w:bidi="ar-SA"/>
        </w:rPr>
      </w:pPr>
      <w:r w:rsidRPr="00547543">
        <w:rPr>
          <w:rFonts w:asciiTheme="minorHAnsi" w:hAnsiTheme="minorHAnsi" w:cstheme="minorHAnsi"/>
          <w:szCs w:val="24"/>
          <w:lang w:eastAsia="fr-FR" w:bidi="ar-SA"/>
        </w:rPr>
        <w:t>MNEMONIQUE SERVICE MO</w:t>
      </w:r>
      <w:r>
        <w:rPr>
          <w:rFonts w:asciiTheme="minorHAnsi" w:hAnsiTheme="minorHAnsi" w:cstheme="minorHAnsi"/>
          <w:szCs w:val="24"/>
          <w:lang w:eastAsia="fr-FR" w:bidi="ar-SA"/>
        </w:rPr>
        <w:t>E</w:t>
      </w:r>
      <w:r w:rsidRPr="00547543">
        <w:rPr>
          <w:rFonts w:asciiTheme="minorHAnsi" w:hAnsiTheme="minorHAnsi" w:cstheme="minorHAnsi"/>
          <w:szCs w:val="24"/>
          <w:lang w:eastAsia="fr-FR" w:bidi="ar-SA"/>
        </w:rPr>
        <w:t xml:space="preserve"> (MN</w:t>
      </w:r>
      <w:r>
        <w:rPr>
          <w:rFonts w:asciiTheme="minorHAnsi" w:hAnsiTheme="minorHAnsi" w:cstheme="minorHAnsi"/>
          <w:szCs w:val="24"/>
          <w:lang w:eastAsia="fr-FR" w:bidi="ar-SA"/>
        </w:rPr>
        <w:t>SEM</w:t>
      </w:r>
      <w:r w:rsidR="00561CE4">
        <w:rPr>
          <w:rFonts w:asciiTheme="minorHAnsi" w:hAnsiTheme="minorHAnsi" w:cstheme="minorHAnsi"/>
          <w:szCs w:val="24"/>
          <w:lang w:eastAsia="fr-FR" w:bidi="ar-SA"/>
        </w:rPr>
        <w:t>E</w:t>
      </w:r>
      <w:r w:rsidRPr="00547543">
        <w:rPr>
          <w:rFonts w:asciiTheme="minorHAnsi" w:hAnsiTheme="minorHAnsi" w:cstheme="minorHAnsi"/>
          <w:szCs w:val="24"/>
          <w:lang w:eastAsia="fr-FR" w:bidi="ar-SA"/>
        </w:rPr>
        <w:t>)</w:t>
      </w:r>
    </w:p>
    <w:p w:rsidR="00D338BB" w:rsidRDefault="00D338BB" w:rsidP="00D338B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ANALYTIQUE RDA (C0ANA)</w:t>
      </w:r>
    </w:p>
    <w:p w:rsidR="00D338BB" w:rsidRPr="00547543" w:rsidRDefault="00D338BB" w:rsidP="00D338B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TRIGRMME RDA (TRIRDA)</w:t>
      </w:r>
    </w:p>
    <w:p w:rsidR="00D338BB" w:rsidRPr="00B819AD" w:rsidRDefault="00D338BB" w:rsidP="00D338BB">
      <w:pPr>
        <w:autoSpaceDE w:val="0"/>
        <w:autoSpaceDN w:val="0"/>
        <w:adjustRightInd w:val="0"/>
        <w:rPr>
          <w:rFonts w:asciiTheme="minorHAnsi" w:hAnsiTheme="minorHAnsi" w:cstheme="minorHAnsi"/>
          <w:szCs w:val="24"/>
          <w:lang w:eastAsia="fr-FR" w:bidi="ar-SA"/>
        </w:rPr>
      </w:pPr>
    </w:p>
    <w:p w:rsidR="00D338BB" w:rsidRDefault="00D338BB" w:rsidP="00D338BB">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D338BB" w:rsidRDefault="00D338BB" w:rsidP="00D338BB">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D338BB" w:rsidRDefault="00D338BB" w:rsidP="00D338BB">
      <w:pPr>
        <w:rPr>
          <w:lang w:eastAsia="fr-FR" w:bidi="ar-SA"/>
        </w:rPr>
      </w:pPr>
    </w:p>
    <w:p w:rsidR="00D338BB" w:rsidRPr="00150123" w:rsidRDefault="00D338BB" w:rsidP="00D338B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D338BB" w:rsidRPr="00150123" w:rsidRDefault="00D338BB" w:rsidP="00D338BB">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 xml:space="preserve">DEPT SI SERVICE </w:t>
      </w:r>
      <w:r w:rsidR="00561CE4">
        <w:rPr>
          <w:rFonts w:asciiTheme="minorHAnsi" w:hAnsiTheme="minorHAnsi" w:cstheme="minorHAnsi"/>
          <w:szCs w:val="24"/>
          <w:lang w:eastAsia="fr-FR" w:bidi="ar-SA"/>
        </w:rPr>
        <w:t>MOE</w:t>
      </w:r>
      <w:r>
        <w:rPr>
          <w:rFonts w:asciiTheme="minorHAnsi" w:hAnsiTheme="minorHAnsi" w:cstheme="minorHAnsi"/>
          <w:szCs w:val="24"/>
          <w:lang w:eastAsia="fr-FR" w:bidi="ar-SA"/>
        </w:rPr>
        <w:t xml:space="preserve">  (DESEM</w:t>
      </w:r>
      <w:r w:rsidR="00561CE4">
        <w:rPr>
          <w:rFonts w:asciiTheme="minorHAnsi" w:hAnsiTheme="minorHAnsi" w:cstheme="minorHAnsi"/>
          <w:szCs w:val="24"/>
          <w:lang w:eastAsia="fr-FR" w:bidi="ar-SA"/>
        </w:rPr>
        <w:t>E</w:t>
      </w:r>
      <w:r>
        <w:rPr>
          <w:rFonts w:asciiTheme="minorHAnsi" w:hAnsiTheme="minorHAnsi" w:cstheme="minorHAnsi"/>
          <w:szCs w:val="24"/>
          <w:lang w:eastAsia="fr-FR" w:bidi="ar-SA"/>
        </w:rPr>
        <w:t>)</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w:t>
      </w:r>
      <w:r w:rsidR="000B67F8">
        <w:rPr>
          <w:rFonts w:asciiTheme="minorHAnsi" w:hAnsiTheme="minorHAnsi" w:cstheme="minorHAnsi"/>
          <w:szCs w:val="24"/>
          <w:lang w:eastAsia="fr-FR" w:bidi="ar-SA"/>
        </w:rPr>
        <w:t xml:space="preserve">MNEMONIQUE DEPT SI - </w:t>
      </w:r>
      <w:r>
        <w:rPr>
          <w:rFonts w:asciiTheme="minorHAnsi" w:hAnsiTheme="minorHAnsi" w:cstheme="minorHAnsi"/>
          <w:szCs w:val="24"/>
          <w:lang w:eastAsia="fr-FR" w:bidi="ar-SA"/>
        </w:rPr>
        <w:t xml:space="preserve">LIBELLE DEPT SI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ta_g3p_dept_si</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ta_g3p_dept_si</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D338BB" w:rsidRPr="00C362CD" w:rsidRDefault="00D338BB" w:rsidP="00D338BB">
      <w:pPr>
        <w:pStyle w:val="Titre4"/>
        <w:rPr>
          <w:lang w:eastAsia="fr-FR" w:bidi="ar-SA"/>
        </w:rPr>
      </w:pPr>
      <w:r w:rsidRPr="004C6180">
        <w:rPr>
          <w:rFonts w:asciiTheme="minorHAnsi" w:hAnsiTheme="minorHAnsi" w:cstheme="minorHAnsi"/>
        </w:rPr>
        <w:t xml:space="preserve">Création : contrôle des données de </w:t>
      </w:r>
      <w:r w:rsidRPr="00980652">
        <w:rPr>
          <w:rFonts w:asciiTheme="minorHAnsi" w:hAnsiTheme="minorHAnsi" w:cstheme="minorHAnsi"/>
        </w:rPr>
        <w:t>ta_</w:t>
      </w:r>
      <w:r>
        <w:rPr>
          <w:rFonts w:asciiTheme="minorHAnsi" w:hAnsiTheme="minorHAnsi" w:cstheme="minorHAnsi"/>
        </w:rPr>
        <w:t>g3p_service_mo</w:t>
      </w:r>
      <w:r w:rsidR="00B86079">
        <w:rPr>
          <w:rFonts w:asciiTheme="minorHAnsi" w:hAnsiTheme="minorHAnsi" w:cstheme="minorHAnsi"/>
        </w:rPr>
        <w:t>e</w:t>
      </w:r>
    </w:p>
    <w:p w:rsidR="00D338BB" w:rsidRDefault="00D338BB" w:rsidP="00D338BB">
      <w:pPr>
        <w:autoSpaceDE w:val="0"/>
        <w:autoSpaceDN w:val="0"/>
        <w:adjustRightInd w:val="0"/>
        <w:rPr>
          <w:rFonts w:asciiTheme="minorHAnsi" w:hAnsiTheme="minorHAnsi" w:cstheme="minorHAnsi"/>
          <w:szCs w:val="24"/>
          <w:lang w:eastAsia="fr-FR" w:bidi="ar-SA"/>
        </w:rPr>
      </w:pPr>
    </w:p>
    <w:p w:rsidR="00D338BB" w:rsidRPr="00150123" w:rsidRDefault="00D338BB" w:rsidP="00D338B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561CE4" w:rsidRDefault="00561CE4" w:rsidP="00561CE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C0SEME</w:t>
      </w:r>
      <w:r w:rsidRPr="00AB593C">
        <w:rPr>
          <w:rFonts w:asciiTheme="minorHAnsi" w:hAnsiTheme="minorHAnsi" w:cstheme="minorHAnsi"/>
          <w:szCs w:val="24"/>
          <w:lang w:eastAsia="fr-FR" w:bidi="ar-SA"/>
        </w:rPr>
        <w:t>)</w:t>
      </w:r>
    </w:p>
    <w:p w:rsidR="00561CE4" w:rsidRDefault="00561CE4" w:rsidP="00561CE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LBSEME</w:t>
      </w:r>
      <w:r w:rsidRPr="00AB593C">
        <w:rPr>
          <w:rFonts w:asciiTheme="minorHAnsi" w:hAnsiTheme="minorHAnsi" w:cstheme="minorHAnsi"/>
          <w:szCs w:val="24"/>
          <w:lang w:eastAsia="fr-FR" w:bidi="ar-SA"/>
        </w:rPr>
        <w:t>)</w:t>
      </w:r>
    </w:p>
    <w:p w:rsidR="00D338BB" w:rsidRPr="00150123" w:rsidRDefault="00D338BB" w:rsidP="00D338BB">
      <w:pPr>
        <w:autoSpaceDE w:val="0"/>
        <w:autoSpaceDN w:val="0"/>
        <w:adjustRightInd w:val="0"/>
        <w:rPr>
          <w:rFonts w:asciiTheme="minorHAnsi" w:hAnsiTheme="minorHAnsi" w:cstheme="minorHAnsi"/>
          <w:szCs w:val="24"/>
          <w:lang w:eastAsia="fr-FR" w:bidi="ar-SA"/>
        </w:rPr>
      </w:pPr>
    </w:p>
    <w:p w:rsidR="00D338BB" w:rsidRPr="00150123" w:rsidRDefault="00D338BB" w:rsidP="00D338B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561CE4" w:rsidRDefault="00561CE4" w:rsidP="00561CE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C0SEME</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561CE4" w:rsidRDefault="00561CE4" w:rsidP="00561CE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LBSEME</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50 caractères</w:t>
      </w:r>
    </w:p>
    <w:p w:rsidR="00561CE4" w:rsidRDefault="00561CE4" w:rsidP="00561CE4">
      <w:pPr>
        <w:numPr>
          <w:ilvl w:val="0"/>
          <w:numId w:val="675"/>
        </w:numPr>
        <w:autoSpaceDE w:val="0"/>
        <w:autoSpaceDN w:val="0"/>
        <w:adjustRightInd w:val="0"/>
        <w:rPr>
          <w:rFonts w:asciiTheme="minorHAnsi" w:hAnsiTheme="minorHAnsi" w:cstheme="minorHAnsi"/>
          <w:szCs w:val="24"/>
          <w:lang w:eastAsia="fr-FR" w:bidi="ar-SA"/>
        </w:rPr>
      </w:pPr>
      <w:r w:rsidRPr="00547543">
        <w:rPr>
          <w:rFonts w:asciiTheme="minorHAnsi" w:hAnsiTheme="minorHAnsi" w:cstheme="minorHAnsi"/>
          <w:szCs w:val="24"/>
          <w:lang w:eastAsia="fr-FR" w:bidi="ar-SA"/>
        </w:rPr>
        <w:t>MNEMONIQUE SERVICE MO</w:t>
      </w:r>
      <w:r>
        <w:rPr>
          <w:rFonts w:asciiTheme="minorHAnsi" w:hAnsiTheme="minorHAnsi" w:cstheme="minorHAnsi"/>
          <w:szCs w:val="24"/>
          <w:lang w:eastAsia="fr-FR" w:bidi="ar-SA"/>
        </w:rPr>
        <w:t>E</w:t>
      </w:r>
      <w:r w:rsidRPr="00547543">
        <w:rPr>
          <w:rFonts w:asciiTheme="minorHAnsi" w:hAnsiTheme="minorHAnsi" w:cstheme="minorHAnsi"/>
          <w:szCs w:val="24"/>
          <w:lang w:eastAsia="fr-FR" w:bidi="ar-SA"/>
        </w:rPr>
        <w:t xml:space="preserve"> (MN</w:t>
      </w:r>
      <w:r>
        <w:rPr>
          <w:rFonts w:asciiTheme="minorHAnsi" w:hAnsiTheme="minorHAnsi" w:cstheme="minorHAnsi"/>
          <w:szCs w:val="24"/>
          <w:lang w:eastAsia="fr-FR" w:bidi="ar-SA"/>
        </w:rPr>
        <w:t>SEME</w:t>
      </w:r>
      <w:r w:rsidRPr="00547543">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561CE4" w:rsidRDefault="00561CE4" w:rsidP="00561CE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ANALYTIQUE RDA (C0ANA) : 20 caractères</w:t>
      </w:r>
    </w:p>
    <w:p w:rsidR="00561CE4" w:rsidRPr="00547543" w:rsidRDefault="00561CE4" w:rsidP="00561CE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TRIGRMME RDA (TRIRDA) : 20 caractères</w:t>
      </w:r>
    </w:p>
    <w:p w:rsidR="00D338BB" w:rsidRPr="00150123" w:rsidRDefault="00D338BB" w:rsidP="00D338BB">
      <w:pPr>
        <w:autoSpaceDE w:val="0"/>
        <w:autoSpaceDN w:val="0"/>
        <w:adjustRightInd w:val="0"/>
        <w:rPr>
          <w:rFonts w:asciiTheme="minorHAnsi" w:hAnsiTheme="minorHAnsi" w:cstheme="minorHAnsi"/>
          <w:szCs w:val="24"/>
          <w:lang w:eastAsia="fr-FR" w:bidi="ar-SA"/>
        </w:rPr>
      </w:pPr>
    </w:p>
    <w:p w:rsidR="00D338BB" w:rsidRPr="00150123" w:rsidRDefault="00D338BB" w:rsidP="00D338B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561CE4" w:rsidRDefault="00561CE4" w:rsidP="00561CE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SERVICE MOE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C0SEME</w:t>
      </w:r>
      <w:r w:rsidRPr="00AB593C">
        <w:rPr>
          <w:rFonts w:asciiTheme="minorHAnsi" w:hAnsiTheme="minorHAnsi" w:cstheme="minorHAnsi"/>
          <w:szCs w:val="24"/>
          <w:lang w:eastAsia="fr-FR" w:bidi="ar-SA"/>
        </w:rPr>
        <w:t>)</w:t>
      </w:r>
    </w:p>
    <w:p w:rsidR="00D338BB" w:rsidRPr="00150123" w:rsidRDefault="00D338BB" w:rsidP="00D338BB">
      <w:pPr>
        <w:autoSpaceDE w:val="0"/>
        <w:autoSpaceDN w:val="0"/>
        <w:adjustRightInd w:val="0"/>
        <w:rPr>
          <w:rFonts w:asciiTheme="minorHAnsi" w:hAnsiTheme="minorHAnsi" w:cstheme="minorHAnsi"/>
          <w:szCs w:val="24"/>
          <w:lang w:eastAsia="fr-FR" w:bidi="ar-SA"/>
        </w:rPr>
      </w:pPr>
    </w:p>
    <w:p w:rsidR="000B0A6C" w:rsidRDefault="000B0A6C" w:rsidP="000B0A6C">
      <w:pPr>
        <w:autoSpaceDE w:val="0"/>
        <w:autoSpaceDN w:val="0"/>
        <w:adjustRightInd w:val="0"/>
        <w:rPr>
          <w:rFonts w:asciiTheme="minorHAnsi" w:hAnsiTheme="minorHAnsi" w:cstheme="minorHAnsi"/>
          <w:szCs w:val="24"/>
          <w:lang w:eastAsia="fr-FR" w:bidi="ar-SA"/>
        </w:rPr>
      </w:pPr>
      <w:r w:rsidRPr="00AB62BB">
        <w:rPr>
          <w:rFonts w:asciiTheme="minorHAnsi" w:hAnsiTheme="minorHAnsi" w:cstheme="minorHAnsi"/>
          <w:szCs w:val="24"/>
          <w:lang w:eastAsia="fr-FR" w:bidi="ar-SA"/>
        </w:rPr>
        <w:t xml:space="preserve">- Caractères autorisés pour le champ de saisie CODE </w:t>
      </w:r>
      <w:r w:rsidR="004135C0">
        <w:rPr>
          <w:rFonts w:asciiTheme="minorHAnsi" w:hAnsiTheme="minorHAnsi" w:cstheme="minorHAnsi"/>
          <w:szCs w:val="24"/>
          <w:lang w:eastAsia="fr-FR" w:bidi="ar-SA"/>
        </w:rPr>
        <w:t>SERVICE MOE</w:t>
      </w:r>
      <w:r w:rsidRPr="00AB62BB">
        <w:rPr>
          <w:rFonts w:asciiTheme="minorHAnsi" w:hAnsiTheme="minorHAnsi" w:cstheme="minorHAnsi"/>
          <w:szCs w:val="24"/>
          <w:lang w:eastAsia="fr-FR" w:bidi="ar-SA"/>
        </w:rPr>
        <w:t xml:space="preserve"> sont :</w:t>
      </w:r>
    </w:p>
    <w:p w:rsidR="004135C0" w:rsidRPr="00150123" w:rsidRDefault="004135C0" w:rsidP="004135C0">
      <w:pPr>
        <w:numPr>
          <w:ilvl w:val="0"/>
          <w:numId w:val="16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w:t>
      </w:r>
      <w:r>
        <w:rPr>
          <w:rFonts w:asciiTheme="minorHAnsi" w:hAnsiTheme="minorHAnsi" w:cstheme="minorHAnsi"/>
          <w:szCs w:val="24"/>
          <w:lang w:eastAsia="fr-FR" w:bidi="ar-SA"/>
        </w:rPr>
        <w:t>s alphanumériques en majuscules</w:t>
      </w:r>
    </w:p>
    <w:p w:rsidR="004135C0" w:rsidRDefault="004135C0" w:rsidP="004135C0">
      <w:pPr>
        <w:numPr>
          <w:ilvl w:val="0"/>
          <w:numId w:val="16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les chiffres 0-9</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B0A6C" w:rsidRDefault="000B0A6C" w:rsidP="00D338BB">
      <w:pPr>
        <w:rPr>
          <w:rFonts w:asciiTheme="minorHAnsi" w:hAnsiTheme="minorHAnsi" w:cstheme="minorHAnsi"/>
          <w:szCs w:val="24"/>
        </w:rPr>
      </w:pPr>
    </w:p>
    <w:p w:rsidR="00364B28" w:rsidRPr="00364B28" w:rsidRDefault="00364B28" w:rsidP="00364B28">
      <w:pPr>
        <w:autoSpaceDE w:val="0"/>
        <w:autoSpaceDN w:val="0"/>
        <w:adjustRightInd w:val="0"/>
        <w:rPr>
          <w:rFonts w:asciiTheme="minorHAnsi" w:hAnsiTheme="minorHAnsi" w:cstheme="minorHAnsi"/>
          <w:szCs w:val="24"/>
          <w:lang w:eastAsia="fr-FR" w:bidi="ar-SA"/>
        </w:rPr>
      </w:pPr>
      <w:r w:rsidRPr="00364B28">
        <w:rPr>
          <w:rFonts w:asciiTheme="minorHAnsi" w:hAnsiTheme="minorHAnsi" w:cstheme="minorHAnsi"/>
          <w:szCs w:val="24"/>
        </w:rPr>
        <w:t xml:space="preserve">- Caractères autorisés pour les champs </w:t>
      </w:r>
      <w:r w:rsidRPr="00364B28">
        <w:rPr>
          <w:rFonts w:asciiTheme="minorHAnsi" w:hAnsiTheme="minorHAnsi" w:cstheme="minorHAnsi"/>
          <w:szCs w:val="24"/>
          <w:lang w:eastAsia="fr-FR" w:bidi="ar-SA"/>
        </w:rPr>
        <w:t>LIBELLE SERVICE MOE, MNEMONIQUE SERVICE MOE, CODE ANALYTIQUE RDA, TRIGRMME RDA</w:t>
      </w:r>
      <w:r w:rsidR="00D045CD">
        <w:rPr>
          <w:rFonts w:asciiTheme="minorHAnsi" w:hAnsiTheme="minorHAnsi" w:cstheme="minorHAnsi"/>
          <w:szCs w:val="24"/>
          <w:lang w:eastAsia="fr-FR" w:bidi="ar-SA"/>
        </w:rPr>
        <w:t xml:space="preserve"> </w:t>
      </w:r>
      <w:r w:rsidRPr="00364B28">
        <w:rPr>
          <w:rFonts w:asciiTheme="minorHAnsi" w:hAnsiTheme="minorHAnsi" w:cstheme="minorHAnsi"/>
          <w:szCs w:val="24"/>
        </w:rPr>
        <w:t>:</w:t>
      </w:r>
    </w:p>
    <w:p w:rsidR="00364B28" w:rsidRDefault="00364B28" w:rsidP="00364B28">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D338BB" w:rsidRPr="00980652" w:rsidRDefault="00D338BB" w:rsidP="00D338BB">
      <w:pPr>
        <w:pStyle w:val="Titre4"/>
        <w:rPr>
          <w:rFonts w:asciiTheme="minorHAnsi" w:hAnsiTheme="minorHAnsi" w:cstheme="minorHAnsi"/>
        </w:rPr>
      </w:pPr>
      <w:r w:rsidRPr="00980652">
        <w:rPr>
          <w:rFonts w:asciiTheme="minorHAnsi" w:hAnsiTheme="minorHAnsi" w:cstheme="minorHAnsi"/>
        </w:rPr>
        <w:t>Modification : renseignement des données de ta_</w:t>
      </w:r>
      <w:r>
        <w:rPr>
          <w:rFonts w:asciiTheme="minorHAnsi" w:hAnsiTheme="minorHAnsi" w:cstheme="minorHAnsi"/>
        </w:rPr>
        <w:t>g3p_se</w:t>
      </w:r>
      <w:r w:rsidR="00B86079">
        <w:rPr>
          <w:rFonts w:asciiTheme="minorHAnsi" w:hAnsiTheme="minorHAnsi" w:cstheme="minorHAnsi"/>
        </w:rPr>
        <w:t>rvice_moe</w:t>
      </w:r>
    </w:p>
    <w:p w:rsidR="00AA0DCA" w:rsidRDefault="00AA0DCA" w:rsidP="00D338BB">
      <w:pPr>
        <w:autoSpaceDE w:val="0"/>
        <w:autoSpaceDN w:val="0"/>
        <w:adjustRightInd w:val="0"/>
        <w:rPr>
          <w:rFonts w:asciiTheme="minorHAnsi" w:hAnsiTheme="minorHAnsi" w:cstheme="minorHAnsi"/>
          <w:szCs w:val="24"/>
          <w:lang w:eastAsia="fr-FR" w:bidi="ar-SA"/>
        </w:rPr>
      </w:pPr>
    </w:p>
    <w:p w:rsidR="00D338BB" w:rsidRPr="009E5826" w:rsidRDefault="00D338BB" w:rsidP="00D338BB">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AA0DCA" w:rsidRDefault="00AA0DCA" w:rsidP="00AA0DCA">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LBSEME</w:t>
      </w:r>
      <w:r w:rsidRPr="00AB593C">
        <w:rPr>
          <w:rFonts w:asciiTheme="minorHAnsi" w:hAnsiTheme="minorHAnsi" w:cstheme="minorHAnsi"/>
          <w:szCs w:val="24"/>
          <w:lang w:eastAsia="fr-FR" w:bidi="ar-SA"/>
        </w:rPr>
        <w:t>)</w:t>
      </w:r>
    </w:p>
    <w:p w:rsidR="00AA0DCA" w:rsidRDefault="00AA0DCA" w:rsidP="00AA0DCA">
      <w:pPr>
        <w:numPr>
          <w:ilvl w:val="0"/>
          <w:numId w:val="675"/>
        </w:numPr>
        <w:autoSpaceDE w:val="0"/>
        <w:autoSpaceDN w:val="0"/>
        <w:adjustRightInd w:val="0"/>
        <w:rPr>
          <w:rFonts w:asciiTheme="minorHAnsi" w:hAnsiTheme="minorHAnsi" w:cstheme="minorHAnsi"/>
          <w:szCs w:val="24"/>
          <w:lang w:eastAsia="fr-FR" w:bidi="ar-SA"/>
        </w:rPr>
      </w:pPr>
      <w:r w:rsidRPr="00547543">
        <w:rPr>
          <w:rFonts w:asciiTheme="minorHAnsi" w:hAnsiTheme="minorHAnsi" w:cstheme="minorHAnsi"/>
          <w:szCs w:val="24"/>
          <w:lang w:eastAsia="fr-FR" w:bidi="ar-SA"/>
        </w:rPr>
        <w:t>MNEMONIQUE SERVICE MO</w:t>
      </w:r>
      <w:r>
        <w:rPr>
          <w:rFonts w:asciiTheme="minorHAnsi" w:hAnsiTheme="minorHAnsi" w:cstheme="minorHAnsi"/>
          <w:szCs w:val="24"/>
          <w:lang w:eastAsia="fr-FR" w:bidi="ar-SA"/>
        </w:rPr>
        <w:t>E</w:t>
      </w:r>
      <w:r w:rsidRPr="00547543">
        <w:rPr>
          <w:rFonts w:asciiTheme="minorHAnsi" w:hAnsiTheme="minorHAnsi" w:cstheme="minorHAnsi"/>
          <w:szCs w:val="24"/>
          <w:lang w:eastAsia="fr-FR" w:bidi="ar-SA"/>
        </w:rPr>
        <w:t xml:space="preserve"> (MN</w:t>
      </w:r>
      <w:r>
        <w:rPr>
          <w:rFonts w:asciiTheme="minorHAnsi" w:hAnsiTheme="minorHAnsi" w:cstheme="minorHAnsi"/>
          <w:szCs w:val="24"/>
          <w:lang w:eastAsia="fr-FR" w:bidi="ar-SA"/>
        </w:rPr>
        <w:t>SEME</w:t>
      </w:r>
      <w:r w:rsidRPr="00547543">
        <w:rPr>
          <w:rFonts w:asciiTheme="minorHAnsi" w:hAnsiTheme="minorHAnsi" w:cstheme="minorHAnsi"/>
          <w:szCs w:val="24"/>
          <w:lang w:eastAsia="fr-FR" w:bidi="ar-SA"/>
        </w:rPr>
        <w:t>)</w:t>
      </w:r>
    </w:p>
    <w:p w:rsidR="00AA0DCA" w:rsidRDefault="00AA0DCA" w:rsidP="00AA0DCA">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ANALYTIQUE RDA (C0ANA)</w:t>
      </w:r>
    </w:p>
    <w:p w:rsidR="00AA0DCA" w:rsidRPr="00547543" w:rsidRDefault="00AA0DCA" w:rsidP="00AA0DCA">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TRIGRMME RDA (TRIRDA)</w:t>
      </w:r>
    </w:p>
    <w:p w:rsidR="00D338BB" w:rsidRPr="000E2103" w:rsidRDefault="00D338BB" w:rsidP="00D338BB">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p>
    <w:p w:rsidR="00D338BB" w:rsidRPr="007E57B2" w:rsidRDefault="00D338BB" w:rsidP="00D338BB">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D338BB" w:rsidRDefault="00D338BB" w:rsidP="00D338BB">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D338BB" w:rsidRDefault="00D338BB" w:rsidP="00D338BB">
      <w:pPr>
        <w:autoSpaceDE w:val="0"/>
        <w:autoSpaceDN w:val="0"/>
        <w:adjustRightInd w:val="0"/>
        <w:rPr>
          <w:rFonts w:asciiTheme="minorHAnsi" w:hAnsiTheme="minorHAnsi" w:cstheme="minorHAnsi"/>
          <w:szCs w:val="24"/>
          <w:lang w:eastAsia="fr-FR" w:bidi="ar-SA"/>
        </w:rPr>
      </w:pPr>
    </w:p>
    <w:p w:rsidR="00761478" w:rsidRPr="00150123" w:rsidRDefault="00761478" w:rsidP="0076147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0B67F8" w:rsidRPr="00150123" w:rsidRDefault="000B67F8" w:rsidP="000B67F8">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DEPT SI SERVICE MOE  (DESEME)</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MNEMONIQUE DEPT SI - LIBELLE DEPT SI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ta_g3p_dept_si</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ta_g3p_dept_si</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AA0DCA" w:rsidRDefault="00AA0DCA" w:rsidP="00AA0DCA">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sidRPr="00980652">
        <w:rPr>
          <w:rFonts w:asciiTheme="minorHAnsi" w:hAnsiTheme="minorHAnsi" w:cstheme="minorHAnsi"/>
        </w:rPr>
        <w:t>ta_</w:t>
      </w:r>
      <w:r>
        <w:rPr>
          <w:rFonts w:asciiTheme="minorHAnsi" w:hAnsiTheme="minorHAnsi" w:cstheme="minorHAnsi"/>
        </w:rPr>
        <w:t>g3p_service_moe</w:t>
      </w:r>
    </w:p>
    <w:p w:rsidR="00AA0DCA" w:rsidRDefault="00AA0DCA" w:rsidP="00AA0DCA"/>
    <w:p w:rsidR="00AA0DCA" w:rsidRPr="00150123" w:rsidRDefault="00AA0DCA" w:rsidP="00AA0DC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AA0DCA" w:rsidRDefault="00AA0DCA" w:rsidP="00AA0DCA">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LBSEME</w:t>
      </w:r>
      <w:r w:rsidRPr="00AB593C">
        <w:rPr>
          <w:rFonts w:asciiTheme="minorHAnsi" w:hAnsiTheme="minorHAnsi" w:cstheme="minorHAnsi"/>
          <w:szCs w:val="24"/>
          <w:lang w:eastAsia="fr-FR" w:bidi="ar-SA"/>
        </w:rPr>
        <w:t>)</w:t>
      </w:r>
    </w:p>
    <w:p w:rsidR="00AA0DCA" w:rsidRPr="00A51EF7" w:rsidRDefault="00AA0DCA" w:rsidP="00AA0DCA"/>
    <w:p w:rsidR="00AA0DCA" w:rsidRPr="00150123" w:rsidRDefault="00AA0DCA" w:rsidP="00AA0DC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AA0DCA" w:rsidRDefault="00AA0DCA" w:rsidP="00AA0DCA">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SERVICE MOE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LBSEME</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50 caractères</w:t>
      </w:r>
    </w:p>
    <w:p w:rsidR="00AA0DCA" w:rsidRDefault="00AA0DCA" w:rsidP="00AA0DCA">
      <w:pPr>
        <w:numPr>
          <w:ilvl w:val="0"/>
          <w:numId w:val="675"/>
        </w:numPr>
        <w:autoSpaceDE w:val="0"/>
        <w:autoSpaceDN w:val="0"/>
        <w:adjustRightInd w:val="0"/>
        <w:rPr>
          <w:rFonts w:asciiTheme="minorHAnsi" w:hAnsiTheme="minorHAnsi" w:cstheme="minorHAnsi"/>
          <w:szCs w:val="24"/>
          <w:lang w:eastAsia="fr-FR" w:bidi="ar-SA"/>
        </w:rPr>
      </w:pPr>
      <w:r w:rsidRPr="00547543">
        <w:rPr>
          <w:rFonts w:asciiTheme="minorHAnsi" w:hAnsiTheme="minorHAnsi" w:cstheme="minorHAnsi"/>
          <w:szCs w:val="24"/>
          <w:lang w:eastAsia="fr-FR" w:bidi="ar-SA"/>
        </w:rPr>
        <w:t>MNEMONIQUE SERVICE MO</w:t>
      </w:r>
      <w:r>
        <w:rPr>
          <w:rFonts w:asciiTheme="minorHAnsi" w:hAnsiTheme="minorHAnsi" w:cstheme="minorHAnsi"/>
          <w:szCs w:val="24"/>
          <w:lang w:eastAsia="fr-FR" w:bidi="ar-SA"/>
        </w:rPr>
        <w:t>E</w:t>
      </w:r>
      <w:r w:rsidRPr="00547543">
        <w:rPr>
          <w:rFonts w:asciiTheme="minorHAnsi" w:hAnsiTheme="minorHAnsi" w:cstheme="minorHAnsi"/>
          <w:szCs w:val="24"/>
          <w:lang w:eastAsia="fr-FR" w:bidi="ar-SA"/>
        </w:rPr>
        <w:t xml:space="preserve"> (MN</w:t>
      </w:r>
      <w:r>
        <w:rPr>
          <w:rFonts w:asciiTheme="minorHAnsi" w:hAnsiTheme="minorHAnsi" w:cstheme="minorHAnsi"/>
          <w:szCs w:val="24"/>
          <w:lang w:eastAsia="fr-FR" w:bidi="ar-SA"/>
        </w:rPr>
        <w:t>SEME</w:t>
      </w:r>
      <w:r w:rsidRPr="00547543">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AA0DCA" w:rsidRDefault="00AA0DCA" w:rsidP="00AA0DCA">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ANALYTIQUE RDA (C0ANA) : 20 caractères</w:t>
      </w:r>
    </w:p>
    <w:p w:rsidR="00AA0DCA" w:rsidRDefault="00AA0DCA" w:rsidP="00AA0DCA">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TRIGRMME RDA (TRIRDA) : 20 caractères</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Pr="00547543"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AA0DCA" w:rsidRPr="00150123" w:rsidRDefault="00AA0DCA" w:rsidP="00AA0DCA">
      <w:pPr>
        <w:autoSpaceDE w:val="0"/>
        <w:autoSpaceDN w:val="0"/>
        <w:adjustRightInd w:val="0"/>
        <w:rPr>
          <w:rFonts w:asciiTheme="minorHAnsi" w:hAnsiTheme="minorHAnsi" w:cstheme="minorHAnsi"/>
          <w:szCs w:val="24"/>
          <w:lang w:eastAsia="fr-FR" w:bidi="ar-SA"/>
        </w:rPr>
      </w:pPr>
    </w:p>
    <w:p w:rsidR="00364B28" w:rsidRPr="00364B28" w:rsidRDefault="00364B28" w:rsidP="00364B28">
      <w:pPr>
        <w:autoSpaceDE w:val="0"/>
        <w:autoSpaceDN w:val="0"/>
        <w:adjustRightInd w:val="0"/>
        <w:rPr>
          <w:rFonts w:asciiTheme="minorHAnsi" w:hAnsiTheme="minorHAnsi" w:cstheme="minorHAnsi"/>
          <w:szCs w:val="24"/>
          <w:lang w:eastAsia="fr-FR" w:bidi="ar-SA"/>
        </w:rPr>
      </w:pPr>
      <w:r w:rsidRPr="00364B28">
        <w:rPr>
          <w:rFonts w:asciiTheme="minorHAnsi" w:hAnsiTheme="minorHAnsi" w:cstheme="minorHAnsi"/>
          <w:szCs w:val="24"/>
        </w:rPr>
        <w:t xml:space="preserve">- Caractères autorisés pour les champs </w:t>
      </w:r>
      <w:r w:rsidRPr="00364B28">
        <w:rPr>
          <w:rFonts w:asciiTheme="minorHAnsi" w:hAnsiTheme="minorHAnsi" w:cstheme="minorHAnsi"/>
          <w:szCs w:val="24"/>
          <w:lang w:eastAsia="fr-FR" w:bidi="ar-SA"/>
        </w:rPr>
        <w:t>LIBELLE SERVICE MOE, MNEMONIQUE SERVICE MOE, CODE ANALYTIQUE RDA, TRIGRMME RDA</w:t>
      </w:r>
      <w:r w:rsidR="00A32CBC">
        <w:rPr>
          <w:rFonts w:asciiTheme="minorHAnsi" w:hAnsiTheme="minorHAnsi" w:cstheme="minorHAnsi"/>
          <w:szCs w:val="24"/>
          <w:lang w:eastAsia="fr-FR" w:bidi="ar-SA"/>
        </w:rPr>
        <w:t xml:space="preserve"> </w:t>
      </w:r>
      <w:r w:rsidRPr="00364B28">
        <w:rPr>
          <w:rFonts w:asciiTheme="minorHAnsi" w:hAnsiTheme="minorHAnsi" w:cstheme="minorHAnsi"/>
          <w:szCs w:val="24"/>
        </w:rPr>
        <w:t>:</w:t>
      </w:r>
    </w:p>
    <w:p w:rsidR="00364B28" w:rsidRDefault="00364B28" w:rsidP="00364B28">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427C6B" w:rsidRDefault="00427C6B">
      <w:pPr>
        <w:rPr>
          <w:lang w:eastAsia="fr-FR" w:bidi="ar-SA"/>
        </w:rPr>
      </w:pPr>
      <w:r>
        <w:rPr>
          <w:lang w:eastAsia="fr-FR" w:bidi="ar-SA"/>
        </w:rPr>
        <w:br w:type="page"/>
      </w:r>
    </w:p>
    <w:p w:rsidR="00D338BB" w:rsidRDefault="00427C6B" w:rsidP="00427C6B">
      <w:pPr>
        <w:pStyle w:val="Titre3"/>
        <w:rPr>
          <w:lang w:eastAsia="fr-FR" w:bidi="ar-SA"/>
        </w:rPr>
      </w:pPr>
      <w:bookmarkStart w:id="957" w:name="_Toc515444506"/>
      <w:r>
        <w:rPr>
          <w:lang w:eastAsia="fr-FR" w:bidi="ar-SA"/>
        </w:rPr>
        <w:t>Ta_g3p_calcul_cout</w:t>
      </w:r>
      <w:bookmarkEnd w:id="957"/>
    </w:p>
    <w:p w:rsidR="00427C6B" w:rsidRPr="0052237D" w:rsidRDefault="00427C6B" w:rsidP="00427C6B">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 xml:space="preserve">contient la liste des activités calcul de cout </w:t>
      </w:r>
    </w:p>
    <w:p w:rsidR="00427C6B" w:rsidRDefault="00427C6B" w:rsidP="001E08A8">
      <w:pPr>
        <w:pStyle w:val="Titre4"/>
        <w:rPr>
          <w:szCs w:val="24"/>
          <w:lang w:eastAsia="fr-FR" w:bidi="ar-SA"/>
        </w:rPr>
      </w:pPr>
      <w:r w:rsidRPr="004E2387">
        <w:rPr>
          <w:lang w:eastAsia="fr-FR" w:bidi="ar-SA"/>
        </w:rPr>
        <w:t>Structure de la table</w:t>
      </w:r>
      <w:r>
        <w:rPr>
          <w:lang w:eastAsia="fr-FR" w:bidi="ar-SA"/>
        </w:rPr>
        <w:t xml:space="preserve"> ta_g3p_calcul_cout</w:t>
      </w:r>
    </w:p>
    <w:p w:rsidR="00427C6B" w:rsidRPr="00427C6B" w:rsidRDefault="00427C6B" w:rsidP="00427C6B">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889"/>
        <w:gridCol w:w="1907"/>
      </w:tblGrid>
      <w:tr w:rsidR="00427C6B" w:rsidRPr="009E6545" w:rsidTr="00341668">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27C6B" w:rsidRPr="009E6545" w:rsidRDefault="00427C6B" w:rsidP="00341668">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27C6B" w:rsidRPr="009E6545" w:rsidRDefault="00427C6B" w:rsidP="00341668">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27C6B" w:rsidRPr="009E6545" w:rsidRDefault="00427C6B" w:rsidP="00341668">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427C6B" w:rsidRPr="009E6545" w:rsidRDefault="00427C6B" w:rsidP="00341668">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427C6B" w:rsidRPr="009E6545" w:rsidRDefault="00427C6B" w:rsidP="00341668">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27C6B" w:rsidRPr="009E6545" w:rsidRDefault="00427C6B" w:rsidP="00341668">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27C6B" w:rsidRPr="009E6545" w:rsidRDefault="00427C6B" w:rsidP="00341668">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27C6B" w:rsidRPr="009E6545" w:rsidRDefault="00427C6B" w:rsidP="00341668">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427C6B" w:rsidRPr="009E6545" w:rsidRDefault="00427C6B" w:rsidP="00341668">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427C6B" w:rsidRPr="009E6545" w:rsidTr="00341668">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AKK</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C0AKK</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alphanumérique (50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427C6B" w:rsidRDefault="00422644" w:rsidP="00AA0DCA">
            <w:pPr>
              <w:jc w:val="center"/>
              <w:rPr>
                <w:rFonts w:eastAsia="Times New Roman" w:cs="Calibri"/>
                <w:sz w:val="16"/>
                <w:szCs w:val="16"/>
                <w:lang w:eastAsia="fr-FR" w:bidi="ar-SA"/>
              </w:rPr>
            </w:pPr>
            <w:r w:rsidRPr="006A110A">
              <w:rPr>
                <w:rFonts w:eastAsia="Times New Roman" w:cs="Calibri"/>
                <w:sz w:val="16"/>
                <w:szCs w:val="16"/>
                <w:lang w:eastAsia="fr-FR" w:bidi="ar-SA"/>
                <w:rPrChange w:id="958" w:author="Osiatisaa, Cds (Ext)" w:date="2018-05-30T11:48:00Z">
                  <w:rPr>
                    <w:rFonts w:eastAsia="Times New Roman" w:cs="Calibri"/>
                    <w:sz w:val="16"/>
                    <w:szCs w:val="16"/>
                    <w:highlight w:val="yellow"/>
                    <w:lang w:eastAsia="fr-FR" w:bidi="ar-SA"/>
                  </w:rPr>
                </w:rPrChange>
              </w:rPr>
              <w:t>Identifiant</w:t>
            </w:r>
            <w:r w:rsidR="00427C6B">
              <w:rPr>
                <w:rFonts w:eastAsia="Times New Roman" w:cs="Calibri"/>
                <w:sz w:val="16"/>
                <w:szCs w:val="16"/>
                <w:lang w:eastAsia="fr-FR" w:bidi="ar-SA"/>
              </w:rPr>
              <w:t xml:space="preserve"> de l’activité calcul de coût</w:t>
            </w:r>
          </w:p>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Ex : SIFINANCE</w:t>
            </w:r>
          </w:p>
        </w:tc>
      </w:tr>
      <w:tr w:rsidR="00427C6B" w:rsidRPr="009E6545" w:rsidTr="00AA0DCA">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NOM AKK</w:t>
            </w:r>
          </w:p>
        </w:tc>
        <w:tc>
          <w:tcPr>
            <w:tcW w:w="754" w:type="dxa"/>
            <w:tcBorders>
              <w:top w:val="nil"/>
              <w:left w:val="nil"/>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NOMAKK</w:t>
            </w:r>
          </w:p>
        </w:tc>
        <w:tc>
          <w:tcPr>
            <w:tcW w:w="1387" w:type="dxa"/>
            <w:tcBorders>
              <w:top w:val="nil"/>
              <w:left w:val="nil"/>
              <w:bottom w:val="single" w:sz="4" w:space="0" w:color="auto"/>
              <w:right w:val="single" w:sz="4" w:space="0" w:color="auto"/>
            </w:tcBorders>
            <w:shd w:val="clear" w:color="auto" w:fill="auto"/>
            <w:vAlign w:val="center"/>
            <w:hideMark/>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alphanumérique (200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hideMark/>
          </w:tcPr>
          <w:p w:rsidR="00427C6B"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Nom de l’activité calcul de cout</w:t>
            </w:r>
          </w:p>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 xml:space="preserve">Ex : </w:t>
            </w:r>
            <w:r w:rsidRPr="005B410E">
              <w:rPr>
                <w:rFonts w:eastAsia="Times New Roman" w:cs="Calibri"/>
                <w:sz w:val="16"/>
                <w:szCs w:val="16"/>
                <w:lang w:eastAsia="fr-FR" w:bidi="ar-SA"/>
              </w:rPr>
              <w:t>Gérer le SI de la Finance</w:t>
            </w:r>
          </w:p>
        </w:tc>
      </w:tr>
      <w:tr w:rsidR="00427C6B" w:rsidRPr="009E6545" w:rsidTr="00AA0DCA">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427C6B" w:rsidRPr="009E6545" w:rsidRDefault="00427C6B" w:rsidP="00AA0DC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427C6B" w:rsidRPr="00427C6B" w:rsidRDefault="00427C6B" w:rsidP="00AA0DCA">
            <w:pPr>
              <w:jc w:val="center"/>
              <w:rPr>
                <w:rFonts w:eastAsia="Times New Roman" w:cs="Calibri"/>
                <w:sz w:val="16"/>
                <w:szCs w:val="16"/>
                <w:lang w:eastAsia="fr-FR" w:bidi="ar-SA"/>
              </w:rPr>
            </w:pPr>
            <w:r w:rsidRPr="00427C6B">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427C6B" w:rsidRPr="00427C6B" w:rsidRDefault="00427C6B" w:rsidP="00AA0DCA">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27C6B" w:rsidRPr="00427C6B" w:rsidRDefault="00427C6B" w:rsidP="00AA0DCA">
            <w:pPr>
              <w:jc w:val="center"/>
              <w:rPr>
                <w:rFonts w:eastAsia="Times New Roman" w:cs="Calibri"/>
                <w:sz w:val="16"/>
                <w:szCs w:val="16"/>
                <w:lang w:eastAsia="fr-FR" w:bidi="ar-SA"/>
              </w:rPr>
            </w:pPr>
            <w:r w:rsidRPr="00427C6B">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427C6B" w:rsidRPr="00427C6B" w:rsidRDefault="00427C6B" w:rsidP="00AA0DCA">
            <w:pPr>
              <w:jc w:val="center"/>
              <w:rPr>
                <w:rFonts w:eastAsia="Times New Roman" w:cs="Calibri"/>
                <w:sz w:val="16"/>
                <w:szCs w:val="16"/>
                <w:lang w:eastAsia="fr-FR" w:bidi="ar-SA"/>
              </w:rPr>
            </w:pPr>
            <w:r w:rsidRPr="00427C6B">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427C6B" w:rsidRPr="00427C6B" w:rsidRDefault="00427C6B" w:rsidP="00AA0DCA">
            <w:pPr>
              <w:jc w:val="center"/>
              <w:rPr>
                <w:rFonts w:eastAsia="Times New Roman" w:cs="Calibri"/>
                <w:sz w:val="16"/>
                <w:szCs w:val="16"/>
                <w:lang w:eastAsia="fr-FR" w:bidi="ar-SA"/>
              </w:rPr>
            </w:pPr>
            <w:r w:rsidRPr="00427C6B">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427C6B" w:rsidRPr="00427C6B" w:rsidRDefault="00427C6B" w:rsidP="00AA0DCA">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427C6B" w:rsidRPr="00427C6B" w:rsidRDefault="00427C6B" w:rsidP="00AA0DCA">
            <w:pPr>
              <w:jc w:val="center"/>
              <w:rPr>
                <w:rFonts w:eastAsia="Times New Roman" w:cs="Calibri"/>
                <w:sz w:val="16"/>
                <w:szCs w:val="16"/>
                <w:lang w:eastAsia="fr-FR" w:bidi="ar-SA"/>
              </w:rPr>
            </w:pPr>
            <w:r w:rsidRPr="00427C6B">
              <w:rPr>
                <w:rFonts w:eastAsia="Times New Roman" w:cs="Calibri"/>
                <w:sz w:val="16"/>
                <w:szCs w:val="16"/>
                <w:lang w:eastAsia="fr-FR" w:bidi="ar-SA"/>
              </w:rPr>
              <w:t>date de création de l'enregistrement. Alimenté par le systEme A la date du jour de création.</w:t>
            </w:r>
          </w:p>
        </w:tc>
      </w:tr>
      <w:tr w:rsidR="00427C6B" w:rsidRPr="009E6545" w:rsidTr="00AA0DCA">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27C6B" w:rsidRPr="009E6545" w:rsidRDefault="00427C6B" w:rsidP="00AA0DC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427C6B" w:rsidRPr="009E6545" w:rsidRDefault="00427C6B" w:rsidP="00AA0DCA">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427C6B" w:rsidRPr="009E6545" w:rsidTr="00AA0DCA">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427C6B" w:rsidRPr="009E6545" w:rsidRDefault="00427C6B" w:rsidP="00AA0DC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27C6B" w:rsidRPr="009E6545" w:rsidRDefault="00713987" w:rsidP="00AA0DCA">
            <w:pPr>
              <w:jc w:val="center"/>
              <w:rPr>
                <w:rFonts w:eastAsia="Times New Roman" w:cs="Calibri"/>
                <w:sz w:val="16"/>
                <w:szCs w:val="16"/>
                <w:lang w:eastAsia="fr-FR" w:bidi="ar-SA"/>
              </w:rPr>
            </w:pPr>
            <w:r w:rsidRPr="009E6545">
              <w:rPr>
                <w:rFonts w:eastAsia="Times New Roman" w:cs="Calibri"/>
                <w:sz w:val="16"/>
                <w:szCs w:val="16"/>
                <w:lang w:eastAsia="fr-FR" w:bidi="ar-SA"/>
              </w:rPr>
              <w:t>C</w:t>
            </w:r>
            <w:r w:rsidR="00427C6B" w:rsidRPr="009E654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427C6B" w:rsidRPr="009E6545" w:rsidRDefault="00AA0DCA" w:rsidP="00AA0DCA">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907" w:type="dxa"/>
            <w:tcBorders>
              <w:top w:val="single" w:sz="4" w:space="0" w:color="auto"/>
              <w:left w:val="nil"/>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alimentée par défaut au 01/01/2076</w:t>
            </w:r>
            <w:r w:rsidR="00713987">
              <w:rPr>
                <w:rFonts w:eastAsia="Times New Roman" w:cs="Calibri"/>
                <w:sz w:val="16"/>
                <w:szCs w:val="16"/>
                <w:lang w:eastAsia="fr-FR" w:bidi="ar-SA"/>
              </w:rPr>
              <w:t xml:space="preserve"> et modifiable</w:t>
            </w:r>
          </w:p>
        </w:tc>
      </w:tr>
      <w:tr w:rsidR="00427C6B" w:rsidRPr="009E6545" w:rsidTr="00AA0DCA">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427C6B" w:rsidRPr="009E6545" w:rsidRDefault="00427C6B" w:rsidP="00AA0DCA">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427C6B" w:rsidRPr="00045326" w:rsidRDefault="00427C6B" w:rsidP="00AA0DCA">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427C6B" w:rsidRPr="00045326" w:rsidRDefault="00427C6B" w:rsidP="00AA0DCA">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427C6B" w:rsidRPr="009E6545" w:rsidRDefault="00427C6B" w:rsidP="00AA0DCA">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427C6B" w:rsidRDefault="00427C6B" w:rsidP="00427C6B">
      <w:pPr>
        <w:rPr>
          <w:lang w:eastAsia="fr-FR" w:bidi="ar-SA"/>
        </w:rPr>
      </w:pPr>
    </w:p>
    <w:p w:rsidR="00427C6B" w:rsidRDefault="00427C6B" w:rsidP="001E08A8">
      <w:pPr>
        <w:pStyle w:val="Titre4"/>
        <w:rPr>
          <w:lang w:eastAsia="fr-FR" w:bidi="ar-SA"/>
        </w:rPr>
      </w:pPr>
      <w:r w:rsidRPr="004E2387">
        <w:rPr>
          <w:lang w:eastAsia="fr-FR" w:bidi="ar-SA"/>
        </w:rPr>
        <w:t xml:space="preserve">Création : renseignement des données de </w:t>
      </w:r>
      <w:r w:rsidRPr="00980652">
        <w:rPr>
          <w:lang w:eastAsia="fr-FR" w:bidi="ar-SA"/>
        </w:rPr>
        <w:t>ta_</w:t>
      </w:r>
      <w:r>
        <w:rPr>
          <w:lang w:eastAsia="fr-FR" w:bidi="ar-SA"/>
        </w:rPr>
        <w:t>g3p_calcul_cout</w:t>
      </w:r>
    </w:p>
    <w:p w:rsidR="00427C6B" w:rsidRDefault="00427C6B" w:rsidP="00427C6B">
      <w:pPr>
        <w:autoSpaceDE w:val="0"/>
        <w:autoSpaceDN w:val="0"/>
        <w:adjustRightInd w:val="0"/>
        <w:rPr>
          <w:rFonts w:asciiTheme="minorHAnsi" w:hAnsiTheme="minorHAnsi" w:cstheme="minorHAnsi"/>
          <w:szCs w:val="24"/>
          <w:lang w:eastAsia="fr-FR" w:bidi="ar-SA"/>
        </w:rPr>
      </w:pPr>
    </w:p>
    <w:p w:rsidR="00427C6B" w:rsidRPr="007E57B2" w:rsidRDefault="00427C6B" w:rsidP="00427C6B">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427C6B" w:rsidRDefault="00427C6B" w:rsidP="00427C6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AKK</w:t>
      </w:r>
      <w:r w:rsidRPr="00AB593C">
        <w:rPr>
          <w:rFonts w:asciiTheme="minorHAnsi" w:hAnsiTheme="minorHAnsi" w:cstheme="minorHAnsi"/>
          <w:szCs w:val="24"/>
          <w:lang w:eastAsia="fr-FR" w:bidi="ar-SA"/>
        </w:rPr>
        <w:t xml:space="preserve"> (</w:t>
      </w:r>
      <w:r w:rsidR="00713987">
        <w:rPr>
          <w:rFonts w:asciiTheme="minorHAnsi" w:hAnsiTheme="minorHAnsi" w:cstheme="minorHAnsi"/>
          <w:szCs w:val="24"/>
          <w:lang w:eastAsia="fr-FR" w:bidi="ar-SA"/>
        </w:rPr>
        <w:t>C0AKK</w:t>
      </w:r>
      <w:r w:rsidRPr="00AB593C">
        <w:rPr>
          <w:rFonts w:asciiTheme="minorHAnsi" w:hAnsiTheme="minorHAnsi" w:cstheme="minorHAnsi"/>
          <w:szCs w:val="24"/>
          <w:lang w:eastAsia="fr-FR" w:bidi="ar-SA"/>
        </w:rPr>
        <w:t>)</w:t>
      </w:r>
    </w:p>
    <w:p w:rsidR="00427C6B" w:rsidRDefault="00713987" w:rsidP="00427C6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w:t>
      </w:r>
      <w:r w:rsidR="00427C6B">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AKK</w:t>
      </w:r>
      <w:r w:rsidR="00427C6B"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NOMAKK</w:t>
      </w:r>
      <w:r w:rsidR="00427C6B" w:rsidRPr="00AB593C">
        <w:rPr>
          <w:rFonts w:asciiTheme="minorHAnsi" w:hAnsiTheme="minorHAnsi" w:cstheme="minorHAnsi"/>
          <w:szCs w:val="24"/>
          <w:lang w:eastAsia="fr-FR" w:bidi="ar-SA"/>
        </w:rPr>
        <w:t>)</w:t>
      </w:r>
    </w:p>
    <w:p w:rsidR="00427C6B" w:rsidRPr="00B819AD" w:rsidRDefault="00427C6B" w:rsidP="00427C6B">
      <w:pPr>
        <w:autoSpaceDE w:val="0"/>
        <w:autoSpaceDN w:val="0"/>
        <w:adjustRightInd w:val="0"/>
        <w:rPr>
          <w:rFonts w:asciiTheme="minorHAnsi" w:hAnsiTheme="minorHAnsi" w:cstheme="minorHAnsi"/>
          <w:szCs w:val="24"/>
          <w:lang w:eastAsia="fr-FR" w:bidi="ar-SA"/>
        </w:rPr>
      </w:pPr>
    </w:p>
    <w:p w:rsidR="00427C6B" w:rsidRDefault="00427C6B" w:rsidP="00427C6B">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427C6B" w:rsidRDefault="00427C6B" w:rsidP="00427C6B">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427C6B" w:rsidRPr="00C362CD" w:rsidRDefault="00427C6B" w:rsidP="00427C6B">
      <w:pPr>
        <w:pStyle w:val="Titre4"/>
        <w:rPr>
          <w:lang w:eastAsia="fr-FR" w:bidi="ar-SA"/>
        </w:rPr>
      </w:pPr>
      <w:r w:rsidRPr="004C6180">
        <w:rPr>
          <w:rFonts w:asciiTheme="minorHAnsi" w:hAnsiTheme="minorHAnsi" w:cstheme="minorHAnsi"/>
        </w:rPr>
        <w:t xml:space="preserve">Création : contrôle des données de </w:t>
      </w:r>
      <w:r w:rsidRPr="00980652">
        <w:rPr>
          <w:rFonts w:asciiTheme="minorHAnsi" w:hAnsiTheme="minorHAnsi" w:cstheme="minorHAnsi"/>
        </w:rPr>
        <w:t>ta_</w:t>
      </w:r>
      <w:r>
        <w:rPr>
          <w:rFonts w:asciiTheme="minorHAnsi" w:hAnsiTheme="minorHAnsi" w:cstheme="minorHAnsi"/>
        </w:rPr>
        <w:t>g3p_calcul_cout</w:t>
      </w:r>
    </w:p>
    <w:p w:rsidR="00427C6B" w:rsidRDefault="00427C6B" w:rsidP="00427C6B">
      <w:pPr>
        <w:autoSpaceDE w:val="0"/>
        <w:autoSpaceDN w:val="0"/>
        <w:adjustRightInd w:val="0"/>
        <w:rPr>
          <w:rFonts w:asciiTheme="minorHAnsi" w:hAnsiTheme="minorHAnsi" w:cstheme="minorHAnsi"/>
          <w:szCs w:val="24"/>
          <w:lang w:eastAsia="fr-FR" w:bidi="ar-SA"/>
        </w:rPr>
      </w:pPr>
    </w:p>
    <w:p w:rsidR="00427C6B" w:rsidRPr="00150123" w:rsidRDefault="00427C6B" w:rsidP="00427C6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1D337D" w:rsidRDefault="001D337D" w:rsidP="001D337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AKK</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C0AKK</w:t>
      </w:r>
      <w:r w:rsidRPr="00AB593C">
        <w:rPr>
          <w:rFonts w:asciiTheme="minorHAnsi" w:hAnsiTheme="minorHAnsi" w:cstheme="minorHAnsi"/>
          <w:szCs w:val="24"/>
          <w:lang w:eastAsia="fr-FR" w:bidi="ar-SA"/>
        </w:rPr>
        <w:t>)</w:t>
      </w:r>
    </w:p>
    <w:p w:rsidR="001D337D" w:rsidRDefault="001D337D" w:rsidP="001D337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 AKK</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NOMAKK</w:t>
      </w:r>
      <w:r w:rsidRPr="00AB593C">
        <w:rPr>
          <w:rFonts w:asciiTheme="minorHAnsi" w:hAnsiTheme="minorHAnsi" w:cstheme="minorHAnsi"/>
          <w:szCs w:val="24"/>
          <w:lang w:eastAsia="fr-FR" w:bidi="ar-SA"/>
        </w:rPr>
        <w:t>)</w:t>
      </w:r>
    </w:p>
    <w:p w:rsidR="00427C6B" w:rsidRPr="00150123" w:rsidRDefault="00427C6B" w:rsidP="00427C6B">
      <w:pPr>
        <w:autoSpaceDE w:val="0"/>
        <w:autoSpaceDN w:val="0"/>
        <w:adjustRightInd w:val="0"/>
        <w:rPr>
          <w:rFonts w:asciiTheme="minorHAnsi" w:hAnsiTheme="minorHAnsi" w:cstheme="minorHAnsi"/>
          <w:szCs w:val="24"/>
          <w:lang w:eastAsia="fr-FR" w:bidi="ar-SA"/>
        </w:rPr>
      </w:pPr>
    </w:p>
    <w:p w:rsidR="00427C6B" w:rsidRPr="00150123" w:rsidRDefault="00427C6B" w:rsidP="00427C6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713987" w:rsidRDefault="00713987" w:rsidP="00713987">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AKK</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C0AKK</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50 caractères</w:t>
      </w:r>
    </w:p>
    <w:p w:rsidR="00713987" w:rsidRDefault="00713987" w:rsidP="00713987">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 AKK</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NOMAKK</w:t>
      </w:r>
      <w:r w:rsidRPr="00AB593C">
        <w:rPr>
          <w:rFonts w:asciiTheme="minorHAnsi" w:hAnsiTheme="minorHAnsi" w:cstheme="minorHAnsi"/>
          <w:szCs w:val="24"/>
          <w:lang w:eastAsia="fr-FR" w:bidi="ar-SA"/>
        </w:rPr>
        <w:t>)</w:t>
      </w:r>
      <w:r w:rsidRPr="00713987">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 : 200 caractères</w:t>
      </w:r>
    </w:p>
    <w:p w:rsidR="00427C6B" w:rsidRPr="00150123" w:rsidRDefault="00427C6B" w:rsidP="00427C6B">
      <w:pPr>
        <w:autoSpaceDE w:val="0"/>
        <w:autoSpaceDN w:val="0"/>
        <w:adjustRightInd w:val="0"/>
        <w:rPr>
          <w:rFonts w:asciiTheme="minorHAnsi" w:hAnsiTheme="minorHAnsi" w:cstheme="minorHAnsi"/>
          <w:szCs w:val="24"/>
          <w:lang w:eastAsia="fr-FR" w:bidi="ar-SA"/>
        </w:rPr>
      </w:pPr>
    </w:p>
    <w:p w:rsidR="00427C6B" w:rsidRPr="00150123" w:rsidRDefault="00427C6B" w:rsidP="00427C6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1D337D" w:rsidRDefault="001D337D" w:rsidP="001D337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AKK</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C0AKK</w:t>
      </w:r>
      <w:r w:rsidRPr="00AB593C">
        <w:rPr>
          <w:rFonts w:asciiTheme="minorHAnsi" w:hAnsiTheme="minorHAnsi" w:cstheme="minorHAnsi"/>
          <w:szCs w:val="24"/>
          <w:lang w:eastAsia="fr-FR" w:bidi="ar-SA"/>
        </w:rPr>
        <w:t>)</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427C6B" w:rsidRPr="00150123" w:rsidRDefault="00427C6B" w:rsidP="00427C6B">
      <w:pPr>
        <w:autoSpaceDE w:val="0"/>
        <w:autoSpaceDN w:val="0"/>
        <w:adjustRightInd w:val="0"/>
        <w:rPr>
          <w:rFonts w:asciiTheme="minorHAnsi" w:hAnsiTheme="minorHAnsi" w:cstheme="minorHAnsi"/>
          <w:szCs w:val="24"/>
          <w:lang w:eastAsia="fr-FR" w:bidi="ar-SA"/>
        </w:rPr>
      </w:pPr>
    </w:p>
    <w:p w:rsidR="00427C6B" w:rsidRPr="009E5826" w:rsidRDefault="00427C6B" w:rsidP="00427C6B">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427C6B" w:rsidRDefault="00427C6B" w:rsidP="00427C6B">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086CB1" w:rsidRPr="00980652" w:rsidRDefault="00086CB1" w:rsidP="00086CB1">
      <w:pPr>
        <w:pStyle w:val="Titre4"/>
      </w:pPr>
      <w:r w:rsidRPr="00980652">
        <w:t>Modification : renseignement des données de ta_</w:t>
      </w:r>
      <w:r>
        <w:t>g3p_calcul_cout</w:t>
      </w:r>
    </w:p>
    <w:p w:rsidR="00086CB1" w:rsidRDefault="00086CB1" w:rsidP="00086CB1">
      <w:pPr>
        <w:autoSpaceDE w:val="0"/>
        <w:autoSpaceDN w:val="0"/>
        <w:adjustRightInd w:val="0"/>
        <w:ind w:left="360"/>
        <w:rPr>
          <w:rFonts w:asciiTheme="minorHAnsi" w:hAnsiTheme="minorHAnsi" w:cstheme="minorHAnsi"/>
          <w:szCs w:val="24"/>
        </w:rPr>
      </w:pPr>
    </w:p>
    <w:p w:rsidR="00086CB1" w:rsidRPr="009E5826" w:rsidRDefault="00086CB1" w:rsidP="00086CB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086CB1" w:rsidRDefault="00086CB1" w:rsidP="00086CB1">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 AKK</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NOMAKK</w:t>
      </w:r>
      <w:r w:rsidRPr="00AB593C">
        <w:rPr>
          <w:rFonts w:asciiTheme="minorHAnsi" w:hAnsiTheme="minorHAnsi" w:cstheme="minorHAnsi"/>
          <w:szCs w:val="24"/>
          <w:lang w:eastAsia="fr-FR" w:bidi="ar-SA"/>
        </w:rPr>
        <w:t>)</w:t>
      </w:r>
    </w:p>
    <w:p w:rsidR="00086CB1" w:rsidRPr="000E2103" w:rsidRDefault="00086CB1" w:rsidP="00086CB1">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p>
    <w:p w:rsidR="00086CB1" w:rsidRPr="007E57B2" w:rsidRDefault="00086CB1" w:rsidP="00086CB1">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086CB1" w:rsidRDefault="00086CB1" w:rsidP="00086CB1">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427C6B" w:rsidRDefault="00427C6B" w:rsidP="001E08A8">
      <w:pPr>
        <w:pStyle w:val="Titre4"/>
      </w:pPr>
      <w:r w:rsidRPr="004E2387">
        <w:t xml:space="preserve">Modification : contrôle des données de </w:t>
      </w:r>
      <w:r w:rsidRPr="00980652">
        <w:t>ta_</w:t>
      </w:r>
      <w:r>
        <w:t>g3p_calcul_cout</w:t>
      </w:r>
    </w:p>
    <w:p w:rsidR="00427C6B" w:rsidRDefault="00427C6B" w:rsidP="00427C6B"/>
    <w:p w:rsidR="00427C6B" w:rsidRPr="00150123" w:rsidRDefault="00427C6B" w:rsidP="00427C6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1D337D" w:rsidRDefault="001D337D" w:rsidP="001D337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 AKK</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NOMAKK</w:t>
      </w:r>
      <w:r w:rsidRPr="00AB593C">
        <w:rPr>
          <w:rFonts w:asciiTheme="minorHAnsi" w:hAnsiTheme="minorHAnsi" w:cstheme="minorHAnsi"/>
          <w:szCs w:val="24"/>
          <w:lang w:eastAsia="fr-FR" w:bidi="ar-SA"/>
        </w:rPr>
        <w:t>)</w:t>
      </w:r>
    </w:p>
    <w:p w:rsidR="00427C6B" w:rsidRPr="00A51EF7" w:rsidRDefault="00427C6B" w:rsidP="00427C6B"/>
    <w:p w:rsidR="00427C6B" w:rsidRPr="00150123" w:rsidRDefault="00427C6B" w:rsidP="00427C6B">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1D337D" w:rsidRDefault="001D337D" w:rsidP="001D337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 AKK</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NOMAKK</w:t>
      </w:r>
      <w:r w:rsidRPr="00AB593C">
        <w:rPr>
          <w:rFonts w:asciiTheme="minorHAnsi" w:hAnsiTheme="minorHAnsi" w:cstheme="minorHAnsi"/>
          <w:szCs w:val="24"/>
          <w:lang w:eastAsia="fr-FR" w:bidi="ar-SA"/>
        </w:rPr>
        <w:t>)</w:t>
      </w:r>
      <w:r w:rsidRPr="00713987">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 : 200 caractères</w:t>
      </w:r>
    </w:p>
    <w:p w:rsidR="00427C6B" w:rsidRDefault="00427C6B" w:rsidP="00427C6B">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816D0" w:rsidRPr="00150123" w:rsidRDefault="000816D0" w:rsidP="00427C6B">
      <w:pPr>
        <w:autoSpaceDE w:val="0"/>
        <w:autoSpaceDN w:val="0"/>
        <w:adjustRightInd w:val="0"/>
        <w:rPr>
          <w:rFonts w:asciiTheme="minorHAnsi" w:hAnsiTheme="minorHAnsi" w:cstheme="minorHAnsi"/>
          <w:szCs w:val="24"/>
          <w:lang w:eastAsia="fr-FR" w:bidi="ar-SA"/>
        </w:rPr>
      </w:pPr>
    </w:p>
    <w:p w:rsidR="00427C6B" w:rsidRPr="009E5826" w:rsidRDefault="00427C6B" w:rsidP="00427C6B">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427C6B" w:rsidRDefault="00427C6B" w:rsidP="00427C6B">
      <w:pPr>
        <w:rPr>
          <w:rFonts w:asciiTheme="minorHAnsi" w:hAnsiTheme="minorHAnsi" w:cstheme="minorHAnsi"/>
          <w:szCs w:val="24"/>
        </w:rPr>
      </w:pPr>
      <w:r>
        <w:rPr>
          <w:rFonts w:asciiTheme="minorHAnsi" w:hAnsiTheme="minorHAnsi" w:cstheme="minorHAnsi"/>
          <w:szCs w:val="24"/>
        </w:rPr>
        <w:t>Tous les caractères sont autorisés sauf le saut de ligne.</w:t>
      </w:r>
    </w:p>
    <w:p w:rsidR="00427C6B" w:rsidRDefault="00427C6B" w:rsidP="00427C6B">
      <w:pPr>
        <w:rPr>
          <w:rFonts w:asciiTheme="minorHAnsi" w:hAnsiTheme="minorHAnsi" w:cstheme="minorHAnsi"/>
          <w:szCs w:val="24"/>
        </w:rPr>
      </w:pPr>
    </w:p>
    <w:p w:rsidR="00AD6D0E" w:rsidRDefault="00341668" w:rsidP="00AD6D0E">
      <w:pPr>
        <w:pStyle w:val="Titre3"/>
        <w:numPr>
          <w:ilvl w:val="0"/>
          <w:numId w:val="0"/>
        </w:numPr>
        <w:rPr>
          <w:lang w:eastAsia="fr-FR" w:bidi="ar-SA"/>
        </w:rPr>
      </w:pPr>
      <w:r>
        <w:rPr>
          <w:lang w:eastAsia="fr-FR" w:bidi="ar-SA"/>
        </w:rPr>
        <w:br w:type="page"/>
      </w:r>
    </w:p>
    <w:p w:rsidR="00427C6B" w:rsidRDefault="00341668" w:rsidP="00341668">
      <w:pPr>
        <w:pStyle w:val="Titre3"/>
        <w:rPr>
          <w:lang w:eastAsia="fr-FR" w:bidi="ar-SA"/>
        </w:rPr>
      </w:pPr>
      <w:bookmarkStart w:id="959" w:name="_Toc515444507"/>
      <w:r>
        <w:rPr>
          <w:lang w:eastAsia="fr-FR" w:bidi="ar-SA"/>
        </w:rPr>
        <w:t>Ta_g3p_axe_strategique</w:t>
      </w:r>
      <w:bookmarkEnd w:id="959"/>
    </w:p>
    <w:p w:rsidR="00341668" w:rsidRPr="00341668" w:rsidRDefault="00341668" w:rsidP="00341668">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l’ensemble des informations des axes stratégiques possibles. Chaque ligne de la table représente une valeur d’un axe stratégique avec l’information de l’intervalle de date pour laquelle cette valeur a été définie</w:t>
      </w:r>
    </w:p>
    <w:p w:rsidR="00341668" w:rsidRDefault="00341668" w:rsidP="00341668">
      <w:pPr>
        <w:pStyle w:val="Titre4"/>
        <w:rPr>
          <w:lang w:eastAsia="fr-FR" w:bidi="ar-SA"/>
        </w:rPr>
      </w:pPr>
      <w:r>
        <w:rPr>
          <w:lang w:eastAsia="fr-FR" w:bidi="ar-SA"/>
        </w:rPr>
        <w:t>Structure de la table ta_g3p_axe_strategique</w:t>
      </w:r>
    </w:p>
    <w:p w:rsidR="00341668" w:rsidRDefault="00341668" w:rsidP="00341668">
      <w:pPr>
        <w:rPr>
          <w:lang w:eastAsia="fr-FR" w:bidi="ar-SA"/>
        </w:rPr>
      </w:pPr>
    </w:p>
    <w:tbl>
      <w:tblPr>
        <w:tblW w:w="10348" w:type="dxa"/>
        <w:tblInd w:w="70" w:type="dxa"/>
        <w:tblLayout w:type="fixed"/>
        <w:tblCellMar>
          <w:left w:w="70" w:type="dxa"/>
          <w:right w:w="70" w:type="dxa"/>
        </w:tblCellMar>
        <w:tblLook w:val="04A0" w:firstRow="1" w:lastRow="0" w:firstColumn="1" w:lastColumn="0" w:noHBand="0" w:noVBand="1"/>
      </w:tblPr>
      <w:tblGrid>
        <w:gridCol w:w="1560"/>
        <w:gridCol w:w="850"/>
        <w:gridCol w:w="1291"/>
        <w:gridCol w:w="737"/>
        <w:gridCol w:w="923"/>
        <w:gridCol w:w="923"/>
        <w:gridCol w:w="971"/>
        <w:gridCol w:w="1109"/>
        <w:gridCol w:w="1984"/>
      </w:tblGrid>
      <w:tr w:rsidR="00341668" w:rsidRPr="009E6545" w:rsidTr="00E5347C">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341668" w:rsidRPr="009E6545" w:rsidRDefault="00341668" w:rsidP="00341668">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85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341668" w:rsidRPr="009E6545" w:rsidRDefault="00341668" w:rsidP="00341668">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29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341668" w:rsidRPr="009E6545" w:rsidRDefault="00341668" w:rsidP="00341668">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41668" w:rsidRPr="009E6545" w:rsidRDefault="00341668" w:rsidP="00341668">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41668" w:rsidRPr="009E6545" w:rsidRDefault="00341668" w:rsidP="00341668">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341668" w:rsidRPr="009E6545" w:rsidRDefault="00341668" w:rsidP="00341668">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341668" w:rsidRPr="009E6545" w:rsidRDefault="00341668" w:rsidP="00341668">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110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341668" w:rsidRPr="009E6545" w:rsidRDefault="00341668" w:rsidP="00341668">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8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341668" w:rsidRPr="009E6545" w:rsidRDefault="00341668" w:rsidP="00341668">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341668" w:rsidRPr="009E6545" w:rsidTr="00E5347C">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AXE</w:t>
            </w:r>
          </w:p>
        </w:tc>
        <w:tc>
          <w:tcPr>
            <w:tcW w:w="850"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C0AXE</w:t>
            </w:r>
          </w:p>
        </w:tc>
        <w:tc>
          <w:tcPr>
            <w:tcW w:w="129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110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341668" w:rsidRPr="009E6545" w:rsidRDefault="00C6586A"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8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Identifiant de l’axe stratégique</w:t>
            </w:r>
          </w:p>
        </w:tc>
      </w:tr>
      <w:tr w:rsidR="00341668" w:rsidRPr="009E6545" w:rsidTr="00E5347C">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NOM AXE</w:t>
            </w:r>
          </w:p>
        </w:tc>
        <w:tc>
          <w:tcPr>
            <w:tcW w:w="850"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NOMAXE</w:t>
            </w:r>
          </w:p>
        </w:tc>
        <w:tc>
          <w:tcPr>
            <w:tcW w:w="1291" w:type="dxa"/>
            <w:tcBorders>
              <w:top w:val="nil"/>
              <w:left w:val="nil"/>
              <w:bottom w:val="single" w:sz="4" w:space="0" w:color="auto"/>
              <w:right w:val="single" w:sz="4" w:space="0" w:color="auto"/>
            </w:tcBorders>
            <w:shd w:val="clear" w:color="auto" w:fill="auto"/>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(50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1109"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84" w:type="dxa"/>
            <w:tcBorders>
              <w:top w:val="nil"/>
              <w:left w:val="nil"/>
              <w:bottom w:val="single" w:sz="4" w:space="0" w:color="auto"/>
              <w:right w:val="single" w:sz="4" w:space="0" w:color="auto"/>
            </w:tcBorders>
            <w:shd w:val="clear" w:color="auto" w:fill="auto"/>
            <w:vAlign w:val="center"/>
            <w:hideMark/>
          </w:tcPr>
          <w:p w:rsidR="00341668"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Nom de l’axe</w:t>
            </w:r>
          </w:p>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Ex :Taux digital, extension de périmètre</w:t>
            </w:r>
          </w:p>
        </w:tc>
      </w:tr>
      <w:tr w:rsidR="00341668" w:rsidRPr="009E6545" w:rsidTr="00E5347C">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DESC COURT</w:t>
            </w:r>
          </w:p>
        </w:tc>
        <w:tc>
          <w:tcPr>
            <w:tcW w:w="850"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DESCC</w:t>
            </w:r>
          </w:p>
        </w:tc>
        <w:tc>
          <w:tcPr>
            <w:tcW w:w="1291" w:type="dxa"/>
            <w:tcBorders>
              <w:top w:val="nil"/>
              <w:left w:val="nil"/>
              <w:bottom w:val="single" w:sz="4" w:space="0" w:color="auto"/>
              <w:right w:val="single" w:sz="4" w:space="0" w:color="auto"/>
            </w:tcBorders>
            <w:shd w:val="clear" w:color="auto" w:fill="auto"/>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(255</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71" w:type="dxa"/>
            <w:tcBorders>
              <w:top w:val="nil"/>
              <w:left w:val="nil"/>
              <w:bottom w:val="single" w:sz="4" w:space="0" w:color="auto"/>
              <w:right w:val="single" w:sz="4" w:space="0" w:color="auto"/>
            </w:tcBorders>
            <w:shd w:val="clear" w:color="auto" w:fill="auto"/>
            <w:vAlign w:val="center"/>
            <w:hideMark/>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1109"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84" w:type="dxa"/>
            <w:tcBorders>
              <w:top w:val="nil"/>
              <w:left w:val="nil"/>
              <w:bottom w:val="single" w:sz="4" w:space="0" w:color="auto"/>
              <w:right w:val="single" w:sz="4" w:space="0" w:color="auto"/>
            </w:tcBorders>
            <w:shd w:val="clear" w:color="auto" w:fill="auto"/>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Description courte</w:t>
            </w:r>
          </w:p>
        </w:tc>
      </w:tr>
      <w:tr w:rsidR="00A32CBC" w:rsidRPr="009E6545" w:rsidTr="00A32CBC">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A32CBC" w:rsidRPr="009E6545" w:rsidRDefault="00A32CBC" w:rsidP="00A32CB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 xml:space="preserve">DATE </w:t>
            </w:r>
            <w:r>
              <w:rPr>
                <w:rFonts w:eastAsia="Times New Roman" w:cs="Calibri"/>
                <w:sz w:val="16"/>
                <w:szCs w:val="16"/>
                <w:lang w:eastAsia="fr-FR" w:bidi="ar-SA"/>
              </w:rPr>
              <w:t>DEBUT</w:t>
            </w:r>
          </w:p>
        </w:tc>
        <w:tc>
          <w:tcPr>
            <w:tcW w:w="850" w:type="dxa"/>
            <w:tcBorders>
              <w:top w:val="nil"/>
              <w:left w:val="nil"/>
              <w:bottom w:val="single" w:sz="4" w:space="0" w:color="auto"/>
              <w:right w:val="single" w:sz="4" w:space="0" w:color="auto"/>
            </w:tcBorders>
            <w:shd w:val="clear" w:color="auto" w:fill="auto"/>
            <w:vAlign w:val="center"/>
          </w:tcPr>
          <w:p w:rsidR="00A32CBC" w:rsidRPr="009E6545" w:rsidRDefault="00A32CBC" w:rsidP="00A32CBC">
            <w:pPr>
              <w:ind w:left="214" w:hanging="142"/>
              <w:jc w:val="center"/>
              <w:rPr>
                <w:rFonts w:eastAsia="Times New Roman" w:cs="Calibri"/>
                <w:sz w:val="16"/>
                <w:szCs w:val="16"/>
                <w:lang w:eastAsia="fr-FR" w:bidi="ar-SA"/>
              </w:rPr>
            </w:pPr>
            <w:r>
              <w:rPr>
                <w:rFonts w:eastAsia="Times New Roman" w:cs="Calibri"/>
                <w:sz w:val="16"/>
                <w:szCs w:val="16"/>
                <w:lang w:eastAsia="fr-FR" w:bidi="ar-SA"/>
              </w:rPr>
              <w:t>YDDE</w:t>
            </w:r>
          </w:p>
        </w:tc>
        <w:tc>
          <w:tcPr>
            <w:tcW w:w="1291" w:type="dxa"/>
            <w:tcBorders>
              <w:top w:val="nil"/>
              <w:left w:val="nil"/>
              <w:bottom w:val="single" w:sz="4" w:space="0" w:color="auto"/>
              <w:right w:val="single" w:sz="4" w:space="0" w:color="auto"/>
            </w:tcBorders>
            <w:shd w:val="clear" w:color="auto" w:fill="auto"/>
            <w:vAlign w:val="center"/>
            <w:hideMark/>
          </w:tcPr>
          <w:p w:rsidR="00A32CBC" w:rsidRPr="009E6545" w:rsidRDefault="00A32CBC" w:rsidP="00A32CB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A32CBC" w:rsidRPr="009E6545" w:rsidRDefault="00A32CBC" w:rsidP="00A32CBC">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A32CBC" w:rsidRPr="009E6545" w:rsidRDefault="00A32CBC" w:rsidP="00A32CBC">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A32CBC" w:rsidRPr="009E6545" w:rsidRDefault="00A32CBC" w:rsidP="00A32CBC">
            <w:pPr>
              <w:ind w:left="214" w:hanging="142"/>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A32CBC" w:rsidRPr="009E6545" w:rsidRDefault="00A32CBC" w:rsidP="00A32CBC">
            <w:pPr>
              <w:ind w:left="214" w:hanging="142"/>
              <w:jc w:val="center"/>
              <w:rPr>
                <w:rFonts w:eastAsia="Times New Roman" w:cs="Calibri"/>
                <w:sz w:val="16"/>
                <w:szCs w:val="16"/>
                <w:lang w:eastAsia="fr-FR" w:bidi="ar-SA"/>
              </w:rPr>
            </w:pPr>
            <w:r w:rsidRPr="006054ED">
              <w:rPr>
                <w:rFonts w:eastAsia="Times New Roman" w:cs="Calibri"/>
                <w:sz w:val="16"/>
                <w:szCs w:val="16"/>
                <w:lang w:eastAsia="fr-FR" w:bidi="ar-SA"/>
              </w:rPr>
              <w:t>obligatoire</w:t>
            </w:r>
          </w:p>
        </w:tc>
        <w:tc>
          <w:tcPr>
            <w:tcW w:w="1109" w:type="dxa"/>
            <w:tcBorders>
              <w:top w:val="nil"/>
              <w:left w:val="nil"/>
              <w:bottom w:val="single" w:sz="4" w:space="0" w:color="auto"/>
              <w:right w:val="single" w:sz="4" w:space="0" w:color="auto"/>
            </w:tcBorders>
            <w:shd w:val="clear" w:color="auto" w:fill="auto"/>
            <w:vAlign w:val="center"/>
          </w:tcPr>
          <w:p w:rsidR="00A32CBC" w:rsidRDefault="00A32CBC" w:rsidP="00A32CBC">
            <w:pPr>
              <w:ind w:left="214" w:hanging="142"/>
              <w:jc w:val="center"/>
              <w:rPr>
                <w:rFonts w:eastAsia="Times New Roman" w:cs="Calibri"/>
                <w:sz w:val="16"/>
                <w:szCs w:val="16"/>
                <w:lang w:eastAsia="fr-FR" w:bidi="ar-SA"/>
              </w:rPr>
            </w:pPr>
            <w:r>
              <w:rPr>
                <w:rFonts w:eastAsia="Times New Roman" w:cs="Calibri"/>
                <w:sz w:val="16"/>
                <w:szCs w:val="16"/>
                <w:lang w:eastAsia="fr-FR" w:bidi="ar-SA"/>
              </w:rPr>
              <w:t>Calendrier</w:t>
            </w:r>
          </w:p>
          <w:p w:rsidR="00A32CBC" w:rsidRPr="009E6545" w:rsidRDefault="00A32CBC" w:rsidP="00A32CBC">
            <w:pPr>
              <w:ind w:left="214" w:hanging="142"/>
              <w:jc w:val="center"/>
              <w:rPr>
                <w:rFonts w:eastAsia="Times New Roman" w:cs="Calibri"/>
                <w:sz w:val="16"/>
                <w:szCs w:val="16"/>
                <w:lang w:eastAsia="fr-FR" w:bidi="ar-SA"/>
              </w:rPr>
            </w:pPr>
          </w:p>
        </w:tc>
        <w:tc>
          <w:tcPr>
            <w:tcW w:w="1984" w:type="dxa"/>
            <w:tcBorders>
              <w:top w:val="nil"/>
              <w:left w:val="nil"/>
              <w:bottom w:val="single" w:sz="4" w:space="0" w:color="auto"/>
              <w:right w:val="single" w:sz="4" w:space="0" w:color="auto"/>
            </w:tcBorders>
            <w:shd w:val="clear" w:color="auto" w:fill="auto"/>
            <w:vAlign w:val="center"/>
            <w:hideMark/>
          </w:tcPr>
          <w:p w:rsidR="00A32CBC" w:rsidRPr="009E6545" w:rsidRDefault="00A32CBC" w:rsidP="00A32CBC">
            <w:pPr>
              <w:ind w:left="214" w:hanging="142"/>
              <w:jc w:val="center"/>
              <w:rPr>
                <w:rFonts w:eastAsia="Times New Roman" w:cs="Calibri"/>
                <w:sz w:val="16"/>
                <w:szCs w:val="16"/>
                <w:lang w:eastAsia="fr-FR" w:bidi="ar-SA"/>
              </w:rPr>
            </w:pPr>
            <w:r>
              <w:rPr>
                <w:rFonts w:eastAsia="Times New Roman" w:cs="Calibri"/>
                <w:sz w:val="16"/>
                <w:szCs w:val="16"/>
                <w:lang w:eastAsia="fr-FR" w:bidi="ar-SA"/>
              </w:rPr>
              <w:t>Date de début  de validité de l’axe</w:t>
            </w:r>
          </w:p>
        </w:tc>
      </w:tr>
      <w:tr w:rsidR="00A32CBC" w:rsidRPr="009E6545" w:rsidTr="00A32CBC">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A32CBC" w:rsidRPr="009E6545" w:rsidRDefault="00A32CBC" w:rsidP="00A32CB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 xml:space="preserve">DATE </w:t>
            </w:r>
            <w:r>
              <w:rPr>
                <w:rFonts w:eastAsia="Times New Roman" w:cs="Calibri"/>
                <w:sz w:val="16"/>
                <w:szCs w:val="16"/>
                <w:lang w:eastAsia="fr-FR" w:bidi="ar-SA"/>
              </w:rPr>
              <w:t>FIN</w:t>
            </w:r>
          </w:p>
        </w:tc>
        <w:tc>
          <w:tcPr>
            <w:tcW w:w="850" w:type="dxa"/>
            <w:tcBorders>
              <w:top w:val="nil"/>
              <w:left w:val="nil"/>
              <w:bottom w:val="single" w:sz="4" w:space="0" w:color="auto"/>
              <w:right w:val="single" w:sz="4" w:space="0" w:color="auto"/>
            </w:tcBorders>
            <w:shd w:val="clear" w:color="auto" w:fill="auto"/>
            <w:vAlign w:val="center"/>
          </w:tcPr>
          <w:p w:rsidR="00A32CBC" w:rsidRPr="009E6545" w:rsidRDefault="00A32CBC" w:rsidP="00A32CBC">
            <w:pPr>
              <w:ind w:left="214" w:hanging="142"/>
              <w:jc w:val="center"/>
              <w:rPr>
                <w:rFonts w:eastAsia="Times New Roman" w:cs="Calibri"/>
                <w:sz w:val="16"/>
                <w:szCs w:val="16"/>
                <w:lang w:eastAsia="fr-FR" w:bidi="ar-SA"/>
              </w:rPr>
            </w:pPr>
            <w:r>
              <w:rPr>
                <w:rFonts w:eastAsia="Times New Roman" w:cs="Calibri"/>
                <w:sz w:val="16"/>
                <w:szCs w:val="16"/>
                <w:lang w:eastAsia="fr-FR" w:bidi="ar-SA"/>
              </w:rPr>
              <w:t>YDFE</w:t>
            </w:r>
          </w:p>
        </w:tc>
        <w:tc>
          <w:tcPr>
            <w:tcW w:w="1291" w:type="dxa"/>
            <w:tcBorders>
              <w:top w:val="nil"/>
              <w:left w:val="nil"/>
              <w:bottom w:val="single" w:sz="4" w:space="0" w:color="auto"/>
              <w:right w:val="single" w:sz="4" w:space="0" w:color="auto"/>
            </w:tcBorders>
            <w:shd w:val="clear" w:color="auto" w:fill="auto"/>
            <w:vAlign w:val="center"/>
            <w:hideMark/>
          </w:tcPr>
          <w:p w:rsidR="00A32CBC" w:rsidRPr="009E6545" w:rsidRDefault="00A32CBC" w:rsidP="00A32CB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A32CBC" w:rsidRPr="009E6545" w:rsidRDefault="00A32CBC" w:rsidP="00A32CBC">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A32CBC" w:rsidRPr="009E6545" w:rsidRDefault="00A32CBC" w:rsidP="00A32CBC">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A32CBC" w:rsidRPr="009E6545" w:rsidRDefault="00A32CBC" w:rsidP="00A32CBC">
            <w:pPr>
              <w:ind w:left="214" w:hanging="142"/>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A32CBC" w:rsidRPr="009E6545" w:rsidRDefault="00A32CBC" w:rsidP="00A32CBC">
            <w:pPr>
              <w:ind w:left="214" w:hanging="142"/>
              <w:jc w:val="center"/>
              <w:rPr>
                <w:rFonts w:eastAsia="Times New Roman" w:cs="Calibri"/>
                <w:sz w:val="16"/>
                <w:szCs w:val="16"/>
                <w:lang w:eastAsia="fr-FR" w:bidi="ar-SA"/>
              </w:rPr>
            </w:pPr>
            <w:r w:rsidRPr="00F541D8">
              <w:rPr>
                <w:rFonts w:eastAsia="Times New Roman" w:cs="Calibri"/>
                <w:sz w:val="16"/>
                <w:szCs w:val="16"/>
                <w:lang w:eastAsia="fr-FR" w:bidi="ar-SA"/>
              </w:rPr>
              <w:t>facultatif</w:t>
            </w:r>
          </w:p>
        </w:tc>
        <w:tc>
          <w:tcPr>
            <w:tcW w:w="1109" w:type="dxa"/>
            <w:tcBorders>
              <w:top w:val="nil"/>
              <w:left w:val="nil"/>
              <w:bottom w:val="single" w:sz="4" w:space="0" w:color="auto"/>
              <w:right w:val="single" w:sz="4" w:space="0" w:color="auto"/>
            </w:tcBorders>
            <w:shd w:val="clear" w:color="auto" w:fill="auto"/>
            <w:vAlign w:val="center"/>
          </w:tcPr>
          <w:p w:rsidR="00A32CBC" w:rsidRDefault="00A32CBC" w:rsidP="00A32CBC">
            <w:pPr>
              <w:ind w:left="214" w:hanging="142"/>
              <w:jc w:val="center"/>
              <w:rPr>
                <w:rFonts w:eastAsia="Times New Roman" w:cs="Calibri"/>
                <w:sz w:val="16"/>
                <w:szCs w:val="16"/>
                <w:lang w:eastAsia="fr-FR" w:bidi="ar-SA"/>
              </w:rPr>
            </w:pPr>
            <w:r>
              <w:rPr>
                <w:rFonts w:eastAsia="Times New Roman" w:cs="Calibri"/>
                <w:sz w:val="16"/>
                <w:szCs w:val="16"/>
                <w:lang w:eastAsia="fr-FR" w:bidi="ar-SA"/>
              </w:rPr>
              <w:t>Calendrier</w:t>
            </w:r>
          </w:p>
          <w:p w:rsidR="00A32CBC" w:rsidRPr="009E6545" w:rsidRDefault="00A32CBC" w:rsidP="00A32CBC">
            <w:pPr>
              <w:ind w:left="214" w:hanging="142"/>
              <w:jc w:val="center"/>
              <w:rPr>
                <w:rFonts w:eastAsia="Times New Roman" w:cs="Calibri"/>
                <w:sz w:val="16"/>
                <w:szCs w:val="16"/>
                <w:lang w:eastAsia="fr-FR" w:bidi="ar-SA"/>
              </w:rPr>
            </w:pPr>
          </w:p>
        </w:tc>
        <w:tc>
          <w:tcPr>
            <w:tcW w:w="1984" w:type="dxa"/>
            <w:tcBorders>
              <w:top w:val="nil"/>
              <w:left w:val="nil"/>
              <w:bottom w:val="single" w:sz="4" w:space="0" w:color="auto"/>
              <w:right w:val="single" w:sz="4" w:space="0" w:color="auto"/>
            </w:tcBorders>
            <w:shd w:val="clear" w:color="auto" w:fill="auto"/>
            <w:vAlign w:val="center"/>
            <w:hideMark/>
          </w:tcPr>
          <w:p w:rsidR="00A32CBC" w:rsidRPr="009E6545" w:rsidRDefault="00A32CBC" w:rsidP="00A32CBC">
            <w:pPr>
              <w:ind w:left="214" w:hanging="142"/>
              <w:jc w:val="center"/>
              <w:rPr>
                <w:rFonts w:eastAsia="Times New Roman" w:cs="Calibri"/>
                <w:sz w:val="16"/>
                <w:szCs w:val="16"/>
                <w:lang w:eastAsia="fr-FR" w:bidi="ar-SA"/>
              </w:rPr>
            </w:pPr>
            <w:r>
              <w:rPr>
                <w:rFonts w:eastAsia="Times New Roman" w:cs="Calibri"/>
                <w:sz w:val="16"/>
                <w:szCs w:val="16"/>
                <w:lang w:eastAsia="fr-FR" w:bidi="ar-SA"/>
              </w:rPr>
              <w:t>Date de fin de validité de l’axe</w:t>
            </w:r>
          </w:p>
        </w:tc>
      </w:tr>
      <w:tr w:rsidR="00341668" w:rsidRPr="009E6545" w:rsidTr="00E5347C">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PROPRIETAIRE</w:t>
            </w:r>
          </w:p>
        </w:tc>
        <w:tc>
          <w:tcPr>
            <w:tcW w:w="850" w:type="dxa"/>
            <w:tcBorders>
              <w:top w:val="nil"/>
              <w:left w:val="nil"/>
              <w:bottom w:val="single" w:sz="4" w:space="0" w:color="auto"/>
              <w:right w:val="single" w:sz="4" w:space="0" w:color="auto"/>
            </w:tcBorders>
            <w:shd w:val="clear" w:color="auto" w:fill="auto"/>
            <w:noWrap/>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PROPR</w:t>
            </w:r>
          </w:p>
        </w:tc>
        <w:tc>
          <w:tcPr>
            <w:tcW w:w="1291" w:type="dxa"/>
            <w:tcBorders>
              <w:top w:val="nil"/>
              <w:left w:val="nil"/>
              <w:bottom w:val="single" w:sz="4" w:space="0" w:color="auto"/>
              <w:right w:val="single" w:sz="4" w:space="0" w:color="auto"/>
            </w:tcBorders>
            <w:shd w:val="clear" w:color="auto" w:fill="auto"/>
            <w:noWrap/>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w:t>
            </w:r>
            <w:r w:rsidR="00CF4B54">
              <w:rPr>
                <w:rFonts w:eastAsia="Times New Roman" w:cs="Calibri"/>
                <w:sz w:val="16"/>
                <w:szCs w:val="16"/>
                <w:lang w:eastAsia="fr-FR" w:bidi="ar-SA"/>
              </w:rPr>
              <w:t>2</w:t>
            </w:r>
            <w:r>
              <w:rPr>
                <w:rFonts w:eastAsia="Times New Roman" w:cs="Calibri"/>
                <w:sz w:val="16"/>
                <w:szCs w:val="16"/>
                <w:lang w:eastAsia="fr-FR" w:bidi="ar-SA"/>
              </w:rPr>
              <w:t>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noWrap/>
            <w:vAlign w:val="center"/>
            <w:hideMark/>
          </w:tcPr>
          <w:p w:rsidR="00341668" w:rsidRPr="009E6545" w:rsidRDefault="00341668" w:rsidP="00E5347C">
            <w:pPr>
              <w:ind w:left="214" w:hanging="142"/>
              <w:jc w:val="center"/>
              <w:rPr>
                <w:rFonts w:eastAsia="Times New Roman" w:cs="Calibri"/>
                <w:sz w:val="16"/>
                <w:szCs w:val="16"/>
                <w:lang w:eastAsia="fr-FR" w:bidi="ar-SA"/>
              </w:rPr>
            </w:pPr>
            <w:r w:rsidRPr="006054ED">
              <w:rPr>
                <w:rFonts w:eastAsia="Times New Roman" w:cs="Calibri"/>
                <w:sz w:val="16"/>
                <w:szCs w:val="16"/>
                <w:lang w:eastAsia="fr-FR" w:bidi="ar-SA"/>
              </w:rPr>
              <w:t>obligatoire</w:t>
            </w:r>
          </w:p>
        </w:tc>
        <w:tc>
          <w:tcPr>
            <w:tcW w:w="1109"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Liste</w:t>
            </w:r>
          </w:p>
        </w:tc>
        <w:tc>
          <w:tcPr>
            <w:tcW w:w="1984" w:type="dxa"/>
            <w:tcBorders>
              <w:top w:val="nil"/>
              <w:left w:val="nil"/>
              <w:bottom w:val="single" w:sz="4" w:space="0" w:color="auto"/>
              <w:right w:val="single" w:sz="4" w:space="0" w:color="auto"/>
            </w:tcBorders>
            <w:shd w:val="clear" w:color="auto" w:fill="auto"/>
            <w:vAlign w:val="center"/>
            <w:hideMark/>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Pour qui a été défini l’axe stratéqique (DSI, DGTNUM, ….)</w:t>
            </w:r>
          </w:p>
        </w:tc>
      </w:tr>
      <w:tr w:rsidR="00341668" w:rsidRPr="009E6545" w:rsidTr="00E5347C">
        <w:trPr>
          <w:trHeight w:val="960"/>
        </w:trPr>
        <w:tc>
          <w:tcPr>
            <w:tcW w:w="1560" w:type="dxa"/>
            <w:tcBorders>
              <w:top w:val="nil"/>
              <w:left w:val="single" w:sz="4" w:space="0" w:color="auto"/>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VALEUR</w:t>
            </w:r>
          </w:p>
        </w:tc>
        <w:tc>
          <w:tcPr>
            <w:tcW w:w="850" w:type="dxa"/>
            <w:tcBorders>
              <w:top w:val="nil"/>
              <w:left w:val="nil"/>
              <w:bottom w:val="single" w:sz="4" w:space="0" w:color="auto"/>
              <w:right w:val="single" w:sz="4" w:space="0" w:color="auto"/>
            </w:tcBorders>
            <w:shd w:val="clear" w:color="auto" w:fill="auto"/>
            <w:vAlign w:val="center"/>
          </w:tcPr>
          <w:p w:rsidR="00341668" w:rsidRPr="00F541D8" w:rsidRDefault="00341668" w:rsidP="00E5347C">
            <w:pPr>
              <w:ind w:left="214" w:hanging="142"/>
              <w:jc w:val="center"/>
              <w:rPr>
                <w:rFonts w:eastAsia="Times New Roman" w:cs="Calibri"/>
                <w:sz w:val="16"/>
                <w:szCs w:val="16"/>
                <w:lang w:eastAsia="fr-FR" w:bidi="ar-SA"/>
              </w:rPr>
            </w:pPr>
            <w:r w:rsidRPr="00F541D8">
              <w:rPr>
                <w:rFonts w:eastAsia="Times New Roman" w:cs="Calibri"/>
                <w:sz w:val="16"/>
                <w:szCs w:val="16"/>
                <w:lang w:eastAsia="fr-FR" w:bidi="ar-SA"/>
              </w:rPr>
              <w:t>VALEUR</w:t>
            </w:r>
          </w:p>
        </w:tc>
        <w:tc>
          <w:tcPr>
            <w:tcW w:w="1291"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(50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sidRPr="006054ED">
              <w:rPr>
                <w:rFonts w:eastAsia="Times New Roman" w:cs="Calibri"/>
                <w:sz w:val="16"/>
                <w:szCs w:val="16"/>
                <w:lang w:eastAsia="fr-FR" w:bidi="ar-SA"/>
              </w:rPr>
              <w:t>obligatoire</w:t>
            </w:r>
          </w:p>
        </w:tc>
        <w:tc>
          <w:tcPr>
            <w:tcW w:w="1109"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84"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Valeur de l’axe</w:t>
            </w:r>
          </w:p>
        </w:tc>
      </w:tr>
      <w:tr w:rsidR="00341668" w:rsidRPr="009E6545" w:rsidTr="00E5347C">
        <w:trPr>
          <w:trHeight w:val="960"/>
        </w:trPr>
        <w:tc>
          <w:tcPr>
            <w:tcW w:w="1560" w:type="dxa"/>
            <w:tcBorders>
              <w:top w:val="nil"/>
              <w:left w:val="single" w:sz="4" w:space="0" w:color="auto"/>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TYPE</w:t>
            </w:r>
          </w:p>
        </w:tc>
        <w:tc>
          <w:tcPr>
            <w:tcW w:w="850" w:type="dxa"/>
            <w:tcBorders>
              <w:top w:val="nil"/>
              <w:left w:val="nil"/>
              <w:bottom w:val="single" w:sz="4" w:space="0" w:color="auto"/>
              <w:right w:val="single" w:sz="4" w:space="0" w:color="auto"/>
            </w:tcBorders>
            <w:shd w:val="clear" w:color="auto" w:fill="auto"/>
            <w:vAlign w:val="center"/>
          </w:tcPr>
          <w:p w:rsidR="00341668" w:rsidRPr="00F541D8" w:rsidRDefault="00341668" w:rsidP="00E5347C">
            <w:pPr>
              <w:ind w:left="214" w:hanging="142"/>
              <w:jc w:val="center"/>
              <w:rPr>
                <w:rFonts w:eastAsia="Times New Roman" w:cs="Calibri"/>
                <w:sz w:val="16"/>
                <w:szCs w:val="16"/>
                <w:lang w:eastAsia="fr-FR" w:bidi="ar-SA"/>
              </w:rPr>
            </w:pPr>
            <w:r w:rsidRPr="00F541D8">
              <w:rPr>
                <w:rFonts w:eastAsia="Times New Roman" w:cs="Calibri"/>
                <w:sz w:val="16"/>
                <w:szCs w:val="16"/>
                <w:lang w:eastAsia="fr-FR" w:bidi="ar-SA"/>
              </w:rPr>
              <w:t>TYPE</w:t>
            </w:r>
            <w:r w:rsidR="007328AB">
              <w:rPr>
                <w:rFonts w:eastAsia="Times New Roman" w:cs="Calibri"/>
                <w:sz w:val="16"/>
                <w:szCs w:val="16"/>
                <w:lang w:eastAsia="fr-FR" w:bidi="ar-SA"/>
              </w:rPr>
              <w:t>ST</w:t>
            </w:r>
          </w:p>
        </w:tc>
        <w:tc>
          <w:tcPr>
            <w:tcW w:w="1291"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w:t>
            </w:r>
            <w:r w:rsidR="006B2A86">
              <w:rPr>
                <w:rFonts w:eastAsia="Times New Roman" w:cs="Calibri"/>
                <w:sz w:val="16"/>
                <w:szCs w:val="16"/>
                <w:lang w:eastAsia="fr-FR" w:bidi="ar-SA"/>
              </w:rPr>
              <w:t>2</w:t>
            </w:r>
            <w:r>
              <w:rPr>
                <w:rFonts w:eastAsia="Times New Roman" w:cs="Calibri"/>
                <w:sz w:val="16"/>
                <w:szCs w:val="16"/>
                <w:lang w:eastAsia="fr-FR" w:bidi="ar-SA"/>
              </w:rPr>
              <w:t>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1109"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Liste</w:t>
            </w:r>
          </w:p>
        </w:tc>
        <w:tc>
          <w:tcPr>
            <w:tcW w:w="1984" w:type="dxa"/>
            <w:tcBorders>
              <w:top w:val="nil"/>
              <w:left w:val="nil"/>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Pr>
                <w:rFonts w:eastAsia="Times New Roman" w:cs="Calibri"/>
                <w:sz w:val="16"/>
                <w:szCs w:val="16"/>
                <w:lang w:eastAsia="fr-FR" w:bidi="ar-SA"/>
              </w:rPr>
              <w:t>Type d’axe Statégique FLAG ou SLiCE</w:t>
            </w:r>
          </w:p>
        </w:tc>
      </w:tr>
      <w:tr w:rsidR="00341668" w:rsidRPr="009E6545" w:rsidTr="00E5347C">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850" w:type="dxa"/>
            <w:tcBorders>
              <w:top w:val="nil"/>
              <w:left w:val="nil"/>
              <w:bottom w:val="single" w:sz="4" w:space="0" w:color="auto"/>
              <w:right w:val="single" w:sz="4" w:space="0" w:color="auto"/>
            </w:tcBorders>
            <w:shd w:val="clear" w:color="auto" w:fill="auto"/>
            <w:vAlign w:val="center"/>
            <w:hideMark/>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291" w:type="dxa"/>
            <w:tcBorders>
              <w:top w:val="nil"/>
              <w:left w:val="nil"/>
              <w:bottom w:val="single" w:sz="4" w:space="0" w:color="auto"/>
              <w:right w:val="single" w:sz="4" w:space="0" w:color="auto"/>
            </w:tcBorders>
            <w:shd w:val="clear" w:color="auto" w:fill="auto"/>
            <w:vAlign w:val="center"/>
            <w:hideMark/>
          </w:tcPr>
          <w:p w:rsidR="00341668" w:rsidRPr="00F37917" w:rsidRDefault="00341668" w:rsidP="00E5347C">
            <w:pPr>
              <w:jc w:val="center"/>
              <w:rPr>
                <w:rFonts w:eastAsia="Times New Roman" w:cs="Calibri"/>
                <w:sz w:val="18"/>
                <w:szCs w:val="18"/>
                <w:lang w:eastAsia="fr-FR" w:bidi="ar-SA"/>
              </w:rPr>
            </w:pPr>
            <w:r w:rsidRPr="00F37917">
              <w:rPr>
                <w:rFonts w:eastAsia="Times New Roman" w:cs="Calibri"/>
                <w:sz w:val="18"/>
                <w:szCs w:val="18"/>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341668" w:rsidRPr="00F37917" w:rsidRDefault="00341668" w:rsidP="00E5347C">
            <w:pPr>
              <w:jc w:val="center"/>
              <w:rPr>
                <w:rFonts w:eastAsia="Times New Roman" w:cs="Calibri"/>
                <w:sz w:val="18"/>
                <w:szCs w:val="18"/>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F37917" w:rsidRDefault="00341668" w:rsidP="00E5347C">
            <w:pPr>
              <w:jc w:val="center"/>
              <w:rPr>
                <w:rFonts w:eastAsia="Times New Roman" w:cs="Calibri"/>
                <w:sz w:val="18"/>
                <w:szCs w:val="18"/>
                <w:lang w:eastAsia="fr-FR" w:bidi="ar-SA"/>
              </w:rPr>
            </w:pPr>
            <w:r>
              <w:rPr>
                <w:rFonts w:eastAsia="Times New Roman" w:cs="Calibri"/>
                <w:sz w:val="18"/>
                <w:szCs w:val="18"/>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341668" w:rsidRPr="00F37917" w:rsidRDefault="00341668" w:rsidP="00E5347C">
            <w:pPr>
              <w:jc w:val="center"/>
              <w:rPr>
                <w:rFonts w:eastAsia="Times New Roman" w:cs="Calibri"/>
                <w:sz w:val="18"/>
                <w:szCs w:val="18"/>
                <w:lang w:eastAsia="fr-FR" w:bidi="ar-SA"/>
              </w:rPr>
            </w:pPr>
            <w:r w:rsidRPr="00F37917">
              <w:rPr>
                <w:rFonts w:eastAsia="Times New Roman" w:cs="Calibri"/>
                <w:sz w:val="18"/>
                <w:szCs w:val="18"/>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341668" w:rsidRPr="00F37917" w:rsidRDefault="00341668" w:rsidP="00E5347C">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1109" w:type="dxa"/>
            <w:tcBorders>
              <w:top w:val="nil"/>
              <w:left w:val="nil"/>
              <w:bottom w:val="single" w:sz="4" w:space="0" w:color="auto"/>
              <w:right w:val="single" w:sz="4" w:space="0" w:color="auto"/>
            </w:tcBorders>
            <w:shd w:val="clear" w:color="auto" w:fill="auto"/>
            <w:vAlign w:val="center"/>
            <w:hideMark/>
          </w:tcPr>
          <w:p w:rsidR="00341668" w:rsidRPr="00F37917" w:rsidRDefault="00341668" w:rsidP="00E5347C">
            <w:pPr>
              <w:jc w:val="center"/>
              <w:rPr>
                <w:rFonts w:eastAsia="Times New Roman" w:cs="Calibri"/>
                <w:sz w:val="18"/>
                <w:szCs w:val="18"/>
                <w:lang w:eastAsia="fr-FR" w:bidi="ar-SA"/>
              </w:rPr>
            </w:pPr>
          </w:p>
        </w:tc>
        <w:tc>
          <w:tcPr>
            <w:tcW w:w="1984" w:type="dxa"/>
            <w:tcBorders>
              <w:top w:val="nil"/>
              <w:left w:val="nil"/>
              <w:bottom w:val="single" w:sz="4" w:space="0" w:color="auto"/>
              <w:right w:val="single" w:sz="4" w:space="0" w:color="auto"/>
            </w:tcBorders>
            <w:shd w:val="clear" w:color="auto" w:fill="auto"/>
            <w:vAlign w:val="center"/>
            <w:hideMark/>
          </w:tcPr>
          <w:p w:rsidR="00341668" w:rsidRPr="00F37917" w:rsidRDefault="00341668" w:rsidP="00E5347C">
            <w:pPr>
              <w:jc w:val="center"/>
              <w:rPr>
                <w:rFonts w:eastAsia="Times New Roman" w:cs="Calibri"/>
                <w:sz w:val="18"/>
                <w:szCs w:val="18"/>
                <w:lang w:eastAsia="fr-FR" w:bidi="ar-SA"/>
              </w:rPr>
            </w:pPr>
            <w:r w:rsidRPr="006054ED">
              <w:rPr>
                <w:rFonts w:eastAsia="Times New Roman" w:cs="Calibri"/>
                <w:sz w:val="16"/>
                <w:szCs w:val="16"/>
                <w:lang w:eastAsia="fr-FR" w:bidi="ar-SA"/>
              </w:rPr>
              <w:t>date de création de l'enregistrement. Alimenté par le systEme A la date du jour de création.</w:t>
            </w:r>
          </w:p>
        </w:tc>
      </w:tr>
      <w:tr w:rsidR="00341668" w:rsidRPr="009E6545" w:rsidTr="00E5347C">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850" w:type="dxa"/>
            <w:tcBorders>
              <w:top w:val="nil"/>
              <w:left w:val="nil"/>
              <w:bottom w:val="single" w:sz="4" w:space="0" w:color="auto"/>
              <w:right w:val="single" w:sz="4" w:space="0" w:color="auto"/>
            </w:tcBorders>
            <w:shd w:val="clear" w:color="auto" w:fill="auto"/>
            <w:noWrap/>
            <w:vAlign w:val="center"/>
            <w:hideMark/>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291" w:type="dxa"/>
            <w:tcBorders>
              <w:top w:val="nil"/>
              <w:left w:val="nil"/>
              <w:bottom w:val="single" w:sz="4" w:space="0" w:color="auto"/>
              <w:right w:val="single" w:sz="4" w:space="0" w:color="auto"/>
            </w:tcBorders>
            <w:shd w:val="clear" w:color="auto" w:fill="auto"/>
            <w:noWrap/>
            <w:vAlign w:val="center"/>
            <w:hideMark/>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2542AD" w:rsidP="00E5347C">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1109" w:type="dxa"/>
            <w:tcBorders>
              <w:top w:val="nil"/>
              <w:left w:val="nil"/>
              <w:bottom w:val="single" w:sz="4" w:space="0" w:color="auto"/>
              <w:right w:val="single" w:sz="4" w:space="0" w:color="auto"/>
            </w:tcBorders>
            <w:shd w:val="clear" w:color="auto" w:fill="auto"/>
            <w:vAlign w:val="center"/>
            <w:hideMark/>
          </w:tcPr>
          <w:p w:rsidR="00341668" w:rsidRPr="009E6545" w:rsidRDefault="00341668" w:rsidP="00E5347C">
            <w:pPr>
              <w:jc w:val="center"/>
              <w:rPr>
                <w:rFonts w:eastAsia="Times New Roman" w:cs="Calibri"/>
                <w:sz w:val="16"/>
                <w:szCs w:val="16"/>
                <w:lang w:eastAsia="fr-FR" w:bidi="ar-SA"/>
              </w:rPr>
            </w:pPr>
          </w:p>
        </w:tc>
        <w:tc>
          <w:tcPr>
            <w:tcW w:w="1984" w:type="dxa"/>
            <w:tcBorders>
              <w:top w:val="nil"/>
              <w:left w:val="nil"/>
              <w:bottom w:val="single" w:sz="4" w:space="0" w:color="auto"/>
              <w:right w:val="single" w:sz="4" w:space="0" w:color="auto"/>
            </w:tcBorders>
            <w:shd w:val="clear" w:color="auto" w:fill="auto"/>
            <w:vAlign w:val="center"/>
            <w:hideMark/>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341668" w:rsidRPr="009E6545" w:rsidTr="00E5347C">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291"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341668" w:rsidP="00E5347C">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2542AD" w:rsidP="00E5347C">
            <w:pPr>
              <w:jc w:val="center"/>
              <w:rPr>
                <w:rFonts w:eastAsia="Times New Roman" w:cs="Calibri"/>
                <w:sz w:val="16"/>
                <w:szCs w:val="16"/>
                <w:lang w:eastAsia="fr-FR" w:bidi="ar-SA"/>
              </w:rPr>
            </w:pPr>
            <w:r w:rsidRPr="009E6545">
              <w:rPr>
                <w:rFonts w:eastAsia="Times New Roman" w:cs="Calibri"/>
                <w:sz w:val="16"/>
                <w:szCs w:val="16"/>
                <w:lang w:eastAsia="fr-FR" w:bidi="ar-SA"/>
              </w:rPr>
              <w:t>C</w:t>
            </w:r>
            <w:r w:rsidR="00341668" w:rsidRPr="009E654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1109"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F55F75" w:rsidP="00E5347C">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984"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alimentée par défaut au 01/01/2076</w:t>
            </w:r>
          </w:p>
        </w:tc>
      </w:tr>
      <w:tr w:rsidR="00341668" w:rsidRPr="009E6545" w:rsidTr="00E5347C">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341668" w:rsidP="00E5347C">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341668" w:rsidRPr="00045326" w:rsidRDefault="00341668" w:rsidP="00E5347C">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291"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2542AD" w:rsidP="00E5347C">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9E6545" w:rsidRDefault="00341668" w:rsidP="00E5347C">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045326" w:rsidRDefault="00341668" w:rsidP="00E5347C">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1109"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jc w:val="center"/>
              <w:rPr>
                <w:rFonts w:eastAsia="Times New Roman" w:cs="Calibri"/>
                <w:sz w:val="16"/>
                <w:szCs w:val="16"/>
                <w:lang w:eastAsia="fr-FR" w:bidi="ar-SA"/>
              </w:rPr>
            </w:pPr>
          </w:p>
        </w:tc>
        <w:tc>
          <w:tcPr>
            <w:tcW w:w="1984" w:type="dxa"/>
            <w:tcBorders>
              <w:top w:val="single" w:sz="4" w:space="0" w:color="auto"/>
              <w:left w:val="nil"/>
              <w:bottom w:val="single" w:sz="4" w:space="0" w:color="auto"/>
              <w:right w:val="single" w:sz="4" w:space="0" w:color="auto"/>
            </w:tcBorders>
            <w:shd w:val="clear" w:color="auto" w:fill="auto"/>
            <w:vAlign w:val="center"/>
          </w:tcPr>
          <w:p w:rsidR="00341668" w:rsidRPr="009E6545" w:rsidRDefault="00341668" w:rsidP="00E5347C">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341668" w:rsidRDefault="00341668" w:rsidP="00341668">
      <w:pPr>
        <w:rPr>
          <w:lang w:eastAsia="fr-FR" w:bidi="ar-SA"/>
        </w:rPr>
      </w:pPr>
    </w:p>
    <w:p w:rsidR="002542AD" w:rsidRDefault="002542AD" w:rsidP="002542AD">
      <w:pPr>
        <w:pStyle w:val="Titre4"/>
      </w:pPr>
      <w:r w:rsidRPr="004E2387">
        <w:rPr>
          <w:rFonts w:asciiTheme="minorHAnsi" w:hAnsiTheme="minorHAnsi" w:cstheme="minorHAnsi"/>
          <w:lang w:eastAsia="fr-FR" w:bidi="ar-SA"/>
        </w:rPr>
        <w:t xml:space="preserve">Création : renseignement des données de </w:t>
      </w:r>
      <w:r>
        <w:rPr>
          <w:lang w:eastAsia="fr-FR" w:bidi="ar-SA"/>
        </w:rPr>
        <w:t>ta_g3p_axe_strategique</w:t>
      </w:r>
    </w:p>
    <w:p w:rsidR="002542AD" w:rsidRDefault="002542AD" w:rsidP="002542AD">
      <w:pPr>
        <w:autoSpaceDE w:val="0"/>
        <w:autoSpaceDN w:val="0"/>
        <w:adjustRightInd w:val="0"/>
        <w:rPr>
          <w:rFonts w:asciiTheme="minorHAnsi" w:hAnsiTheme="minorHAnsi" w:cstheme="minorHAnsi"/>
          <w:szCs w:val="24"/>
          <w:lang w:eastAsia="fr-FR" w:bidi="ar-SA"/>
        </w:rPr>
      </w:pPr>
    </w:p>
    <w:p w:rsidR="002542AD" w:rsidRPr="007E57B2" w:rsidRDefault="002542AD" w:rsidP="002542A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C6586A" w:rsidRDefault="00C6586A" w:rsidP="002542A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AXE (C0AXE)</w:t>
      </w:r>
    </w:p>
    <w:p w:rsidR="002542AD" w:rsidRDefault="002542AD" w:rsidP="002542A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 AXE</w:t>
      </w:r>
      <w:r w:rsidRPr="00AB593C">
        <w:rPr>
          <w:rFonts w:asciiTheme="minorHAnsi" w:hAnsiTheme="minorHAnsi" w:cstheme="minorHAnsi"/>
          <w:szCs w:val="24"/>
          <w:lang w:eastAsia="fr-FR" w:bidi="ar-SA"/>
        </w:rPr>
        <w:t xml:space="preserve"> (</w:t>
      </w:r>
      <w:r w:rsidR="00F86A7D">
        <w:rPr>
          <w:rFonts w:asciiTheme="minorHAnsi" w:hAnsiTheme="minorHAnsi" w:cstheme="minorHAnsi"/>
          <w:szCs w:val="24"/>
          <w:lang w:eastAsia="fr-FR" w:bidi="ar-SA"/>
        </w:rPr>
        <w:t>NOMAXE</w:t>
      </w:r>
      <w:r w:rsidRPr="00AB593C">
        <w:rPr>
          <w:rFonts w:asciiTheme="minorHAnsi" w:hAnsiTheme="minorHAnsi" w:cstheme="minorHAnsi"/>
          <w:szCs w:val="24"/>
          <w:lang w:eastAsia="fr-FR" w:bidi="ar-SA"/>
        </w:rPr>
        <w:t>)</w:t>
      </w:r>
    </w:p>
    <w:p w:rsidR="002542AD" w:rsidRDefault="002542AD" w:rsidP="002542A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DESC COURT</w:t>
      </w:r>
      <w:r w:rsidRPr="00547543">
        <w:rPr>
          <w:rFonts w:asciiTheme="minorHAnsi" w:hAnsiTheme="minorHAnsi" w:cstheme="minorHAnsi"/>
          <w:szCs w:val="24"/>
          <w:lang w:eastAsia="fr-FR" w:bidi="ar-SA"/>
        </w:rPr>
        <w:t xml:space="preserve"> (</w:t>
      </w:r>
      <w:r w:rsidR="00F86A7D">
        <w:rPr>
          <w:rFonts w:asciiTheme="minorHAnsi" w:hAnsiTheme="minorHAnsi" w:cstheme="minorHAnsi"/>
          <w:szCs w:val="24"/>
          <w:lang w:eastAsia="fr-FR" w:bidi="ar-SA"/>
        </w:rPr>
        <w:t>DESCC</w:t>
      </w:r>
      <w:r w:rsidRPr="00547543">
        <w:rPr>
          <w:rFonts w:asciiTheme="minorHAnsi" w:hAnsiTheme="minorHAnsi" w:cstheme="minorHAnsi"/>
          <w:szCs w:val="24"/>
          <w:lang w:eastAsia="fr-FR" w:bidi="ar-SA"/>
        </w:rPr>
        <w:t>)</w:t>
      </w:r>
    </w:p>
    <w:p w:rsidR="002542AD" w:rsidRPr="00547543" w:rsidRDefault="002542AD" w:rsidP="002542A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VALEUR (VALEUR)</w:t>
      </w:r>
    </w:p>
    <w:p w:rsidR="002542AD" w:rsidRPr="00B819AD" w:rsidRDefault="002542AD" w:rsidP="002542AD">
      <w:pPr>
        <w:autoSpaceDE w:val="0"/>
        <w:autoSpaceDN w:val="0"/>
        <w:adjustRightInd w:val="0"/>
        <w:rPr>
          <w:rFonts w:asciiTheme="minorHAnsi" w:hAnsiTheme="minorHAnsi" w:cstheme="minorHAnsi"/>
          <w:szCs w:val="24"/>
          <w:lang w:eastAsia="fr-FR" w:bidi="ar-SA"/>
        </w:rPr>
      </w:pPr>
    </w:p>
    <w:p w:rsidR="002542AD" w:rsidRDefault="002542AD" w:rsidP="002542A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2542AD" w:rsidRDefault="002542AD" w:rsidP="002542AD">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2542AD" w:rsidRDefault="002542AD" w:rsidP="002542AD">
      <w:pPr>
        <w:rPr>
          <w:lang w:eastAsia="fr-FR" w:bidi="ar-SA"/>
        </w:rPr>
      </w:pPr>
    </w:p>
    <w:p w:rsidR="002542AD" w:rsidRPr="00150123" w:rsidRDefault="002542AD" w:rsidP="002542A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2542AD" w:rsidRDefault="002542AD" w:rsidP="002542AD">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PROPRIETAIRE  (PROPR)</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w:t>
      </w:r>
      <w:r w:rsidR="00E5347C">
        <w:rPr>
          <w:rFonts w:asciiTheme="minorHAnsi" w:hAnsiTheme="minorHAnsi" w:cstheme="minorHAnsi"/>
          <w:szCs w:val="24"/>
          <w:lang w:eastAsia="fr-FR" w:bidi="ar-SA"/>
        </w:rPr>
        <w:t>CODE</w:t>
      </w:r>
      <w:r>
        <w:rPr>
          <w:rFonts w:asciiTheme="minorHAnsi" w:hAnsiTheme="minorHAnsi" w:cstheme="minorHAnsi"/>
          <w:szCs w:val="24"/>
          <w:lang w:eastAsia="fr-FR" w:bidi="ar-SA"/>
        </w:rPr>
        <w:t xml:space="preserve"> PROPRIETAIRE AXE</w:t>
      </w:r>
      <w:r w:rsidR="00C6586A">
        <w:rPr>
          <w:rFonts w:asciiTheme="minorHAnsi" w:hAnsiTheme="minorHAnsi" w:cstheme="minorHAnsi"/>
          <w:szCs w:val="24"/>
          <w:lang w:eastAsia="fr-FR" w:bidi="ar-SA"/>
        </w:rPr>
        <w:t xml:space="preserve"> – LIB PROPRIETAIRE AXE</w:t>
      </w:r>
      <w:r>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ta_g3p_proprietaire_axe</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ta_g3p_proprietaire_axe</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F364E7" w:rsidRPr="00150123" w:rsidRDefault="00F364E7" w:rsidP="00F364E7">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TYPE  (TYPE</w:t>
      </w:r>
      <w:r w:rsidR="007328AB">
        <w:rPr>
          <w:rFonts w:asciiTheme="minorHAnsi" w:hAnsiTheme="minorHAnsi" w:cstheme="minorHAnsi"/>
          <w:szCs w:val="24"/>
          <w:lang w:eastAsia="fr-FR" w:bidi="ar-SA"/>
        </w:rPr>
        <w:t>ST</w:t>
      </w:r>
      <w:r>
        <w:rPr>
          <w:rFonts w:asciiTheme="minorHAnsi" w:hAnsiTheme="minorHAnsi" w:cstheme="minorHAnsi"/>
          <w:szCs w:val="24"/>
          <w:lang w:eastAsia="fr-FR" w:bidi="ar-SA"/>
        </w:rPr>
        <w:t>)</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w:t>
      </w:r>
      <w:r w:rsidR="00E5347C">
        <w:rPr>
          <w:rFonts w:asciiTheme="minorHAnsi" w:hAnsiTheme="minorHAnsi" w:cstheme="minorHAnsi"/>
          <w:szCs w:val="24"/>
          <w:lang w:eastAsia="fr-FR" w:bidi="ar-SA"/>
        </w:rPr>
        <w:t>CODE</w:t>
      </w:r>
      <w:r>
        <w:rPr>
          <w:rFonts w:asciiTheme="minorHAnsi" w:hAnsiTheme="minorHAnsi" w:cstheme="minorHAnsi"/>
          <w:szCs w:val="24"/>
          <w:lang w:eastAsia="fr-FR" w:bidi="ar-SA"/>
        </w:rPr>
        <w:t xml:space="preserve"> TYPE AXE </w:t>
      </w:r>
      <w:r w:rsidR="00C6586A">
        <w:rPr>
          <w:rFonts w:asciiTheme="minorHAnsi" w:hAnsiTheme="minorHAnsi" w:cstheme="minorHAnsi"/>
          <w:szCs w:val="24"/>
          <w:lang w:eastAsia="fr-FR" w:bidi="ar-SA"/>
        </w:rPr>
        <w:t xml:space="preserve">– LIBELLE TYPE AXE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ta_g3p_type_axe</w:t>
      </w:r>
      <w:r w:rsidRPr="00150123">
        <w:rPr>
          <w:rFonts w:asciiTheme="minorHAnsi" w:hAnsiTheme="minorHAnsi" w:cstheme="minorHAnsi"/>
          <w:szCs w:val="24"/>
          <w:lang w:eastAsia="fr-FR" w:bidi="ar-SA"/>
        </w:rPr>
        <w:t xml:space="preserve"> qui ne sont pas closes (lignes de </w:t>
      </w:r>
      <w:r w:rsidR="00F22EC3">
        <w:rPr>
          <w:rFonts w:asciiTheme="minorHAnsi" w:hAnsiTheme="minorHAnsi" w:cstheme="minorHAnsi"/>
          <w:szCs w:val="24"/>
          <w:lang w:eastAsia="fr-FR" w:bidi="ar-SA"/>
        </w:rPr>
        <w:t>ta_g3p_type_axe</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2542AD" w:rsidRPr="00C362CD" w:rsidRDefault="002542AD" w:rsidP="002542AD">
      <w:pPr>
        <w:pStyle w:val="Titre4"/>
        <w:rPr>
          <w:lang w:eastAsia="fr-FR" w:bidi="ar-SA"/>
        </w:rPr>
      </w:pPr>
      <w:r w:rsidRPr="004C6180">
        <w:rPr>
          <w:rFonts w:asciiTheme="minorHAnsi" w:hAnsiTheme="minorHAnsi" w:cstheme="minorHAnsi"/>
        </w:rPr>
        <w:t xml:space="preserve">Création : contrôle des données de </w:t>
      </w:r>
      <w:r>
        <w:rPr>
          <w:lang w:eastAsia="fr-FR" w:bidi="ar-SA"/>
        </w:rPr>
        <w:t>ta_g3p_axe_strategique</w:t>
      </w:r>
    </w:p>
    <w:p w:rsidR="002542AD" w:rsidRDefault="002542AD" w:rsidP="002542AD">
      <w:pPr>
        <w:autoSpaceDE w:val="0"/>
        <w:autoSpaceDN w:val="0"/>
        <w:adjustRightInd w:val="0"/>
        <w:rPr>
          <w:rFonts w:asciiTheme="minorHAnsi" w:hAnsiTheme="minorHAnsi" w:cstheme="minorHAnsi"/>
          <w:szCs w:val="24"/>
          <w:lang w:eastAsia="fr-FR" w:bidi="ar-SA"/>
        </w:rPr>
      </w:pPr>
    </w:p>
    <w:p w:rsidR="002542AD" w:rsidRPr="00150123" w:rsidRDefault="002542AD" w:rsidP="002542A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F86A7D" w:rsidRDefault="00F86A7D" w:rsidP="00F86A7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AXE (C0AXE)</w:t>
      </w:r>
    </w:p>
    <w:p w:rsidR="00F86A7D" w:rsidRDefault="00F86A7D" w:rsidP="00F86A7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NOMAXE</w:t>
      </w:r>
      <w:r w:rsidRPr="00AB593C">
        <w:rPr>
          <w:rFonts w:asciiTheme="minorHAnsi" w:hAnsiTheme="minorHAnsi" w:cstheme="minorHAnsi"/>
          <w:szCs w:val="24"/>
          <w:lang w:eastAsia="fr-FR" w:bidi="ar-SA"/>
        </w:rPr>
        <w:t>)</w:t>
      </w:r>
    </w:p>
    <w:p w:rsidR="00F86A7D" w:rsidRPr="00547543" w:rsidRDefault="00F86A7D" w:rsidP="00F86A7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VALEUR (VALEUR)</w:t>
      </w:r>
    </w:p>
    <w:p w:rsidR="002542AD" w:rsidRPr="00150123" w:rsidRDefault="002542AD" w:rsidP="002542AD">
      <w:pPr>
        <w:autoSpaceDE w:val="0"/>
        <w:autoSpaceDN w:val="0"/>
        <w:adjustRightInd w:val="0"/>
        <w:rPr>
          <w:rFonts w:asciiTheme="minorHAnsi" w:hAnsiTheme="minorHAnsi" w:cstheme="minorHAnsi"/>
          <w:szCs w:val="24"/>
          <w:lang w:eastAsia="fr-FR" w:bidi="ar-SA"/>
        </w:rPr>
      </w:pPr>
    </w:p>
    <w:p w:rsidR="002542AD" w:rsidRPr="00150123" w:rsidRDefault="002542AD" w:rsidP="002542A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087450" w:rsidRDefault="00087450" w:rsidP="00087450">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CODE AXE (C0AXE) : </w:t>
      </w:r>
      <w:r w:rsidR="00F80E5F">
        <w:rPr>
          <w:rFonts w:asciiTheme="minorHAnsi" w:hAnsiTheme="minorHAnsi" w:cstheme="minorHAnsi"/>
          <w:szCs w:val="24"/>
          <w:lang w:eastAsia="fr-FR" w:bidi="ar-SA"/>
        </w:rPr>
        <w:t xml:space="preserve">20 caractères </w:t>
      </w:r>
    </w:p>
    <w:p w:rsidR="00087450" w:rsidRDefault="00087450" w:rsidP="00087450">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NOMAXE</w:t>
      </w:r>
      <w:r w:rsidRPr="00AB593C">
        <w:rPr>
          <w:rFonts w:asciiTheme="minorHAnsi" w:hAnsiTheme="minorHAnsi" w:cstheme="minorHAnsi"/>
          <w:szCs w:val="24"/>
          <w:lang w:eastAsia="fr-FR" w:bidi="ar-SA"/>
        </w:rPr>
        <w:t>)</w:t>
      </w:r>
      <w:r w:rsidR="00F80E5F">
        <w:rPr>
          <w:rFonts w:asciiTheme="minorHAnsi" w:hAnsiTheme="minorHAnsi" w:cstheme="minorHAnsi"/>
          <w:szCs w:val="24"/>
          <w:lang w:eastAsia="fr-FR" w:bidi="ar-SA"/>
        </w:rPr>
        <w:t xml:space="preserve"> : </w:t>
      </w:r>
      <w:r w:rsidR="00E56276">
        <w:rPr>
          <w:rFonts w:asciiTheme="minorHAnsi" w:hAnsiTheme="minorHAnsi" w:cstheme="minorHAnsi"/>
          <w:szCs w:val="24"/>
          <w:lang w:eastAsia="fr-FR" w:bidi="ar-SA"/>
        </w:rPr>
        <w:t>5</w:t>
      </w:r>
      <w:r w:rsidR="00F80E5F">
        <w:rPr>
          <w:rFonts w:asciiTheme="minorHAnsi" w:hAnsiTheme="minorHAnsi" w:cstheme="minorHAnsi"/>
          <w:szCs w:val="24"/>
          <w:lang w:eastAsia="fr-FR" w:bidi="ar-SA"/>
        </w:rPr>
        <w:t>0 caractères</w:t>
      </w:r>
    </w:p>
    <w:p w:rsidR="00087450" w:rsidRDefault="00087450" w:rsidP="00087450">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DESC COURT</w:t>
      </w:r>
      <w:r w:rsidRPr="0054754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DESCC</w:t>
      </w:r>
      <w:r w:rsidRPr="00547543">
        <w:rPr>
          <w:rFonts w:asciiTheme="minorHAnsi" w:hAnsiTheme="minorHAnsi" w:cstheme="minorHAnsi"/>
          <w:szCs w:val="24"/>
          <w:lang w:eastAsia="fr-FR" w:bidi="ar-SA"/>
        </w:rPr>
        <w:t>)</w:t>
      </w:r>
      <w:r w:rsidR="00F80E5F">
        <w:rPr>
          <w:rFonts w:asciiTheme="minorHAnsi" w:hAnsiTheme="minorHAnsi" w:cstheme="minorHAnsi"/>
          <w:szCs w:val="24"/>
          <w:lang w:eastAsia="fr-FR" w:bidi="ar-SA"/>
        </w:rPr>
        <w:t xml:space="preserve"> : </w:t>
      </w:r>
      <w:r w:rsidR="00E56276">
        <w:rPr>
          <w:rFonts w:asciiTheme="minorHAnsi" w:hAnsiTheme="minorHAnsi" w:cstheme="minorHAnsi"/>
          <w:szCs w:val="24"/>
          <w:lang w:eastAsia="fr-FR" w:bidi="ar-SA"/>
        </w:rPr>
        <w:t>255</w:t>
      </w:r>
      <w:r w:rsidR="00F80E5F">
        <w:rPr>
          <w:rFonts w:asciiTheme="minorHAnsi" w:hAnsiTheme="minorHAnsi" w:cstheme="minorHAnsi"/>
          <w:szCs w:val="24"/>
          <w:lang w:eastAsia="fr-FR" w:bidi="ar-SA"/>
        </w:rPr>
        <w:t xml:space="preserve"> caractères</w:t>
      </w:r>
    </w:p>
    <w:p w:rsidR="00087450" w:rsidRPr="00547543" w:rsidRDefault="00087450" w:rsidP="00087450">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VALEUR (VALEUR)</w:t>
      </w:r>
      <w:r w:rsidR="00F80E5F">
        <w:rPr>
          <w:rFonts w:asciiTheme="minorHAnsi" w:hAnsiTheme="minorHAnsi" w:cstheme="minorHAnsi"/>
          <w:szCs w:val="24"/>
          <w:lang w:eastAsia="fr-FR" w:bidi="ar-SA"/>
        </w:rPr>
        <w:t xml:space="preserve"> : </w:t>
      </w:r>
      <w:r w:rsidR="00E56276">
        <w:rPr>
          <w:rFonts w:asciiTheme="minorHAnsi" w:hAnsiTheme="minorHAnsi" w:cstheme="minorHAnsi"/>
          <w:szCs w:val="24"/>
          <w:lang w:eastAsia="fr-FR" w:bidi="ar-SA"/>
        </w:rPr>
        <w:t>5</w:t>
      </w:r>
      <w:r w:rsidR="00F80E5F">
        <w:rPr>
          <w:rFonts w:asciiTheme="minorHAnsi" w:hAnsiTheme="minorHAnsi" w:cstheme="minorHAnsi"/>
          <w:szCs w:val="24"/>
          <w:lang w:eastAsia="fr-FR" w:bidi="ar-SA"/>
        </w:rPr>
        <w:t>0 caractères</w:t>
      </w:r>
    </w:p>
    <w:p w:rsidR="002542AD" w:rsidRPr="00150123" w:rsidRDefault="002542AD" w:rsidP="002542AD">
      <w:pPr>
        <w:autoSpaceDE w:val="0"/>
        <w:autoSpaceDN w:val="0"/>
        <w:adjustRightInd w:val="0"/>
        <w:rPr>
          <w:rFonts w:asciiTheme="minorHAnsi" w:hAnsiTheme="minorHAnsi" w:cstheme="minorHAnsi"/>
          <w:szCs w:val="24"/>
          <w:lang w:eastAsia="fr-FR" w:bidi="ar-SA"/>
        </w:rPr>
      </w:pPr>
    </w:p>
    <w:p w:rsidR="002542AD" w:rsidRPr="00150123" w:rsidRDefault="002542AD" w:rsidP="002542A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2542AD" w:rsidRDefault="002542AD" w:rsidP="002542A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CODE </w:t>
      </w:r>
      <w:r w:rsidR="00E56276">
        <w:rPr>
          <w:rFonts w:asciiTheme="minorHAnsi" w:hAnsiTheme="minorHAnsi" w:cstheme="minorHAnsi"/>
          <w:szCs w:val="24"/>
          <w:lang w:eastAsia="fr-FR" w:bidi="ar-SA"/>
        </w:rPr>
        <w:t>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w:t>
      </w:r>
      <w:r w:rsidR="00E56276">
        <w:rPr>
          <w:rFonts w:asciiTheme="minorHAnsi" w:hAnsiTheme="minorHAnsi" w:cstheme="minorHAnsi"/>
          <w:szCs w:val="24"/>
          <w:lang w:eastAsia="fr-FR" w:bidi="ar-SA"/>
        </w:rPr>
        <w:t>AXE</w:t>
      </w:r>
      <w:r w:rsidRPr="00AB593C">
        <w:rPr>
          <w:rFonts w:asciiTheme="minorHAnsi" w:hAnsiTheme="minorHAnsi" w:cstheme="minorHAnsi"/>
          <w:szCs w:val="24"/>
          <w:lang w:eastAsia="fr-FR" w:bidi="ar-SA"/>
        </w:rPr>
        <w:t>)</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2B07A8" w:rsidRDefault="002B07A8" w:rsidP="002B07A8">
      <w:pPr>
        <w:autoSpaceDE w:val="0"/>
        <w:autoSpaceDN w:val="0"/>
        <w:adjustRightInd w:val="0"/>
        <w:rPr>
          <w:rFonts w:asciiTheme="minorHAnsi" w:hAnsiTheme="minorHAnsi" w:cstheme="minorHAnsi"/>
          <w:szCs w:val="24"/>
          <w:lang w:eastAsia="fr-FR" w:bidi="ar-SA"/>
        </w:rPr>
      </w:pPr>
    </w:p>
    <w:p w:rsidR="002542AD" w:rsidRPr="009E5826" w:rsidRDefault="002542AD" w:rsidP="002542AD">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2542AD" w:rsidRDefault="002542AD" w:rsidP="002542AD">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E46C21" w:rsidRPr="000E2103" w:rsidRDefault="00E46C21" w:rsidP="00E46C21">
      <w:pPr>
        <w:autoSpaceDE w:val="0"/>
        <w:autoSpaceDN w:val="0"/>
        <w:adjustRightInd w:val="0"/>
        <w:ind w:left="360"/>
        <w:rPr>
          <w:rFonts w:asciiTheme="minorHAnsi" w:hAnsiTheme="minorHAnsi" w:cstheme="minorHAnsi"/>
          <w:szCs w:val="24"/>
        </w:rPr>
      </w:pPr>
    </w:p>
    <w:p w:rsidR="002542AD" w:rsidRDefault="002542AD" w:rsidP="002542AD">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Pr>
          <w:lang w:eastAsia="fr-FR" w:bidi="ar-SA"/>
        </w:rPr>
        <w:t>ta_g3p_axe_strategique</w:t>
      </w:r>
    </w:p>
    <w:p w:rsidR="002542AD" w:rsidRDefault="002542AD" w:rsidP="002542AD"/>
    <w:p w:rsidR="002542AD" w:rsidRPr="00150123" w:rsidRDefault="002542AD" w:rsidP="002542A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B17DC4" w:rsidRDefault="00B17DC4" w:rsidP="00B17DC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NOMAXE</w:t>
      </w:r>
      <w:r w:rsidRPr="00AB593C">
        <w:rPr>
          <w:rFonts w:asciiTheme="minorHAnsi" w:hAnsiTheme="minorHAnsi" w:cstheme="minorHAnsi"/>
          <w:szCs w:val="24"/>
          <w:lang w:eastAsia="fr-FR" w:bidi="ar-SA"/>
        </w:rPr>
        <w:t>)</w:t>
      </w:r>
    </w:p>
    <w:p w:rsidR="002542AD" w:rsidRPr="00B17DC4" w:rsidRDefault="00B17DC4" w:rsidP="00B17DC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VALEUR (VALEUR)</w:t>
      </w:r>
    </w:p>
    <w:p w:rsidR="002542AD" w:rsidRPr="00A51EF7" w:rsidRDefault="002542AD" w:rsidP="002542AD"/>
    <w:p w:rsidR="002542AD" w:rsidRPr="00150123" w:rsidRDefault="002542AD" w:rsidP="002542A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B17DC4" w:rsidRDefault="00B17DC4" w:rsidP="00B17DC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NOMAXE</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 50 caractères</w:t>
      </w:r>
    </w:p>
    <w:p w:rsidR="00B17DC4" w:rsidRDefault="00B17DC4" w:rsidP="00B17DC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DESC COURT</w:t>
      </w:r>
      <w:r w:rsidRPr="0054754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DESCC</w:t>
      </w:r>
      <w:r w:rsidRPr="00547543">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 255 caractères</w:t>
      </w:r>
    </w:p>
    <w:p w:rsidR="00B17DC4" w:rsidRPr="00547543" w:rsidRDefault="00B17DC4" w:rsidP="00B17DC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VALEUR (VALEUR) : 50 caractères</w:t>
      </w:r>
    </w:p>
    <w:p w:rsidR="002542AD" w:rsidRPr="00150123" w:rsidRDefault="002542AD" w:rsidP="002542AD">
      <w:pPr>
        <w:autoSpaceDE w:val="0"/>
        <w:autoSpaceDN w:val="0"/>
        <w:adjustRightInd w:val="0"/>
        <w:rPr>
          <w:rFonts w:asciiTheme="minorHAnsi" w:hAnsiTheme="minorHAnsi" w:cstheme="minorHAnsi"/>
          <w:szCs w:val="24"/>
          <w:lang w:eastAsia="fr-FR" w:bidi="ar-SA"/>
        </w:rPr>
      </w:pPr>
    </w:p>
    <w:p w:rsidR="002542AD" w:rsidRPr="009E5826" w:rsidRDefault="002542AD" w:rsidP="002542AD">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2542AD" w:rsidRPr="000E2103" w:rsidRDefault="002542AD" w:rsidP="002542AD">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2542AD" w:rsidRPr="00980652" w:rsidRDefault="002542AD" w:rsidP="002542AD">
      <w:pPr>
        <w:pStyle w:val="Titre4"/>
        <w:rPr>
          <w:rFonts w:asciiTheme="minorHAnsi" w:hAnsiTheme="minorHAnsi" w:cstheme="minorHAnsi"/>
        </w:rPr>
      </w:pPr>
      <w:r w:rsidRPr="00980652">
        <w:rPr>
          <w:rFonts w:asciiTheme="minorHAnsi" w:hAnsiTheme="minorHAnsi" w:cstheme="minorHAnsi"/>
        </w:rPr>
        <w:t xml:space="preserve">Modification : renseignement des données de </w:t>
      </w:r>
      <w:r>
        <w:rPr>
          <w:lang w:eastAsia="fr-FR" w:bidi="ar-SA"/>
        </w:rPr>
        <w:t>ta_g3p_axe_strategique</w:t>
      </w:r>
    </w:p>
    <w:p w:rsidR="002542AD" w:rsidRDefault="002542AD" w:rsidP="002542AD">
      <w:pPr>
        <w:autoSpaceDE w:val="0"/>
        <w:autoSpaceDN w:val="0"/>
        <w:adjustRightInd w:val="0"/>
        <w:ind w:left="360"/>
        <w:rPr>
          <w:rFonts w:asciiTheme="minorHAnsi" w:hAnsiTheme="minorHAnsi" w:cstheme="minorHAnsi"/>
          <w:szCs w:val="24"/>
        </w:rPr>
      </w:pPr>
    </w:p>
    <w:p w:rsidR="002542AD" w:rsidRPr="009E5826" w:rsidRDefault="002542AD" w:rsidP="002542A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B17DC4" w:rsidRDefault="00B17DC4" w:rsidP="00B17DC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NOM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NOMAXE</w:t>
      </w:r>
      <w:r w:rsidRPr="00AB593C">
        <w:rPr>
          <w:rFonts w:asciiTheme="minorHAnsi" w:hAnsiTheme="minorHAnsi" w:cstheme="minorHAnsi"/>
          <w:szCs w:val="24"/>
          <w:lang w:eastAsia="fr-FR" w:bidi="ar-SA"/>
        </w:rPr>
        <w:t>)</w:t>
      </w:r>
    </w:p>
    <w:p w:rsidR="00B17DC4" w:rsidRDefault="00B17DC4" w:rsidP="00B17DC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DESC COURT</w:t>
      </w:r>
      <w:r w:rsidRPr="0054754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DESCC</w:t>
      </w:r>
      <w:r w:rsidRPr="00547543">
        <w:rPr>
          <w:rFonts w:asciiTheme="minorHAnsi" w:hAnsiTheme="minorHAnsi" w:cstheme="minorHAnsi"/>
          <w:szCs w:val="24"/>
          <w:lang w:eastAsia="fr-FR" w:bidi="ar-SA"/>
        </w:rPr>
        <w:t>)</w:t>
      </w:r>
    </w:p>
    <w:p w:rsidR="00B17DC4" w:rsidRPr="00547543" w:rsidRDefault="00B17DC4" w:rsidP="00B17DC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VALEUR (VALEUR)</w:t>
      </w:r>
    </w:p>
    <w:p w:rsidR="002542AD" w:rsidRPr="000E2103" w:rsidRDefault="002542AD" w:rsidP="002542AD">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p>
    <w:p w:rsidR="002542AD" w:rsidRPr="007E57B2" w:rsidRDefault="002542AD" w:rsidP="002542A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2542AD" w:rsidRDefault="002542AD" w:rsidP="002542AD">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2542AD" w:rsidRDefault="002542AD" w:rsidP="002542AD">
      <w:pPr>
        <w:autoSpaceDE w:val="0"/>
        <w:autoSpaceDN w:val="0"/>
        <w:adjustRightInd w:val="0"/>
        <w:rPr>
          <w:rFonts w:asciiTheme="minorHAnsi" w:hAnsiTheme="minorHAnsi" w:cstheme="minorHAnsi"/>
          <w:szCs w:val="24"/>
          <w:lang w:eastAsia="fr-FR" w:bidi="ar-SA"/>
        </w:rPr>
      </w:pPr>
    </w:p>
    <w:p w:rsidR="00B17DC4" w:rsidRPr="00150123" w:rsidRDefault="00B17DC4" w:rsidP="00B17DC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C6586A" w:rsidRDefault="00C6586A" w:rsidP="00C6586A">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PROPRIETAIRE  (PROPR)</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CODE PROPRIETAIRE AXE – LIB PROPRIETAIRE AXE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ta_g3p_proprietaire_axe</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ta_g3p_proprietaire_axe</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C6586A" w:rsidRPr="00150123" w:rsidRDefault="00C6586A" w:rsidP="00C6586A">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TYPE  (TYPE</w:t>
      </w:r>
      <w:r w:rsidR="007328AB">
        <w:rPr>
          <w:rFonts w:asciiTheme="minorHAnsi" w:hAnsiTheme="minorHAnsi" w:cstheme="minorHAnsi"/>
          <w:szCs w:val="24"/>
          <w:lang w:eastAsia="fr-FR" w:bidi="ar-SA"/>
        </w:rPr>
        <w:t>ST</w:t>
      </w:r>
      <w:r>
        <w:rPr>
          <w:rFonts w:asciiTheme="minorHAnsi" w:hAnsiTheme="minorHAnsi" w:cstheme="minorHAnsi"/>
          <w:szCs w:val="24"/>
          <w:lang w:eastAsia="fr-FR" w:bidi="ar-SA"/>
        </w:rPr>
        <w:t>)</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CODE TYPE AXE – LIBELLE TYPE AXE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ta_g3p_type_axe</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ta_g3p_type_axe</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060CCD" w:rsidRDefault="00711DF2" w:rsidP="00060CCD">
      <w:pPr>
        <w:pStyle w:val="Titre3"/>
        <w:rPr>
          <w:lang w:eastAsia="fr-FR" w:bidi="ar-SA"/>
        </w:rPr>
      </w:pPr>
      <w:r>
        <w:rPr>
          <w:lang w:eastAsia="fr-FR" w:bidi="ar-SA"/>
        </w:rPr>
        <w:br w:type="page"/>
      </w:r>
      <w:bookmarkStart w:id="960" w:name="_Toc515444508"/>
      <w:r w:rsidR="00060CCD">
        <w:rPr>
          <w:lang w:eastAsia="fr-FR" w:bidi="ar-SA"/>
        </w:rPr>
        <w:t>Ta_g3p_type_axe</w:t>
      </w:r>
      <w:bookmarkEnd w:id="960"/>
    </w:p>
    <w:p w:rsidR="00060CCD" w:rsidRDefault="00060CCD" w:rsidP="00060CCD">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l’ensemble des valeurs possibles de type d’axe stratégique (FLAG, SLICE)</w:t>
      </w:r>
    </w:p>
    <w:p w:rsidR="00060CCD" w:rsidRDefault="00060CCD" w:rsidP="00060CCD">
      <w:pPr>
        <w:pStyle w:val="Titre4"/>
        <w:rPr>
          <w:rFonts w:asciiTheme="minorHAnsi" w:hAnsiTheme="minorHAnsi" w:cstheme="minorHAnsi"/>
          <w:szCs w:val="24"/>
          <w:lang w:eastAsia="fr-FR" w:bidi="ar-SA"/>
        </w:rPr>
      </w:pPr>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ta_g3p_</w:t>
      </w:r>
      <w:r>
        <w:rPr>
          <w:rFonts w:asciiTheme="minorHAnsi" w:hAnsiTheme="minorHAnsi" w:cstheme="minorHAnsi"/>
          <w:szCs w:val="24"/>
          <w:lang w:eastAsia="fr-FR" w:bidi="ar-SA"/>
        </w:rPr>
        <w:t xml:space="preserve">type_axe </w:t>
      </w:r>
    </w:p>
    <w:p w:rsidR="00060CCD" w:rsidRPr="00524A55" w:rsidRDefault="00060CCD" w:rsidP="00060CCD">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552"/>
        <w:gridCol w:w="992"/>
        <w:gridCol w:w="851"/>
        <w:gridCol w:w="1134"/>
        <w:gridCol w:w="914"/>
        <w:gridCol w:w="1907"/>
      </w:tblGrid>
      <w:tr w:rsidR="00060CCD" w:rsidRPr="009E6545" w:rsidTr="00133017">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60CCD" w:rsidRPr="009E6545" w:rsidRDefault="00060CCD" w:rsidP="00133017">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9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60CCD" w:rsidRPr="009E6545" w:rsidRDefault="00060CCD" w:rsidP="00133017">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85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11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91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060CCD" w:rsidRPr="009E6545" w:rsidTr="00133017">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060CCD" w:rsidRPr="009E6545" w:rsidRDefault="00060CCD" w:rsidP="006011A6">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TYPE AXE</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C0TAXE</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552"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 </w:t>
            </w:r>
            <w:r>
              <w:rPr>
                <w:rFonts w:eastAsia="Times New Roman" w:cs="Calibri"/>
                <w:sz w:val="16"/>
                <w:szCs w:val="16"/>
                <w:lang w:eastAsia="fr-FR" w:bidi="ar-SA"/>
              </w:rPr>
              <w:t>clé</w:t>
            </w:r>
          </w:p>
        </w:tc>
        <w:tc>
          <w:tcPr>
            <w:tcW w:w="992"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851"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113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4"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060CCD" w:rsidRPr="009E6545" w:rsidRDefault="007238F4" w:rsidP="00133017">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60CCD" w:rsidRPr="009E6545" w:rsidRDefault="00060CCD" w:rsidP="00133017">
            <w:pPr>
              <w:rPr>
                <w:rFonts w:eastAsia="Times New Roman" w:cs="Calibri"/>
                <w:sz w:val="16"/>
                <w:szCs w:val="16"/>
                <w:lang w:eastAsia="fr-FR" w:bidi="ar-SA"/>
              </w:rPr>
            </w:pPr>
            <w:r>
              <w:rPr>
                <w:rFonts w:eastAsia="Times New Roman" w:cs="Calibri"/>
                <w:sz w:val="16"/>
                <w:szCs w:val="16"/>
                <w:lang w:eastAsia="fr-FR" w:bidi="ar-SA"/>
              </w:rPr>
              <w:t xml:space="preserve">Identifiant du type d’axe </w:t>
            </w:r>
          </w:p>
        </w:tc>
      </w:tr>
      <w:tr w:rsidR="00060CCD" w:rsidRPr="009E6545" w:rsidTr="00133017">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060CCD" w:rsidRPr="009E6545" w:rsidRDefault="00060CCD" w:rsidP="006011A6">
            <w:pPr>
              <w:ind w:left="214" w:hanging="142"/>
              <w:jc w:val="center"/>
              <w:rPr>
                <w:rFonts w:eastAsia="Times New Roman" w:cs="Calibri"/>
                <w:sz w:val="16"/>
                <w:szCs w:val="16"/>
                <w:lang w:eastAsia="fr-FR" w:bidi="ar-SA"/>
              </w:rPr>
            </w:pPr>
            <w:r>
              <w:rPr>
                <w:rFonts w:eastAsia="Times New Roman" w:cs="Calibri"/>
                <w:sz w:val="16"/>
                <w:szCs w:val="16"/>
                <w:lang w:eastAsia="fr-FR" w:bidi="ar-SA"/>
              </w:rPr>
              <w:t>LiBELLE TYPE AXE</w:t>
            </w:r>
          </w:p>
        </w:tc>
        <w:tc>
          <w:tcPr>
            <w:tcW w:w="754" w:type="dxa"/>
            <w:tcBorders>
              <w:top w:val="nil"/>
              <w:left w:val="nil"/>
              <w:bottom w:val="single" w:sz="4" w:space="0" w:color="auto"/>
              <w:right w:val="single" w:sz="4" w:space="0" w:color="auto"/>
            </w:tcBorders>
            <w:shd w:val="clear" w:color="auto" w:fill="auto"/>
            <w:vAlign w:val="center"/>
          </w:tcPr>
          <w:p w:rsidR="00060CCD" w:rsidRPr="009E6545" w:rsidRDefault="00060CCD" w:rsidP="00133017">
            <w:pPr>
              <w:ind w:left="214" w:hanging="142"/>
              <w:jc w:val="center"/>
              <w:rPr>
                <w:rFonts w:eastAsia="Times New Roman" w:cs="Calibri"/>
                <w:sz w:val="16"/>
                <w:szCs w:val="16"/>
                <w:lang w:eastAsia="fr-FR" w:bidi="ar-SA"/>
              </w:rPr>
            </w:pPr>
            <w:r>
              <w:rPr>
                <w:rFonts w:eastAsia="Times New Roman" w:cs="Calibri"/>
                <w:sz w:val="16"/>
                <w:szCs w:val="16"/>
                <w:lang w:eastAsia="fr-FR" w:bidi="ar-SA"/>
              </w:rPr>
              <w:t>LBTAXE</w:t>
            </w:r>
          </w:p>
        </w:tc>
        <w:tc>
          <w:tcPr>
            <w:tcW w:w="1387"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(30</w:t>
            </w:r>
            <w:r w:rsidRPr="009E6545">
              <w:rPr>
                <w:rFonts w:eastAsia="Times New Roman" w:cs="Calibri"/>
                <w:sz w:val="16"/>
                <w:szCs w:val="16"/>
                <w:lang w:eastAsia="fr-FR" w:bidi="ar-SA"/>
              </w:rPr>
              <w:t>)</w:t>
            </w:r>
          </w:p>
        </w:tc>
        <w:tc>
          <w:tcPr>
            <w:tcW w:w="552"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ind w:left="214" w:hanging="142"/>
              <w:jc w:val="center"/>
              <w:rPr>
                <w:rFonts w:eastAsia="Times New Roman" w:cs="Calibri"/>
                <w:sz w:val="16"/>
                <w:szCs w:val="16"/>
                <w:lang w:eastAsia="fr-FR" w:bidi="ar-SA"/>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851" w:type="dxa"/>
            <w:tcBorders>
              <w:top w:val="nil"/>
              <w:left w:val="single" w:sz="4" w:space="0" w:color="auto"/>
              <w:bottom w:val="single" w:sz="4" w:space="0" w:color="auto"/>
              <w:right w:val="single" w:sz="4" w:space="0" w:color="auto"/>
            </w:tcBorders>
            <w:shd w:val="clear" w:color="auto" w:fill="auto"/>
            <w:vAlign w:val="center"/>
            <w:hideMark/>
          </w:tcPr>
          <w:p w:rsidR="00060CCD" w:rsidRPr="009E6545" w:rsidRDefault="00060CCD" w:rsidP="001330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1134"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4" w:type="dxa"/>
            <w:tcBorders>
              <w:top w:val="nil"/>
              <w:left w:val="nil"/>
              <w:bottom w:val="single" w:sz="4" w:space="0" w:color="auto"/>
              <w:right w:val="single" w:sz="4" w:space="0" w:color="auto"/>
            </w:tcBorders>
            <w:shd w:val="clear" w:color="auto" w:fill="auto"/>
            <w:vAlign w:val="center"/>
          </w:tcPr>
          <w:p w:rsidR="00060CCD" w:rsidRPr="009E6545" w:rsidRDefault="00060CCD" w:rsidP="00133017">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ind w:left="214" w:hanging="142"/>
              <w:jc w:val="center"/>
              <w:rPr>
                <w:rFonts w:eastAsia="Times New Roman" w:cs="Calibri"/>
                <w:sz w:val="16"/>
                <w:szCs w:val="16"/>
                <w:lang w:eastAsia="fr-FR" w:bidi="ar-SA"/>
              </w:rPr>
            </w:pPr>
            <w:r>
              <w:rPr>
                <w:rFonts w:eastAsia="Times New Roman" w:cs="Calibri"/>
                <w:sz w:val="16"/>
                <w:szCs w:val="16"/>
                <w:lang w:eastAsia="fr-FR" w:bidi="ar-SA"/>
              </w:rPr>
              <w:t>Valeur de type d’ Axe (FLAG ou SLICE)</w:t>
            </w:r>
          </w:p>
        </w:tc>
      </w:tr>
      <w:tr w:rsidR="00060CCD" w:rsidRPr="009E6545" w:rsidTr="00133017">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060CCD" w:rsidRPr="009E6545" w:rsidRDefault="00060CCD" w:rsidP="006011A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060CCD" w:rsidRPr="0072356D" w:rsidRDefault="00060CCD" w:rsidP="00133017">
            <w:pPr>
              <w:jc w:val="center"/>
              <w:rPr>
                <w:rFonts w:eastAsia="Times New Roman" w:cs="Calibri"/>
                <w:sz w:val="16"/>
                <w:szCs w:val="16"/>
                <w:lang w:eastAsia="fr-FR" w:bidi="ar-SA"/>
              </w:rPr>
            </w:pPr>
            <w:r w:rsidRPr="0072356D">
              <w:rPr>
                <w:rFonts w:eastAsia="Times New Roman" w:cs="Calibri"/>
                <w:sz w:val="16"/>
                <w:szCs w:val="16"/>
                <w:lang w:eastAsia="fr-FR" w:bidi="ar-SA"/>
              </w:rPr>
              <w:t>date (AAAAJJMM)</w:t>
            </w:r>
          </w:p>
        </w:tc>
        <w:tc>
          <w:tcPr>
            <w:tcW w:w="552" w:type="dxa"/>
            <w:tcBorders>
              <w:top w:val="single" w:sz="4" w:space="0" w:color="auto"/>
              <w:left w:val="nil"/>
              <w:bottom w:val="single" w:sz="4" w:space="0" w:color="auto"/>
              <w:right w:val="single" w:sz="4" w:space="0" w:color="auto"/>
            </w:tcBorders>
            <w:shd w:val="clear" w:color="auto" w:fill="auto"/>
            <w:vAlign w:val="center"/>
          </w:tcPr>
          <w:p w:rsidR="00060CCD" w:rsidRPr="0072356D" w:rsidRDefault="00060CCD" w:rsidP="00133017">
            <w:pPr>
              <w:jc w:val="center"/>
              <w:rPr>
                <w:rFonts w:eastAsia="Times New Roman" w:cs="Calibri"/>
                <w:sz w:val="16"/>
                <w:szCs w:val="16"/>
                <w:lang w:eastAsia="fr-FR" w:bidi="ar-SA"/>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72356D" w:rsidRDefault="00060CCD" w:rsidP="00133017">
            <w:pPr>
              <w:jc w:val="center"/>
              <w:rPr>
                <w:rFonts w:eastAsia="Times New Roman" w:cs="Calibri"/>
                <w:sz w:val="16"/>
                <w:szCs w:val="16"/>
                <w:lang w:eastAsia="fr-FR" w:bidi="ar-SA"/>
              </w:rPr>
            </w:pPr>
            <w:r w:rsidRPr="0072356D">
              <w:rPr>
                <w:rFonts w:eastAsia="Times New Roman" w:cs="Calibri"/>
                <w:sz w:val="16"/>
                <w:szCs w:val="16"/>
                <w:lang w:eastAsia="fr-FR" w:bidi="ar-SA"/>
              </w:rPr>
              <w:t>non</w:t>
            </w:r>
          </w:p>
        </w:tc>
        <w:tc>
          <w:tcPr>
            <w:tcW w:w="851" w:type="dxa"/>
            <w:tcBorders>
              <w:top w:val="nil"/>
              <w:left w:val="single" w:sz="4" w:space="0" w:color="auto"/>
              <w:bottom w:val="single" w:sz="4" w:space="0" w:color="auto"/>
              <w:right w:val="single" w:sz="4" w:space="0" w:color="auto"/>
            </w:tcBorders>
            <w:shd w:val="clear" w:color="auto" w:fill="auto"/>
            <w:vAlign w:val="center"/>
            <w:hideMark/>
          </w:tcPr>
          <w:p w:rsidR="00060CCD" w:rsidRPr="0072356D" w:rsidRDefault="00060CCD" w:rsidP="00133017">
            <w:pPr>
              <w:jc w:val="center"/>
              <w:rPr>
                <w:rFonts w:eastAsia="Times New Roman" w:cs="Calibri"/>
                <w:sz w:val="16"/>
                <w:szCs w:val="16"/>
                <w:lang w:eastAsia="fr-FR" w:bidi="ar-SA"/>
              </w:rPr>
            </w:pPr>
            <w:r w:rsidRPr="0072356D">
              <w:rPr>
                <w:rFonts w:eastAsia="Times New Roman" w:cs="Calibri"/>
                <w:sz w:val="16"/>
                <w:szCs w:val="16"/>
                <w:lang w:eastAsia="fr-FR" w:bidi="ar-SA"/>
              </w:rPr>
              <w:t>calculé</w:t>
            </w:r>
          </w:p>
        </w:tc>
        <w:tc>
          <w:tcPr>
            <w:tcW w:w="1134" w:type="dxa"/>
            <w:tcBorders>
              <w:top w:val="nil"/>
              <w:left w:val="nil"/>
              <w:bottom w:val="single" w:sz="4" w:space="0" w:color="auto"/>
              <w:right w:val="single" w:sz="4" w:space="0" w:color="auto"/>
            </w:tcBorders>
            <w:shd w:val="clear" w:color="auto" w:fill="auto"/>
            <w:vAlign w:val="center"/>
            <w:hideMark/>
          </w:tcPr>
          <w:p w:rsidR="00060CCD" w:rsidRPr="0072356D" w:rsidRDefault="00060CCD" w:rsidP="00133017">
            <w:pPr>
              <w:jc w:val="center"/>
              <w:rPr>
                <w:rFonts w:eastAsia="Times New Roman" w:cs="Calibri"/>
                <w:sz w:val="16"/>
                <w:szCs w:val="16"/>
                <w:lang w:eastAsia="fr-FR" w:bidi="ar-SA"/>
              </w:rPr>
            </w:pPr>
            <w:r w:rsidRPr="0072356D">
              <w:rPr>
                <w:rFonts w:eastAsia="Times New Roman" w:cs="Calibri"/>
                <w:sz w:val="16"/>
                <w:szCs w:val="16"/>
                <w:lang w:eastAsia="fr-FR" w:bidi="ar-SA"/>
              </w:rPr>
              <w:t>obligatoire</w:t>
            </w:r>
          </w:p>
        </w:tc>
        <w:tc>
          <w:tcPr>
            <w:tcW w:w="914" w:type="dxa"/>
            <w:tcBorders>
              <w:top w:val="nil"/>
              <w:left w:val="nil"/>
              <w:bottom w:val="single" w:sz="4" w:space="0" w:color="auto"/>
              <w:right w:val="single" w:sz="4" w:space="0" w:color="auto"/>
            </w:tcBorders>
            <w:shd w:val="clear" w:color="auto" w:fill="auto"/>
            <w:vAlign w:val="center"/>
            <w:hideMark/>
          </w:tcPr>
          <w:p w:rsidR="00060CCD" w:rsidRPr="0072356D" w:rsidRDefault="00060CCD" w:rsidP="00133017">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060CCD" w:rsidRPr="006054ED" w:rsidRDefault="00060CCD" w:rsidP="00133017">
            <w:pPr>
              <w:jc w:val="center"/>
              <w:rPr>
                <w:rFonts w:eastAsia="Times New Roman" w:cs="Calibri"/>
                <w:sz w:val="16"/>
                <w:szCs w:val="16"/>
                <w:lang w:eastAsia="fr-FR" w:bidi="ar-SA"/>
              </w:rPr>
            </w:pPr>
            <w:r w:rsidRPr="006054ED">
              <w:rPr>
                <w:rFonts w:eastAsia="Times New Roman" w:cs="Calibri"/>
                <w:sz w:val="16"/>
                <w:szCs w:val="16"/>
                <w:lang w:eastAsia="fr-FR" w:bidi="ar-SA"/>
              </w:rPr>
              <w:t>date de création de l'enregistrement. Alimenté par le systEme A la date du jour de création.</w:t>
            </w:r>
          </w:p>
        </w:tc>
      </w:tr>
      <w:tr w:rsidR="00060CCD" w:rsidRPr="009E6545" w:rsidTr="00133017">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60CCD" w:rsidRPr="009E6545" w:rsidRDefault="00060CCD" w:rsidP="006011A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552"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1134" w:type="dxa"/>
            <w:tcBorders>
              <w:top w:val="nil"/>
              <w:left w:val="nil"/>
              <w:bottom w:val="single" w:sz="4" w:space="0" w:color="auto"/>
              <w:right w:val="single" w:sz="4" w:space="0" w:color="auto"/>
            </w:tcBorders>
            <w:shd w:val="clear" w:color="auto" w:fill="auto"/>
            <w:noWrap/>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4"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060CCD" w:rsidRPr="009E6545" w:rsidTr="00133017">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6011A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552"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Calculé</w:t>
            </w:r>
            <w:r>
              <w:rPr>
                <w:rFonts w:eastAsia="Times New Roman" w:cs="Calibri"/>
                <w:sz w:val="16"/>
                <w:szCs w:val="16"/>
                <w:lang w:eastAsia="fr-FR" w:bidi="ar-SA"/>
              </w:rPr>
              <w:t>, modifiable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14"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907"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alimentée par défaut au 01/01/2076</w:t>
            </w:r>
            <w:r>
              <w:rPr>
                <w:rFonts w:eastAsia="Times New Roman" w:cs="Calibri"/>
                <w:sz w:val="16"/>
                <w:szCs w:val="16"/>
                <w:lang w:eastAsia="fr-FR" w:bidi="ar-SA"/>
              </w:rPr>
              <w:t xml:space="preserve"> et modifiable</w:t>
            </w:r>
          </w:p>
        </w:tc>
      </w:tr>
      <w:tr w:rsidR="00060CCD" w:rsidRPr="009E6545" w:rsidTr="00133017">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6011A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060CCD" w:rsidRPr="00045326" w:rsidRDefault="00060CCD" w:rsidP="00133017">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552"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045326" w:rsidRDefault="00060CCD" w:rsidP="00133017">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914"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060CCD" w:rsidRDefault="00060CCD" w:rsidP="00060CCD">
      <w:pPr>
        <w:pStyle w:val="Titre4"/>
        <w:rPr>
          <w:lang w:eastAsia="fr-FR" w:bidi="ar-SA"/>
        </w:rPr>
      </w:pPr>
      <w:r w:rsidRPr="004E2387">
        <w:rPr>
          <w:lang w:eastAsia="fr-FR" w:bidi="ar-SA"/>
        </w:rPr>
        <w:t xml:space="preserve">Création : renseignement des données de </w:t>
      </w:r>
      <w:r w:rsidRPr="00524A55">
        <w:rPr>
          <w:lang w:eastAsia="fr-FR" w:bidi="ar-SA"/>
        </w:rPr>
        <w:t>ta_g3p_type_axe</w:t>
      </w:r>
    </w:p>
    <w:p w:rsidR="00060CCD" w:rsidRDefault="00060CCD" w:rsidP="00060CCD">
      <w:pPr>
        <w:autoSpaceDE w:val="0"/>
        <w:autoSpaceDN w:val="0"/>
        <w:adjustRightInd w:val="0"/>
        <w:rPr>
          <w:rFonts w:asciiTheme="minorHAnsi" w:hAnsiTheme="minorHAnsi" w:cstheme="minorHAnsi"/>
          <w:szCs w:val="24"/>
          <w:lang w:eastAsia="fr-FR" w:bidi="ar-SA"/>
        </w:rPr>
      </w:pPr>
    </w:p>
    <w:p w:rsidR="00060CCD" w:rsidRPr="007E57B2" w:rsidRDefault="00060CCD" w:rsidP="00060CC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7238F4" w:rsidRDefault="007238F4"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TYPE AXE (C0AXE)</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LBTAXE</w:t>
      </w:r>
      <w:r w:rsidRPr="00AB593C">
        <w:rPr>
          <w:rFonts w:asciiTheme="minorHAnsi" w:hAnsiTheme="minorHAnsi" w:cstheme="minorHAnsi"/>
          <w:szCs w:val="24"/>
          <w:lang w:eastAsia="fr-FR" w:bidi="ar-SA"/>
        </w:rPr>
        <w:t>)</w:t>
      </w:r>
    </w:p>
    <w:p w:rsidR="00060CCD" w:rsidRPr="00B819AD" w:rsidRDefault="00060CCD" w:rsidP="00060CCD">
      <w:pPr>
        <w:autoSpaceDE w:val="0"/>
        <w:autoSpaceDN w:val="0"/>
        <w:adjustRightInd w:val="0"/>
        <w:rPr>
          <w:rFonts w:asciiTheme="minorHAnsi" w:hAnsiTheme="minorHAnsi" w:cstheme="minorHAnsi"/>
          <w:szCs w:val="24"/>
          <w:lang w:eastAsia="fr-FR" w:bidi="ar-SA"/>
        </w:rPr>
      </w:pPr>
    </w:p>
    <w:p w:rsidR="00060CCD" w:rsidRDefault="00060CCD" w:rsidP="00060CC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060CCD" w:rsidRPr="00C362CD" w:rsidRDefault="00060CCD" w:rsidP="00060CCD">
      <w:pPr>
        <w:pStyle w:val="Titre4"/>
        <w:rPr>
          <w:lang w:eastAsia="fr-FR" w:bidi="ar-SA"/>
        </w:rPr>
      </w:pPr>
      <w:r w:rsidRPr="004C6180">
        <w:t xml:space="preserve">Création : contrôle des données de </w:t>
      </w:r>
      <w:r w:rsidRPr="00524A55">
        <w:rPr>
          <w:lang w:eastAsia="fr-FR" w:bidi="ar-SA"/>
        </w:rPr>
        <w:t>ta_g3p_type_axe</w:t>
      </w:r>
    </w:p>
    <w:p w:rsidR="00060CCD" w:rsidRDefault="00060CCD" w:rsidP="00060CCD">
      <w:pPr>
        <w:autoSpaceDE w:val="0"/>
        <w:autoSpaceDN w:val="0"/>
        <w:adjustRightInd w:val="0"/>
        <w:rPr>
          <w:rFonts w:asciiTheme="minorHAnsi" w:hAnsiTheme="minorHAnsi" w:cstheme="minorHAnsi"/>
          <w:szCs w:val="24"/>
          <w:lang w:eastAsia="fr-FR" w:bidi="ar-SA"/>
        </w:rPr>
      </w:pPr>
    </w:p>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TYPE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C0TAXE</w:t>
      </w:r>
      <w:r w:rsidRPr="00AB593C">
        <w:rPr>
          <w:rFonts w:asciiTheme="minorHAnsi" w:hAnsiTheme="minorHAnsi" w:cstheme="minorHAnsi"/>
          <w:szCs w:val="24"/>
          <w:lang w:eastAsia="fr-FR" w:bidi="ar-SA"/>
        </w:rPr>
        <w:t>)</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LBTAXE</w:t>
      </w:r>
      <w:r w:rsidRPr="00AB593C">
        <w:rPr>
          <w:rFonts w:asciiTheme="minorHAnsi" w:hAnsiTheme="minorHAnsi" w:cstheme="minorHAnsi"/>
          <w:szCs w:val="24"/>
          <w:lang w:eastAsia="fr-FR" w:bidi="ar-SA"/>
        </w:rPr>
        <w:t>)</w:t>
      </w:r>
    </w:p>
    <w:p w:rsidR="00060CCD" w:rsidRPr="00150123" w:rsidRDefault="00060CCD" w:rsidP="00060CCD">
      <w:pPr>
        <w:autoSpaceDE w:val="0"/>
        <w:autoSpaceDN w:val="0"/>
        <w:adjustRightInd w:val="0"/>
        <w:rPr>
          <w:rFonts w:asciiTheme="minorHAnsi" w:hAnsiTheme="minorHAnsi" w:cstheme="minorHAnsi"/>
          <w:szCs w:val="24"/>
          <w:lang w:eastAsia="fr-FR" w:bidi="ar-SA"/>
        </w:rPr>
      </w:pPr>
    </w:p>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6011A6" w:rsidRDefault="006011A6" w:rsidP="006011A6">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TYPE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C0TAXE</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060CCD" w:rsidRPr="00080D72"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LBTAXE</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w:t>
      </w:r>
      <w:r w:rsidRPr="00080D72">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3</w:t>
      </w:r>
      <w:r w:rsidRPr="00080D72">
        <w:rPr>
          <w:rFonts w:asciiTheme="minorHAnsi" w:hAnsiTheme="minorHAnsi" w:cstheme="minorHAnsi"/>
          <w:szCs w:val="24"/>
          <w:lang w:eastAsia="fr-FR" w:bidi="ar-SA"/>
        </w:rPr>
        <w:t>0 caractères</w:t>
      </w:r>
    </w:p>
    <w:p w:rsidR="00060CCD" w:rsidRPr="00150123" w:rsidRDefault="00060CCD" w:rsidP="00060CCD">
      <w:pPr>
        <w:autoSpaceDE w:val="0"/>
        <w:autoSpaceDN w:val="0"/>
        <w:adjustRightInd w:val="0"/>
        <w:rPr>
          <w:rFonts w:asciiTheme="minorHAnsi" w:hAnsiTheme="minorHAnsi" w:cstheme="minorHAnsi"/>
          <w:szCs w:val="24"/>
          <w:lang w:eastAsia="fr-FR" w:bidi="ar-SA"/>
        </w:rPr>
      </w:pPr>
    </w:p>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TYPE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C0TAXE</w:t>
      </w:r>
      <w:r w:rsidRPr="00AB593C">
        <w:rPr>
          <w:rFonts w:asciiTheme="minorHAnsi" w:hAnsiTheme="minorHAnsi" w:cstheme="minorHAnsi"/>
          <w:szCs w:val="24"/>
          <w:lang w:eastAsia="fr-FR" w:bidi="ar-SA"/>
        </w:rPr>
        <w:t>)</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816D0" w:rsidRDefault="000816D0" w:rsidP="000816D0">
      <w:pPr>
        <w:autoSpaceDE w:val="0"/>
        <w:autoSpaceDN w:val="0"/>
        <w:adjustRightInd w:val="0"/>
        <w:rPr>
          <w:rFonts w:asciiTheme="minorHAnsi" w:hAnsiTheme="minorHAnsi" w:cstheme="minorHAnsi"/>
          <w:szCs w:val="24"/>
          <w:lang w:eastAsia="fr-FR" w:bidi="ar-SA"/>
        </w:rPr>
      </w:pPr>
    </w:p>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Le</w:t>
      </w:r>
      <w:r>
        <w:rPr>
          <w:rFonts w:asciiTheme="minorHAnsi" w:hAnsiTheme="minorHAnsi" w:cstheme="minorHAnsi"/>
          <w:szCs w:val="24"/>
          <w:lang w:eastAsia="fr-FR" w:bidi="ar-SA"/>
        </w:rPr>
        <w:t>s caractères autorisés pour le champ</w:t>
      </w:r>
      <w:r w:rsidRPr="00150123">
        <w:rPr>
          <w:rFonts w:asciiTheme="minorHAnsi" w:hAnsiTheme="minorHAnsi" w:cstheme="minorHAnsi"/>
          <w:szCs w:val="24"/>
          <w:lang w:eastAsia="fr-FR" w:bidi="ar-SA"/>
        </w:rPr>
        <w:t xml:space="preserve"> de saisie </w:t>
      </w:r>
      <w:r>
        <w:rPr>
          <w:rFonts w:asciiTheme="minorHAnsi" w:hAnsiTheme="minorHAnsi" w:cstheme="minorHAnsi"/>
          <w:szCs w:val="24"/>
          <w:lang w:eastAsia="fr-FR" w:bidi="ar-SA"/>
        </w:rPr>
        <w:t>LIBELLE TYPE AXE s</w:t>
      </w:r>
      <w:r w:rsidRPr="00150123">
        <w:rPr>
          <w:rFonts w:asciiTheme="minorHAnsi" w:hAnsiTheme="minorHAnsi" w:cstheme="minorHAnsi"/>
          <w:szCs w:val="24"/>
          <w:lang w:eastAsia="fr-FR" w:bidi="ar-SA"/>
        </w:rPr>
        <w:t xml:space="preserve">ont : </w:t>
      </w:r>
    </w:p>
    <w:p w:rsidR="00060CCD" w:rsidRPr="00DA6661" w:rsidRDefault="00060CCD" w:rsidP="00060CCD">
      <w:pPr>
        <w:numPr>
          <w:ilvl w:val="0"/>
          <w:numId w:val="169"/>
        </w:numPr>
        <w:autoSpaceDE w:val="0"/>
        <w:autoSpaceDN w:val="0"/>
        <w:adjustRightInd w:val="0"/>
        <w:spacing w:after="1"/>
        <w:rPr>
          <w:rFonts w:asciiTheme="minorHAnsi" w:hAnsiTheme="minorHAnsi" w:cstheme="minorHAnsi"/>
          <w:szCs w:val="24"/>
          <w:lang w:eastAsia="fr-FR" w:bidi="ar-SA"/>
        </w:rPr>
      </w:pPr>
      <w:r w:rsidRPr="00DA6661">
        <w:rPr>
          <w:rFonts w:asciiTheme="minorHAnsi" w:hAnsiTheme="minorHAnsi" w:cstheme="minorHAnsi"/>
          <w:szCs w:val="24"/>
          <w:lang w:eastAsia="fr-FR" w:bidi="ar-SA"/>
        </w:rPr>
        <w:t xml:space="preserve">les caractères alphanumériques en majuscules </w:t>
      </w:r>
    </w:p>
    <w:p w:rsidR="00060CCD" w:rsidRPr="00980652" w:rsidRDefault="00060CCD" w:rsidP="00060CCD">
      <w:pPr>
        <w:pStyle w:val="Titre4"/>
      </w:pPr>
      <w:r w:rsidRPr="00980652">
        <w:t xml:space="preserve">Modification : renseignement des données de </w:t>
      </w:r>
      <w:r w:rsidRPr="00524A55">
        <w:rPr>
          <w:lang w:eastAsia="fr-FR" w:bidi="ar-SA"/>
        </w:rPr>
        <w:t>ta_g3p_type_axe</w:t>
      </w:r>
    </w:p>
    <w:p w:rsidR="00060CCD" w:rsidRDefault="00060CCD" w:rsidP="00060CCD">
      <w:pPr>
        <w:autoSpaceDE w:val="0"/>
        <w:autoSpaceDN w:val="0"/>
        <w:adjustRightInd w:val="0"/>
        <w:ind w:left="360"/>
        <w:rPr>
          <w:rFonts w:asciiTheme="minorHAnsi" w:hAnsiTheme="minorHAnsi" w:cstheme="minorHAnsi"/>
          <w:szCs w:val="24"/>
        </w:rPr>
      </w:pPr>
    </w:p>
    <w:p w:rsidR="00060CCD" w:rsidRPr="009E5826" w:rsidRDefault="00060CCD" w:rsidP="00060CC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LBTAXE</w:t>
      </w:r>
      <w:r w:rsidRPr="00AB593C">
        <w:rPr>
          <w:rFonts w:asciiTheme="minorHAnsi" w:hAnsiTheme="minorHAnsi" w:cstheme="minorHAnsi"/>
          <w:szCs w:val="24"/>
          <w:lang w:eastAsia="fr-FR" w:bidi="ar-SA"/>
        </w:rPr>
        <w:t>)</w:t>
      </w:r>
    </w:p>
    <w:p w:rsidR="00060CCD" w:rsidRPr="000E2103" w:rsidRDefault="00060CCD" w:rsidP="00060CCD">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p>
    <w:p w:rsidR="00060CCD" w:rsidRPr="007E57B2" w:rsidRDefault="00060CCD" w:rsidP="00060CC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060CCD" w:rsidRDefault="00060CCD" w:rsidP="00060CCD">
      <w:pPr>
        <w:pStyle w:val="Titre4"/>
      </w:pPr>
      <w:r w:rsidRPr="004E2387">
        <w:t xml:space="preserve">Modification : contrôle des données de </w:t>
      </w:r>
      <w:r w:rsidRPr="00524A55">
        <w:rPr>
          <w:lang w:eastAsia="fr-FR" w:bidi="ar-SA"/>
        </w:rPr>
        <w:t>ta_g3p_type_axe</w:t>
      </w:r>
    </w:p>
    <w:p w:rsidR="00060CCD" w:rsidRDefault="00060CCD" w:rsidP="00060CCD"/>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LBTAXE</w:t>
      </w:r>
      <w:r w:rsidRPr="00AB593C">
        <w:rPr>
          <w:rFonts w:asciiTheme="minorHAnsi" w:hAnsiTheme="minorHAnsi" w:cstheme="minorHAnsi"/>
          <w:szCs w:val="24"/>
          <w:lang w:eastAsia="fr-FR" w:bidi="ar-SA"/>
        </w:rPr>
        <w:t>)</w:t>
      </w:r>
    </w:p>
    <w:p w:rsidR="00060CCD" w:rsidRPr="00A51EF7" w:rsidRDefault="00060CCD" w:rsidP="00060CCD"/>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060CCD" w:rsidRPr="00080D72"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LBTAXE</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w:t>
      </w:r>
      <w:r w:rsidRPr="00080D72">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3</w:t>
      </w:r>
      <w:r w:rsidRPr="00080D72">
        <w:rPr>
          <w:rFonts w:asciiTheme="minorHAnsi" w:hAnsiTheme="minorHAnsi" w:cstheme="minorHAnsi"/>
          <w:szCs w:val="24"/>
          <w:lang w:eastAsia="fr-FR" w:bidi="ar-SA"/>
        </w:rPr>
        <w:t>0 caractères</w:t>
      </w:r>
    </w:p>
    <w:p w:rsidR="00060CCD" w:rsidRDefault="00060CCD" w:rsidP="00060CCD">
      <w:pPr>
        <w:autoSpaceDE w:val="0"/>
        <w:autoSpaceDN w:val="0"/>
        <w:adjustRightInd w:val="0"/>
        <w:rPr>
          <w:rFonts w:asciiTheme="minorHAnsi" w:hAnsiTheme="minorHAnsi" w:cstheme="minorHAnsi"/>
          <w:szCs w:val="24"/>
          <w:lang w:eastAsia="fr-FR" w:bidi="ar-SA"/>
        </w:rPr>
      </w:pPr>
    </w:p>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Le</w:t>
      </w:r>
      <w:r>
        <w:rPr>
          <w:rFonts w:asciiTheme="minorHAnsi" w:hAnsiTheme="minorHAnsi" w:cstheme="minorHAnsi"/>
          <w:szCs w:val="24"/>
          <w:lang w:eastAsia="fr-FR" w:bidi="ar-SA"/>
        </w:rPr>
        <w:t>s caractères autorisés pour le champ</w:t>
      </w:r>
      <w:r w:rsidRPr="00150123">
        <w:rPr>
          <w:rFonts w:asciiTheme="minorHAnsi" w:hAnsiTheme="minorHAnsi" w:cstheme="minorHAnsi"/>
          <w:szCs w:val="24"/>
          <w:lang w:eastAsia="fr-FR" w:bidi="ar-SA"/>
        </w:rPr>
        <w:t xml:space="preserve"> de saisie </w:t>
      </w:r>
      <w:r>
        <w:rPr>
          <w:rFonts w:asciiTheme="minorHAnsi" w:hAnsiTheme="minorHAnsi" w:cstheme="minorHAnsi"/>
          <w:szCs w:val="24"/>
          <w:lang w:eastAsia="fr-FR" w:bidi="ar-SA"/>
        </w:rPr>
        <w:t>LIBELLE TYPE AXE s</w:t>
      </w:r>
      <w:r w:rsidRPr="00150123">
        <w:rPr>
          <w:rFonts w:asciiTheme="minorHAnsi" w:hAnsiTheme="minorHAnsi" w:cstheme="minorHAnsi"/>
          <w:szCs w:val="24"/>
          <w:lang w:eastAsia="fr-FR" w:bidi="ar-SA"/>
        </w:rPr>
        <w:t xml:space="preserve">ont : </w:t>
      </w:r>
    </w:p>
    <w:p w:rsidR="00060CCD" w:rsidRDefault="00060CCD" w:rsidP="00060CCD">
      <w:pPr>
        <w:numPr>
          <w:ilvl w:val="0"/>
          <w:numId w:val="169"/>
        </w:numPr>
        <w:autoSpaceDE w:val="0"/>
        <w:autoSpaceDN w:val="0"/>
        <w:adjustRightInd w:val="0"/>
        <w:spacing w:after="1"/>
        <w:rPr>
          <w:rFonts w:asciiTheme="minorHAnsi" w:hAnsiTheme="minorHAnsi" w:cstheme="minorHAnsi"/>
          <w:szCs w:val="24"/>
          <w:lang w:eastAsia="fr-FR" w:bidi="ar-SA"/>
        </w:rPr>
      </w:pPr>
      <w:r w:rsidRPr="00DA6661">
        <w:rPr>
          <w:rFonts w:asciiTheme="minorHAnsi" w:hAnsiTheme="minorHAnsi" w:cstheme="minorHAnsi"/>
          <w:szCs w:val="24"/>
          <w:lang w:eastAsia="fr-FR" w:bidi="ar-SA"/>
        </w:rPr>
        <w:t xml:space="preserve">les caractères alphanumériques en majuscules </w:t>
      </w:r>
    </w:p>
    <w:p w:rsidR="000816D0" w:rsidRDefault="000816D0" w:rsidP="000816D0">
      <w:pPr>
        <w:autoSpaceDE w:val="0"/>
        <w:autoSpaceDN w:val="0"/>
        <w:adjustRightInd w:val="0"/>
        <w:spacing w:after="1"/>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Pr="00DA6661" w:rsidRDefault="000816D0" w:rsidP="000816D0">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60CCD" w:rsidRPr="00150123" w:rsidRDefault="00060CCD" w:rsidP="00060CCD">
      <w:pPr>
        <w:autoSpaceDE w:val="0"/>
        <w:autoSpaceDN w:val="0"/>
        <w:adjustRightInd w:val="0"/>
        <w:rPr>
          <w:rFonts w:asciiTheme="minorHAnsi" w:hAnsiTheme="minorHAnsi" w:cstheme="minorHAnsi"/>
          <w:szCs w:val="24"/>
          <w:lang w:eastAsia="fr-FR" w:bidi="ar-SA"/>
        </w:rPr>
      </w:pPr>
    </w:p>
    <w:p w:rsidR="00060CCD" w:rsidRPr="0052237D" w:rsidRDefault="00060CCD" w:rsidP="00060CCD">
      <w:pPr>
        <w:rPr>
          <w:rFonts w:asciiTheme="minorHAnsi" w:hAnsiTheme="minorHAnsi" w:cstheme="minorHAnsi"/>
          <w:b/>
          <w:szCs w:val="24"/>
          <w:lang w:eastAsia="fr-FR" w:bidi="ar-SA"/>
        </w:rPr>
      </w:pPr>
    </w:p>
    <w:p w:rsidR="00060CCD" w:rsidRDefault="00060CCD" w:rsidP="00060CCD">
      <w:pPr>
        <w:pStyle w:val="Titre3"/>
        <w:rPr>
          <w:lang w:eastAsia="fr-FR" w:bidi="ar-SA"/>
        </w:rPr>
      </w:pPr>
      <w:r>
        <w:rPr>
          <w:lang w:eastAsia="fr-FR" w:bidi="ar-SA"/>
        </w:rPr>
        <w:br w:type="page"/>
      </w:r>
      <w:bookmarkStart w:id="961" w:name="_Toc515444509"/>
      <w:r w:rsidR="00C654B4">
        <w:rPr>
          <w:lang w:eastAsia="fr-FR" w:bidi="ar-SA"/>
        </w:rPr>
        <w:t>T</w:t>
      </w:r>
      <w:r>
        <w:rPr>
          <w:lang w:eastAsia="fr-FR" w:bidi="ar-SA"/>
        </w:rPr>
        <w:t>a_g3p_proprietaire_axe</w:t>
      </w:r>
      <w:bookmarkEnd w:id="961"/>
    </w:p>
    <w:p w:rsidR="00060CCD" w:rsidRPr="0052237D" w:rsidRDefault="00060CCD" w:rsidP="00060CCD">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l’ensemble des valeurs possibles pour les propriétaires des axes stratégiques (DSI, DGTNUM, ….)</w:t>
      </w:r>
    </w:p>
    <w:p w:rsidR="00060CCD" w:rsidRDefault="00060CCD" w:rsidP="00060CCD">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ta_g3p_proprietaire_axe</w:t>
      </w:r>
    </w:p>
    <w:p w:rsidR="00060CCD" w:rsidRPr="00AD6D0E" w:rsidRDefault="00060CCD" w:rsidP="00060CCD">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72"/>
        <w:gridCol w:w="709"/>
        <w:gridCol w:w="966"/>
        <w:gridCol w:w="923"/>
        <w:gridCol w:w="971"/>
        <w:gridCol w:w="967"/>
        <w:gridCol w:w="1829"/>
      </w:tblGrid>
      <w:tr w:rsidR="00060CCD" w:rsidRPr="009E6545" w:rsidTr="00133017">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ind w:left="214" w:hanging="142"/>
              <w:rPr>
                <w:rFonts w:eastAsia="Times New Roman" w:cs="Calibri"/>
                <w:sz w:val="18"/>
                <w:szCs w:val="18"/>
                <w:lang w:eastAsia="fr-FR" w:bidi="ar-SA"/>
              </w:rPr>
            </w:pPr>
            <w:r w:rsidRPr="00150123">
              <w:rPr>
                <w:rFonts w:asciiTheme="minorHAnsi" w:hAnsiTheme="minorHAnsi" w:cstheme="minorHAnsi"/>
                <w:szCs w:val="24"/>
                <w:lang w:eastAsia="fr-FR" w:bidi="ar-SA"/>
              </w:rPr>
              <w:t xml:space="preserve"> </w:t>
            </w: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7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0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60CCD" w:rsidRPr="009E6545" w:rsidRDefault="00060CCD" w:rsidP="00133017">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6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60CCD" w:rsidRPr="009E6545" w:rsidRDefault="00060CCD" w:rsidP="00133017">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96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82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60CCD" w:rsidRPr="009E6545" w:rsidRDefault="00060CCD" w:rsidP="00133017">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060CCD" w:rsidRPr="009E6545" w:rsidTr="00133017">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PROPRIETAIRE  AXE</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C0PAXE</w:t>
            </w:r>
          </w:p>
        </w:tc>
        <w:tc>
          <w:tcPr>
            <w:tcW w:w="1372"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alphanumérique (20)</w:t>
            </w:r>
          </w:p>
        </w:tc>
        <w:tc>
          <w:tcPr>
            <w:tcW w:w="70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66"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060CCD" w:rsidRPr="009E6545" w:rsidRDefault="006011A6" w:rsidP="00133017">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829"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Identifiant du Propriéatire de l’axe</w:t>
            </w:r>
          </w:p>
        </w:tc>
      </w:tr>
      <w:tr w:rsidR="00060CCD" w:rsidRPr="009E6545" w:rsidTr="00133017">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060CCD" w:rsidRPr="009E6545" w:rsidRDefault="00060CCD" w:rsidP="00133017">
            <w:pPr>
              <w:ind w:left="214" w:hanging="142"/>
              <w:jc w:val="center"/>
              <w:rPr>
                <w:rFonts w:eastAsia="Times New Roman" w:cs="Calibri"/>
                <w:sz w:val="16"/>
                <w:szCs w:val="16"/>
                <w:lang w:eastAsia="fr-FR" w:bidi="ar-SA"/>
              </w:rPr>
            </w:pPr>
            <w:r>
              <w:rPr>
                <w:rFonts w:eastAsia="Times New Roman" w:cs="Calibri"/>
                <w:sz w:val="16"/>
                <w:szCs w:val="16"/>
                <w:lang w:eastAsia="fr-FR" w:bidi="ar-SA"/>
              </w:rPr>
              <w:t>LiBELLE PROPRIETAIRE  AXE</w:t>
            </w:r>
          </w:p>
        </w:tc>
        <w:tc>
          <w:tcPr>
            <w:tcW w:w="754" w:type="dxa"/>
            <w:tcBorders>
              <w:top w:val="nil"/>
              <w:left w:val="nil"/>
              <w:bottom w:val="single" w:sz="4" w:space="0" w:color="auto"/>
              <w:right w:val="single" w:sz="4" w:space="0" w:color="auto"/>
            </w:tcBorders>
            <w:shd w:val="clear" w:color="auto" w:fill="auto"/>
            <w:vAlign w:val="center"/>
          </w:tcPr>
          <w:p w:rsidR="00060CCD" w:rsidRPr="009E6545" w:rsidRDefault="00060CCD" w:rsidP="00133017">
            <w:pPr>
              <w:ind w:left="214" w:hanging="142"/>
              <w:jc w:val="center"/>
              <w:rPr>
                <w:rFonts w:eastAsia="Times New Roman" w:cs="Calibri"/>
                <w:sz w:val="16"/>
                <w:szCs w:val="16"/>
                <w:lang w:eastAsia="fr-FR" w:bidi="ar-SA"/>
              </w:rPr>
            </w:pPr>
            <w:r>
              <w:rPr>
                <w:rFonts w:eastAsia="Times New Roman" w:cs="Calibri"/>
                <w:sz w:val="16"/>
                <w:szCs w:val="16"/>
                <w:lang w:eastAsia="fr-FR" w:bidi="ar-SA"/>
              </w:rPr>
              <w:t>LBPAXE</w:t>
            </w:r>
          </w:p>
        </w:tc>
        <w:tc>
          <w:tcPr>
            <w:tcW w:w="1372"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(50</w:t>
            </w:r>
            <w:r w:rsidRPr="009E6545">
              <w:rPr>
                <w:rFonts w:eastAsia="Times New Roman" w:cs="Calibri"/>
                <w:sz w:val="16"/>
                <w:szCs w:val="16"/>
                <w:lang w:eastAsia="fr-FR" w:bidi="ar-SA"/>
              </w:rPr>
              <w:t>)</w:t>
            </w:r>
          </w:p>
        </w:tc>
        <w:tc>
          <w:tcPr>
            <w:tcW w:w="709"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ind w:left="214" w:hanging="142"/>
              <w:jc w:val="center"/>
              <w:rPr>
                <w:rFonts w:eastAsia="Times New Roman" w:cs="Calibri"/>
                <w:sz w:val="16"/>
                <w:szCs w:val="16"/>
                <w:lang w:eastAsia="fr-FR" w:bidi="ar-SA"/>
              </w:rPr>
            </w:pPr>
          </w:p>
        </w:tc>
        <w:tc>
          <w:tcPr>
            <w:tcW w:w="966"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060CCD" w:rsidRPr="009E6545" w:rsidRDefault="00060CCD" w:rsidP="001330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tcPr>
          <w:p w:rsidR="00060CCD" w:rsidRPr="009E6545" w:rsidRDefault="00060CCD" w:rsidP="00133017">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829"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ind w:left="214" w:hanging="142"/>
              <w:jc w:val="center"/>
              <w:rPr>
                <w:rFonts w:eastAsia="Times New Roman" w:cs="Calibri"/>
                <w:sz w:val="16"/>
                <w:szCs w:val="16"/>
                <w:lang w:eastAsia="fr-FR" w:bidi="ar-SA"/>
              </w:rPr>
            </w:pPr>
            <w:r>
              <w:rPr>
                <w:rFonts w:eastAsia="Times New Roman" w:cs="Calibri"/>
                <w:sz w:val="16"/>
                <w:szCs w:val="16"/>
                <w:lang w:eastAsia="fr-FR" w:bidi="ar-SA"/>
              </w:rPr>
              <w:t>Nom du propriétaire  de l’Axe (DSI, DGTNUM, …)</w:t>
            </w:r>
          </w:p>
        </w:tc>
      </w:tr>
      <w:tr w:rsidR="00060CCD" w:rsidRPr="009E6545" w:rsidTr="00133017">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060CCD" w:rsidRPr="009E6545" w:rsidRDefault="00060CCD" w:rsidP="001330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72" w:type="dxa"/>
            <w:tcBorders>
              <w:top w:val="nil"/>
              <w:left w:val="nil"/>
              <w:bottom w:val="single" w:sz="4" w:space="0" w:color="auto"/>
              <w:right w:val="single" w:sz="4" w:space="0" w:color="auto"/>
            </w:tcBorders>
            <w:shd w:val="clear" w:color="auto" w:fill="auto"/>
            <w:vAlign w:val="center"/>
            <w:hideMark/>
          </w:tcPr>
          <w:p w:rsidR="00060CCD" w:rsidRPr="00AD6D0E" w:rsidRDefault="00060CCD" w:rsidP="00133017">
            <w:pPr>
              <w:jc w:val="center"/>
              <w:rPr>
                <w:rFonts w:eastAsia="Times New Roman" w:cs="Calibri"/>
                <w:sz w:val="16"/>
                <w:szCs w:val="16"/>
                <w:lang w:eastAsia="fr-FR" w:bidi="ar-SA"/>
              </w:rPr>
            </w:pPr>
            <w:r w:rsidRPr="00AD6D0E">
              <w:rPr>
                <w:rFonts w:eastAsia="Times New Roman" w:cs="Calibri"/>
                <w:sz w:val="16"/>
                <w:szCs w:val="16"/>
                <w:lang w:eastAsia="fr-FR" w:bidi="ar-SA"/>
              </w:rPr>
              <w:t>date (AAAAJJMM)</w:t>
            </w:r>
          </w:p>
        </w:tc>
        <w:tc>
          <w:tcPr>
            <w:tcW w:w="709" w:type="dxa"/>
            <w:tcBorders>
              <w:top w:val="single" w:sz="4" w:space="0" w:color="auto"/>
              <w:left w:val="nil"/>
              <w:bottom w:val="single" w:sz="4" w:space="0" w:color="auto"/>
              <w:right w:val="single" w:sz="4" w:space="0" w:color="auto"/>
            </w:tcBorders>
            <w:shd w:val="clear" w:color="auto" w:fill="auto"/>
            <w:vAlign w:val="center"/>
          </w:tcPr>
          <w:p w:rsidR="00060CCD" w:rsidRPr="00AD6D0E" w:rsidRDefault="00060CCD" w:rsidP="00133017">
            <w:pPr>
              <w:jc w:val="center"/>
              <w:rPr>
                <w:rFonts w:eastAsia="Times New Roman" w:cs="Calibri"/>
                <w:sz w:val="16"/>
                <w:szCs w:val="16"/>
                <w:lang w:eastAsia="fr-FR" w:bidi="ar-SA"/>
              </w:rPr>
            </w:pPr>
          </w:p>
        </w:tc>
        <w:tc>
          <w:tcPr>
            <w:tcW w:w="966"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AD6D0E" w:rsidRDefault="00060CCD" w:rsidP="00133017">
            <w:pPr>
              <w:jc w:val="center"/>
              <w:rPr>
                <w:rFonts w:eastAsia="Times New Roman" w:cs="Calibri"/>
                <w:sz w:val="16"/>
                <w:szCs w:val="16"/>
                <w:lang w:eastAsia="fr-FR" w:bidi="ar-SA"/>
              </w:rPr>
            </w:pPr>
            <w:r w:rsidRPr="00AD6D0E">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060CCD" w:rsidRPr="00AD6D0E" w:rsidRDefault="00060CCD" w:rsidP="00133017">
            <w:pPr>
              <w:jc w:val="center"/>
              <w:rPr>
                <w:rFonts w:eastAsia="Times New Roman" w:cs="Calibri"/>
                <w:sz w:val="16"/>
                <w:szCs w:val="16"/>
                <w:lang w:eastAsia="fr-FR" w:bidi="ar-SA"/>
              </w:rPr>
            </w:pPr>
            <w:r w:rsidRPr="00AD6D0E">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060CCD" w:rsidRPr="00AD6D0E" w:rsidRDefault="00060CCD" w:rsidP="00133017">
            <w:pPr>
              <w:jc w:val="center"/>
              <w:rPr>
                <w:rFonts w:eastAsia="Times New Roman" w:cs="Calibri"/>
                <w:sz w:val="16"/>
                <w:szCs w:val="16"/>
                <w:lang w:eastAsia="fr-FR" w:bidi="ar-SA"/>
              </w:rPr>
            </w:pPr>
            <w:r w:rsidRPr="00AD6D0E">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hideMark/>
          </w:tcPr>
          <w:p w:rsidR="00060CCD" w:rsidRPr="00AD6D0E" w:rsidRDefault="00060CCD" w:rsidP="00133017">
            <w:pPr>
              <w:jc w:val="center"/>
              <w:rPr>
                <w:rFonts w:eastAsia="Times New Roman" w:cs="Calibri"/>
                <w:sz w:val="16"/>
                <w:szCs w:val="16"/>
                <w:lang w:eastAsia="fr-FR" w:bidi="ar-SA"/>
              </w:rPr>
            </w:pPr>
          </w:p>
        </w:tc>
        <w:tc>
          <w:tcPr>
            <w:tcW w:w="1829" w:type="dxa"/>
            <w:tcBorders>
              <w:top w:val="nil"/>
              <w:left w:val="nil"/>
              <w:bottom w:val="single" w:sz="4" w:space="0" w:color="auto"/>
              <w:right w:val="single" w:sz="4" w:space="0" w:color="auto"/>
            </w:tcBorders>
            <w:shd w:val="clear" w:color="auto" w:fill="auto"/>
            <w:vAlign w:val="center"/>
            <w:hideMark/>
          </w:tcPr>
          <w:p w:rsidR="00060CCD" w:rsidRPr="00AD6D0E" w:rsidRDefault="00060CCD" w:rsidP="00133017">
            <w:pPr>
              <w:jc w:val="center"/>
              <w:rPr>
                <w:rFonts w:eastAsia="Times New Roman" w:cs="Calibri"/>
                <w:sz w:val="16"/>
                <w:szCs w:val="16"/>
                <w:lang w:eastAsia="fr-FR" w:bidi="ar-SA"/>
              </w:rPr>
            </w:pPr>
            <w:r w:rsidRPr="00AD6D0E">
              <w:rPr>
                <w:rFonts w:eastAsia="Times New Roman" w:cs="Calibri"/>
                <w:sz w:val="16"/>
                <w:szCs w:val="16"/>
                <w:lang w:eastAsia="fr-FR" w:bidi="ar-SA"/>
              </w:rPr>
              <w:t>date de création de l'enregistrement. Alimenté par le systEme A la date du jour de création.</w:t>
            </w:r>
          </w:p>
        </w:tc>
      </w:tr>
      <w:tr w:rsidR="00060CCD" w:rsidRPr="009E6545" w:rsidTr="00133017">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60CCD" w:rsidRPr="009E6545" w:rsidRDefault="00060CCD" w:rsidP="001330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72" w:type="dxa"/>
            <w:tcBorders>
              <w:top w:val="nil"/>
              <w:left w:val="nil"/>
              <w:bottom w:val="single" w:sz="4" w:space="0" w:color="auto"/>
              <w:right w:val="single" w:sz="4" w:space="0" w:color="auto"/>
            </w:tcBorders>
            <w:shd w:val="clear" w:color="auto" w:fill="auto"/>
            <w:noWrap/>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09"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p>
        </w:tc>
        <w:tc>
          <w:tcPr>
            <w:tcW w:w="966"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jc w:val="center"/>
              <w:rPr>
                <w:rFonts w:eastAsia="Times New Roman" w:cs="Calibri"/>
                <w:sz w:val="16"/>
                <w:szCs w:val="16"/>
                <w:lang w:eastAsia="fr-FR" w:bidi="ar-SA"/>
              </w:rPr>
            </w:pPr>
          </w:p>
        </w:tc>
        <w:tc>
          <w:tcPr>
            <w:tcW w:w="1829" w:type="dxa"/>
            <w:tcBorders>
              <w:top w:val="nil"/>
              <w:left w:val="nil"/>
              <w:bottom w:val="single" w:sz="4" w:space="0" w:color="auto"/>
              <w:right w:val="single" w:sz="4" w:space="0" w:color="auto"/>
            </w:tcBorders>
            <w:shd w:val="clear" w:color="auto" w:fill="auto"/>
            <w:vAlign w:val="center"/>
            <w:hideMark/>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060CCD" w:rsidRPr="009E6545" w:rsidTr="00133017">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72"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09"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p>
        </w:tc>
        <w:tc>
          <w:tcPr>
            <w:tcW w:w="966"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Calculé,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p>
        </w:tc>
        <w:tc>
          <w:tcPr>
            <w:tcW w:w="1829"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w:t>
            </w:r>
            <w:r>
              <w:rPr>
                <w:rFonts w:eastAsia="Times New Roman" w:cs="Calibri"/>
                <w:sz w:val="16"/>
                <w:szCs w:val="16"/>
                <w:lang w:eastAsia="fr-FR" w:bidi="ar-SA"/>
              </w:rPr>
              <w:t>entée par défaut au 01/01/2076 et modifiable</w:t>
            </w:r>
          </w:p>
        </w:tc>
      </w:tr>
      <w:tr w:rsidR="00060CCD" w:rsidRPr="009E6545" w:rsidTr="00133017">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060CCD" w:rsidRPr="00045326" w:rsidRDefault="00060CCD" w:rsidP="00133017">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72"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09"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p>
        </w:tc>
        <w:tc>
          <w:tcPr>
            <w:tcW w:w="966"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060CCD" w:rsidRPr="00045326" w:rsidRDefault="00060CCD" w:rsidP="00133017">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p>
        </w:tc>
        <w:tc>
          <w:tcPr>
            <w:tcW w:w="1829" w:type="dxa"/>
            <w:tcBorders>
              <w:top w:val="single" w:sz="4" w:space="0" w:color="auto"/>
              <w:left w:val="nil"/>
              <w:bottom w:val="single" w:sz="4" w:space="0" w:color="auto"/>
              <w:right w:val="single" w:sz="4" w:space="0" w:color="auto"/>
            </w:tcBorders>
            <w:shd w:val="clear" w:color="auto" w:fill="auto"/>
            <w:vAlign w:val="center"/>
          </w:tcPr>
          <w:p w:rsidR="00060CCD" w:rsidRPr="009E6545" w:rsidRDefault="00060CCD" w:rsidP="00133017">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060CCD" w:rsidRDefault="00060CCD" w:rsidP="00060CCD">
      <w:pPr>
        <w:pStyle w:val="Titre4"/>
        <w:rPr>
          <w:lang w:eastAsia="fr-FR" w:bidi="ar-SA"/>
        </w:rPr>
      </w:pPr>
      <w:r w:rsidRPr="004E2387">
        <w:rPr>
          <w:lang w:eastAsia="fr-FR" w:bidi="ar-SA"/>
        </w:rPr>
        <w:t xml:space="preserve">Création : renseignement des données de </w:t>
      </w:r>
      <w:r w:rsidRPr="00524A55">
        <w:rPr>
          <w:lang w:eastAsia="fr-FR" w:bidi="ar-SA"/>
        </w:rPr>
        <w:t>ta_</w:t>
      </w:r>
      <w:r>
        <w:rPr>
          <w:lang w:eastAsia="fr-FR" w:bidi="ar-SA"/>
        </w:rPr>
        <w:t>g3p_proprietaire</w:t>
      </w:r>
      <w:r w:rsidRPr="00524A55">
        <w:rPr>
          <w:lang w:eastAsia="fr-FR" w:bidi="ar-SA"/>
        </w:rPr>
        <w:t>_axe</w:t>
      </w:r>
    </w:p>
    <w:p w:rsidR="00060CCD" w:rsidRDefault="00060CCD" w:rsidP="00060CCD">
      <w:pPr>
        <w:autoSpaceDE w:val="0"/>
        <w:autoSpaceDN w:val="0"/>
        <w:adjustRightInd w:val="0"/>
        <w:rPr>
          <w:rFonts w:asciiTheme="minorHAnsi" w:hAnsiTheme="minorHAnsi" w:cstheme="minorHAnsi"/>
          <w:szCs w:val="24"/>
          <w:lang w:eastAsia="fr-FR" w:bidi="ar-SA"/>
        </w:rPr>
      </w:pPr>
    </w:p>
    <w:p w:rsidR="00060CCD" w:rsidRPr="007E57B2" w:rsidRDefault="00060CCD" w:rsidP="00060CC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6011A6" w:rsidRDefault="006011A6"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PROPRIETAIRE AXE (C0PAXE)</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LIBELLE </w:t>
      </w:r>
      <w:r w:rsidRPr="00406B76">
        <w:rPr>
          <w:rFonts w:asciiTheme="minorHAnsi" w:hAnsiTheme="minorHAnsi" w:cstheme="minorHAnsi"/>
          <w:szCs w:val="24"/>
          <w:lang w:eastAsia="fr-FR" w:bidi="ar-SA"/>
        </w:rPr>
        <w:t xml:space="preserve">PROPRIETAIRE  </w:t>
      </w:r>
      <w:r>
        <w:rPr>
          <w:rFonts w:asciiTheme="minorHAnsi" w:hAnsiTheme="minorHAnsi" w:cstheme="minorHAnsi"/>
          <w:szCs w:val="24"/>
          <w:lang w:eastAsia="fr-FR" w:bidi="ar-SA"/>
        </w:rPr>
        <w:t>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LBPAXE</w:t>
      </w:r>
      <w:r w:rsidRPr="00AB593C">
        <w:rPr>
          <w:rFonts w:asciiTheme="minorHAnsi" w:hAnsiTheme="minorHAnsi" w:cstheme="minorHAnsi"/>
          <w:szCs w:val="24"/>
          <w:lang w:eastAsia="fr-FR" w:bidi="ar-SA"/>
        </w:rPr>
        <w:t>)</w:t>
      </w:r>
    </w:p>
    <w:p w:rsidR="00060CCD" w:rsidRPr="00B819AD" w:rsidRDefault="00060CCD" w:rsidP="00060CCD">
      <w:pPr>
        <w:autoSpaceDE w:val="0"/>
        <w:autoSpaceDN w:val="0"/>
        <w:adjustRightInd w:val="0"/>
        <w:rPr>
          <w:rFonts w:asciiTheme="minorHAnsi" w:hAnsiTheme="minorHAnsi" w:cstheme="minorHAnsi"/>
          <w:szCs w:val="24"/>
          <w:lang w:eastAsia="fr-FR" w:bidi="ar-SA"/>
        </w:rPr>
      </w:pPr>
    </w:p>
    <w:p w:rsidR="00060CCD" w:rsidRDefault="00060CCD" w:rsidP="00060CC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060CCD" w:rsidRDefault="00060CCD" w:rsidP="00060CCD">
      <w:pPr>
        <w:pStyle w:val="Titre4"/>
        <w:autoSpaceDE w:val="0"/>
        <w:autoSpaceDN w:val="0"/>
        <w:adjustRightInd w:val="0"/>
        <w:rPr>
          <w:lang w:eastAsia="fr-FR" w:bidi="ar-SA"/>
        </w:rPr>
      </w:pPr>
      <w:r w:rsidRPr="004C6180">
        <w:t xml:space="preserve">Création : contrôle des données de </w:t>
      </w:r>
      <w:r w:rsidRPr="00524A55">
        <w:rPr>
          <w:lang w:eastAsia="fr-FR" w:bidi="ar-SA"/>
        </w:rPr>
        <w:t>ta_</w:t>
      </w:r>
      <w:r>
        <w:rPr>
          <w:lang w:eastAsia="fr-FR" w:bidi="ar-SA"/>
        </w:rPr>
        <w:t>g3p_proprietaire</w:t>
      </w:r>
      <w:r w:rsidRPr="00524A55">
        <w:rPr>
          <w:lang w:eastAsia="fr-FR" w:bidi="ar-SA"/>
        </w:rPr>
        <w:t>_axe</w:t>
      </w:r>
    </w:p>
    <w:p w:rsidR="00060CCD" w:rsidRPr="00406B76" w:rsidRDefault="00060CCD" w:rsidP="00060CCD">
      <w:pPr>
        <w:rPr>
          <w:lang w:eastAsia="fr-FR" w:bidi="ar-SA"/>
        </w:rPr>
      </w:pPr>
    </w:p>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PROPRIETAIRE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C0PAXE</w:t>
      </w:r>
      <w:r w:rsidRPr="00AB593C">
        <w:rPr>
          <w:rFonts w:asciiTheme="minorHAnsi" w:hAnsiTheme="minorHAnsi" w:cstheme="minorHAnsi"/>
          <w:szCs w:val="24"/>
          <w:lang w:eastAsia="fr-FR" w:bidi="ar-SA"/>
        </w:rPr>
        <w:t>)</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PROPRIETAIRE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LBPAXE</w:t>
      </w:r>
      <w:r w:rsidRPr="00AB593C">
        <w:rPr>
          <w:rFonts w:asciiTheme="minorHAnsi" w:hAnsiTheme="minorHAnsi" w:cstheme="minorHAnsi"/>
          <w:szCs w:val="24"/>
          <w:lang w:eastAsia="fr-FR" w:bidi="ar-SA"/>
        </w:rPr>
        <w:t>)</w:t>
      </w:r>
    </w:p>
    <w:p w:rsidR="00060CCD" w:rsidRPr="00150123" w:rsidRDefault="00060CCD" w:rsidP="00060CCD">
      <w:pPr>
        <w:autoSpaceDE w:val="0"/>
        <w:autoSpaceDN w:val="0"/>
        <w:adjustRightInd w:val="0"/>
        <w:rPr>
          <w:rFonts w:asciiTheme="minorHAnsi" w:hAnsiTheme="minorHAnsi" w:cstheme="minorHAnsi"/>
          <w:szCs w:val="24"/>
          <w:lang w:eastAsia="fr-FR" w:bidi="ar-SA"/>
        </w:rPr>
      </w:pPr>
    </w:p>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060CCD" w:rsidRPr="00080D72"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PROPRIETAIRE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LBPAXE</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w:t>
      </w:r>
      <w:r w:rsidRPr="00080D72">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5</w:t>
      </w:r>
      <w:r w:rsidRPr="00080D72">
        <w:rPr>
          <w:rFonts w:asciiTheme="minorHAnsi" w:hAnsiTheme="minorHAnsi" w:cstheme="minorHAnsi"/>
          <w:szCs w:val="24"/>
          <w:lang w:eastAsia="fr-FR" w:bidi="ar-SA"/>
        </w:rPr>
        <w:t>0 caractères</w:t>
      </w:r>
    </w:p>
    <w:p w:rsidR="00060CCD" w:rsidRDefault="00060CCD" w:rsidP="00060CCD">
      <w:pPr>
        <w:autoSpaceDE w:val="0"/>
        <w:autoSpaceDN w:val="0"/>
        <w:adjustRightInd w:val="0"/>
        <w:rPr>
          <w:rFonts w:asciiTheme="minorHAnsi" w:hAnsiTheme="minorHAnsi" w:cstheme="minorHAnsi"/>
          <w:szCs w:val="24"/>
          <w:lang w:eastAsia="fr-FR" w:bidi="ar-SA"/>
        </w:rPr>
      </w:pPr>
    </w:p>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TYPE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C0PAXE</w:t>
      </w:r>
      <w:r w:rsidRPr="00AB593C">
        <w:rPr>
          <w:rFonts w:asciiTheme="minorHAnsi" w:hAnsiTheme="minorHAnsi" w:cstheme="minorHAnsi"/>
          <w:szCs w:val="24"/>
          <w:lang w:eastAsia="fr-FR" w:bidi="ar-SA"/>
        </w:rPr>
        <w:t>)</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60CCD" w:rsidRDefault="00060CCD" w:rsidP="00060CCD">
      <w:pPr>
        <w:autoSpaceDE w:val="0"/>
        <w:autoSpaceDN w:val="0"/>
        <w:adjustRightInd w:val="0"/>
        <w:rPr>
          <w:rFonts w:asciiTheme="minorHAnsi" w:hAnsiTheme="minorHAnsi" w:cstheme="minorHAnsi"/>
          <w:szCs w:val="24"/>
          <w:lang w:eastAsia="fr-FR" w:bidi="ar-SA"/>
        </w:rPr>
      </w:pPr>
    </w:p>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Le</w:t>
      </w:r>
      <w:r>
        <w:rPr>
          <w:rFonts w:asciiTheme="minorHAnsi" w:hAnsiTheme="minorHAnsi" w:cstheme="minorHAnsi"/>
          <w:szCs w:val="24"/>
          <w:lang w:eastAsia="fr-FR" w:bidi="ar-SA"/>
        </w:rPr>
        <w:t>s caractères autorisés pour le champ</w:t>
      </w:r>
      <w:r w:rsidRPr="00150123">
        <w:rPr>
          <w:rFonts w:asciiTheme="minorHAnsi" w:hAnsiTheme="minorHAnsi" w:cstheme="minorHAnsi"/>
          <w:szCs w:val="24"/>
          <w:lang w:eastAsia="fr-FR" w:bidi="ar-SA"/>
        </w:rPr>
        <w:t xml:space="preserve"> de saisie </w:t>
      </w:r>
      <w:r>
        <w:rPr>
          <w:rFonts w:asciiTheme="minorHAnsi" w:hAnsiTheme="minorHAnsi" w:cstheme="minorHAnsi"/>
          <w:szCs w:val="24"/>
          <w:lang w:eastAsia="fr-FR" w:bidi="ar-SA"/>
        </w:rPr>
        <w:t>LIBELLE PROPRIETAIRE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s</w:t>
      </w:r>
      <w:r w:rsidRPr="00150123">
        <w:rPr>
          <w:rFonts w:asciiTheme="minorHAnsi" w:hAnsiTheme="minorHAnsi" w:cstheme="minorHAnsi"/>
          <w:szCs w:val="24"/>
          <w:lang w:eastAsia="fr-FR" w:bidi="ar-SA"/>
        </w:rPr>
        <w:t xml:space="preserve">ont : </w:t>
      </w:r>
    </w:p>
    <w:p w:rsidR="00060CCD" w:rsidRPr="00DA6661" w:rsidRDefault="00060CCD" w:rsidP="00060CCD">
      <w:pPr>
        <w:numPr>
          <w:ilvl w:val="0"/>
          <w:numId w:val="169"/>
        </w:numPr>
        <w:autoSpaceDE w:val="0"/>
        <w:autoSpaceDN w:val="0"/>
        <w:adjustRightInd w:val="0"/>
        <w:spacing w:after="1"/>
        <w:rPr>
          <w:rFonts w:asciiTheme="minorHAnsi" w:hAnsiTheme="minorHAnsi" w:cstheme="minorHAnsi"/>
          <w:szCs w:val="24"/>
          <w:lang w:eastAsia="fr-FR" w:bidi="ar-SA"/>
        </w:rPr>
      </w:pPr>
      <w:r w:rsidRPr="00DA6661">
        <w:rPr>
          <w:rFonts w:asciiTheme="minorHAnsi" w:hAnsiTheme="minorHAnsi" w:cstheme="minorHAnsi"/>
          <w:szCs w:val="24"/>
          <w:lang w:eastAsia="fr-FR" w:bidi="ar-SA"/>
        </w:rPr>
        <w:t xml:space="preserve">les caractères alphanumériques en majuscules </w:t>
      </w:r>
      <w:r>
        <w:rPr>
          <w:rFonts w:asciiTheme="minorHAnsi" w:hAnsiTheme="minorHAnsi" w:cstheme="minorHAnsi"/>
          <w:szCs w:val="24"/>
          <w:lang w:eastAsia="fr-FR" w:bidi="ar-SA"/>
        </w:rPr>
        <w:t>et minuscules accentuées</w:t>
      </w:r>
    </w:p>
    <w:p w:rsidR="00060CCD" w:rsidRPr="00980652" w:rsidRDefault="00060CCD" w:rsidP="00060CCD">
      <w:pPr>
        <w:pStyle w:val="Titre4"/>
      </w:pPr>
      <w:r w:rsidRPr="00980652">
        <w:t xml:space="preserve">Modification : renseignement des données de </w:t>
      </w:r>
      <w:r w:rsidRPr="00524A55">
        <w:rPr>
          <w:lang w:eastAsia="fr-FR" w:bidi="ar-SA"/>
        </w:rPr>
        <w:t>ta_</w:t>
      </w:r>
      <w:r>
        <w:rPr>
          <w:lang w:eastAsia="fr-FR" w:bidi="ar-SA"/>
        </w:rPr>
        <w:t>g3p_proprietaire</w:t>
      </w:r>
      <w:r w:rsidRPr="00524A55">
        <w:rPr>
          <w:lang w:eastAsia="fr-FR" w:bidi="ar-SA"/>
        </w:rPr>
        <w:t>_axe</w:t>
      </w:r>
    </w:p>
    <w:p w:rsidR="00060CCD" w:rsidRDefault="00060CCD" w:rsidP="00060CCD">
      <w:pPr>
        <w:autoSpaceDE w:val="0"/>
        <w:autoSpaceDN w:val="0"/>
        <w:adjustRightInd w:val="0"/>
        <w:ind w:left="360"/>
        <w:rPr>
          <w:rFonts w:asciiTheme="minorHAnsi" w:hAnsiTheme="minorHAnsi" w:cstheme="minorHAnsi"/>
          <w:szCs w:val="24"/>
        </w:rPr>
      </w:pPr>
    </w:p>
    <w:p w:rsidR="00060CCD" w:rsidRPr="009E5826" w:rsidRDefault="00060CCD" w:rsidP="00060CC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PROPRIETAIRE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LBPAXE</w:t>
      </w:r>
      <w:r w:rsidRPr="00AB593C">
        <w:rPr>
          <w:rFonts w:asciiTheme="minorHAnsi" w:hAnsiTheme="minorHAnsi" w:cstheme="minorHAnsi"/>
          <w:szCs w:val="24"/>
          <w:lang w:eastAsia="fr-FR" w:bidi="ar-SA"/>
        </w:rPr>
        <w:t>)</w:t>
      </w:r>
    </w:p>
    <w:p w:rsidR="00060CCD" w:rsidRPr="000E2103" w:rsidRDefault="00060CCD" w:rsidP="00060CCD">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p>
    <w:p w:rsidR="00060CCD" w:rsidRPr="007E57B2" w:rsidRDefault="00060CCD" w:rsidP="00060CC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060CCD" w:rsidRDefault="00060CCD" w:rsidP="00060CCD">
      <w:pPr>
        <w:pStyle w:val="Titre4"/>
      </w:pPr>
      <w:r w:rsidRPr="004E2387">
        <w:t xml:space="preserve">Modification : contrôle des données de </w:t>
      </w:r>
      <w:r w:rsidRPr="00524A55">
        <w:rPr>
          <w:lang w:eastAsia="fr-FR" w:bidi="ar-SA"/>
        </w:rPr>
        <w:t>ta_</w:t>
      </w:r>
      <w:r>
        <w:rPr>
          <w:lang w:eastAsia="fr-FR" w:bidi="ar-SA"/>
        </w:rPr>
        <w:t>g3p_proprietaire</w:t>
      </w:r>
      <w:r w:rsidRPr="00524A55">
        <w:rPr>
          <w:lang w:eastAsia="fr-FR" w:bidi="ar-SA"/>
        </w:rPr>
        <w:t>_axe</w:t>
      </w:r>
    </w:p>
    <w:p w:rsidR="00060CCD" w:rsidRDefault="00060CCD" w:rsidP="00060CCD"/>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060CCD"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PROPRIETAIRE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LBPAXE</w:t>
      </w:r>
      <w:r w:rsidRPr="00AB593C">
        <w:rPr>
          <w:rFonts w:asciiTheme="minorHAnsi" w:hAnsiTheme="minorHAnsi" w:cstheme="minorHAnsi"/>
          <w:szCs w:val="24"/>
          <w:lang w:eastAsia="fr-FR" w:bidi="ar-SA"/>
        </w:rPr>
        <w:t>)</w:t>
      </w:r>
    </w:p>
    <w:p w:rsidR="00060CCD" w:rsidRPr="00A51EF7" w:rsidRDefault="00060CCD" w:rsidP="00060CCD"/>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060CCD" w:rsidRPr="00080D72" w:rsidRDefault="00060CCD" w:rsidP="00060CC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PROPRIETAIRE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LBPAXE</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w:t>
      </w:r>
      <w:r w:rsidRPr="00080D72">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5</w:t>
      </w:r>
      <w:r w:rsidRPr="00080D72">
        <w:rPr>
          <w:rFonts w:asciiTheme="minorHAnsi" w:hAnsiTheme="minorHAnsi" w:cstheme="minorHAnsi"/>
          <w:szCs w:val="24"/>
          <w:lang w:eastAsia="fr-FR" w:bidi="ar-SA"/>
        </w:rPr>
        <w:t>0 caractères</w:t>
      </w:r>
    </w:p>
    <w:p w:rsidR="00060CCD" w:rsidRDefault="00060CCD" w:rsidP="00060CCD">
      <w:pPr>
        <w:autoSpaceDE w:val="0"/>
        <w:autoSpaceDN w:val="0"/>
        <w:adjustRightInd w:val="0"/>
        <w:rPr>
          <w:rFonts w:asciiTheme="minorHAnsi" w:hAnsiTheme="minorHAnsi" w:cstheme="minorHAnsi"/>
          <w:szCs w:val="24"/>
          <w:lang w:eastAsia="fr-FR" w:bidi="ar-SA"/>
        </w:rPr>
      </w:pPr>
    </w:p>
    <w:p w:rsidR="00060CCD" w:rsidRPr="00150123" w:rsidRDefault="00060CCD" w:rsidP="00060CC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Le</w:t>
      </w:r>
      <w:r>
        <w:rPr>
          <w:rFonts w:asciiTheme="minorHAnsi" w:hAnsiTheme="minorHAnsi" w:cstheme="minorHAnsi"/>
          <w:szCs w:val="24"/>
          <w:lang w:eastAsia="fr-FR" w:bidi="ar-SA"/>
        </w:rPr>
        <w:t>s caractères autorisés pour le champ</w:t>
      </w:r>
      <w:r w:rsidRPr="00150123">
        <w:rPr>
          <w:rFonts w:asciiTheme="minorHAnsi" w:hAnsiTheme="minorHAnsi" w:cstheme="minorHAnsi"/>
          <w:szCs w:val="24"/>
          <w:lang w:eastAsia="fr-FR" w:bidi="ar-SA"/>
        </w:rPr>
        <w:t xml:space="preserve"> de saisie </w:t>
      </w:r>
      <w:r>
        <w:rPr>
          <w:rFonts w:asciiTheme="minorHAnsi" w:hAnsiTheme="minorHAnsi" w:cstheme="minorHAnsi"/>
          <w:szCs w:val="24"/>
          <w:lang w:eastAsia="fr-FR" w:bidi="ar-SA"/>
        </w:rPr>
        <w:t>LIBELLE PROPRIETAIRE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s</w:t>
      </w:r>
      <w:r w:rsidRPr="00150123">
        <w:rPr>
          <w:rFonts w:asciiTheme="minorHAnsi" w:hAnsiTheme="minorHAnsi" w:cstheme="minorHAnsi"/>
          <w:szCs w:val="24"/>
          <w:lang w:eastAsia="fr-FR" w:bidi="ar-SA"/>
        </w:rPr>
        <w:t xml:space="preserve">ont : </w:t>
      </w:r>
    </w:p>
    <w:p w:rsidR="00060CCD" w:rsidRDefault="00060CCD" w:rsidP="00060CCD">
      <w:pPr>
        <w:numPr>
          <w:ilvl w:val="0"/>
          <w:numId w:val="169"/>
        </w:numPr>
        <w:autoSpaceDE w:val="0"/>
        <w:autoSpaceDN w:val="0"/>
        <w:adjustRightInd w:val="0"/>
        <w:spacing w:after="1"/>
        <w:rPr>
          <w:rFonts w:asciiTheme="minorHAnsi" w:hAnsiTheme="minorHAnsi" w:cstheme="minorHAnsi"/>
          <w:szCs w:val="24"/>
          <w:lang w:eastAsia="fr-FR" w:bidi="ar-SA"/>
        </w:rPr>
      </w:pPr>
      <w:r w:rsidRPr="00DA6661">
        <w:rPr>
          <w:rFonts w:asciiTheme="minorHAnsi" w:hAnsiTheme="minorHAnsi" w:cstheme="minorHAnsi"/>
          <w:szCs w:val="24"/>
          <w:lang w:eastAsia="fr-FR" w:bidi="ar-SA"/>
        </w:rPr>
        <w:t xml:space="preserve">les caractères alphanumériques en majuscules </w:t>
      </w:r>
      <w:r>
        <w:rPr>
          <w:rFonts w:asciiTheme="minorHAnsi" w:hAnsiTheme="minorHAnsi" w:cstheme="minorHAnsi"/>
          <w:szCs w:val="24"/>
          <w:lang w:eastAsia="fr-FR" w:bidi="ar-SA"/>
        </w:rPr>
        <w:t>et minuscules accentuées</w:t>
      </w:r>
    </w:p>
    <w:p w:rsidR="000816D0" w:rsidRDefault="000816D0" w:rsidP="000816D0">
      <w:pPr>
        <w:autoSpaceDE w:val="0"/>
        <w:autoSpaceDN w:val="0"/>
        <w:adjustRightInd w:val="0"/>
        <w:spacing w:after="1"/>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Pr="00DA6661" w:rsidRDefault="000816D0" w:rsidP="000816D0">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60CCD" w:rsidRDefault="00060CCD">
      <w:pPr>
        <w:rPr>
          <w:lang w:eastAsia="fr-FR" w:bidi="ar-SA"/>
        </w:rPr>
      </w:pPr>
      <w:r>
        <w:rPr>
          <w:lang w:eastAsia="fr-FR" w:bidi="ar-SA"/>
        </w:rPr>
        <w:br w:type="page"/>
      </w:r>
    </w:p>
    <w:p w:rsidR="002542AD" w:rsidRDefault="00711DF2" w:rsidP="00711DF2">
      <w:pPr>
        <w:pStyle w:val="Titre3"/>
        <w:rPr>
          <w:lang w:eastAsia="fr-FR" w:bidi="ar-SA"/>
        </w:rPr>
      </w:pPr>
      <w:bookmarkStart w:id="962" w:name="_Toc515444510"/>
      <w:r>
        <w:rPr>
          <w:lang w:eastAsia="fr-FR" w:bidi="ar-SA"/>
        </w:rPr>
        <w:t>Ta_g3p_lien_g3p_axe</w:t>
      </w:r>
      <w:bookmarkEnd w:id="962"/>
    </w:p>
    <w:p w:rsidR="00711DF2" w:rsidRDefault="00711DF2" w:rsidP="00711DF2">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la liste des couples fiches G3P/ Axe Stratégique et pour chaque couple  à partir de quelle date et jusqu’à quelle date la fiche G3P apprtient au groupe  ayant la valeur de l’axe stratégique.</w:t>
      </w:r>
    </w:p>
    <w:p w:rsidR="00711DF2" w:rsidRDefault="00711DF2" w:rsidP="00711DF2">
      <w:pPr>
        <w:pStyle w:val="Titre4"/>
      </w:pPr>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w:t>
      </w:r>
      <w:r>
        <w:t>ta_g3p_lien_g3p_axe</w:t>
      </w:r>
    </w:p>
    <w:p w:rsidR="00711DF2" w:rsidRPr="00711DF2" w:rsidRDefault="00711DF2" w:rsidP="00711DF2"/>
    <w:tbl>
      <w:tblPr>
        <w:tblW w:w="10348"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889"/>
        <w:gridCol w:w="2204"/>
      </w:tblGrid>
      <w:tr w:rsidR="00711DF2" w:rsidRPr="009E6545" w:rsidTr="00A31E30">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11DF2" w:rsidRPr="009E6545" w:rsidRDefault="00711DF2" w:rsidP="00A31E30">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11DF2" w:rsidRPr="009E6545" w:rsidRDefault="00711DF2" w:rsidP="00A31E30">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11DF2" w:rsidRPr="009E6545" w:rsidRDefault="00711DF2" w:rsidP="00A31E30">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711DF2" w:rsidRPr="009E6545" w:rsidRDefault="00711DF2" w:rsidP="00A31E30">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711DF2" w:rsidRPr="009E6545" w:rsidRDefault="00711DF2" w:rsidP="00A31E30">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11DF2" w:rsidRPr="009E6545" w:rsidRDefault="00711DF2" w:rsidP="00A31E30">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11DF2" w:rsidRPr="009E6545" w:rsidRDefault="00711DF2" w:rsidP="00A31E30">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11DF2" w:rsidRPr="009E6545" w:rsidRDefault="00711DF2" w:rsidP="00A31E30">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220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11DF2" w:rsidRPr="009E6545" w:rsidRDefault="00711DF2" w:rsidP="00A31E30">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711DF2" w:rsidRPr="009E6545" w:rsidTr="00A31E30">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FICHE</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C0FIC</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alphanumérique (9</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2204"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711DF2"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Identifiant de la Fiche G3P</w:t>
            </w:r>
          </w:p>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Ex : PROJ00237</w:t>
            </w:r>
          </w:p>
        </w:tc>
      </w:tr>
      <w:tr w:rsidR="00711DF2" w:rsidRPr="009E6545" w:rsidTr="00A31E30">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AXE</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C0AXE</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220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Identifiant de l’axe stratégique</w:t>
            </w:r>
          </w:p>
        </w:tc>
      </w:tr>
      <w:tr w:rsidR="00711DF2" w:rsidRPr="009E6545" w:rsidTr="00711DF2">
        <w:trPr>
          <w:trHeight w:val="96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11DF2" w:rsidRPr="009E6545" w:rsidRDefault="00711DF2"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 xml:space="preserve">DATE </w:t>
            </w:r>
            <w:r>
              <w:rPr>
                <w:rFonts w:eastAsia="Times New Roman" w:cs="Calibri"/>
                <w:sz w:val="16"/>
                <w:szCs w:val="16"/>
                <w:lang w:eastAsia="fr-FR" w:bidi="ar-SA"/>
              </w:rPr>
              <w:t>DEBUT</w:t>
            </w:r>
          </w:p>
        </w:tc>
        <w:tc>
          <w:tcPr>
            <w:tcW w:w="754" w:type="dxa"/>
            <w:tcBorders>
              <w:top w:val="nil"/>
              <w:left w:val="nil"/>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YDDE</w:t>
            </w:r>
          </w:p>
        </w:tc>
        <w:tc>
          <w:tcPr>
            <w:tcW w:w="1387" w:type="dxa"/>
            <w:tcBorders>
              <w:top w:val="nil"/>
              <w:left w:val="nil"/>
              <w:bottom w:val="single" w:sz="4" w:space="0" w:color="auto"/>
              <w:right w:val="single" w:sz="4" w:space="0" w:color="auto"/>
            </w:tcBorders>
            <w:shd w:val="clear" w:color="auto" w:fill="auto"/>
            <w:vAlign w:val="center"/>
            <w:hideMark/>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711DF2" w:rsidRPr="009E6545" w:rsidRDefault="00711DF2" w:rsidP="00360CA5">
            <w:pPr>
              <w:jc w:val="center"/>
              <w:rPr>
                <w:rFonts w:eastAsia="Times New Roman" w:cs="Calibri"/>
                <w:sz w:val="16"/>
                <w:szCs w:val="16"/>
                <w:lang w:eastAsia="fr-FR" w:bidi="ar-SA"/>
              </w:rPr>
            </w:pPr>
            <w:r w:rsidRPr="007155E4">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711DF2"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Calendrier</w:t>
            </w:r>
          </w:p>
          <w:p w:rsidR="00711DF2" w:rsidRPr="009E6545" w:rsidRDefault="00711DF2" w:rsidP="00360CA5">
            <w:pPr>
              <w:jc w:val="center"/>
              <w:rPr>
                <w:rFonts w:eastAsia="Times New Roman" w:cs="Calibri"/>
                <w:sz w:val="16"/>
                <w:szCs w:val="16"/>
                <w:lang w:eastAsia="fr-FR" w:bidi="ar-SA"/>
              </w:rPr>
            </w:pPr>
          </w:p>
        </w:tc>
        <w:tc>
          <w:tcPr>
            <w:tcW w:w="2204" w:type="dxa"/>
            <w:tcBorders>
              <w:top w:val="nil"/>
              <w:left w:val="nil"/>
              <w:bottom w:val="single" w:sz="4" w:space="0" w:color="auto"/>
              <w:right w:val="single" w:sz="4" w:space="0" w:color="auto"/>
            </w:tcBorders>
            <w:shd w:val="clear" w:color="auto" w:fill="auto"/>
            <w:vAlign w:val="center"/>
            <w:hideMark/>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Date de début</w:t>
            </w:r>
          </w:p>
        </w:tc>
      </w:tr>
      <w:tr w:rsidR="00711DF2" w:rsidRPr="009E6545" w:rsidTr="00711DF2">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11DF2" w:rsidRPr="009E6545" w:rsidRDefault="00711DF2"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711DF2" w:rsidRPr="00140FAA" w:rsidRDefault="00711DF2" w:rsidP="00360CA5">
            <w:pPr>
              <w:jc w:val="center"/>
              <w:rPr>
                <w:rFonts w:eastAsia="Times New Roman" w:cs="Calibri"/>
                <w:sz w:val="16"/>
                <w:szCs w:val="16"/>
                <w:lang w:eastAsia="fr-FR" w:bidi="ar-SA"/>
              </w:rPr>
            </w:pPr>
            <w:r w:rsidRPr="00140FAA">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711DF2" w:rsidRPr="00140FAA" w:rsidRDefault="00711DF2"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711DF2" w:rsidRPr="00140FAA" w:rsidRDefault="00711DF2" w:rsidP="00360CA5">
            <w:pPr>
              <w:jc w:val="center"/>
              <w:rPr>
                <w:rFonts w:eastAsia="Times New Roman" w:cs="Calibri"/>
                <w:sz w:val="16"/>
                <w:szCs w:val="16"/>
                <w:lang w:eastAsia="fr-FR" w:bidi="ar-SA"/>
              </w:rPr>
            </w:pPr>
            <w:r w:rsidRPr="00140FAA">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711DF2" w:rsidRPr="00140FAA" w:rsidRDefault="00711DF2" w:rsidP="00360CA5">
            <w:pPr>
              <w:jc w:val="center"/>
              <w:rPr>
                <w:rFonts w:eastAsia="Times New Roman" w:cs="Calibri"/>
                <w:sz w:val="16"/>
                <w:szCs w:val="16"/>
                <w:lang w:eastAsia="fr-FR" w:bidi="ar-SA"/>
              </w:rPr>
            </w:pPr>
            <w:r w:rsidRPr="00140FAA">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711DF2" w:rsidRPr="007155E4" w:rsidRDefault="00711DF2" w:rsidP="00360CA5">
            <w:pPr>
              <w:jc w:val="center"/>
              <w:rPr>
                <w:rFonts w:eastAsia="Times New Roman" w:cs="Calibri"/>
                <w:sz w:val="16"/>
                <w:szCs w:val="16"/>
                <w:lang w:eastAsia="fr-FR" w:bidi="ar-SA"/>
              </w:rPr>
            </w:pPr>
            <w:r w:rsidRPr="007155E4">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711DF2" w:rsidRPr="00140FAA" w:rsidRDefault="00711DF2" w:rsidP="00360CA5">
            <w:pPr>
              <w:jc w:val="center"/>
              <w:rPr>
                <w:rFonts w:eastAsia="Times New Roman" w:cs="Calibri"/>
                <w:sz w:val="16"/>
                <w:szCs w:val="16"/>
                <w:lang w:eastAsia="fr-FR" w:bidi="ar-SA"/>
              </w:rPr>
            </w:pPr>
          </w:p>
        </w:tc>
        <w:tc>
          <w:tcPr>
            <w:tcW w:w="2204" w:type="dxa"/>
            <w:tcBorders>
              <w:top w:val="nil"/>
              <w:left w:val="nil"/>
              <w:bottom w:val="single" w:sz="4" w:space="0" w:color="auto"/>
              <w:right w:val="single" w:sz="4" w:space="0" w:color="auto"/>
            </w:tcBorders>
            <w:shd w:val="clear" w:color="auto" w:fill="auto"/>
            <w:vAlign w:val="center"/>
            <w:hideMark/>
          </w:tcPr>
          <w:p w:rsidR="00711DF2" w:rsidRPr="00140FAA" w:rsidRDefault="00711DF2" w:rsidP="00360CA5">
            <w:pPr>
              <w:jc w:val="center"/>
              <w:rPr>
                <w:rFonts w:eastAsia="Times New Roman" w:cs="Calibri"/>
                <w:sz w:val="16"/>
                <w:szCs w:val="16"/>
                <w:lang w:eastAsia="fr-FR" w:bidi="ar-SA"/>
              </w:rPr>
            </w:pPr>
            <w:r w:rsidRPr="00140FAA">
              <w:rPr>
                <w:rFonts w:eastAsia="Times New Roman" w:cs="Calibri"/>
                <w:sz w:val="16"/>
                <w:szCs w:val="16"/>
                <w:lang w:eastAsia="fr-FR" w:bidi="ar-SA"/>
              </w:rPr>
              <w:t>date de création de l'enregistrement. Alimenté par le systEme A la date du jour de création.</w:t>
            </w:r>
          </w:p>
        </w:tc>
      </w:tr>
      <w:tr w:rsidR="00711DF2" w:rsidRPr="009E6545" w:rsidTr="00711DF2">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711DF2" w:rsidRPr="009E6545" w:rsidRDefault="00711DF2"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711DF2" w:rsidRPr="009E6545" w:rsidRDefault="00140FAA" w:rsidP="00360CA5">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711DF2" w:rsidRPr="009E6545" w:rsidRDefault="00711DF2" w:rsidP="00360CA5">
            <w:pPr>
              <w:jc w:val="center"/>
              <w:rPr>
                <w:rFonts w:eastAsia="Times New Roman" w:cs="Calibri"/>
                <w:sz w:val="16"/>
                <w:szCs w:val="16"/>
                <w:lang w:eastAsia="fr-FR" w:bidi="ar-SA"/>
              </w:rPr>
            </w:pPr>
          </w:p>
        </w:tc>
        <w:tc>
          <w:tcPr>
            <w:tcW w:w="2204" w:type="dxa"/>
            <w:tcBorders>
              <w:top w:val="nil"/>
              <w:left w:val="nil"/>
              <w:bottom w:val="single" w:sz="4" w:space="0" w:color="auto"/>
              <w:right w:val="single" w:sz="4" w:space="0" w:color="auto"/>
            </w:tcBorders>
            <w:shd w:val="clear" w:color="auto" w:fill="auto"/>
            <w:vAlign w:val="center"/>
            <w:hideMark/>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711DF2" w:rsidRPr="009E6545" w:rsidTr="00711DF2">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711DF2" w:rsidRPr="009E6545" w:rsidRDefault="00711DF2"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711DF2" w:rsidRPr="009E6545" w:rsidRDefault="00360CA5" w:rsidP="00360CA5">
            <w:pPr>
              <w:jc w:val="center"/>
              <w:rPr>
                <w:rFonts w:eastAsia="Times New Roman" w:cs="Calibri"/>
                <w:sz w:val="16"/>
                <w:szCs w:val="16"/>
                <w:lang w:eastAsia="fr-FR" w:bidi="ar-SA"/>
              </w:rPr>
            </w:pPr>
            <w:r>
              <w:rPr>
                <w:rFonts w:eastAsia="Times New Roman" w:cs="Calibri"/>
                <w:sz w:val="16"/>
                <w:szCs w:val="16"/>
                <w:lang w:eastAsia="fr-FR" w:bidi="ar-SA"/>
              </w:rPr>
              <w:t>Calculé,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711DF2" w:rsidRPr="009E6545" w:rsidRDefault="00360CA5" w:rsidP="00360CA5">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2204" w:type="dxa"/>
            <w:tcBorders>
              <w:top w:val="single" w:sz="4" w:space="0" w:color="auto"/>
              <w:left w:val="nil"/>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alimentée par défaut au 01/01/2076</w:t>
            </w:r>
            <w:r w:rsidR="00360CA5">
              <w:rPr>
                <w:rFonts w:eastAsia="Times New Roman" w:cs="Calibri"/>
                <w:sz w:val="16"/>
                <w:szCs w:val="16"/>
                <w:lang w:eastAsia="fr-FR" w:bidi="ar-SA"/>
              </w:rPr>
              <w:t xml:space="preserve"> et modifiable</w:t>
            </w:r>
          </w:p>
        </w:tc>
      </w:tr>
      <w:tr w:rsidR="00711DF2" w:rsidRPr="009E6545" w:rsidTr="00711DF2">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711DF2" w:rsidRPr="009E6545" w:rsidRDefault="00711DF2"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711DF2" w:rsidRPr="00045326" w:rsidRDefault="00711DF2" w:rsidP="00360CA5">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711DF2" w:rsidRPr="009E6545" w:rsidRDefault="00140FAA" w:rsidP="00360CA5">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711DF2" w:rsidRPr="00045326" w:rsidRDefault="00711DF2" w:rsidP="00360CA5">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p>
        </w:tc>
        <w:tc>
          <w:tcPr>
            <w:tcW w:w="2204" w:type="dxa"/>
            <w:tcBorders>
              <w:top w:val="single" w:sz="4" w:space="0" w:color="auto"/>
              <w:left w:val="nil"/>
              <w:bottom w:val="single" w:sz="4" w:space="0" w:color="auto"/>
              <w:right w:val="single" w:sz="4" w:space="0" w:color="auto"/>
            </w:tcBorders>
            <w:shd w:val="clear" w:color="auto" w:fill="auto"/>
            <w:vAlign w:val="center"/>
          </w:tcPr>
          <w:p w:rsidR="00711DF2" w:rsidRPr="009E6545" w:rsidRDefault="00711DF2" w:rsidP="00360CA5">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140FAA" w:rsidRDefault="00140FAA" w:rsidP="00140FAA">
      <w:pPr>
        <w:pStyle w:val="Titre4"/>
      </w:pPr>
      <w:r w:rsidRPr="004E2387">
        <w:rPr>
          <w:rFonts w:asciiTheme="minorHAnsi" w:hAnsiTheme="minorHAnsi" w:cstheme="minorHAnsi"/>
          <w:lang w:eastAsia="fr-FR" w:bidi="ar-SA"/>
        </w:rPr>
        <w:t xml:space="preserve">Création : renseignement des données de </w:t>
      </w:r>
      <w:r w:rsidR="002B07A8">
        <w:t>ta_g3p_lien_g3p_axe</w:t>
      </w:r>
    </w:p>
    <w:p w:rsidR="00140FAA" w:rsidRDefault="00140FAA" w:rsidP="00140FAA">
      <w:pPr>
        <w:autoSpaceDE w:val="0"/>
        <w:autoSpaceDN w:val="0"/>
        <w:adjustRightInd w:val="0"/>
        <w:rPr>
          <w:rFonts w:asciiTheme="minorHAnsi" w:hAnsiTheme="minorHAnsi" w:cstheme="minorHAnsi"/>
          <w:szCs w:val="24"/>
          <w:lang w:eastAsia="fr-FR" w:bidi="ar-SA"/>
        </w:rPr>
      </w:pPr>
    </w:p>
    <w:p w:rsidR="00140FAA" w:rsidRDefault="00140FAA" w:rsidP="00140FAA">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140FAA" w:rsidRDefault="00140FAA" w:rsidP="00140FAA">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6011A6" w:rsidRDefault="001316C4" w:rsidP="006011A6">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DE CLOTURE est supérieure </w:t>
      </w:r>
      <w:r>
        <w:rPr>
          <w:rFonts w:asciiTheme="minorHAnsi" w:hAnsiTheme="minorHAnsi" w:cstheme="minorHAnsi"/>
          <w:szCs w:val="24"/>
          <w:lang w:eastAsia="fr-FR" w:bidi="ar-SA"/>
        </w:rPr>
        <w:t>strictement à la date de début.</w:t>
      </w:r>
    </w:p>
    <w:p w:rsidR="00140FAA" w:rsidRDefault="00140FAA" w:rsidP="00140FAA">
      <w:pPr>
        <w:rPr>
          <w:lang w:eastAsia="fr-FR" w:bidi="ar-SA"/>
        </w:rPr>
      </w:pPr>
    </w:p>
    <w:p w:rsidR="00140FAA" w:rsidRPr="00150123" w:rsidRDefault="00140FAA" w:rsidP="00140FA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9E3B93" w:rsidRDefault="00140FAA" w:rsidP="006011A6">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CODE FICHE (C0FIC)</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w:t>
      </w:r>
      <w:r w:rsidR="00D4696D">
        <w:rPr>
          <w:rFonts w:asciiTheme="minorHAnsi" w:hAnsiTheme="minorHAnsi" w:cstheme="minorHAnsi"/>
          <w:szCs w:val="24"/>
          <w:lang w:eastAsia="fr-FR" w:bidi="ar-SA"/>
        </w:rPr>
        <w:t>CODE FICHE</w:t>
      </w:r>
      <w:r w:rsidR="001316C4">
        <w:rPr>
          <w:rFonts w:asciiTheme="minorHAnsi" w:hAnsiTheme="minorHAnsi" w:cstheme="minorHAnsi"/>
          <w:szCs w:val="24"/>
          <w:lang w:eastAsia="fr-FR" w:bidi="ar-SA"/>
        </w:rPr>
        <w:t xml:space="preserve"> – NOM FICHE</w:t>
      </w:r>
      <w:r w:rsidR="00D4696D">
        <w:rPr>
          <w:rFonts w:asciiTheme="minorHAnsi" w:hAnsiTheme="minorHAnsi" w:cstheme="minorHAnsi"/>
          <w:szCs w:val="24"/>
          <w:lang w:eastAsia="fr-FR" w:bidi="ar-SA"/>
        </w:rPr>
        <w:t xml:space="preserve">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w:t>
      </w:r>
      <w:r w:rsidR="00D4696D">
        <w:rPr>
          <w:rFonts w:asciiTheme="minorHAnsi" w:hAnsiTheme="minorHAnsi" w:cstheme="minorHAnsi"/>
          <w:szCs w:val="24"/>
          <w:lang w:eastAsia="fr-FR" w:bidi="ar-SA"/>
        </w:rPr>
        <w:t>fiche_g3p</w:t>
      </w:r>
      <w:r w:rsidRPr="00150123">
        <w:rPr>
          <w:rFonts w:asciiTheme="minorHAnsi" w:hAnsiTheme="minorHAnsi" w:cstheme="minorHAnsi"/>
          <w:szCs w:val="24"/>
          <w:lang w:eastAsia="fr-FR" w:bidi="ar-SA"/>
        </w:rPr>
        <w:t xml:space="preserve"> qui ne sont pas closes (lignes de </w:t>
      </w:r>
      <w:r w:rsidR="00D4696D">
        <w:rPr>
          <w:rFonts w:asciiTheme="minorHAnsi" w:hAnsiTheme="minorHAnsi" w:cstheme="minorHAnsi"/>
          <w:szCs w:val="24"/>
          <w:lang w:eastAsia="fr-FR" w:bidi="ar-SA"/>
        </w:rPr>
        <w:t>ta_g3p_fiche_g3p</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6011A6" w:rsidRPr="009E3B93" w:rsidRDefault="009E3B93" w:rsidP="006011A6">
      <w:pPr>
        <w:numPr>
          <w:ilvl w:val="0"/>
          <w:numId w:val="699"/>
        </w:numPr>
        <w:autoSpaceDE w:val="0"/>
        <w:autoSpaceDN w:val="0"/>
        <w:adjustRightInd w:val="0"/>
        <w:spacing w:after="1"/>
        <w:rPr>
          <w:rFonts w:asciiTheme="minorHAnsi" w:hAnsiTheme="minorHAnsi" w:cstheme="minorHAnsi"/>
          <w:szCs w:val="24"/>
          <w:lang w:eastAsia="fr-FR" w:bidi="ar-SA"/>
        </w:rPr>
      </w:pPr>
      <w:r w:rsidRPr="009E3B93">
        <w:rPr>
          <w:rFonts w:asciiTheme="minorHAnsi" w:hAnsiTheme="minorHAnsi" w:cstheme="minorHAnsi"/>
          <w:szCs w:val="24"/>
          <w:lang w:eastAsia="fr-FR" w:bidi="ar-SA"/>
        </w:rPr>
        <w:t>CODE AXE (C0AXE). La liste déroulante propose toutes les valeurs NOM AXE - VALEUR de la table ta_g3p_strategique_axe qui ne sont pas closes (lignes de ta_g3p_strategique_axe dont la DATE DE CLOTURE est supérieure strictement à la date du jour).</w:t>
      </w:r>
    </w:p>
    <w:p w:rsidR="006011A6" w:rsidRPr="00150123" w:rsidRDefault="006011A6" w:rsidP="006011A6">
      <w:pPr>
        <w:autoSpaceDE w:val="0"/>
        <w:autoSpaceDN w:val="0"/>
        <w:adjustRightInd w:val="0"/>
        <w:spacing w:after="1"/>
        <w:rPr>
          <w:rFonts w:asciiTheme="minorHAnsi" w:hAnsiTheme="minorHAnsi" w:cstheme="minorHAnsi"/>
          <w:szCs w:val="24"/>
          <w:lang w:eastAsia="fr-FR" w:bidi="ar-SA"/>
        </w:rPr>
      </w:pPr>
    </w:p>
    <w:p w:rsidR="00140FAA" w:rsidRPr="00C362CD" w:rsidRDefault="00140FAA" w:rsidP="00140FAA">
      <w:pPr>
        <w:pStyle w:val="Titre4"/>
        <w:rPr>
          <w:lang w:eastAsia="fr-FR" w:bidi="ar-SA"/>
        </w:rPr>
      </w:pPr>
      <w:r w:rsidRPr="004C6180">
        <w:rPr>
          <w:rFonts w:asciiTheme="minorHAnsi" w:hAnsiTheme="minorHAnsi" w:cstheme="minorHAnsi"/>
        </w:rPr>
        <w:t xml:space="preserve">Création : contrôle des données de </w:t>
      </w:r>
      <w:r w:rsidR="002B07A8">
        <w:t>ta_g3p_lien_g3p_axe</w:t>
      </w:r>
    </w:p>
    <w:p w:rsidR="00140FAA" w:rsidRDefault="00140FAA" w:rsidP="00140FAA">
      <w:pPr>
        <w:autoSpaceDE w:val="0"/>
        <w:autoSpaceDN w:val="0"/>
        <w:adjustRightInd w:val="0"/>
        <w:rPr>
          <w:rFonts w:asciiTheme="minorHAnsi" w:hAnsiTheme="minorHAnsi" w:cstheme="minorHAnsi"/>
          <w:szCs w:val="24"/>
          <w:lang w:eastAsia="fr-FR" w:bidi="ar-SA"/>
        </w:rPr>
      </w:pPr>
    </w:p>
    <w:p w:rsidR="00140FAA" w:rsidRPr="00150123" w:rsidRDefault="00140FAA" w:rsidP="00140FA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D4696D" w:rsidRDefault="00D4696D" w:rsidP="00140FAA">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FICHE (C0FIC)</w:t>
      </w:r>
    </w:p>
    <w:p w:rsidR="00140FAA" w:rsidRDefault="00140FAA" w:rsidP="00140FAA">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C0AXE</w:t>
      </w:r>
      <w:r w:rsidRPr="00AB593C">
        <w:rPr>
          <w:rFonts w:asciiTheme="minorHAnsi" w:hAnsiTheme="minorHAnsi" w:cstheme="minorHAnsi"/>
          <w:szCs w:val="24"/>
          <w:lang w:eastAsia="fr-FR" w:bidi="ar-SA"/>
        </w:rPr>
        <w:t>)</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Default="000816D0" w:rsidP="000816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140FAA" w:rsidRPr="00980652" w:rsidRDefault="00140FAA" w:rsidP="00140FAA">
      <w:pPr>
        <w:pStyle w:val="Titre4"/>
        <w:rPr>
          <w:rFonts w:asciiTheme="minorHAnsi" w:hAnsiTheme="minorHAnsi" w:cstheme="minorHAnsi"/>
        </w:rPr>
      </w:pPr>
      <w:r w:rsidRPr="00980652">
        <w:rPr>
          <w:rFonts w:asciiTheme="minorHAnsi" w:hAnsiTheme="minorHAnsi" w:cstheme="minorHAnsi"/>
        </w:rPr>
        <w:t xml:space="preserve">Modification : renseignement des données de </w:t>
      </w:r>
      <w:r w:rsidR="002B07A8">
        <w:t>ta_g3p_lien_g3p_axe</w:t>
      </w:r>
    </w:p>
    <w:p w:rsidR="00140FAA" w:rsidRPr="000E2103" w:rsidRDefault="00140FAA" w:rsidP="00140FAA">
      <w:pPr>
        <w:autoSpaceDE w:val="0"/>
        <w:autoSpaceDN w:val="0"/>
        <w:adjustRightInd w:val="0"/>
        <w:rPr>
          <w:rFonts w:asciiTheme="minorHAnsi" w:hAnsiTheme="minorHAnsi" w:cstheme="minorHAnsi"/>
          <w:szCs w:val="24"/>
          <w:lang w:eastAsia="fr-FR" w:bidi="ar-SA"/>
        </w:rPr>
      </w:pPr>
    </w:p>
    <w:p w:rsidR="00140FAA" w:rsidRPr="007E57B2" w:rsidRDefault="00140FAA" w:rsidP="00140FAA">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140FAA" w:rsidRDefault="00140FAA" w:rsidP="00140FAA">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0816D0" w:rsidRDefault="000816D0" w:rsidP="000816D0">
      <w:pPr>
        <w:autoSpaceDE w:val="0"/>
        <w:autoSpaceDN w:val="0"/>
        <w:adjustRightInd w:val="0"/>
        <w:rPr>
          <w:rFonts w:asciiTheme="minorHAnsi" w:hAnsiTheme="minorHAnsi" w:cstheme="minorHAnsi"/>
          <w:szCs w:val="24"/>
          <w:lang w:eastAsia="fr-FR" w:bidi="ar-SA"/>
        </w:rPr>
      </w:pPr>
    </w:p>
    <w:p w:rsidR="000816D0" w:rsidRPr="000816D0" w:rsidRDefault="000816D0" w:rsidP="000816D0">
      <w:pPr>
        <w:autoSpaceDE w:val="0"/>
        <w:autoSpaceDN w:val="0"/>
        <w:adjustRightInd w:val="0"/>
        <w:rPr>
          <w:rFonts w:asciiTheme="minorHAnsi" w:hAnsiTheme="minorHAnsi" w:cstheme="minorHAnsi"/>
          <w:szCs w:val="24"/>
          <w:lang w:eastAsia="fr-FR" w:bidi="ar-SA"/>
        </w:rPr>
      </w:pPr>
      <w:r w:rsidRPr="000816D0">
        <w:rPr>
          <w:rFonts w:asciiTheme="minorHAnsi" w:hAnsiTheme="minorHAnsi" w:cstheme="minorHAnsi"/>
          <w:szCs w:val="24"/>
          <w:lang w:eastAsia="fr-FR" w:bidi="ar-SA"/>
        </w:rPr>
        <w:t xml:space="preserve">- Contrôle date clôture : </w:t>
      </w:r>
    </w:p>
    <w:p w:rsidR="000816D0" w:rsidRPr="000816D0" w:rsidRDefault="000816D0" w:rsidP="000816D0">
      <w:pPr>
        <w:autoSpaceDE w:val="0"/>
        <w:autoSpaceDN w:val="0"/>
        <w:adjustRightInd w:val="0"/>
        <w:rPr>
          <w:rFonts w:asciiTheme="minorHAnsi" w:hAnsiTheme="minorHAnsi" w:cstheme="minorHAnsi"/>
          <w:szCs w:val="24"/>
          <w:lang w:eastAsia="fr-FR" w:bidi="ar-SA"/>
        </w:rPr>
      </w:pPr>
      <w:r w:rsidRPr="000816D0">
        <w:rPr>
          <w:rFonts w:asciiTheme="minorHAnsi" w:hAnsiTheme="minorHAnsi" w:cstheme="minorHAnsi"/>
          <w:szCs w:val="24"/>
          <w:lang w:eastAsia="fr-FR" w:bidi="ar-SA"/>
        </w:rPr>
        <w:t xml:space="preserve">La DATE CLOTURE (YDFEFF) doit être supérieure ou égale à la DATE </w:t>
      </w:r>
      <w:r>
        <w:rPr>
          <w:rFonts w:asciiTheme="minorHAnsi" w:hAnsiTheme="minorHAnsi" w:cstheme="minorHAnsi"/>
          <w:szCs w:val="24"/>
          <w:lang w:eastAsia="fr-FR" w:bidi="ar-SA"/>
        </w:rPr>
        <w:t>DEBUT</w:t>
      </w:r>
      <w:r w:rsidRPr="000816D0">
        <w:rPr>
          <w:rFonts w:eastAsia="Times New Roman" w:cs="Calibri"/>
          <w:sz w:val="16"/>
          <w:szCs w:val="16"/>
          <w:lang w:eastAsia="fr-FR" w:bidi="ar-SA"/>
        </w:rPr>
        <w:t xml:space="preserve"> </w:t>
      </w:r>
      <w:r w:rsidRPr="000816D0">
        <w:rPr>
          <w:rFonts w:asciiTheme="minorHAnsi" w:hAnsiTheme="minorHAnsi" w:cstheme="minorHAnsi"/>
          <w:szCs w:val="24"/>
          <w:lang w:eastAsia="fr-FR" w:bidi="ar-SA"/>
        </w:rPr>
        <w:t>(YDDE).</w:t>
      </w:r>
    </w:p>
    <w:p w:rsidR="001316C4" w:rsidRDefault="001316C4" w:rsidP="00140FAA">
      <w:pPr>
        <w:autoSpaceDE w:val="0"/>
        <w:autoSpaceDN w:val="0"/>
        <w:adjustRightInd w:val="0"/>
        <w:rPr>
          <w:rFonts w:asciiTheme="minorHAnsi" w:hAnsiTheme="minorHAnsi" w:cstheme="minorHAnsi"/>
          <w:szCs w:val="24"/>
          <w:lang w:eastAsia="fr-FR" w:bidi="ar-SA"/>
        </w:rPr>
      </w:pPr>
    </w:p>
    <w:p w:rsidR="00D4696D" w:rsidRPr="00150123" w:rsidRDefault="00D4696D" w:rsidP="00D4696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9E3B93" w:rsidRDefault="009E3B93" w:rsidP="009E3B93">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CODE FICHE (C0FIC)</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CODE FICHE – NOM FICHE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ta_g3p_fiche_g3p</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ta_g3p_fiche_g3p</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4811C5" w:rsidRDefault="009E3B93" w:rsidP="009E3B93">
      <w:pPr>
        <w:numPr>
          <w:ilvl w:val="0"/>
          <w:numId w:val="699"/>
        </w:numPr>
        <w:autoSpaceDE w:val="0"/>
        <w:autoSpaceDN w:val="0"/>
        <w:adjustRightInd w:val="0"/>
        <w:spacing w:after="1"/>
        <w:rPr>
          <w:ins w:id="963" w:author="Osiatisaa, Cds (Ext)" w:date="2018-05-29T11:59:00Z"/>
          <w:rFonts w:asciiTheme="minorHAnsi" w:hAnsiTheme="minorHAnsi" w:cstheme="minorHAnsi"/>
          <w:szCs w:val="24"/>
          <w:lang w:eastAsia="fr-FR" w:bidi="ar-SA"/>
        </w:rPr>
      </w:pPr>
      <w:r w:rsidRPr="009E3B93">
        <w:rPr>
          <w:rFonts w:asciiTheme="minorHAnsi" w:hAnsiTheme="minorHAnsi" w:cstheme="minorHAnsi"/>
          <w:szCs w:val="24"/>
          <w:lang w:eastAsia="fr-FR" w:bidi="ar-SA"/>
        </w:rPr>
        <w:t xml:space="preserve">CODE AXE (C0AXE). La liste déroulante propose toutes les valeurs </w:t>
      </w:r>
      <w:r>
        <w:rPr>
          <w:rFonts w:asciiTheme="minorHAnsi" w:hAnsiTheme="minorHAnsi" w:cstheme="minorHAnsi"/>
          <w:szCs w:val="24"/>
          <w:lang w:eastAsia="fr-FR" w:bidi="ar-SA"/>
        </w:rPr>
        <w:t>NOM AXE - VALEUR</w:t>
      </w:r>
      <w:r w:rsidRPr="009E3B93">
        <w:rPr>
          <w:rFonts w:asciiTheme="minorHAnsi" w:hAnsiTheme="minorHAnsi" w:cstheme="minorHAnsi"/>
          <w:szCs w:val="24"/>
          <w:lang w:eastAsia="fr-FR" w:bidi="ar-SA"/>
        </w:rPr>
        <w:t xml:space="preserve"> de la table ta_g3p_strategique_axe qui ne sont pas closes (lignes de ta_g3p_strategique_axe dont la DATE DE CLOTURE est supérieure strictement à la date du jour).</w:t>
      </w:r>
    </w:p>
    <w:p w:rsidR="004811C5" w:rsidRDefault="004811C5">
      <w:pPr>
        <w:rPr>
          <w:ins w:id="964" w:author="Osiatisaa, Cds (Ext)" w:date="2018-05-29T11:59:00Z"/>
          <w:rFonts w:asciiTheme="minorHAnsi" w:hAnsiTheme="minorHAnsi" w:cstheme="minorHAnsi"/>
          <w:szCs w:val="24"/>
          <w:lang w:eastAsia="fr-FR" w:bidi="ar-SA"/>
        </w:rPr>
      </w:pPr>
      <w:ins w:id="965" w:author="Osiatisaa, Cds (Ext)" w:date="2018-05-29T11:59:00Z">
        <w:r>
          <w:rPr>
            <w:rFonts w:asciiTheme="minorHAnsi" w:hAnsiTheme="minorHAnsi" w:cstheme="minorHAnsi"/>
            <w:szCs w:val="24"/>
            <w:lang w:eastAsia="fr-FR" w:bidi="ar-SA"/>
          </w:rPr>
          <w:br w:type="page"/>
        </w:r>
      </w:ins>
    </w:p>
    <w:p w:rsidR="005749CA" w:rsidRDefault="004811C5">
      <w:pPr>
        <w:pStyle w:val="Titre3"/>
        <w:rPr>
          <w:ins w:id="966" w:author="Osiatisaa, Cds (Ext)" w:date="2018-05-29T12:02:00Z"/>
          <w:lang w:eastAsia="fr-FR" w:bidi="ar-SA"/>
        </w:rPr>
        <w:pPrChange w:id="967" w:author="Osiatisaa, Cds (Ext)" w:date="2018-05-29T12:01:00Z">
          <w:pPr>
            <w:numPr>
              <w:numId w:val="699"/>
            </w:numPr>
            <w:autoSpaceDE w:val="0"/>
            <w:autoSpaceDN w:val="0"/>
            <w:adjustRightInd w:val="0"/>
            <w:spacing w:after="1"/>
          </w:pPr>
        </w:pPrChange>
      </w:pPr>
      <w:bookmarkStart w:id="968" w:name="_Toc515444511"/>
      <w:ins w:id="969" w:author="Osiatisaa, Cds (Ext)" w:date="2018-05-29T12:01:00Z">
        <w:r>
          <w:rPr>
            <w:lang w:eastAsia="fr-FR" w:bidi="ar-SA"/>
          </w:rPr>
          <w:t>Ta_g3p_convention</w:t>
        </w:r>
      </w:ins>
      <w:bookmarkEnd w:id="968"/>
    </w:p>
    <w:p w:rsidR="005749CA" w:rsidRDefault="005749CA">
      <w:pPr>
        <w:rPr>
          <w:ins w:id="970" w:author="Osiatisaa, Cds (Ext)" w:date="2018-05-29T12:02:00Z"/>
          <w:lang w:eastAsia="fr-FR" w:bidi="ar-SA"/>
        </w:rPr>
        <w:pPrChange w:id="971" w:author="Osiatisaa, Cds (Ext)" w:date="2018-05-29T12:02:00Z">
          <w:pPr>
            <w:numPr>
              <w:numId w:val="699"/>
            </w:numPr>
            <w:autoSpaceDE w:val="0"/>
            <w:autoSpaceDN w:val="0"/>
            <w:adjustRightInd w:val="0"/>
            <w:spacing w:after="1"/>
          </w:pPr>
        </w:pPrChange>
      </w:pPr>
      <w:ins w:id="972" w:author="Osiatisaa, Cds (Ext)" w:date="2018-05-29T12:02:00Z">
        <w:r>
          <w:rPr>
            <w:lang w:eastAsia="fr-FR" w:bidi="ar-SA"/>
          </w:rPr>
          <w:t>La table contient la liste des conventions.</w:t>
        </w:r>
      </w:ins>
    </w:p>
    <w:p w:rsidR="005749CA" w:rsidRDefault="005749CA" w:rsidP="005749CA">
      <w:pPr>
        <w:pStyle w:val="Titre4"/>
        <w:rPr>
          <w:ins w:id="973" w:author="Osiatisaa, Cds (Ext)" w:date="2018-05-29T12:03:00Z"/>
          <w:rFonts w:asciiTheme="minorHAnsi" w:hAnsiTheme="minorHAnsi" w:cstheme="minorHAnsi"/>
          <w:lang w:eastAsia="fr-FR" w:bidi="ar-SA"/>
        </w:rPr>
      </w:pPr>
      <w:ins w:id="974" w:author="Osiatisaa, Cds (Ext)" w:date="2018-05-29T12:02:00Z">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ta_g3p_</w:t>
        </w:r>
      </w:ins>
      <w:ins w:id="975" w:author="Osiatisaa, Cds (Ext)" w:date="2018-05-29T12:03:00Z">
        <w:r>
          <w:rPr>
            <w:rFonts w:asciiTheme="minorHAnsi" w:hAnsiTheme="minorHAnsi" w:cstheme="minorHAnsi"/>
            <w:lang w:eastAsia="fr-FR" w:bidi="ar-SA"/>
          </w:rPr>
          <w:t>convention</w:t>
        </w:r>
      </w:ins>
    </w:p>
    <w:p w:rsidR="005749CA" w:rsidRDefault="005749CA">
      <w:pPr>
        <w:rPr>
          <w:ins w:id="976" w:author="Osiatisaa, Cds (Ext)" w:date="2018-05-29T12:03:00Z"/>
          <w:lang w:eastAsia="fr-FR" w:bidi="ar-SA"/>
        </w:rPr>
        <w:pPrChange w:id="977" w:author="Osiatisaa, Cds (Ext)" w:date="2018-05-29T12:03:00Z">
          <w:pPr>
            <w:pStyle w:val="Titre4"/>
          </w:pPr>
        </w:pPrChange>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889"/>
        <w:gridCol w:w="1907"/>
      </w:tblGrid>
      <w:tr w:rsidR="005749CA" w:rsidRPr="009E6545" w:rsidTr="00030D87">
        <w:trPr>
          <w:trHeight w:val="720"/>
          <w:tblHeader/>
          <w:ins w:id="978" w:author="Osiatisaa, Cds (Ext)" w:date="2018-05-29T12:03:00Z"/>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749CA" w:rsidRPr="009E6545" w:rsidRDefault="005749CA" w:rsidP="00030D87">
            <w:pPr>
              <w:ind w:left="214" w:hanging="142"/>
              <w:rPr>
                <w:ins w:id="979" w:author="Osiatisaa, Cds (Ext)" w:date="2018-05-29T12:03:00Z"/>
                <w:rFonts w:eastAsia="Times New Roman" w:cs="Calibri"/>
                <w:sz w:val="18"/>
                <w:szCs w:val="18"/>
                <w:lang w:eastAsia="fr-FR" w:bidi="ar-SA"/>
              </w:rPr>
            </w:pPr>
            <w:ins w:id="980" w:author="Osiatisaa, Cds (Ext)" w:date="2018-05-29T12:03:00Z">
              <w:r w:rsidRPr="009E6545">
                <w:rPr>
                  <w:rFonts w:eastAsia="Times New Roman" w:cs="Calibri"/>
                  <w:sz w:val="18"/>
                  <w:szCs w:val="18"/>
                  <w:lang w:eastAsia="fr-FR" w:bidi="ar-SA"/>
                </w:rPr>
                <w:t>libellé donnée</w:t>
              </w:r>
            </w:ins>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749CA" w:rsidRPr="009E6545" w:rsidRDefault="005749CA" w:rsidP="00030D87">
            <w:pPr>
              <w:jc w:val="center"/>
              <w:rPr>
                <w:ins w:id="981" w:author="Osiatisaa, Cds (Ext)" w:date="2018-05-29T12:03:00Z"/>
                <w:rFonts w:eastAsia="Times New Roman" w:cs="Calibri"/>
                <w:sz w:val="18"/>
                <w:szCs w:val="18"/>
                <w:lang w:eastAsia="fr-FR" w:bidi="ar-SA"/>
              </w:rPr>
            </w:pPr>
            <w:ins w:id="982" w:author="Osiatisaa, Cds (Ext)" w:date="2018-05-29T12:03:00Z">
              <w:r w:rsidRPr="009E6545">
                <w:rPr>
                  <w:rFonts w:eastAsia="Times New Roman" w:cs="Calibri"/>
                  <w:sz w:val="18"/>
                  <w:szCs w:val="18"/>
                  <w:lang w:eastAsia="fr-FR" w:bidi="ar-SA"/>
                </w:rPr>
                <w:t>code technique</w:t>
              </w:r>
            </w:ins>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749CA" w:rsidRPr="009E6545" w:rsidRDefault="005749CA" w:rsidP="00030D87">
            <w:pPr>
              <w:jc w:val="center"/>
              <w:rPr>
                <w:ins w:id="983" w:author="Osiatisaa, Cds (Ext)" w:date="2018-05-29T12:03:00Z"/>
                <w:rFonts w:eastAsia="Times New Roman" w:cs="Calibri"/>
                <w:sz w:val="18"/>
                <w:szCs w:val="18"/>
                <w:lang w:eastAsia="fr-FR" w:bidi="ar-SA"/>
              </w:rPr>
            </w:pPr>
            <w:ins w:id="984" w:author="Osiatisaa, Cds (Ext)" w:date="2018-05-29T12:03:00Z">
              <w:r w:rsidRPr="009E6545">
                <w:rPr>
                  <w:rFonts w:eastAsia="Times New Roman" w:cs="Calibri"/>
                  <w:sz w:val="18"/>
                  <w:szCs w:val="18"/>
                  <w:lang w:eastAsia="fr-FR" w:bidi="ar-SA"/>
                </w:rPr>
                <w:t>type longueur</w:t>
              </w:r>
            </w:ins>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749CA" w:rsidRPr="009E6545" w:rsidRDefault="005749CA" w:rsidP="00030D87">
            <w:pPr>
              <w:jc w:val="center"/>
              <w:rPr>
                <w:ins w:id="985" w:author="Osiatisaa, Cds (Ext)" w:date="2018-05-29T12:03:00Z"/>
                <w:rFonts w:eastAsia="Times New Roman" w:cs="Calibri"/>
                <w:sz w:val="18"/>
                <w:szCs w:val="18"/>
                <w:lang w:eastAsia="fr-FR" w:bidi="ar-SA"/>
              </w:rPr>
            </w:pPr>
            <w:ins w:id="986" w:author="Osiatisaa, Cds (Ext)" w:date="2018-05-29T12:03:00Z">
              <w:r w:rsidRPr="009E6545">
                <w:rPr>
                  <w:rFonts w:eastAsia="Times New Roman" w:cs="Calibri"/>
                  <w:sz w:val="18"/>
                  <w:szCs w:val="18"/>
                  <w:lang w:eastAsia="fr-FR" w:bidi="ar-SA"/>
                </w:rPr>
                <w:t>clé</w:t>
              </w:r>
            </w:ins>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749CA" w:rsidRPr="009E6545" w:rsidRDefault="005749CA" w:rsidP="00030D87">
            <w:pPr>
              <w:jc w:val="center"/>
              <w:rPr>
                <w:ins w:id="987" w:author="Osiatisaa, Cds (Ext)" w:date="2018-05-29T12:03:00Z"/>
                <w:rFonts w:eastAsia="Times New Roman" w:cs="Calibri"/>
                <w:sz w:val="18"/>
                <w:szCs w:val="18"/>
                <w:lang w:eastAsia="fr-FR" w:bidi="ar-SA"/>
              </w:rPr>
            </w:pPr>
            <w:ins w:id="988" w:author="Osiatisaa, Cds (Ext)" w:date="2018-05-29T12:03:00Z">
              <w:r>
                <w:rPr>
                  <w:rFonts w:eastAsia="Times New Roman" w:cs="Calibri"/>
                  <w:sz w:val="18"/>
                  <w:szCs w:val="18"/>
                  <w:lang w:eastAsia="fr-FR" w:bidi="ar-SA"/>
                </w:rPr>
                <w:t>modifiable</w:t>
              </w:r>
            </w:ins>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749CA" w:rsidRPr="009E6545" w:rsidRDefault="005749CA" w:rsidP="00030D87">
            <w:pPr>
              <w:jc w:val="center"/>
              <w:rPr>
                <w:ins w:id="989" w:author="Osiatisaa, Cds (Ext)" w:date="2018-05-29T12:03:00Z"/>
                <w:rFonts w:eastAsia="Times New Roman" w:cs="Calibri"/>
                <w:sz w:val="18"/>
                <w:szCs w:val="18"/>
                <w:lang w:eastAsia="fr-FR" w:bidi="ar-SA"/>
              </w:rPr>
            </w:pPr>
            <w:ins w:id="990" w:author="Osiatisaa, Cds (Ext)" w:date="2018-05-29T12:03:00Z">
              <w:r>
                <w:rPr>
                  <w:rFonts w:eastAsia="Times New Roman" w:cs="Calibri"/>
                  <w:sz w:val="18"/>
                  <w:szCs w:val="18"/>
                  <w:lang w:eastAsia="fr-FR" w:bidi="ar-SA"/>
                </w:rPr>
                <w:t>saisi / calculé</w:t>
              </w:r>
            </w:ins>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749CA" w:rsidRPr="009E6545" w:rsidRDefault="005749CA" w:rsidP="00030D87">
            <w:pPr>
              <w:jc w:val="center"/>
              <w:rPr>
                <w:ins w:id="991" w:author="Osiatisaa, Cds (Ext)" w:date="2018-05-29T12:03:00Z"/>
                <w:rFonts w:eastAsia="Times New Roman" w:cs="Calibri"/>
                <w:sz w:val="18"/>
                <w:szCs w:val="18"/>
                <w:lang w:eastAsia="fr-FR" w:bidi="ar-SA"/>
              </w:rPr>
            </w:pPr>
            <w:ins w:id="992" w:author="Osiatisaa, Cds (Ext)" w:date="2018-05-29T12:03:00Z">
              <w:r w:rsidRPr="009E6545">
                <w:rPr>
                  <w:rFonts w:eastAsia="Times New Roman" w:cs="Calibri"/>
                  <w:sz w:val="18"/>
                  <w:szCs w:val="18"/>
                  <w:lang w:eastAsia="fr-FR" w:bidi="ar-SA"/>
                </w:rPr>
                <w:t>obligatoire / facultatif</w:t>
              </w:r>
            </w:ins>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749CA" w:rsidRPr="009E6545" w:rsidRDefault="005749CA" w:rsidP="00030D87">
            <w:pPr>
              <w:jc w:val="center"/>
              <w:rPr>
                <w:ins w:id="993" w:author="Osiatisaa, Cds (Ext)" w:date="2018-05-29T12:03:00Z"/>
                <w:rFonts w:eastAsia="Times New Roman" w:cs="Calibri"/>
                <w:sz w:val="18"/>
                <w:szCs w:val="18"/>
                <w:lang w:eastAsia="fr-FR" w:bidi="ar-SA"/>
              </w:rPr>
            </w:pPr>
            <w:ins w:id="994" w:author="Osiatisaa, Cds (Ext)" w:date="2018-05-29T12:03:00Z">
              <w:r>
                <w:rPr>
                  <w:rFonts w:eastAsia="Times New Roman" w:cs="Calibri"/>
                  <w:sz w:val="18"/>
                  <w:szCs w:val="18"/>
                  <w:lang w:eastAsia="fr-FR" w:bidi="ar-SA"/>
                </w:rPr>
                <w:t>Type saisie</w:t>
              </w:r>
            </w:ins>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749CA" w:rsidRPr="009E6545" w:rsidRDefault="005749CA" w:rsidP="00030D87">
            <w:pPr>
              <w:jc w:val="center"/>
              <w:rPr>
                <w:ins w:id="995" w:author="Osiatisaa, Cds (Ext)" w:date="2018-05-29T12:03:00Z"/>
                <w:rFonts w:eastAsia="Times New Roman" w:cs="Calibri"/>
                <w:sz w:val="18"/>
                <w:szCs w:val="18"/>
                <w:lang w:eastAsia="fr-FR" w:bidi="ar-SA"/>
              </w:rPr>
            </w:pPr>
            <w:ins w:id="996" w:author="Osiatisaa, Cds (Ext)" w:date="2018-05-29T12:03:00Z">
              <w:r w:rsidRPr="009E6545">
                <w:rPr>
                  <w:rFonts w:eastAsia="Times New Roman" w:cs="Calibri"/>
                  <w:sz w:val="18"/>
                  <w:szCs w:val="18"/>
                  <w:lang w:eastAsia="fr-FR" w:bidi="ar-SA"/>
                </w:rPr>
                <w:t>définition</w:t>
              </w:r>
            </w:ins>
          </w:p>
        </w:tc>
      </w:tr>
      <w:tr w:rsidR="005749CA" w:rsidRPr="009E6545" w:rsidTr="00030D87">
        <w:trPr>
          <w:trHeight w:val="720"/>
          <w:ins w:id="997" w:author="Osiatisaa, Cds (Ext)" w:date="2018-05-29T12:03:00Z"/>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5749CA" w:rsidRPr="009E6545" w:rsidRDefault="005749CA" w:rsidP="00030D87">
            <w:pPr>
              <w:jc w:val="center"/>
              <w:rPr>
                <w:ins w:id="998" w:author="Osiatisaa, Cds (Ext)" w:date="2018-05-29T12:03:00Z"/>
                <w:rFonts w:eastAsia="Times New Roman" w:cs="Calibri"/>
                <w:sz w:val="16"/>
                <w:szCs w:val="16"/>
                <w:lang w:eastAsia="fr-FR" w:bidi="ar-SA"/>
              </w:rPr>
            </w:pPr>
            <w:ins w:id="999" w:author="Osiatisaa, Cds (Ext)" w:date="2018-05-29T12:03:00Z">
              <w:r w:rsidRPr="009E6545">
                <w:rPr>
                  <w:rFonts w:eastAsia="Times New Roman" w:cs="Calibri"/>
                  <w:sz w:val="16"/>
                  <w:szCs w:val="16"/>
                  <w:lang w:eastAsia="fr-FR" w:bidi="ar-SA"/>
                </w:rPr>
                <w:t xml:space="preserve">CODE </w:t>
              </w:r>
              <w:r>
                <w:rPr>
                  <w:rFonts w:eastAsia="Times New Roman" w:cs="Calibri"/>
                  <w:sz w:val="16"/>
                  <w:szCs w:val="16"/>
                  <w:lang w:eastAsia="fr-FR" w:bidi="ar-SA"/>
                </w:rPr>
                <w:t>CONVENTION</w:t>
              </w:r>
            </w:ins>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5749CA" w:rsidRPr="009E6545" w:rsidRDefault="005749CA" w:rsidP="00030D87">
            <w:pPr>
              <w:jc w:val="center"/>
              <w:rPr>
                <w:ins w:id="1000" w:author="Osiatisaa, Cds (Ext)" w:date="2018-05-29T12:03:00Z"/>
                <w:rFonts w:eastAsia="Times New Roman" w:cs="Calibri"/>
                <w:sz w:val="16"/>
                <w:szCs w:val="16"/>
                <w:lang w:eastAsia="fr-FR" w:bidi="ar-SA"/>
              </w:rPr>
            </w:pPr>
            <w:ins w:id="1001" w:author="Osiatisaa, Cds (Ext)" w:date="2018-05-29T12:03:00Z">
              <w:r>
                <w:rPr>
                  <w:rFonts w:eastAsia="Times New Roman" w:cs="Calibri"/>
                  <w:sz w:val="16"/>
                  <w:szCs w:val="16"/>
                  <w:lang w:eastAsia="fr-FR" w:bidi="ar-SA"/>
                </w:rPr>
                <w:t>C0CONV</w:t>
              </w:r>
            </w:ins>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5749CA" w:rsidRPr="009E6545" w:rsidRDefault="004F3242" w:rsidP="00030D87">
            <w:pPr>
              <w:jc w:val="center"/>
              <w:rPr>
                <w:ins w:id="1002" w:author="Osiatisaa, Cds (Ext)" w:date="2018-05-29T12:03:00Z"/>
                <w:rFonts w:eastAsia="Times New Roman" w:cs="Calibri"/>
                <w:sz w:val="16"/>
                <w:szCs w:val="16"/>
                <w:lang w:eastAsia="fr-FR" w:bidi="ar-SA"/>
              </w:rPr>
            </w:pPr>
            <w:ins w:id="1003" w:author="Osiatisaa, Cds (Ext)" w:date="2018-05-30T09:25:00Z">
              <w:r>
                <w:rPr>
                  <w:rFonts w:eastAsia="Times New Roman" w:cs="Calibri"/>
                  <w:sz w:val="16"/>
                  <w:szCs w:val="16"/>
                  <w:lang w:eastAsia="fr-FR" w:bidi="ar-SA"/>
                </w:rPr>
                <w:t>DECIMAL (5,0)</w:t>
              </w:r>
            </w:ins>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5749CA" w:rsidRPr="009E6545" w:rsidRDefault="005749CA" w:rsidP="00030D87">
            <w:pPr>
              <w:jc w:val="center"/>
              <w:rPr>
                <w:ins w:id="1004" w:author="Osiatisaa, Cds (Ext)" w:date="2018-05-29T12:03:00Z"/>
                <w:rFonts w:eastAsia="Times New Roman" w:cs="Calibri"/>
                <w:sz w:val="16"/>
                <w:szCs w:val="16"/>
                <w:lang w:eastAsia="fr-FR" w:bidi="ar-SA"/>
              </w:rPr>
            </w:pPr>
            <w:ins w:id="1005" w:author="Osiatisaa, Cds (Ext)" w:date="2018-05-29T12:03:00Z">
              <w:r>
                <w:rPr>
                  <w:rFonts w:eastAsia="Times New Roman" w:cs="Calibri"/>
                  <w:sz w:val="16"/>
                  <w:szCs w:val="16"/>
                  <w:lang w:eastAsia="fr-FR" w:bidi="ar-SA"/>
                </w:rPr>
                <w:t>clé</w:t>
              </w:r>
            </w:ins>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5749CA" w:rsidRPr="009E6545" w:rsidRDefault="005749CA" w:rsidP="00030D87">
            <w:pPr>
              <w:jc w:val="center"/>
              <w:rPr>
                <w:ins w:id="1006" w:author="Osiatisaa, Cds (Ext)" w:date="2018-05-29T12:03:00Z"/>
                <w:rFonts w:eastAsia="Times New Roman" w:cs="Calibri"/>
                <w:sz w:val="16"/>
                <w:szCs w:val="16"/>
                <w:lang w:eastAsia="fr-FR" w:bidi="ar-SA"/>
              </w:rPr>
            </w:pPr>
            <w:ins w:id="1007" w:author="Osiatisaa, Cds (Ext)" w:date="2018-05-29T12:03:00Z">
              <w:r>
                <w:rPr>
                  <w:rFonts w:eastAsia="Times New Roman" w:cs="Calibri"/>
                  <w:sz w:val="16"/>
                  <w:szCs w:val="16"/>
                  <w:lang w:eastAsia="fr-FR" w:bidi="ar-SA"/>
                </w:rPr>
                <w:t>non</w:t>
              </w:r>
            </w:ins>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5749CA" w:rsidRPr="009E6545" w:rsidRDefault="004F3242" w:rsidP="00030D87">
            <w:pPr>
              <w:jc w:val="center"/>
              <w:rPr>
                <w:ins w:id="1008" w:author="Osiatisaa, Cds (Ext)" w:date="2018-05-29T12:03:00Z"/>
                <w:rFonts w:eastAsia="Times New Roman" w:cs="Calibri"/>
                <w:sz w:val="16"/>
                <w:szCs w:val="16"/>
                <w:lang w:eastAsia="fr-FR" w:bidi="ar-SA"/>
              </w:rPr>
            </w:pPr>
            <w:ins w:id="1009" w:author="Osiatisaa, Cds (Ext)" w:date="2018-05-30T09:25:00Z">
              <w:r>
                <w:rPr>
                  <w:rFonts w:eastAsia="Times New Roman" w:cs="Calibri"/>
                  <w:sz w:val="16"/>
                  <w:szCs w:val="16"/>
                  <w:lang w:eastAsia="fr-FR" w:bidi="ar-SA"/>
                </w:rPr>
                <w:t>calculé</w:t>
              </w:r>
            </w:ins>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5749CA" w:rsidRPr="009E6545" w:rsidRDefault="005749CA" w:rsidP="00030D87">
            <w:pPr>
              <w:jc w:val="center"/>
              <w:rPr>
                <w:ins w:id="1010" w:author="Osiatisaa, Cds (Ext)" w:date="2018-05-29T12:03:00Z"/>
                <w:rFonts w:eastAsia="Times New Roman" w:cs="Calibri"/>
                <w:sz w:val="16"/>
                <w:szCs w:val="16"/>
                <w:lang w:eastAsia="fr-FR" w:bidi="ar-SA"/>
              </w:rPr>
            </w:pPr>
            <w:ins w:id="1011" w:author="Osiatisaa, Cds (Ext)" w:date="2018-05-29T12:03:00Z">
              <w:r w:rsidRPr="009E6545">
                <w:rPr>
                  <w:rFonts w:eastAsia="Times New Roman" w:cs="Calibri"/>
                  <w:sz w:val="16"/>
                  <w:szCs w:val="16"/>
                  <w:lang w:eastAsia="fr-FR" w:bidi="ar-SA"/>
                </w:rPr>
                <w:t>obligatoire</w:t>
              </w:r>
            </w:ins>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5749CA" w:rsidRPr="009E6545" w:rsidRDefault="005749CA" w:rsidP="00030D87">
            <w:pPr>
              <w:jc w:val="center"/>
              <w:rPr>
                <w:ins w:id="1012" w:author="Osiatisaa, Cds (Ext)" w:date="2018-05-29T12:03:00Z"/>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4F3242" w:rsidRDefault="00A10F50" w:rsidP="004F3242">
            <w:pPr>
              <w:jc w:val="center"/>
              <w:rPr>
                <w:ins w:id="1013" w:author="Osiatisaa, Cds (Ext)" w:date="2018-05-30T09:23:00Z"/>
                <w:rFonts w:eastAsia="Times New Roman" w:cs="Calibri"/>
                <w:sz w:val="16"/>
                <w:szCs w:val="16"/>
                <w:lang w:eastAsia="fr-FR" w:bidi="ar-SA"/>
              </w:rPr>
            </w:pPr>
            <w:ins w:id="1014" w:author="Osiatisaa, Cds (Ext)" w:date="2018-05-30T09:23:00Z">
              <w:r>
                <w:rPr>
                  <w:rFonts w:eastAsia="Times New Roman" w:cs="Calibri"/>
                  <w:sz w:val="16"/>
                  <w:szCs w:val="16"/>
                  <w:lang w:eastAsia="fr-FR" w:bidi="ar-SA"/>
                </w:rPr>
                <w:t>Identifiant</w:t>
              </w:r>
              <w:r w:rsidR="004F3242">
                <w:rPr>
                  <w:rFonts w:eastAsia="Times New Roman" w:cs="Calibri"/>
                  <w:sz w:val="16"/>
                  <w:szCs w:val="16"/>
                  <w:lang w:eastAsia="fr-FR" w:bidi="ar-SA"/>
                </w:rPr>
                <w:t xml:space="preserve"> code </w:t>
              </w:r>
            </w:ins>
            <w:ins w:id="1015" w:author="Osiatisaa, Cds (Ext)" w:date="2018-05-30T09:38:00Z">
              <w:r w:rsidR="00E94017">
                <w:rPr>
                  <w:rFonts w:eastAsia="Times New Roman" w:cs="Calibri"/>
                  <w:sz w:val="16"/>
                  <w:szCs w:val="16"/>
                  <w:lang w:eastAsia="fr-FR" w:bidi="ar-SA"/>
                </w:rPr>
                <w:t>Convention</w:t>
              </w:r>
            </w:ins>
          </w:p>
          <w:p w:rsidR="005749CA" w:rsidRPr="009E6545" w:rsidRDefault="004F3242" w:rsidP="004F3242">
            <w:pPr>
              <w:jc w:val="center"/>
              <w:rPr>
                <w:ins w:id="1016" w:author="Osiatisaa, Cds (Ext)" w:date="2018-05-29T12:03:00Z"/>
                <w:rFonts w:eastAsia="Times New Roman" w:cs="Calibri"/>
                <w:sz w:val="16"/>
                <w:szCs w:val="16"/>
                <w:lang w:eastAsia="fr-FR" w:bidi="ar-SA"/>
              </w:rPr>
            </w:pPr>
            <w:ins w:id="1017" w:author="Osiatisaa, Cds (Ext)" w:date="2018-05-30T09:23:00Z">
              <w:r>
                <w:rPr>
                  <w:rFonts w:eastAsia="Times New Roman" w:cs="Calibri"/>
                  <w:sz w:val="16"/>
                  <w:szCs w:val="16"/>
                  <w:lang w:eastAsia="fr-FR" w:bidi="ar-SA"/>
                </w:rPr>
                <w:t>(compteur auto-incrémenté)</w:t>
              </w:r>
            </w:ins>
          </w:p>
        </w:tc>
      </w:tr>
      <w:tr w:rsidR="005749CA" w:rsidRPr="009E6545" w:rsidTr="00030D87">
        <w:trPr>
          <w:trHeight w:val="720"/>
          <w:ins w:id="1018" w:author="Osiatisaa, Cds (Ext)" w:date="2018-05-29T12:03:00Z"/>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5749CA" w:rsidRPr="009E6545" w:rsidRDefault="005749CA" w:rsidP="00030D87">
            <w:pPr>
              <w:jc w:val="center"/>
              <w:rPr>
                <w:ins w:id="1019" w:author="Osiatisaa, Cds (Ext)" w:date="2018-05-29T12:03:00Z"/>
                <w:rFonts w:eastAsia="Times New Roman" w:cs="Calibri"/>
                <w:sz w:val="16"/>
                <w:szCs w:val="16"/>
                <w:lang w:eastAsia="fr-FR" w:bidi="ar-SA"/>
              </w:rPr>
            </w:pPr>
            <w:ins w:id="1020" w:author="Osiatisaa, Cds (Ext)" w:date="2018-05-29T12:03:00Z">
              <w:r>
                <w:rPr>
                  <w:rFonts w:eastAsia="Times New Roman" w:cs="Calibri"/>
                  <w:sz w:val="16"/>
                  <w:szCs w:val="16"/>
                  <w:lang w:eastAsia="fr-FR" w:bidi="ar-SA"/>
                </w:rPr>
                <w:t>LiBELLE CONVENTION</w:t>
              </w:r>
            </w:ins>
          </w:p>
        </w:tc>
        <w:tc>
          <w:tcPr>
            <w:tcW w:w="754" w:type="dxa"/>
            <w:tcBorders>
              <w:top w:val="nil"/>
              <w:left w:val="nil"/>
              <w:bottom w:val="single" w:sz="4" w:space="0" w:color="auto"/>
              <w:right w:val="single" w:sz="4" w:space="0" w:color="auto"/>
            </w:tcBorders>
            <w:shd w:val="clear" w:color="auto" w:fill="auto"/>
            <w:vAlign w:val="center"/>
          </w:tcPr>
          <w:p w:rsidR="005749CA" w:rsidRPr="009E6545" w:rsidRDefault="005749CA" w:rsidP="00030D87">
            <w:pPr>
              <w:jc w:val="center"/>
              <w:rPr>
                <w:ins w:id="1021" w:author="Osiatisaa, Cds (Ext)" w:date="2018-05-29T12:03:00Z"/>
                <w:rFonts w:eastAsia="Times New Roman" w:cs="Calibri"/>
                <w:sz w:val="16"/>
                <w:szCs w:val="16"/>
                <w:lang w:eastAsia="fr-FR" w:bidi="ar-SA"/>
              </w:rPr>
            </w:pPr>
            <w:ins w:id="1022" w:author="Osiatisaa, Cds (Ext)" w:date="2018-05-29T12:03:00Z">
              <w:r>
                <w:rPr>
                  <w:rFonts w:eastAsia="Times New Roman" w:cs="Calibri"/>
                  <w:sz w:val="16"/>
                  <w:szCs w:val="16"/>
                  <w:lang w:eastAsia="fr-FR" w:bidi="ar-SA"/>
                </w:rPr>
                <w:t>LBCONV</w:t>
              </w:r>
            </w:ins>
          </w:p>
        </w:tc>
        <w:tc>
          <w:tcPr>
            <w:tcW w:w="1387" w:type="dxa"/>
            <w:tcBorders>
              <w:top w:val="nil"/>
              <w:left w:val="nil"/>
              <w:bottom w:val="single" w:sz="4" w:space="0" w:color="auto"/>
              <w:right w:val="single" w:sz="4" w:space="0" w:color="auto"/>
            </w:tcBorders>
            <w:shd w:val="clear" w:color="auto" w:fill="auto"/>
            <w:vAlign w:val="center"/>
            <w:hideMark/>
          </w:tcPr>
          <w:p w:rsidR="005749CA" w:rsidRPr="009E6545" w:rsidRDefault="0079427B" w:rsidP="00030D87">
            <w:pPr>
              <w:jc w:val="center"/>
              <w:rPr>
                <w:ins w:id="1023" w:author="Osiatisaa, Cds (Ext)" w:date="2018-05-29T12:03:00Z"/>
                <w:rFonts w:eastAsia="Times New Roman" w:cs="Calibri"/>
                <w:sz w:val="16"/>
                <w:szCs w:val="16"/>
                <w:lang w:eastAsia="fr-FR" w:bidi="ar-SA"/>
              </w:rPr>
            </w:pPr>
            <w:ins w:id="1024" w:author="Osiatisaa, Cds (Ext)" w:date="2018-05-29T12:03:00Z">
              <w:r>
                <w:rPr>
                  <w:rFonts w:eastAsia="Times New Roman" w:cs="Calibri"/>
                  <w:sz w:val="16"/>
                  <w:szCs w:val="16"/>
                  <w:lang w:eastAsia="fr-FR" w:bidi="ar-SA"/>
                </w:rPr>
                <w:t>alphanumérique (30</w:t>
              </w:r>
              <w:r w:rsidR="005749CA" w:rsidRPr="009E6545">
                <w:rPr>
                  <w:rFonts w:eastAsia="Times New Roman" w:cs="Calibri"/>
                  <w:sz w:val="16"/>
                  <w:szCs w:val="16"/>
                  <w:lang w:eastAsia="fr-FR" w:bidi="ar-SA"/>
                </w:rPr>
                <w:t>)</w:t>
              </w:r>
            </w:ins>
          </w:p>
        </w:tc>
        <w:tc>
          <w:tcPr>
            <w:tcW w:w="737" w:type="dxa"/>
            <w:tcBorders>
              <w:top w:val="single" w:sz="4" w:space="0" w:color="auto"/>
              <w:left w:val="nil"/>
              <w:bottom w:val="single" w:sz="4" w:space="0" w:color="auto"/>
              <w:right w:val="single" w:sz="4" w:space="0" w:color="auto"/>
            </w:tcBorders>
            <w:shd w:val="clear" w:color="auto" w:fill="auto"/>
            <w:vAlign w:val="center"/>
          </w:tcPr>
          <w:p w:rsidR="005749CA" w:rsidRPr="009E6545" w:rsidRDefault="005749CA" w:rsidP="00030D87">
            <w:pPr>
              <w:jc w:val="center"/>
              <w:rPr>
                <w:ins w:id="1025" w:author="Osiatisaa, Cds (Ext)" w:date="2018-05-29T12:03:00Z"/>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5749CA" w:rsidRPr="009E6545" w:rsidRDefault="005749CA" w:rsidP="00030D87">
            <w:pPr>
              <w:jc w:val="center"/>
              <w:rPr>
                <w:ins w:id="1026" w:author="Osiatisaa, Cds (Ext)" w:date="2018-05-29T12:03:00Z"/>
                <w:rFonts w:eastAsia="Times New Roman" w:cs="Calibri"/>
                <w:sz w:val="16"/>
                <w:szCs w:val="16"/>
                <w:lang w:eastAsia="fr-FR" w:bidi="ar-SA"/>
              </w:rPr>
            </w:pPr>
            <w:ins w:id="1027" w:author="Osiatisaa, Cds (Ext)" w:date="2018-05-29T12:03:00Z">
              <w:r>
                <w:rPr>
                  <w:rFonts w:eastAsia="Times New Roman" w:cs="Calibri"/>
                  <w:sz w:val="16"/>
                  <w:szCs w:val="16"/>
                  <w:lang w:eastAsia="fr-FR" w:bidi="ar-SA"/>
                </w:rPr>
                <w:t>oui</w:t>
              </w:r>
            </w:ins>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5749CA" w:rsidRPr="009E6545" w:rsidRDefault="005749CA" w:rsidP="00030D87">
            <w:pPr>
              <w:jc w:val="center"/>
              <w:rPr>
                <w:ins w:id="1028" w:author="Osiatisaa, Cds (Ext)" w:date="2018-05-29T12:03:00Z"/>
                <w:rFonts w:eastAsia="Times New Roman" w:cs="Calibri"/>
                <w:sz w:val="16"/>
                <w:szCs w:val="16"/>
                <w:lang w:eastAsia="fr-FR" w:bidi="ar-SA"/>
              </w:rPr>
            </w:pPr>
            <w:ins w:id="1029" w:author="Osiatisaa, Cds (Ext)" w:date="2018-05-29T12:03:00Z">
              <w:r w:rsidRPr="009E6545">
                <w:rPr>
                  <w:rFonts w:eastAsia="Times New Roman" w:cs="Calibri"/>
                  <w:sz w:val="16"/>
                  <w:szCs w:val="16"/>
                  <w:lang w:eastAsia="fr-FR" w:bidi="ar-SA"/>
                </w:rPr>
                <w:t>saisi</w:t>
              </w:r>
            </w:ins>
          </w:p>
        </w:tc>
        <w:tc>
          <w:tcPr>
            <w:tcW w:w="971" w:type="dxa"/>
            <w:tcBorders>
              <w:top w:val="nil"/>
              <w:left w:val="nil"/>
              <w:bottom w:val="single" w:sz="4" w:space="0" w:color="auto"/>
              <w:right w:val="single" w:sz="4" w:space="0" w:color="auto"/>
            </w:tcBorders>
            <w:shd w:val="clear" w:color="auto" w:fill="auto"/>
            <w:vAlign w:val="center"/>
            <w:hideMark/>
          </w:tcPr>
          <w:p w:rsidR="005749CA" w:rsidRPr="009E6545" w:rsidRDefault="005749CA" w:rsidP="00030D87">
            <w:pPr>
              <w:jc w:val="center"/>
              <w:rPr>
                <w:ins w:id="1030" w:author="Osiatisaa, Cds (Ext)" w:date="2018-05-29T12:03:00Z"/>
                <w:rFonts w:eastAsia="Times New Roman" w:cs="Calibri"/>
                <w:sz w:val="16"/>
                <w:szCs w:val="16"/>
                <w:lang w:eastAsia="fr-FR" w:bidi="ar-SA"/>
              </w:rPr>
            </w:pPr>
            <w:ins w:id="1031" w:author="Osiatisaa, Cds (Ext)" w:date="2018-05-29T12:03:00Z">
              <w:r w:rsidRPr="009E6545">
                <w:rPr>
                  <w:rFonts w:eastAsia="Times New Roman" w:cs="Calibri"/>
                  <w:sz w:val="16"/>
                  <w:szCs w:val="16"/>
                  <w:lang w:eastAsia="fr-FR" w:bidi="ar-SA"/>
                </w:rPr>
                <w:t>obligatoire</w:t>
              </w:r>
            </w:ins>
          </w:p>
        </w:tc>
        <w:tc>
          <w:tcPr>
            <w:tcW w:w="889" w:type="dxa"/>
            <w:tcBorders>
              <w:top w:val="nil"/>
              <w:left w:val="nil"/>
              <w:bottom w:val="single" w:sz="4" w:space="0" w:color="auto"/>
              <w:right w:val="single" w:sz="4" w:space="0" w:color="auto"/>
            </w:tcBorders>
            <w:shd w:val="clear" w:color="auto" w:fill="auto"/>
            <w:vAlign w:val="center"/>
          </w:tcPr>
          <w:p w:rsidR="005749CA" w:rsidRPr="009E6545" w:rsidRDefault="005749CA" w:rsidP="00030D87">
            <w:pPr>
              <w:jc w:val="center"/>
              <w:rPr>
                <w:ins w:id="1032" w:author="Osiatisaa, Cds (Ext)" w:date="2018-05-29T12:03:00Z"/>
                <w:rFonts w:eastAsia="Times New Roman" w:cs="Calibri"/>
                <w:sz w:val="16"/>
                <w:szCs w:val="16"/>
                <w:lang w:eastAsia="fr-FR" w:bidi="ar-SA"/>
              </w:rPr>
            </w:pPr>
            <w:ins w:id="1033" w:author="Osiatisaa, Cds (Ext)" w:date="2018-05-29T12:03:00Z">
              <w:r>
                <w:rPr>
                  <w:rFonts w:eastAsia="Times New Roman" w:cs="Calibri"/>
                  <w:sz w:val="16"/>
                  <w:szCs w:val="16"/>
                  <w:lang w:eastAsia="fr-FR" w:bidi="ar-SA"/>
                </w:rPr>
                <w:t>Saisie libre</w:t>
              </w:r>
            </w:ins>
          </w:p>
        </w:tc>
        <w:tc>
          <w:tcPr>
            <w:tcW w:w="1907" w:type="dxa"/>
            <w:tcBorders>
              <w:top w:val="nil"/>
              <w:left w:val="nil"/>
              <w:bottom w:val="single" w:sz="4" w:space="0" w:color="auto"/>
              <w:right w:val="single" w:sz="4" w:space="0" w:color="auto"/>
            </w:tcBorders>
            <w:shd w:val="clear" w:color="auto" w:fill="auto"/>
            <w:vAlign w:val="center"/>
            <w:hideMark/>
          </w:tcPr>
          <w:p w:rsidR="005749CA" w:rsidRPr="009E6545" w:rsidRDefault="005749CA" w:rsidP="00030D87">
            <w:pPr>
              <w:jc w:val="center"/>
              <w:rPr>
                <w:ins w:id="1034" w:author="Osiatisaa, Cds (Ext)" w:date="2018-05-29T12:03:00Z"/>
                <w:rFonts w:eastAsia="Times New Roman" w:cs="Calibri"/>
                <w:sz w:val="16"/>
                <w:szCs w:val="16"/>
                <w:lang w:eastAsia="fr-FR" w:bidi="ar-SA"/>
              </w:rPr>
            </w:pPr>
            <w:ins w:id="1035" w:author="Osiatisaa, Cds (Ext)" w:date="2018-05-29T12:03:00Z">
              <w:r>
                <w:rPr>
                  <w:rFonts w:eastAsia="Times New Roman" w:cs="Calibri"/>
                  <w:sz w:val="16"/>
                  <w:szCs w:val="16"/>
                  <w:lang w:eastAsia="fr-FR" w:bidi="ar-SA"/>
                </w:rPr>
                <w:t>Libellé de la convention</w:t>
              </w:r>
            </w:ins>
          </w:p>
        </w:tc>
      </w:tr>
      <w:tr w:rsidR="005749CA" w:rsidRPr="009E6545" w:rsidTr="00030D87">
        <w:trPr>
          <w:trHeight w:val="720"/>
          <w:ins w:id="1036" w:author="Osiatisaa, Cds (Ext)" w:date="2018-05-29T12:03:00Z"/>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5749CA" w:rsidRPr="009E6545" w:rsidRDefault="005749CA" w:rsidP="00030D87">
            <w:pPr>
              <w:ind w:left="214" w:hanging="142"/>
              <w:jc w:val="center"/>
              <w:rPr>
                <w:ins w:id="1037" w:author="Osiatisaa, Cds (Ext)" w:date="2018-05-29T12:03:00Z"/>
                <w:rFonts w:eastAsia="Times New Roman" w:cs="Calibri"/>
                <w:sz w:val="16"/>
                <w:szCs w:val="16"/>
                <w:lang w:eastAsia="fr-FR" w:bidi="ar-SA"/>
              </w:rPr>
            </w:pPr>
            <w:ins w:id="1038" w:author="Osiatisaa, Cds (Ext)" w:date="2018-05-29T12:03:00Z">
              <w:r w:rsidRPr="009E6545">
                <w:rPr>
                  <w:rFonts w:eastAsia="Times New Roman" w:cs="Calibri"/>
                  <w:sz w:val="16"/>
                  <w:szCs w:val="16"/>
                  <w:lang w:eastAsia="fr-FR" w:bidi="ar-SA"/>
                </w:rPr>
                <w:t>DATE CREATION</w:t>
              </w:r>
            </w:ins>
          </w:p>
        </w:tc>
        <w:tc>
          <w:tcPr>
            <w:tcW w:w="754" w:type="dxa"/>
            <w:tcBorders>
              <w:top w:val="nil"/>
              <w:left w:val="nil"/>
              <w:bottom w:val="single" w:sz="4" w:space="0" w:color="auto"/>
              <w:right w:val="single" w:sz="4" w:space="0" w:color="auto"/>
            </w:tcBorders>
            <w:shd w:val="clear" w:color="auto" w:fill="auto"/>
            <w:vAlign w:val="center"/>
            <w:hideMark/>
          </w:tcPr>
          <w:p w:rsidR="005749CA" w:rsidRPr="009E6545" w:rsidRDefault="005749CA" w:rsidP="00030D87">
            <w:pPr>
              <w:jc w:val="center"/>
              <w:rPr>
                <w:ins w:id="1039" w:author="Osiatisaa, Cds (Ext)" w:date="2018-05-29T12:03:00Z"/>
                <w:rFonts w:eastAsia="Times New Roman" w:cs="Calibri"/>
                <w:sz w:val="16"/>
                <w:szCs w:val="16"/>
                <w:lang w:eastAsia="fr-FR" w:bidi="ar-SA"/>
              </w:rPr>
            </w:pPr>
            <w:ins w:id="1040" w:author="Osiatisaa, Cds (Ext)" w:date="2018-05-29T12:03:00Z">
              <w:r w:rsidRPr="009E6545">
                <w:rPr>
                  <w:rFonts w:eastAsia="Times New Roman" w:cs="Calibri"/>
                  <w:sz w:val="16"/>
                  <w:szCs w:val="16"/>
                  <w:lang w:eastAsia="fr-FR" w:bidi="ar-SA"/>
                </w:rPr>
                <w:t>YDC000</w:t>
              </w:r>
            </w:ins>
          </w:p>
        </w:tc>
        <w:tc>
          <w:tcPr>
            <w:tcW w:w="1387" w:type="dxa"/>
            <w:tcBorders>
              <w:top w:val="nil"/>
              <w:left w:val="nil"/>
              <w:bottom w:val="single" w:sz="4" w:space="0" w:color="auto"/>
              <w:right w:val="single" w:sz="4" w:space="0" w:color="auto"/>
            </w:tcBorders>
            <w:shd w:val="clear" w:color="auto" w:fill="auto"/>
            <w:vAlign w:val="center"/>
            <w:hideMark/>
          </w:tcPr>
          <w:p w:rsidR="005749CA" w:rsidRPr="00F37917" w:rsidRDefault="005749CA" w:rsidP="00030D87">
            <w:pPr>
              <w:jc w:val="center"/>
              <w:rPr>
                <w:ins w:id="1041" w:author="Osiatisaa, Cds (Ext)" w:date="2018-05-29T12:03:00Z"/>
                <w:rFonts w:eastAsia="Times New Roman" w:cs="Calibri"/>
                <w:sz w:val="18"/>
                <w:szCs w:val="18"/>
                <w:lang w:eastAsia="fr-FR" w:bidi="ar-SA"/>
              </w:rPr>
            </w:pPr>
            <w:ins w:id="1042" w:author="Osiatisaa, Cds (Ext)" w:date="2018-05-29T12:03:00Z">
              <w:r w:rsidRPr="00F37917">
                <w:rPr>
                  <w:rFonts w:eastAsia="Times New Roman" w:cs="Calibri"/>
                  <w:sz w:val="18"/>
                  <w:szCs w:val="18"/>
                  <w:lang w:eastAsia="fr-FR" w:bidi="ar-SA"/>
                </w:rPr>
                <w:t>date (AAAAJJMM)</w:t>
              </w:r>
            </w:ins>
          </w:p>
        </w:tc>
        <w:tc>
          <w:tcPr>
            <w:tcW w:w="737" w:type="dxa"/>
            <w:tcBorders>
              <w:top w:val="single" w:sz="4" w:space="0" w:color="auto"/>
              <w:left w:val="nil"/>
              <w:bottom w:val="single" w:sz="4" w:space="0" w:color="auto"/>
              <w:right w:val="single" w:sz="4" w:space="0" w:color="auto"/>
            </w:tcBorders>
            <w:shd w:val="clear" w:color="auto" w:fill="auto"/>
            <w:vAlign w:val="center"/>
          </w:tcPr>
          <w:p w:rsidR="005749CA" w:rsidRPr="00F37917" w:rsidRDefault="005749CA" w:rsidP="00030D87">
            <w:pPr>
              <w:jc w:val="center"/>
              <w:rPr>
                <w:ins w:id="1043" w:author="Osiatisaa, Cds (Ext)" w:date="2018-05-29T12:03:00Z"/>
                <w:rFonts w:eastAsia="Times New Roman" w:cs="Calibri"/>
                <w:sz w:val="18"/>
                <w:szCs w:val="18"/>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5749CA" w:rsidRPr="00F37917" w:rsidRDefault="005749CA" w:rsidP="00030D87">
            <w:pPr>
              <w:jc w:val="center"/>
              <w:rPr>
                <w:ins w:id="1044" w:author="Osiatisaa, Cds (Ext)" w:date="2018-05-29T12:03:00Z"/>
                <w:rFonts w:eastAsia="Times New Roman" w:cs="Calibri"/>
                <w:sz w:val="18"/>
                <w:szCs w:val="18"/>
                <w:lang w:eastAsia="fr-FR" w:bidi="ar-SA"/>
              </w:rPr>
            </w:pPr>
            <w:ins w:id="1045" w:author="Osiatisaa, Cds (Ext)" w:date="2018-05-29T12:03:00Z">
              <w:r w:rsidRPr="005749CA">
                <w:rPr>
                  <w:rFonts w:eastAsia="Times New Roman" w:cs="Calibri"/>
                  <w:sz w:val="16"/>
                  <w:szCs w:val="16"/>
                  <w:lang w:eastAsia="fr-FR" w:bidi="ar-SA"/>
                  <w:rPrChange w:id="1046" w:author="Osiatisaa, Cds (Ext)" w:date="2018-05-29T12:04:00Z">
                    <w:rPr>
                      <w:rFonts w:eastAsia="Times New Roman" w:cs="Calibri"/>
                      <w:sz w:val="18"/>
                      <w:szCs w:val="18"/>
                      <w:lang w:eastAsia="fr-FR" w:bidi="ar-SA"/>
                    </w:rPr>
                  </w:rPrChange>
                </w:rPr>
                <w:t>non</w:t>
              </w:r>
            </w:ins>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5749CA" w:rsidRPr="00F37917" w:rsidRDefault="005749CA" w:rsidP="00030D87">
            <w:pPr>
              <w:jc w:val="center"/>
              <w:rPr>
                <w:ins w:id="1047" w:author="Osiatisaa, Cds (Ext)" w:date="2018-05-29T12:03:00Z"/>
                <w:rFonts w:eastAsia="Times New Roman" w:cs="Calibri"/>
                <w:sz w:val="18"/>
                <w:szCs w:val="18"/>
                <w:lang w:eastAsia="fr-FR" w:bidi="ar-SA"/>
              </w:rPr>
            </w:pPr>
            <w:ins w:id="1048" w:author="Osiatisaa, Cds (Ext)" w:date="2018-05-29T12:03:00Z">
              <w:r w:rsidRPr="00F37917">
                <w:rPr>
                  <w:rFonts w:eastAsia="Times New Roman" w:cs="Calibri"/>
                  <w:sz w:val="18"/>
                  <w:szCs w:val="18"/>
                  <w:lang w:eastAsia="fr-FR" w:bidi="ar-SA"/>
                </w:rPr>
                <w:t>calculé</w:t>
              </w:r>
            </w:ins>
          </w:p>
        </w:tc>
        <w:tc>
          <w:tcPr>
            <w:tcW w:w="971" w:type="dxa"/>
            <w:tcBorders>
              <w:top w:val="nil"/>
              <w:left w:val="nil"/>
              <w:bottom w:val="single" w:sz="4" w:space="0" w:color="auto"/>
              <w:right w:val="single" w:sz="4" w:space="0" w:color="auto"/>
            </w:tcBorders>
            <w:shd w:val="clear" w:color="auto" w:fill="auto"/>
            <w:vAlign w:val="center"/>
            <w:hideMark/>
          </w:tcPr>
          <w:p w:rsidR="005749CA" w:rsidRPr="00F37917" w:rsidRDefault="005749CA" w:rsidP="00030D87">
            <w:pPr>
              <w:jc w:val="center"/>
              <w:rPr>
                <w:ins w:id="1049" w:author="Osiatisaa, Cds (Ext)" w:date="2018-05-29T12:03:00Z"/>
                <w:rFonts w:eastAsia="Times New Roman" w:cs="Calibri"/>
                <w:sz w:val="18"/>
                <w:szCs w:val="18"/>
                <w:lang w:eastAsia="fr-FR" w:bidi="ar-SA"/>
              </w:rPr>
            </w:pPr>
            <w:ins w:id="1050" w:author="Osiatisaa, Cds (Ext)" w:date="2018-05-29T12:03:00Z">
              <w:r w:rsidRPr="00F37917">
                <w:rPr>
                  <w:rFonts w:eastAsia="Times New Roman" w:cs="Calibri"/>
                  <w:sz w:val="18"/>
                  <w:szCs w:val="18"/>
                  <w:lang w:eastAsia="fr-FR" w:bidi="ar-SA"/>
                </w:rPr>
                <w:t>obligatoire</w:t>
              </w:r>
            </w:ins>
          </w:p>
        </w:tc>
        <w:tc>
          <w:tcPr>
            <w:tcW w:w="889" w:type="dxa"/>
            <w:tcBorders>
              <w:top w:val="nil"/>
              <w:left w:val="nil"/>
              <w:bottom w:val="single" w:sz="4" w:space="0" w:color="auto"/>
              <w:right w:val="single" w:sz="4" w:space="0" w:color="auto"/>
            </w:tcBorders>
            <w:shd w:val="clear" w:color="auto" w:fill="auto"/>
            <w:vAlign w:val="center"/>
            <w:hideMark/>
          </w:tcPr>
          <w:p w:rsidR="005749CA" w:rsidRPr="00F37917" w:rsidRDefault="005749CA" w:rsidP="00030D87">
            <w:pPr>
              <w:jc w:val="center"/>
              <w:rPr>
                <w:ins w:id="1051" w:author="Osiatisaa, Cds (Ext)" w:date="2018-05-29T12:03:00Z"/>
                <w:rFonts w:eastAsia="Times New Roman" w:cs="Calibri"/>
                <w:sz w:val="18"/>
                <w:szCs w:val="18"/>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5749CA" w:rsidRPr="007155E4" w:rsidRDefault="005749CA" w:rsidP="00030D87">
            <w:pPr>
              <w:jc w:val="center"/>
              <w:rPr>
                <w:ins w:id="1052" w:author="Osiatisaa, Cds (Ext)" w:date="2018-05-29T12:03:00Z"/>
                <w:rFonts w:eastAsia="Times New Roman" w:cs="Calibri"/>
                <w:sz w:val="16"/>
                <w:szCs w:val="16"/>
                <w:lang w:eastAsia="fr-FR" w:bidi="ar-SA"/>
              </w:rPr>
            </w:pPr>
            <w:ins w:id="1053" w:author="Osiatisaa, Cds (Ext)" w:date="2018-05-29T12:03:00Z">
              <w:r w:rsidRPr="007155E4">
                <w:rPr>
                  <w:rFonts w:eastAsia="Times New Roman" w:cs="Calibri"/>
                  <w:sz w:val="16"/>
                  <w:szCs w:val="16"/>
                  <w:lang w:eastAsia="fr-FR" w:bidi="ar-SA"/>
                </w:rPr>
                <w:t>date de création de l'enregistrement. Alimenté par le systEme A la date du jour de création.</w:t>
              </w:r>
            </w:ins>
          </w:p>
        </w:tc>
      </w:tr>
      <w:tr w:rsidR="005749CA" w:rsidRPr="009E6545" w:rsidTr="00030D87">
        <w:trPr>
          <w:trHeight w:val="960"/>
          <w:ins w:id="1054" w:author="Osiatisaa, Cds (Ext)" w:date="2018-05-29T12:03:00Z"/>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5749CA" w:rsidRPr="009E6545" w:rsidRDefault="005749CA" w:rsidP="00030D87">
            <w:pPr>
              <w:ind w:left="214" w:hanging="142"/>
              <w:jc w:val="center"/>
              <w:rPr>
                <w:ins w:id="1055" w:author="Osiatisaa, Cds (Ext)" w:date="2018-05-29T12:03:00Z"/>
                <w:rFonts w:eastAsia="Times New Roman" w:cs="Calibri"/>
                <w:sz w:val="16"/>
                <w:szCs w:val="16"/>
                <w:lang w:eastAsia="fr-FR" w:bidi="ar-SA"/>
              </w:rPr>
            </w:pPr>
            <w:ins w:id="1056" w:author="Osiatisaa, Cds (Ext)" w:date="2018-05-29T12:03:00Z">
              <w:r w:rsidRPr="009E6545">
                <w:rPr>
                  <w:rFonts w:eastAsia="Times New Roman" w:cs="Calibri"/>
                  <w:sz w:val="16"/>
                  <w:szCs w:val="16"/>
                  <w:lang w:eastAsia="fr-FR" w:bidi="ar-SA"/>
                </w:rPr>
                <w:t>DATE DERNIERE MAJ</w:t>
              </w:r>
            </w:ins>
          </w:p>
        </w:tc>
        <w:tc>
          <w:tcPr>
            <w:tcW w:w="754" w:type="dxa"/>
            <w:tcBorders>
              <w:top w:val="nil"/>
              <w:left w:val="nil"/>
              <w:bottom w:val="single" w:sz="4" w:space="0" w:color="auto"/>
              <w:right w:val="single" w:sz="4" w:space="0" w:color="auto"/>
            </w:tcBorders>
            <w:shd w:val="clear" w:color="auto" w:fill="auto"/>
            <w:noWrap/>
            <w:vAlign w:val="center"/>
            <w:hideMark/>
          </w:tcPr>
          <w:p w:rsidR="005749CA" w:rsidRPr="009E6545" w:rsidRDefault="005749CA" w:rsidP="00030D87">
            <w:pPr>
              <w:jc w:val="center"/>
              <w:rPr>
                <w:ins w:id="1057" w:author="Osiatisaa, Cds (Ext)" w:date="2018-05-29T12:03:00Z"/>
                <w:rFonts w:eastAsia="Times New Roman" w:cs="Calibri"/>
                <w:sz w:val="16"/>
                <w:szCs w:val="16"/>
                <w:lang w:eastAsia="fr-FR" w:bidi="ar-SA"/>
              </w:rPr>
            </w:pPr>
            <w:ins w:id="1058" w:author="Osiatisaa, Cds (Ext)" w:date="2018-05-29T12:03:00Z">
              <w:r w:rsidRPr="009E6545">
                <w:rPr>
                  <w:rFonts w:eastAsia="Times New Roman" w:cs="Calibri"/>
                  <w:sz w:val="16"/>
                  <w:szCs w:val="16"/>
                  <w:lang w:eastAsia="fr-FR" w:bidi="ar-SA"/>
                </w:rPr>
                <w:t>YDDMAJ</w:t>
              </w:r>
            </w:ins>
          </w:p>
        </w:tc>
        <w:tc>
          <w:tcPr>
            <w:tcW w:w="1387" w:type="dxa"/>
            <w:tcBorders>
              <w:top w:val="nil"/>
              <w:left w:val="nil"/>
              <w:bottom w:val="single" w:sz="4" w:space="0" w:color="auto"/>
              <w:right w:val="single" w:sz="4" w:space="0" w:color="auto"/>
            </w:tcBorders>
            <w:shd w:val="clear" w:color="auto" w:fill="auto"/>
            <w:noWrap/>
            <w:vAlign w:val="center"/>
            <w:hideMark/>
          </w:tcPr>
          <w:p w:rsidR="005749CA" w:rsidRPr="009E6545" w:rsidRDefault="005749CA" w:rsidP="00030D87">
            <w:pPr>
              <w:jc w:val="center"/>
              <w:rPr>
                <w:ins w:id="1059" w:author="Osiatisaa, Cds (Ext)" w:date="2018-05-29T12:03:00Z"/>
                <w:rFonts w:eastAsia="Times New Roman" w:cs="Calibri"/>
                <w:sz w:val="16"/>
                <w:szCs w:val="16"/>
                <w:lang w:eastAsia="fr-FR" w:bidi="ar-SA"/>
              </w:rPr>
            </w:pPr>
            <w:ins w:id="1060" w:author="Osiatisaa, Cds (Ext)" w:date="2018-05-29T12:03:00Z">
              <w:r w:rsidRPr="009E6545">
                <w:rPr>
                  <w:rFonts w:eastAsia="Times New Roman" w:cs="Calibri"/>
                  <w:sz w:val="16"/>
                  <w:szCs w:val="16"/>
                  <w:lang w:eastAsia="fr-FR" w:bidi="ar-SA"/>
                </w:rPr>
                <w:t>date (AAAAJJMM)</w:t>
              </w:r>
            </w:ins>
          </w:p>
        </w:tc>
        <w:tc>
          <w:tcPr>
            <w:tcW w:w="737" w:type="dxa"/>
            <w:tcBorders>
              <w:top w:val="single" w:sz="4" w:space="0" w:color="auto"/>
              <w:left w:val="nil"/>
              <w:bottom w:val="single" w:sz="4" w:space="0" w:color="auto"/>
              <w:right w:val="single" w:sz="4" w:space="0" w:color="auto"/>
            </w:tcBorders>
            <w:shd w:val="clear" w:color="auto" w:fill="auto"/>
            <w:vAlign w:val="center"/>
          </w:tcPr>
          <w:p w:rsidR="005749CA" w:rsidRPr="009E6545" w:rsidRDefault="005749CA" w:rsidP="00030D87">
            <w:pPr>
              <w:jc w:val="center"/>
              <w:rPr>
                <w:ins w:id="1061" w:author="Osiatisaa, Cds (Ext)" w:date="2018-05-29T12:03:00Z"/>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5749CA" w:rsidRPr="009E6545" w:rsidRDefault="005749CA" w:rsidP="00030D87">
            <w:pPr>
              <w:jc w:val="center"/>
              <w:rPr>
                <w:ins w:id="1062" w:author="Osiatisaa, Cds (Ext)" w:date="2018-05-29T12:03:00Z"/>
                <w:rFonts w:eastAsia="Times New Roman" w:cs="Calibri"/>
                <w:sz w:val="16"/>
                <w:szCs w:val="16"/>
                <w:lang w:eastAsia="fr-FR" w:bidi="ar-SA"/>
              </w:rPr>
            </w:pPr>
            <w:ins w:id="1063" w:author="Osiatisaa, Cds (Ext)" w:date="2018-05-29T12:03:00Z">
              <w:r>
                <w:rPr>
                  <w:rFonts w:eastAsia="Times New Roman" w:cs="Calibri"/>
                  <w:sz w:val="16"/>
                  <w:szCs w:val="16"/>
                  <w:lang w:eastAsia="fr-FR" w:bidi="ar-SA"/>
                </w:rPr>
                <w:t>non</w:t>
              </w:r>
            </w:ins>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5749CA" w:rsidRPr="009E6545" w:rsidRDefault="005749CA" w:rsidP="00030D87">
            <w:pPr>
              <w:jc w:val="center"/>
              <w:rPr>
                <w:ins w:id="1064" w:author="Osiatisaa, Cds (Ext)" w:date="2018-05-29T12:03:00Z"/>
                <w:rFonts w:eastAsia="Times New Roman" w:cs="Calibri"/>
                <w:sz w:val="16"/>
                <w:szCs w:val="16"/>
                <w:lang w:eastAsia="fr-FR" w:bidi="ar-SA"/>
              </w:rPr>
            </w:pPr>
            <w:ins w:id="1065" w:author="Osiatisaa, Cds (Ext)" w:date="2018-05-29T12:03:00Z">
              <w:r w:rsidRPr="009E6545">
                <w:rPr>
                  <w:rFonts w:eastAsia="Times New Roman" w:cs="Calibri"/>
                  <w:sz w:val="16"/>
                  <w:szCs w:val="16"/>
                  <w:lang w:eastAsia="fr-FR" w:bidi="ar-SA"/>
                </w:rPr>
                <w:t>calculé</w:t>
              </w:r>
            </w:ins>
          </w:p>
        </w:tc>
        <w:tc>
          <w:tcPr>
            <w:tcW w:w="971" w:type="dxa"/>
            <w:tcBorders>
              <w:top w:val="nil"/>
              <w:left w:val="nil"/>
              <w:bottom w:val="single" w:sz="4" w:space="0" w:color="auto"/>
              <w:right w:val="single" w:sz="4" w:space="0" w:color="auto"/>
            </w:tcBorders>
            <w:shd w:val="clear" w:color="auto" w:fill="auto"/>
            <w:noWrap/>
            <w:vAlign w:val="center"/>
            <w:hideMark/>
          </w:tcPr>
          <w:p w:rsidR="005749CA" w:rsidRPr="009E6545" w:rsidRDefault="005749CA" w:rsidP="00030D87">
            <w:pPr>
              <w:jc w:val="center"/>
              <w:rPr>
                <w:ins w:id="1066" w:author="Osiatisaa, Cds (Ext)" w:date="2018-05-29T12:03:00Z"/>
                <w:rFonts w:eastAsia="Times New Roman" w:cs="Calibri"/>
                <w:sz w:val="16"/>
                <w:szCs w:val="16"/>
                <w:lang w:eastAsia="fr-FR" w:bidi="ar-SA"/>
              </w:rPr>
            </w:pPr>
            <w:ins w:id="1067" w:author="Osiatisaa, Cds (Ext)" w:date="2018-05-29T12:03:00Z">
              <w:r w:rsidRPr="009E6545">
                <w:rPr>
                  <w:rFonts w:eastAsia="Times New Roman" w:cs="Calibri"/>
                  <w:sz w:val="16"/>
                  <w:szCs w:val="16"/>
                  <w:lang w:eastAsia="fr-FR" w:bidi="ar-SA"/>
                </w:rPr>
                <w:t>obligatoire</w:t>
              </w:r>
            </w:ins>
          </w:p>
        </w:tc>
        <w:tc>
          <w:tcPr>
            <w:tcW w:w="889" w:type="dxa"/>
            <w:tcBorders>
              <w:top w:val="nil"/>
              <w:left w:val="nil"/>
              <w:bottom w:val="single" w:sz="4" w:space="0" w:color="auto"/>
              <w:right w:val="single" w:sz="4" w:space="0" w:color="auto"/>
            </w:tcBorders>
            <w:shd w:val="clear" w:color="auto" w:fill="auto"/>
            <w:vAlign w:val="center"/>
            <w:hideMark/>
          </w:tcPr>
          <w:p w:rsidR="005749CA" w:rsidRPr="009E6545" w:rsidRDefault="005749CA" w:rsidP="00030D87">
            <w:pPr>
              <w:jc w:val="center"/>
              <w:rPr>
                <w:ins w:id="1068" w:author="Osiatisaa, Cds (Ext)" w:date="2018-05-29T12:03:00Z"/>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5749CA" w:rsidRPr="009E6545" w:rsidRDefault="005749CA" w:rsidP="00030D87">
            <w:pPr>
              <w:jc w:val="center"/>
              <w:rPr>
                <w:ins w:id="1069" w:author="Osiatisaa, Cds (Ext)" w:date="2018-05-29T12:03:00Z"/>
                <w:rFonts w:eastAsia="Times New Roman" w:cs="Calibri"/>
                <w:sz w:val="16"/>
                <w:szCs w:val="16"/>
                <w:lang w:eastAsia="fr-FR" w:bidi="ar-SA"/>
              </w:rPr>
            </w:pPr>
            <w:ins w:id="1070" w:author="Osiatisaa, Cds (Ext)" w:date="2018-05-29T12:03:00Z">
              <w:r w:rsidRPr="009E6545">
                <w:rPr>
                  <w:rFonts w:eastAsia="Times New Roman" w:cs="Calibri"/>
                  <w:sz w:val="16"/>
                  <w:szCs w:val="16"/>
                  <w:lang w:eastAsia="fr-FR" w:bidi="ar-SA"/>
                </w:rPr>
                <w:t>date de la dernière mise A jour de l'enregistrement. Date alimentée par le système</w:t>
              </w:r>
            </w:ins>
          </w:p>
        </w:tc>
      </w:tr>
      <w:tr w:rsidR="005749CA" w:rsidRPr="009E6545" w:rsidTr="00030D87">
        <w:trPr>
          <w:trHeight w:val="720"/>
          <w:ins w:id="1071" w:author="Osiatisaa, Cds (Ext)" w:date="2018-05-29T12:03:00Z"/>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5749CA" w:rsidRPr="009E6545" w:rsidRDefault="005749CA" w:rsidP="00030D87">
            <w:pPr>
              <w:ind w:left="214" w:hanging="142"/>
              <w:jc w:val="center"/>
              <w:rPr>
                <w:ins w:id="1072" w:author="Osiatisaa, Cds (Ext)" w:date="2018-05-29T12:03:00Z"/>
                <w:rFonts w:eastAsia="Times New Roman" w:cs="Calibri"/>
                <w:sz w:val="16"/>
                <w:szCs w:val="16"/>
                <w:lang w:eastAsia="fr-FR" w:bidi="ar-SA"/>
              </w:rPr>
            </w:pPr>
            <w:ins w:id="1073" w:author="Osiatisaa, Cds (Ext)" w:date="2018-05-29T12:03:00Z">
              <w:r w:rsidRPr="009E6545">
                <w:rPr>
                  <w:rFonts w:eastAsia="Times New Roman" w:cs="Calibri"/>
                  <w:sz w:val="16"/>
                  <w:szCs w:val="16"/>
                  <w:lang w:eastAsia="fr-FR" w:bidi="ar-SA"/>
                </w:rPr>
                <w:t>DATE CLOTURE</w:t>
              </w:r>
            </w:ins>
          </w:p>
        </w:tc>
        <w:tc>
          <w:tcPr>
            <w:tcW w:w="754" w:type="dxa"/>
            <w:tcBorders>
              <w:top w:val="single" w:sz="4" w:space="0" w:color="auto"/>
              <w:left w:val="nil"/>
              <w:bottom w:val="single" w:sz="4" w:space="0" w:color="auto"/>
              <w:right w:val="single" w:sz="4" w:space="0" w:color="auto"/>
            </w:tcBorders>
            <w:shd w:val="clear" w:color="auto" w:fill="auto"/>
            <w:noWrap/>
            <w:vAlign w:val="center"/>
          </w:tcPr>
          <w:p w:rsidR="005749CA" w:rsidRPr="009E6545" w:rsidRDefault="005749CA" w:rsidP="00030D87">
            <w:pPr>
              <w:jc w:val="center"/>
              <w:rPr>
                <w:ins w:id="1074" w:author="Osiatisaa, Cds (Ext)" w:date="2018-05-29T12:03:00Z"/>
                <w:rFonts w:eastAsia="Times New Roman" w:cs="Calibri"/>
                <w:sz w:val="16"/>
                <w:szCs w:val="16"/>
                <w:lang w:eastAsia="fr-FR" w:bidi="ar-SA"/>
              </w:rPr>
            </w:pPr>
            <w:ins w:id="1075" w:author="Osiatisaa, Cds (Ext)" w:date="2018-05-29T12:03:00Z">
              <w:r w:rsidRPr="009E6545">
                <w:rPr>
                  <w:rFonts w:eastAsia="Times New Roman" w:cs="Calibri"/>
                  <w:sz w:val="16"/>
                  <w:szCs w:val="16"/>
                  <w:lang w:eastAsia="fr-FR" w:bidi="ar-SA"/>
                </w:rPr>
                <w:t>YDCLOT</w:t>
              </w:r>
            </w:ins>
          </w:p>
        </w:tc>
        <w:tc>
          <w:tcPr>
            <w:tcW w:w="1387" w:type="dxa"/>
            <w:tcBorders>
              <w:top w:val="single" w:sz="4" w:space="0" w:color="auto"/>
              <w:left w:val="nil"/>
              <w:bottom w:val="single" w:sz="4" w:space="0" w:color="auto"/>
              <w:right w:val="single" w:sz="4" w:space="0" w:color="auto"/>
            </w:tcBorders>
            <w:shd w:val="clear" w:color="auto" w:fill="auto"/>
            <w:vAlign w:val="center"/>
          </w:tcPr>
          <w:p w:rsidR="005749CA" w:rsidRPr="009E6545" w:rsidRDefault="005749CA" w:rsidP="00030D87">
            <w:pPr>
              <w:jc w:val="center"/>
              <w:rPr>
                <w:ins w:id="1076" w:author="Osiatisaa, Cds (Ext)" w:date="2018-05-29T12:03:00Z"/>
                <w:rFonts w:eastAsia="Times New Roman" w:cs="Calibri"/>
                <w:sz w:val="16"/>
                <w:szCs w:val="16"/>
                <w:lang w:eastAsia="fr-FR" w:bidi="ar-SA"/>
              </w:rPr>
            </w:pPr>
            <w:ins w:id="1077" w:author="Osiatisaa, Cds (Ext)" w:date="2018-05-29T12:03:00Z">
              <w:r w:rsidRPr="009E6545">
                <w:rPr>
                  <w:rFonts w:eastAsia="Times New Roman" w:cs="Calibri"/>
                  <w:sz w:val="16"/>
                  <w:szCs w:val="16"/>
                  <w:lang w:eastAsia="fr-FR" w:bidi="ar-SA"/>
                </w:rPr>
                <w:t>date (AAAAJJMM)</w:t>
              </w:r>
            </w:ins>
          </w:p>
        </w:tc>
        <w:tc>
          <w:tcPr>
            <w:tcW w:w="737" w:type="dxa"/>
            <w:tcBorders>
              <w:top w:val="single" w:sz="4" w:space="0" w:color="auto"/>
              <w:left w:val="nil"/>
              <w:bottom w:val="single" w:sz="4" w:space="0" w:color="auto"/>
              <w:right w:val="single" w:sz="4" w:space="0" w:color="auto"/>
            </w:tcBorders>
            <w:shd w:val="clear" w:color="auto" w:fill="auto"/>
            <w:vAlign w:val="center"/>
          </w:tcPr>
          <w:p w:rsidR="005749CA" w:rsidRPr="009E6545" w:rsidRDefault="005749CA" w:rsidP="00030D87">
            <w:pPr>
              <w:jc w:val="center"/>
              <w:rPr>
                <w:ins w:id="1078" w:author="Osiatisaa, Cds (Ext)" w:date="2018-05-29T12:03:00Z"/>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5749CA" w:rsidRPr="009E6545" w:rsidRDefault="005749CA" w:rsidP="00030D87">
            <w:pPr>
              <w:jc w:val="center"/>
              <w:rPr>
                <w:ins w:id="1079" w:author="Osiatisaa, Cds (Ext)" w:date="2018-05-29T12:03:00Z"/>
                <w:rFonts w:eastAsia="Times New Roman" w:cs="Calibri"/>
                <w:sz w:val="16"/>
                <w:szCs w:val="16"/>
                <w:lang w:eastAsia="fr-FR" w:bidi="ar-SA"/>
              </w:rPr>
            </w:pPr>
            <w:ins w:id="1080" w:author="Osiatisaa, Cds (Ext)" w:date="2018-05-29T12:03:00Z">
              <w:r>
                <w:rPr>
                  <w:rFonts w:eastAsia="Times New Roman" w:cs="Calibri"/>
                  <w:sz w:val="16"/>
                  <w:szCs w:val="16"/>
                  <w:lang w:eastAsia="fr-FR" w:bidi="ar-SA"/>
                </w:rPr>
                <w:t>oui</w:t>
              </w:r>
            </w:ins>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5749CA" w:rsidRPr="009E6545" w:rsidRDefault="005749CA" w:rsidP="00030D87">
            <w:pPr>
              <w:jc w:val="center"/>
              <w:rPr>
                <w:ins w:id="1081" w:author="Osiatisaa, Cds (Ext)" w:date="2018-05-29T12:03:00Z"/>
                <w:rFonts w:eastAsia="Times New Roman" w:cs="Calibri"/>
                <w:sz w:val="16"/>
                <w:szCs w:val="16"/>
                <w:lang w:eastAsia="fr-FR" w:bidi="ar-SA"/>
              </w:rPr>
            </w:pPr>
            <w:ins w:id="1082" w:author="Osiatisaa, Cds (Ext)" w:date="2018-05-29T12:03:00Z">
              <w:r w:rsidRPr="009E6545">
                <w:rPr>
                  <w:rFonts w:eastAsia="Times New Roman" w:cs="Calibri"/>
                  <w:sz w:val="16"/>
                  <w:szCs w:val="16"/>
                  <w:lang w:eastAsia="fr-FR" w:bidi="ar-SA"/>
                </w:rPr>
                <w:t>Calculé</w:t>
              </w:r>
              <w:r>
                <w:rPr>
                  <w:rFonts w:eastAsia="Times New Roman" w:cs="Calibri"/>
                  <w:sz w:val="16"/>
                  <w:szCs w:val="16"/>
                  <w:lang w:eastAsia="fr-FR" w:bidi="ar-SA"/>
                </w:rPr>
                <w:t>, modifiable</w:t>
              </w:r>
            </w:ins>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5749CA" w:rsidRPr="009E6545" w:rsidRDefault="005749CA" w:rsidP="00030D87">
            <w:pPr>
              <w:jc w:val="center"/>
              <w:rPr>
                <w:ins w:id="1083" w:author="Osiatisaa, Cds (Ext)" w:date="2018-05-29T12:03:00Z"/>
                <w:rFonts w:eastAsia="Times New Roman" w:cs="Calibri"/>
                <w:sz w:val="16"/>
                <w:szCs w:val="16"/>
                <w:lang w:eastAsia="fr-FR" w:bidi="ar-SA"/>
              </w:rPr>
            </w:pPr>
            <w:ins w:id="1084" w:author="Osiatisaa, Cds (Ext)" w:date="2018-05-29T12:03:00Z">
              <w:r w:rsidRPr="009E6545">
                <w:rPr>
                  <w:rFonts w:eastAsia="Times New Roman" w:cs="Calibri"/>
                  <w:sz w:val="16"/>
                  <w:szCs w:val="16"/>
                  <w:lang w:eastAsia="fr-FR" w:bidi="ar-SA"/>
                </w:rPr>
                <w:t>obligatoire</w:t>
              </w:r>
            </w:ins>
          </w:p>
        </w:tc>
        <w:tc>
          <w:tcPr>
            <w:tcW w:w="889" w:type="dxa"/>
            <w:tcBorders>
              <w:top w:val="single" w:sz="4" w:space="0" w:color="auto"/>
              <w:left w:val="nil"/>
              <w:bottom w:val="single" w:sz="4" w:space="0" w:color="auto"/>
              <w:right w:val="single" w:sz="4" w:space="0" w:color="auto"/>
            </w:tcBorders>
            <w:shd w:val="clear" w:color="auto" w:fill="auto"/>
            <w:vAlign w:val="center"/>
          </w:tcPr>
          <w:p w:rsidR="005749CA" w:rsidRPr="009E6545" w:rsidRDefault="005749CA" w:rsidP="00030D87">
            <w:pPr>
              <w:jc w:val="center"/>
              <w:rPr>
                <w:ins w:id="1085" w:author="Osiatisaa, Cds (Ext)" w:date="2018-05-29T12:03:00Z"/>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5749CA" w:rsidRPr="009E6545" w:rsidRDefault="005749CA" w:rsidP="00030D87">
            <w:pPr>
              <w:jc w:val="center"/>
              <w:rPr>
                <w:ins w:id="1086" w:author="Osiatisaa, Cds (Ext)" w:date="2018-05-29T12:03:00Z"/>
                <w:rFonts w:eastAsia="Times New Roman" w:cs="Calibri"/>
                <w:sz w:val="16"/>
                <w:szCs w:val="16"/>
                <w:lang w:eastAsia="fr-FR" w:bidi="ar-SA"/>
              </w:rPr>
            </w:pPr>
            <w:ins w:id="1087" w:author="Osiatisaa, Cds (Ext)" w:date="2018-05-29T12:03:00Z">
              <w:r w:rsidRPr="009E6545">
                <w:rPr>
                  <w:rFonts w:eastAsia="Times New Roman" w:cs="Calibri"/>
                  <w:sz w:val="16"/>
                  <w:szCs w:val="16"/>
                  <w:lang w:eastAsia="fr-FR" w:bidi="ar-SA"/>
                </w:rPr>
                <w:t>date de clôture de l'enregistrement alimentée par défaut au 01/01/2076</w:t>
              </w:r>
              <w:r>
                <w:rPr>
                  <w:rFonts w:eastAsia="Times New Roman" w:cs="Calibri"/>
                  <w:sz w:val="16"/>
                  <w:szCs w:val="16"/>
                  <w:lang w:eastAsia="fr-FR" w:bidi="ar-SA"/>
                </w:rPr>
                <w:t xml:space="preserve"> et modifiable</w:t>
              </w:r>
            </w:ins>
          </w:p>
        </w:tc>
      </w:tr>
      <w:tr w:rsidR="005749CA" w:rsidRPr="009E6545" w:rsidTr="00030D87">
        <w:trPr>
          <w:trHeight w:val="720"/>
          <w:ins w:id="1088" w:author="Osiatisaa, Cds (Ext)" w:date="2018-05-29T12:03:00Z"/>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5749CA" w:rsidRPr="009E6545" w:rsidRDefault="005749CA" w:rsidP="00030D87">
            <w:pPr>
              <w:ind w:left="214" w:hanging="142"/>
              <w:jc w:val="center"/>
              <w:rPr>
                <w:ins w:id="1089" w:author="Osiatisaa, Cds (Ext)" w:date="2018-05-29T12:03:00Z"/>
                <w:rFonts w:eastAsia="Times New Roman" w:cs="Calibri"/>
                <w:sz w:val="16"/>
                <w:szCs w:val="16"/>
                <w:lang w:eastAsia="fr-FR" w:bidi="ar-SA"/>
              </w:rPr>
            </w:pPr>
            <w:ins w:id="1090" w:author="Osiatisaa, Cds (Ext)" w:date="2018-05-29T12:03:00Z">
              <w:r w:rsidRPr="009E6545">
                <w:rPr>
                  <w:rFonts w:eastAsia="Times New Roman" w:cs="Calibri"/>
                  <w:sz w:val="16"/>
                  <w:szCs w:val="16"/>
                  <w:lang w:eastAsia="fr-FR" w:bidi="ar-SA"/>
                </w:rPr>
                <w:t>CODE USER DE DERNIERE MISE A JOUR</w:t>
              </w:r>
            </w:ins>
          </w:p>
        </w:tc>
        <w:tc>
          <w:tcPr>
            <w:tcW w:w="754" w:type="dxa"/>
            <w:tcBorders>
              <w:top w:val="single" w:sz="4" w:space="0" w:color="auto"/>
              <w:left w:val="nil"/>
              <w:bottom w:val="single" w:sz="4" w:space="0" w:color="auto"/>
              <w:right w:val="single" w:sz="4" w:space="0" w:color="auto"/>
            </w:tcBorders>
            <w:shd w:val="clear" w:color="auto" w:fill="auto"/>
            <w:noWrap/>
            <w:vAlign w:val="center"/>
          </w:tcPr>
          <w:p w:rsidR="005749CA" w:rsidRPr="00045326" w:rsidRDefault="005749CA" w:rsidP="00030D87">
            <w:pPr>
              <w:jc w:val="center"/>
              <w:rPr>
                <w:ins w:id="1091" w:author="Osiatisaa, Cds (Ext)" w:date="2018-05-29T12:03:00Z"/>
                <w:rFonts w:eastAsia="Times New Roman" w:cs="Calibri"/>
                <w:sz w:val="16"/>
                <w:szCs w:val="16"/>
                <w:lang w:eastAsia="fr-FR" w:bidi="ar-SA"/>
              </w:rPr>
            </w:pPr>
            <w:ins w:id="1092" w:author="Osiatisaa, Cds (Ext)" w:date="2018-05-29T12:03:00Z">
              <w:r w:rsidRPr="00045326">
                <w:rPr>
                  <w:rFonts w:eastAsia="Times New Roman" w:cs="Calibri"/>
                  <w:sz w:val="16"/>
                  <w:szCs w:val="16"/>
                  <w:lang w:eastAsia="fr-FR" w:bidi="ar-SA"/>
                </w:rPr>
                <w:t>CUSER</w:t>
              </w:r>
            </w:ins>
          </w:p>
        </w:tc>
        <w:tc>
          <w:tcPr>
            <w:tcW w:w="1387" w:type="dxa"/>
            <w:tcBorders>
              <w:top w:val="single" w:sz="4" w:space="0" w:color="auto"/>
              <w:left w:val="nil"/>
              <w:bottom w:val="single" w:sz="4" w:space="0" w:color="auto"/>
              <w:right w:val="single" w:sz="4" w:space="0" w:color="auto"/>
            </w:tcBorders>
            <w:shd w:val="clear" w:color="auto" w:fill="auto"/>
            <w:vAlign w:val="center"/>
          </w:tcPr>
          <w:p w:rsidR="005749CA" w:rsidRPr="009E6545" w:rsidRDefault="005749CA" w:rsidP="00030D87">
            <w:pPr>
              <w:jc w:val="center"/>
              <w:rPr>
                <w:ins w:id="1093" w:author="Osiatisaa, Cds (Ext)" w:date="2018-05-29T12:03:00Z"/>
                <w:rFonts w:eastAsia="Times New Roman" w:cs="Calibri"/>
                <w:sz w:val="16"/>
                <w:szCs w:val="16"/>
                <w:lang w:eastAsia="fr-FR" w:bidi="ar-SA"/>
              </w:rPr>
            </w:pPr>
            <w:ins w:id="1094" w:author="Osiatisaa, Cds (Ext)" w:date="2018-05-29T12:03:00Z">
              <w:r w:rsidRPr="009E6545">
                <w:rPr>
                  <w:rFonts w:eastAsia="Times New Roman" w:cs="Calibri"/>
                  <w:sz w:val="16"/>
                  <w:szCs w:val="16"/>
                  <w:lang w:eastAsia="fr-FR" w:bidi="ar-SA"/>
                </w:rPr>
                <w:t>alphanumérique (varchar255)</w:t>
              </w:r>
            </w:ins>
          </w:p>
        </w:tc>
        <w:tc>
          <w:tcPr>
            <w:tcW w:w="737" w:type="dxa"/>
            <w:tcBorders>
              <w:top w:val="single" w:sz="4" w:space="0" w:color="auto"/>
              <w:left w:val="nil"/>
              <w:bottom w:val="single" w:sz="4" w:space="0" w:color="auto"/>
              <w:right w:val="single" w:sz="4" w:space="0" w:color="auto"/>
            </w:tcBorders>
            <w:shd w:val="clear" w:color="auto" w:fill="auto"/>
            <w:vAlign w:val="center"/>
          </w:tcPr>
          <w:p w:rsidR="005749CA" w:rsidRPr="009E6545" w:rsidRDefault="005749CA" w:rsidP="00030D87">
            <w:pPr>
              <w:jc w:val="center"/>
              <w:rPr>
                <w:ins w:id="1095" w:author="Osiatisaa, Cds (Ext)" w:date="2018-05-29T12:03:00Z"/>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5749CA" w:rsidRPr="009E6545" w:rsidRDefault="005749CA" w:rsidP="00030D87">
            <w:pPr>
              <w:jc w:val="center"/>
              <w:rPr>
                <w:ins w:id="1096" w:author="Osiatisaa, Cds (Ext)" w:date="2018-05-29T12:03:00Z"/>
                <w:rFonts w:eastAsia="Times New Roman" w:cs="Calibri"/>
                <w:sz w:val="16"/>
                <w:szCs w:val="16"/>
                <w:lang w:eastAsia="fr-FR" w:bidi="ar-SA"/>
              </w:rPr>
            </w:pPr>
            <w:ins w:id="1097" w:author="Osiatisaa, Cds (Ext)" w:date="2018-05-29T12:03:00Z">
              <w:r>
                <w:rPr>
                  <w:rFonts w:eastAsia="Times New Roman" w:cs="Calibri"/>
                  <w:sz w:val="16"/>
                  <w:szCs w:val="16"/>
                  <w:lang w:eastAsia="fr-FR" w:bidi="ar-SA"/>
                </w:rPr>
                <w:t>non</w:t>
              </w:r>
            </w:ins>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5749CA" w:rsidRPr="009E6545" w:rsidRDefault="005749CA" w:rsidP="00030D87">
            <w:pPr>
              <w:jc w:val="center"/>
              <w:rPr>
                <w:ins w:id="1098" w:author="Osiatisaa, Cds (Ext)" w:date="2018-05-29T12:03:00Z"/>
                <w:rFonts w:eastAsia="Times New Roman" w:cs="Calibri"/>
                <w:sz w:val="16"/>
                <w:szCs w:val="16"/>
                <w:lang w:eastAsia="fr-FR" w:bidi="ar-SA"/>
              </w:rPr>
            </w:pPr>
            <w:ins w:id="1099" w:author="Osiatisaa, Cds (Ext)" w:date="2018-05-29T12:03:00Z">
              <w:r>
                <w:rPr>
                  <w:rFonts w:eastAsia="Times New Roman" w:cs="Calibri"/>
                  <w:sz w:val="16"/>
                  <w:szCs w:val="16"/>
                  <w:lang w:eastAsia="fr-FR" w:bidi="ar-SA"/>
                </w:rPr>
                <w:t>calculé</w:t>
              </w:r>
            </w:ins>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5749CA" w:rsidRPr="00045326" w:rsidRDefault="005749CA" w:rsidP="00030D87">
            <w:pPr>
              <w:jc w:val="center"/>
              <w:rPr>
                <w:ins w:id="1100" w:author="Osiatisaa, Cds (Ext)" w:date="2018-05-29T12:03:00Z"/>
                <w:rFonts w:eastAsia="Times New Roman" w:cs="Calibri"/>
                <w:sz w:val="16"/>
                <w:szCs w:val="16"/>
                <w:lang w:eastAsia="fr-FR" w:bidi="ar-SA"/>
              </w:rPr>
            </w:pPr>
            <w:ins w:id="1101" w:author="Osiatisaa, Cds (Ext)" w:date="2018-05-29T12:03:00Z">
              <w:r w:rsidRPr="00045326">
                <w:rPr>
                  <w:rFonts w:eastAsia="Times New Roman" w:cs="Calibri"/>
                  <w:sz w:val="16"/>
                  <w:szCs w:val="16"/>
                  <w:lang w:eastAsia="fr-FR" w:bidi="ar-SA"/>
                </w:rPr>
                <w:t>obligatoire</w:t>
              </w:r>
            </w:ins>
          </w:p>
        </w:tc>
        <w:tc>
          <w:tcPr>
            <w:tcW w:w="889" w:type="dxa"/>
            <w:tcBorders>
              <w:top w:val="single" w:sz="4" w:space="0" w:color="auto"/>
              <w:left w:val="nil"/>
              <w:bottom w:val="single" w:sz="4" w:space="0" w:color="auto"/>
              <w:right w:val="single" w:sz="4" w:space="0" w:color="auto"/>
            </w:tcBorders>
            <w:shd w:val="clear" w:color="auto" w:fill="auto"/>
            <w:vAlign w:val="center"/>
          </w:tcPr>
          <w:p w:rsidR="005749CA" w:rsidRPr="009E6545" w:rsidRDefault="005749CA" w:rsidP="00030D87">
            <w:pPr>
              <w:jc w:val="center"/>
              <w:rPr>
                <w:ins w:id="1102" w:author="Osiatisaa, Cds (Ext)" w:date="2018-05-29T12:03:00Z"/>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5749CA" w:rsidRPr="009E6545" w:rsidRDefault="005749CA" w:rsidP="00030D87">
            <w:pPr>
              <w:jc w:val="center"/>
              <w:rPr>
                <w:ins w:id="1103" w:author="Osiatisaa, Cds (Ext)" w:date="2018-05-29T12:03:00Z"/>
                <w:rFonts w:eastAsia="Times New Roman" w:cs="Calibri"/>
                <w:sz w:val="16"/>
                <w:szCs w:val="16"/>
                <w:lang w:eastAsia="fr-FR" w:bidi="ar-SA"/>
              </w:rPr>
            </w:pPr>
            <w:ins w:id="1104" w:author="Osiatisaa, Cds (Ext)" w:date="2018-05-29T12:03:00Z">
              <w:r w:rsidRPr="009E6545">
                <w:rPr>
                  <w:rFonts w:eastAsia="Times New Roman" w:cs="Calibri"/>
                  <w:sz w:val="16"/>
                  <w:szCs w:val="16"/>
                  <w:lang w:eastAsia="fr-FR" w:bidi="ar-SA"/>
                </w:rPr>
                <w:t>User ayant effectué la dernière mise à jour  de l'enregistrement</w:t>
              </w:r>
            </w:ins>
          </w:p>
        </w:tc>
      </w:tr>
    </w:tbl>
    <w:p w:rsidR="004F3242" w:rsidRDefault="004F3242" w:rsidP="004F3242">
      <w:pPr>
        <w:pStyle w:val="Titre4"/>
        <w:rPr>
          <w:ins w:id="1105" w:author="Osiatisaa, Cds (Ext)" w:date="2018-05-30T09:27:00Z"/>
          <w:lang w:eastAsia="fr-FR" w:bidi="ar-SA"/>
        </w:rPr>
      </w:pPr>
      <w:ins w:id="1106" w:author="Osiatisaa, Cds (Ext)" w:date="2018-05-30T09:27:00Z">
        <w:r w:rsidRPr="004E2387">
          <w:rPr>
            <w:lang w:eastAsia="fr-FR" w:bidi="ar-SA"/>
          </w:rPr>
          <w:t xml:space="preserve">Création : renseignement des données de </w:t>
        </w:r>
        <w:r w:rsidRPr="00524A55">
          <w:rPr>
            <w:lang w:eastAsia="fr-FR" w:bidi="ar-SA"/>
          </w:rPr>
          <w:t>ta_g3p_</w:t>
        </w:r>
        <w:r>
          <w:rPr>
            <w:lang w:eastAsia="fr-FR" w:bidi="ar-SA"/>
          </w:rPr>
          <w:t>convention</w:t>
        </w:r>
      </w:ins>
    </w:p>
    <w:p w:rsidR="00E94017" w:rsidRDefault="00E94017" w:rsidP="004F3242">
      <w:pPr>
        <w:autoSpaceDE w:val="0"/>
        <w:autoSpaceDN w:val="0"/>
        <w:adjustRightInd w:val="0"/>
        <w:rPr>
          <w:ins w:id="1107" w:author="Osiatisaa, Cds (Ext)" w:date="2018-05-30T09:41:00Z"/>
          <w:rFonts w:asciiTheme="minorHAnsi" w:hAnsiTheme="minorHAnsi" w:cstheme="minorHAnsi"/>
          <w:szCs w:val="24"/>
          <w:lang w:eastAsia="fr-FR" w:bidi="ar-SA"/>
        </w:rPr>
      </w:pPr>
    </w:p>
    <w:p w:rsidR="004F3242" w:rsidRPr="007E57B2" w:rsidRDefault="004F3242" w:rsidP="004F3242">
      <w:pPr>
        <w:autoSpaceDE w:val="0"/>
        <w:autoSpaceDN w:val="0"/>
        <w:adjustRightInd w:val="0"/>
        <w:rPr>
          <w:ins w:id="1108" w:author="Osiatisaa, Cds (Ext)" w:date="2018-05-30T09:27:00Z"/>
          <w:rFonts w:asciiTheme="minorHAnsi" w:hAnsiTheme="minorHAnsi" w:cstheme="minorHAnsi"/>
          <w:szCs w:val="24"/>
          <w:lang w:eastAsia="fr-FR" w:bidi="ar-SA"/>
        </w:rPr>
      </w:pPr>
      <w:ins w:id="1109" w:author="Osiatisaa, Cds (Ext)" w:date="2018-05-30T09:27:00Z">
        <w:r w:rsidRPr="007E57B2">
          <w:rPr>
            <w:rFonts w:asciiTheme="minorHAnsi" w:hAnsiTheme="minorHAnsi" w:cstheme="minorHAnsi"/>
            <w:szCs w:val="24"/>
            <w:lang w:eastAsia="fr-FR" w:bidi="ar-SA"/>
          </w:rPr>
          <w:t xml:space="preserve">- en saisie libre : </w:t>
        </w:r>
      </w:ins>
    </w:p>
    <w:p w:rsidR="004F3242" w:rsidRDefault="004F3242" w:rsidP="004F3242">
      <w:pPr>
        <w:numPr>
          <w:ilvl w:val="0"/>
          <w:numId w:val="675"/>
        </w:numPr>
        <w:autoSpaceDE w:val="0"/>
        <w:autoSpaceDN w:val="0"/>
        <w:adjustRightInd w:val="0"/>
        <w:rPr>
          <w:ins w:id="1110" w:author="Osiatisaa, Cds (Ext)" w:date="2018-05-30T09:27:00Z"/>
          <w:rFonts w:asciiTheme="minorHAnsi" w:hAnsiTheme="minorHAnsi" w:cstheme="minorHAnsi"/>
          <w:szCs w:val="24"/>
          <w:lang w:eastAsia="fr-FR" w:bidi="ar-SA"/>
        </w:rPr>
      </w:pPr>
      <w:ins w:id="1111" w:author="Osiatisaa, Cds (Ext)" w:date="2018-05-30T09:27:00Z">
        <w:r>
          <w:rPr>
            <w:rFonts w:asciiTheme="minorHAnsi" w:hAnsiTheme="minorHAnsi" w:cstheme="minorHAnsi"/>
            <w:szCs w:val="24"/>
            <w:lang w:eastAsia="fr-FR" w:bidi="ar-SA"/>
          </w:rPr>
          <w:t xml:space="preserve">LIBELLE </w:t>
        </w:r>
      </w:ins>
      <w:ins w:id="1112" w:author="Osiatisaa, Cds (Ext)" w:date="2018-05-30T09:38:00Z">
        <w:r w:rsidR="00E94017">
          <w:rPr>
            <w:rFonts w:asciiTheme="minorHAnsi" w:hAnsiTheme="minorHAnsi" w:cstheme="minorHAnsi"/>
            <w:szCs w:val="24"/>
            <w:lang w:eastAsia="fr-FR" w:bidi="ar-SA"/>
          </w:rPr>
          <w:t>CONVENTION</w:t>
        </w:r>
      </w:ins>
      <w:ins w:id="1113" w:author="Osiatisaa, Cds (Ext)" w:date="2018-05-30T09:27:00Z">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w:t>
        </w:r>
      </w:ins>
      <w:ins w:id="1114" w:author="Osiatisaa, Cds (Ext)" w:date="2018-05-30T09:37:00Z">
        <w:r w:rsidR="00030D87">
          <w:rPr>
            <w:rFonts w:asciiTheme="minorHAnsi" w:hAnsiTheme="minorHAnsi" w:cstheme="minorHAnsi"/>
            <w:szCs w:val="24"/>
            <w:lang w:eastAsia="fr-FR" w:bidi="ar-SA"/>
          </w:rPr>
          <w:t>CONV</w:t>
        </w:r>
      </w:ins>
      <w:ins w:id="1115" w:author="Osiatisaa, Cds (Ext)" w:date="2018-05-30T09:27:00Z">
        <w:r w:rsidRPr="00AB593C">
          <w:rPr>
            <w:rFonts w:asciiTheme="minorHAnsi" w:hAnsiTheme="minorHAnsi" w:cstheme="minorHAnsi"/>
            <w:szCs w:val="24"/>
            <w:lang w:eastAsia="fr-FR" w:bidi="ar-SA"/>
          </w:rPr>
          <w:t>)</w:t>
        </w:r>
      </w:ins>
    </w:p>
    <w:p w:rsidR="004F3242" w:rsidRPr="00B819AD" w:rsidRDefault="004F3242" w:rsidP="004F3242">
      <w:pPr>
        <w:autoSpaceDE w:val="0"/>
        <w:autoSpaceDN w:val="0"/>
        <w:adjustRightInd w:val="0"/>
        <w:rPr>
          <w:ins w:id="1116" w:author="Osiatisaa, Cds (Ext)" w:date="2018-05-30T09:27:00Z"/>
          <w:rFonts w:asciiTheme="minorHAnsi" w:hAnsiTheme="minorHAnsi" w:cstheme="minorHAnsi"/>
          <w:szCs w:val="24"/>
          <w:lang w:eastAsia="fr-FR" w:bidi="ar-SA"/>
        </w:rPr>
      </w:pPr>
    </w:p>
    <w:p w:rsidR="004F3242" w:rsidRDefault="004F3242" w:rsidP="004F3242">
      <w:pPr>
        <w:autoSpaceDE w:val="0"/>
        <w:autoSpaceDN w:val="0"/>
        <w:adjustRightInd w:val="0"/>
        <w:rPr>
          <w:ins w:id="1117" w:author="Osiatisaa, Cds (Ext)" w:date="2018-05-30T09:27:00Z"/>
          <w:rFonts w:asciiTheme="minorHAnsi" w:hAnsiTheme="minorHAnsi" w:cstheme="minorHAnsi"/>
          <w:szCs w:val="24"/>
          <w:lang w:eastAsia="fr-FR" w:bidi="ar-SA"/>
        </w:rPr>
      </w:pPr>
      <w:ins w:id="1118" w:author="Osiatisaa, Cds (Ext)" w:date="2018-05-30T09:27:00Z">
        <w:r w:rsidRPr="007E57B2">
          <w:rPr>
            <w:rFonts w:asciiTheme="minorHAnsi" w:hAnsiTheme="minorHAnsi" w:cstheme="minorHAnsi"/>
            <w:szCs w:val="24"/>
            <w:lang w:eastAsia="fr-FR" w:bidi="ar-SA"/>
          </w:rPr>
          <w:t xml:space="preserve">- par sélection dans un calendrier : </w:t>
        </w:r>
      </w:ins>
    </w:p>
    <w:p w:rsidR="004F3242" w:rsidRDefault="004F3242" w:rsidP="004F3242">
      <w:pPr>
        <w:numPr>
          <w:ilvl w:val="0"/>
          <w:numId w:val="675"/>
        </w:numPr>
        <w:autoSpaceDE w:val="0"/>
        <w:autoSpaceDN w:val="0"/>
        <w:adjustRightInd w:val="0"/>
        <w:rPr>
          <w:ins w:id="1119" w:author="Osiatisaa, Cds (Ext)" w:date="2018-05-30T09:27:00Z"/>
          <w:rFonts w:asciiTheme="minorHAnsi" w:hAnsiTheme="minorHAnsi" w:cstheme="minorHAnsi"/>
          <w:szCs w:val="24"/>
          <w:lang w:eastAsia="fr-FR" w:bidi="ar-SA"/>
        </w:rPr>
      </w:pPr>
      <w:ins w:id="1120" w:author="Osiatisaa, Cds (Ext)" w:date="2018-05-30T09:27:00Z">
        <w:r w:rsidRPr="00991012">
          <w:rPr>
            <w:rFonts w:asciiTheme="minorHAnsi" w:hAnsiTheme="minorHAnsi" w:cstheme="minorHAnsi"/>
            <w:szCs w:val="24"/>
            <w:lang w:eastAsia="fr-FR" w:bidi="ar-SA"/>
          </w:rPr>
          <w:t>DATE DE CLOTURE (YDCLOT)</w:t>
        </w:r>
      </w:ins>
    </w:p>
    <w:p w:rsidR="004F3242" w:rsidRPr="00C362CD" w:rsidRDefault="004F3242" w:rsidP="004F3242">
      <w:pPr>
        <w:pStyle w:val="Titre4"/>
        <w:rPr>
          <w:ins w:id="1121" w:author="Osiatisaa, Cds (Ext)" w:date="2018-05-30T09:27:00Z"/>
          <w:lang w:eastAsia="fr-FR" w:bidi="ar-SA"/>
        </w:rPr>
      </w:pPr>
      <w:ins w:id="1122" w:author="Osiatisaa, Cds (Ext)" w:date="2018-05-30T09:27:00Z">
        <w:r w:rsidRPr="004C6180">
          <w:t xml:space="preserve">Création : contrôle des données de </w:t>
        </w:r>
        <w:r w:rsidRPr="00524A55">
          <w:rPr>
            <w:lang w:eastAsia="fr-FR" w:bidi="ar-SA"/>
          </w:rPr>
          <w:t>ta_g3p_</w:t>
        </w:r>
        <w:r>
          <w:rPr>
            <w:lang w:eastAsia="fr-FR" w:bidi="ar-SA"/>
          </w:rPr>
          <w:t>convention</w:t>
        </w:r>
      </w:ins>
    </w:p>
    <w:p w:rsidR="004F3242" w:rsidRDefault="004F3242" w:rsidP="004F3242">
      <w:pPr>
        <w:autoSpaceDE w:val="0"/>
        <w:autoSpaceDN w:val="0"/>
        <w:adjustRightInd w:val="0"/>
        <w:rPr>
          <w:ins w:id="1123" w:author="Osiatisaa, Cds (Ext)" w:date="2018-05-30T09:27:00Z"/>
          <w:rFonts w:asciiTheme="minorHAnsi" w:hAnsiTheme="minorHAnsi" w:cstheme="minorHAnsi"/>
          <w:szCs w:val="24"/>
          <w:lang w:eastAsia="fr-FR" w:bidi="ar-SA"/>
        </w:rPr>
      </w:pPr>
    </w:p>
    <w:p w:rsidR="004F3242" w:rsidRPr="00150123" w:rsidRDefault="004F3242" w:rsidP="004F3242">
      <w:pPr>
        <w:autoSpaceDE w:val="0"/>
        <w:autoSpaceDN w:val="0"/>
        <w:adjustRightInd w:val="0"/>
        <w:rPr>
          <w:ins w:id="1124" w:author="Osiatisaa, Cds (Ext)" w:date="2018-05-30T09:27:00Z"/>
          <w:rFonts w:asciiTheme="minorHAnsi" w:hAnsiTheme="minorHAnsi" w:cstheme="minorHAnsi"/>
          <w:szCs w:val="24"/>
          <w:lang w:eastAsia="fr-FR" w:bidi="ar-SA"/>
        </w:rPr>
      </w:pPr>
      <w:ins w:id="1125" w:author="Osiatisaa, Cds (Ext)" w:date="2018-05-30T09:27:00Z">
        <w:r w:rsidRPr="00150123">
          <w:rPr>
            <w:rFonts w:asciiTheme="minorHAnsi" w:hAnsiTheme="minorHAnsi" w:cstheme="minorHAnsi"/>
            <w:szCs w:val="24"/>
            <w:lang w:eastAsia="fr-FR" w:bidi="ar-SA"/>
          </w:rPr>
          <w:t xml:space="preserve">- Contrôles de longueur maximale : </w:t>
        </w:r>
      </w:ins>
    </w:p>
    <w:p w:rsidR="004F3242" w:rsidRPr="00080D72" w:rsidRDefault="00E94017" w:rsidP="004F3242">
      <w:pPr>
        <w:numPr>
          <w:ilvl w:val="0"/>
          <w:numId w:val="675"/>
        </w:numPr>
        <w:autoSpaceDE w:val="0"/>
        <w:autoSpaceDN w:val="0"/>
        <w:adjustRightInd w:val="0"/>
        <w:rPr>
          <w:ins w:id="1126" w:author="Osiatisaa, Cds (Ext)" w:date="2018-05-30T09:27:00Z"/>
          <w:rFonts w:asciiTheme="minorHAnsi" w:hAnsiTheme="minorHAnsi" w:cstheme="minorHAnsi"/>
          <w:szCs w:val="24"/>
          <w:lang w:eastAsia="fr-FR" w:bidi="ar-SA"/>
        </w:rPr>
      </w:pPr>
      <w:ins w:id="1127" w:author="Osiatisaa, Cds (Ext)" w:date="2018-05-30T09:39:00Z">
        <w:r>
          <w:rPr>
            <w:rFonts w:asciiTheme="minorHAnsi" w:hAnsiTheme="minorHAnsi" w:cstheme="minorHAnsi"/>
            <w:szCs w:val="24"/>
            <w:lang w:eastAsia="fr-FR" w:bidi="ar-SA"/>
          </w:rPr>
          <w:t>LIBELLE CONVENTION</w:t>
        </w:r>
      </w:ins>
      <w:ins w:id="1128" w:author="Osiatisaa, Cds (Ext)" w:date="2018-05-30T09:27:00Z">
        <w:r w:rsidR="004F3242">
          <w:rPr>
            <w:rFonts w:asciiTheme="minorHAnsi" w:hAnsiTheme="minorHAnsi" w:cstheme="minorHAnsi"/>
            <w:szCs w:val="24"/>
            <w:lang w:eastAsia="fr-FR" w:bidi="ar-SA"/>
          </w:rPr>
          <w:t xml:space="preserve"> </w:t>
        </w:r>
      </w:ins>
      <w:ins w:id="1129" w:author="Osiatisaa, Cds (Ext)" w:date="2018-05-30T09:40:00Z">
        <w:r>
          <w:rPr>
            <w:rFonts w:asciiTheme="minorHAnsi" w:hAnsiTheme="minorHAnsi" w:cstheme="minorHAnsi"/>
            <w:szCs w:val="24"/>
            <w:lang w:eastAsia="fr-FR" w:bidi="ar-SA"/>
          </w:rPr>
          <w:t xml:space="preserve">(LBCONV) </w:t>
        </w:r>
      </w:ins>
      <w:ins w:id="1130" w:author="Osiatisaa, Cds (Ext)" w:date="2018-05-30T09:27:00Z">
        <w:r w:rsidR="004F3242" w:rsidRPr="00080D72">
          <w:rPr>
            <w:rFonts w:asciiTheme="minorHAnsi" w:hAnsiTheme="minorHAnsi" w:cstheme="minorHAnsi"/>
            <w:szCs w:val="24"/>
            <w:lang w:eastAsia="fr-FR" w:bidi="ar-SA"/>
          </w:rPr>
          <w:t xml:space="preserve">: </w:t>
        </w:r>
      </w:ins>
      <w:ins w:id="1131" w:author="Osiatisaa, Cds (Ext)" w:date="2018-05-30T10:45:00Z">
        <w:r w:rsidR="00C32942">
          <w:rPr>
            <w:rFonts w:asciiTheme="minorHAnsi" w:hAnsiTheme="minorHAnsi" w:cstheme="minorHAnsi"/>
            <w:szCs w:val="24"/>
            <w:lang w:eastAsia="fr-FR" w:bidi="ar-SA"/>
          </w:rPr>
          <w:t>30</w:t>
        </w:r>
      </w:ins>
      <w:ins w:id="1132" w:author="Osiatisaa, Cds (Ext)" w:date="2018-05-30T09:27:00Z">
        <w:r w:rsidR="004F3242" w:rsidRPr="00080D72">
          <w:rPr>
            <w:rFonts w:asciiTheme="minorHAnsi" w:hAnsiTheme="minorHAnsi" w:cstheme="minorHAnsi"/>
            <w:szCs w:val="24"/>
            <w:lang w:eastAsia="fr-FR" w:bidi="ar-SA"/>
          </w:rPr>
          <w:t xml:space="preserve"> caractères</w:t>
        </w:r>
      </w:ins>
      <w:ins w:id="1133" w:author="Osiatisaa, Cds (Ext)" w:date="2018-05-30T09:40:00Z">
        <w:r>
          <w:rPr>
            <w:rFonts w:asciiTheme="minorHAnsi" w:hAnsiTheme="minorHAnsi" w:cstheme="minorHAnsi"/>
            <w:szCs w:val="24"/>
            <w:lang w:eastAsia="fr-FR" w:bidi="ar-SA"/>
          </w:rPr>
          <w:t>.</w:t>
        </w:r>
      </w:ins>
    </w:p>
    <w:p w:rsidR="004F3242" w:rsidRPr="00150123" w:rsidRDefault="004F3242" w:rsidP="004F3242">
      <w:pPr>
        <w:autoSpaceDE w:val="0"/>
        <w:autoSpaceDN w:val="0"/>
        <w:adjustRightInd w:val="0"/>
        <w:rPr>
          <w:ins w:id="1134" w:author="Osiatisaa, Cds (Ext)" w:date="2018-05-30T09:27:00Z"/>
          <w:rFonts w:asciiTheme="minorHAnsi" w:hAnsiTheme="minorHAnsi" w:cstheme="minorHAnsi"/>
          <w:szCs w:val="24"/>
          <w:lang w:eastAsia="fr-FR" w:bidi="ar-SA"/>
        </w:rPr>
      </w:pPr>
    </w:p>
    <w:p w:rsidR="004F3242" w:rsidRPr="00150123" w:rsidRDefault="004F3242" w:rsidP="004F3242">
      <w:pPr>
        <w:autoSpaceDE w:val="0"/>
        <w:autoSpaceDN w:val="0"/>
        <w:adjustRightInd w:val="0"/>
        <w:rPr>
          <w:ins w:id="1135" w:author="Osiatisaa, Cds (Ext)" w:date="2018-05-30T09:27:00Z"/>
          <w:rFonts w:asciiTheme="minorHAnsi" w:hAnsiTheme="minorHAnsi" w:cstheme="minorHAnsi"/>
          <w:szCs w:val="24"/>
          <w:lang w:eastAsia="fr-FR" w:bidi="ar-SA"/>
        </w:rPr>
      </w:pPr>
      <w:ins w:id="1136" w:author="Osiatisaa, Cds (Ext)" w:date="2018-05-30T09:27:00Z">
        <w:r w:rsidRPr="00150123">
          <w:rPr>
            <w:rFonts w:asciiTheme="minorHAnsi" w:hAnsiTheme="minorHAnsi" w:cstheme="minorHAnsi"/>
            <w:szCs w:val="24"/>
            <w:lang w:eastAsia="fr-FR" w:bidi="ar-SA"/>
          </w:rPr>
          <w:t xml:space="preserve">- Contrôle d'unicité : </w:t>
        </w:r>
      </w:ins>
    </w:p>
    <w:p w:rsidR="00E94017" w:rsidRPr="00AC3845" w:rsidRDefault="00E94017" w:rsidP="00E94017">
      <w:pPr>
        <w:numPr>
          <w:ilvl w:val="0"/>
          <w:numId w:val="167"/>
        </w:numPr>
        <w:autoSpaceDE w:val="0"/>
        <w:autoSpaceDN w:val="0"/>
        <w:adjustRightInd w:val="0"/>
        <w:spacing w:after="1"/>
        <w:rPr>
          <w:ins w:id="1137" w:author="Osiatisaa, Cds (Ext)" w:date="2018-05-30T09:39:00Z"/>
          <w:rFonts w:asciiTheme="minorHAnsi" w:hAnsiTheme="minorHAnsi" w:cstheme="minorHAnsi"/>
          <w:szCs w:val="24"/>
          <w:lang w:eastAsia="fr-FR" w:bidi="ar-SA"/>
        </w:rPr>
      </w:pPr>
      <w:ins w:id="1138" w:author="Osiatisaa, Cds (Ext)" w:date="2018-05-30T09:39:00Z">
        <w:r w:rsidRPr="00150123">
          <w:rPr>
            <w:rFonts w:asciiTheme="minorHAnsi" w:hAnsiTheme="minorHAnsi" w:cstheme="minorHAnsi"/>
            <w:szCs w:val="24"/>
            <w:lang w:eastAsia="fr-FR" w:bidi="ar-SA"/>
          </w:rPr>
          <w:t xml:space="preserve">CODE </w:t>
        </w:r>
      </w:ins>
      <w:ins w:id="1139" w:author="Osiatisaa, Cds (Ext)" w:date="2018-05-30T09:40:00Z">
        <w:r>
          <w:rPr>
            <w:rFonts w:asciiTheme="minorHAnsi" w:hAnsiTheme="minorHAnsi" w:cstheme="minorHAnsi"/>
            <w:szCs w:val="24"/>
            <w:lang w:eastAsia="fr-FR" w:bidi="ar-SA"/>
          </w:rPr>
          <w:t>CONVENTION</w:t>
        </w:r>
      </w:ins>
      <w:ins w:id="1140" w:author="Osiatisaa, Cds (Ext)" w:date="2018-05-30T09:39:00Z">
        <w:r>
          <w:rPr>
            <w:rFonts w:asciiTheme="minorHAnsi" w:hAnsiTheme="minorHAnsi" w:cstheme="minorHAnsi"/>
            <w:szCs w:val="24"/>
            <w:lang w:eastAsia="fr-FR" w:bidi="ar-SA"/>
          </w:rPr>
          <w:t xml:space="preserve"> (C0TYEN) :</w:t>
        </w:r>
        <w:r w:rsidRPr="00864766">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 xml:space="preserve">compteur = </w:t>
        </w:r>
        <w:r w:rsidRPr="007120FB">
          <w:rPr>
            <w:rFonts w:asciiTheme="minorHAnsi" w:hAnsiTheme="minorHAnsi" w:cstheme="minorHAnsi"/>
            <w:szCs w:val="24"/>
            <w:lang w:eastAsia="fr-FR" w:bidi="ar-SA"/>
          </w:rPr>
          <w:t>numéro d'</w:t>
        </w:r>
        <w:r>
          <w:rPr>
            <w:rFonts w:asciiTheme="minorHAnsi" w:hAnsiTheme="minorHAnsi" w:cstheme="minorHAnsi"/>
            <w:szCs w:val="24"/>
            <w:lang w:eastAsia="fr-FR" w:bidi="ar-SA"/>
          </w:rPr>
          <w:t>enregistrement auto incrémenté</w:t>
        </w:r>
      </w:ins>
      <w:ins w:id="1141" w:author="Osiatisaa, Cds (Ext)" w:date="2018-05-30T09:40:00Z">
        <w:r>
          <w:rPr>
            <w:rFonts w:asciiTheme="minorHAnsi" w:hAnsiTheme="minorHAnsi" w:cstheme="minorHAnsi"/>
            <w:szCs w:val="24"/>
            <w:lang w:eastAsia="fr-FR" w:bidi="ar-SA"/>
          </w:rPr>
          <w:t>.</w:t>
        </w:r>
      </w:ins>
    </w:p>
    <w:p w:rsidR="004F3242" w:rsidRDefault="004F3242" w:rsidP="004F3242">
      <w:pPr>
        <w:autoSpaceDE w:val="0"/>
        <w:autoSpaceDN w:val="0"/>
        <w:adjustRightInd w:val="0"/>
        <w:rPr>
          <w:ins w:id="1142" w:author="Osiatisaa, Cds (Ext)" w:date="2018-05-30T09:27:00Z"/>
          <w:rFonts w:asciiTheme="minorHAnsi" w:hAnsiTheme="minorHAnsi" w:cstheme="minorHAnsi"/>
          <w:szCs w:val="24"/>
          <w:lang w:eastAsia="fr-FR" w:bidi="ar-SA"/>
        </w:rPr>
      </w:pPr>
    </w:p>
    <w:p w:rsidR="004F3242" w:rsidRPr="00150123" w:rsidRDefault="004F3242" w:rsidP="004F3242">
      <w:pPr>
        <w:autoSpaceDE w:val="0"/>
        <w:autoSpaceDN w:val="0"/>
        <w:adjustRightInd w:val="0"/>
        <w:rPr>
          <w:ins w:id="1143" w:author="Osiatisaa, Cds (Ext)" w:date="2018-05-30T09:27:00Z"/>
          <w:rFonts w:asciiTheme="minorHAnsi" w:hAnsiTheme="minorHAnsi" w:cstheme="minorHAnsi"/>
          <w:szCs w:val="24"/>
          <w:lang w:eastAsia="fr-FR" w:bidi="ar-SA"/>
        </w:rPr>
      </w:pPr>
      <w:ins w:id="1144" w:author="Osiatisaa, Cds (Ext)" w:date="2018-05-30T09:27:00Z">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ins>
    </w:p>
    <w:p w:rsidR="004F3242" w:rsidRDefault="004F3242" w:rsidP="004F3242">
      <w:pPr>
        <w:autoSpaceDE w:val="0"/>
        <w:autoSpaceDN w:val="0"/>
        <w:adjustRightInd w:val="0"/>
        <w:rPr>
          <w:ins w:id="1145" w:author="Osiatisaa, Cds (Ext)" w:date="2018-05-30T09:27:00Z"/>
          <w:rFonts w:asciiTheme="minorHAnsi" w:hAnsiTheme="minorHAnsi" w:cstheme="minorHAnsi"/>
          <w:szCs w:val="24"/>
          <w:lang w:eastAsia="fr-FR" w:bidi="ar-SA"/>
        </w:rPr>
      </w:pPr>
      <w:ins w:id="1146" w:author="Osiatisaa, Cds (Ext)" w:date="2018-05-30T09:27:00Z">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ins>
    </w:p>
    <w:p w:rsidR="004F3242" w:rsidRDefault="004F3242" w:rsidP="004F3242">
      <w:pPr>
        <w:autoSpaceDE w:val="0"/>
        <w:autoSpaceDN w:val="0"/>
        <w:adjustRightInd w:val="0"/>
        <w:rPr>
          <w:ins w:id="1147" w:author="Osiatisaa, Cds (Ext)" w:date="2018-05-30T09:27:00Z"/>
          <w:rFonts w:asciiTheme="minorHAnsi" w:hAnsiTheme="minorHAnsi" w:cstheme="minorHAnsi"/>
          <w:szCs w:val="24"/>
          <w:lang w:eastAsia="fr-FR" w:bidi="ar-SA"/>
        </w:rPr>
      </w:pPr>
    </w:p>
    <w:p w:rsidR="00E94017" w:rsidRPr="009E5826" w:rsidRDefault="00E94017" w:rsidP="00E94017">
      <w:pPr>
        <w:rPr>
          <w:ins w:id="1148" w:author="Osiatisaa, Cds (Ext)" w:date="2018-05-30T09:41:00Z"/>
          <w:rFonts w:asciiTheme="minorHAnsi" w:hAnsiTheme="minorHAnsi" w:cstheme="minorHAnsi"/>
          <w:szCs w:val="24"/>
        </w:rPr>
      </w:pPr>
      <w:ins w:id="1149" w:author="Osiatisaa, Cds (Ext)" w:date="2018-05-30T09:41:00Z">
        <w:r w:rsidRPr="009E5826">
          <w:rPr>
            <w:rFonts w:asciiTheme="minorHAnsi" w:hAnsiTheme="minorHAnsi" w:cstheme="minorHAnsi"/>
            <w:szCs w:val="24"/>
          </w:rPr>
          <w:t>- Caractères autorisés (ne concerne que les champs de saisie. Les dates et les listes déroulantes sont exclues de ces contrôles) :</w:t>
        </w:r>
      </w:ins>
    </w:p>
    <w:p w:rsidR="00E94017" w:rsidRPr="000E2103" w:rsidRDefault="00E94017" w:rsidP="00E94017">
      <w:pPr>
        <w:numPr>
          <w:ilvl w:val="0"/>
          <w:numId w:val="169"/>
        </w:numPr>
        <w:autoSpaceDE w:val="0"/>
        <w:autoSpaceDN w:val="0"/>
        <w:adjustRightInd w:val="0"/>
        <w:ind w:left="360" w:hanging="360"/>
        <w:rPr>
          <w:ins w:id="1150" w:author="Osiatisaa, Cds (Ext)" w:date="2018-05-30T09:41:00Z"/>
          <w:rFonts w:asciiTheme="minorHAnsi" w:hAnsiTheme="minorHAnsi" w:cstheme="minorHAnsi"/>
          <w:szCs w:val="24"/>
        </w:rPr>
      </w:pPr>
      <w:ins w:id="1151" w:author="Osiatisaa, Cds (Ext)" w:date="2018-05-30T09:41:00Z">
        <w:r>
          <w:rPr>
            <w:rFonts w:asciiTheme="minorHAnsi" w:hAnsiTheme="minorHAnsi" w:cstheme="minorHAnsi"/>
            <w:szCs w:val="24"/>
          </w:rPr>
          <w:t>Tous les caractères sont autorisés sauf le saut de ligne.</w:t>
        </w:r>
      </w:ins>
    </w:p>
    <w:p w:rsidR="004F3242" w:rsidRPr="00980652" w:rsidRDefault="004F3242" w:rsidP="004F3242">
      <w:pPr>
        <w:pStyle w:val="Titre4"/>
        <w:rPr>
          <w:ins w:id="1152" w:author="Osiatisaa, Cds (Ext)" w:date="2018-05-30T09:27:00Z"/>
        </w:rPr>
      </w:pPr>
      <w:ins w:id="1153" w:author="Osiatisaa, Cds (Ext)" w:date="2018-05-30T09:27:00Z">
        <w:r w:rsidRPr="00980652">
          <w:t xml:space="preserve">Modification : renseignement des données de </w:t>
        </w:r>
        <w:r w:rsidRPr="00524A55">
          <w:rPr>
            <w:lang w:eastAsia="fr-FR" w:bidi="ar-SA"/>
          </w:rPr>
          <w:t>ta_g3p_</w:t>
        </w:r>
        <w:r>
          <w:rPr>
            <w:lang w:eastAsia="fr-FR" w:bidi="ar-SA"/>
          </w:rPr>
          <w:t>convention</w:t>
        </w:r>
      </w:ins>
    </w:p>
    <w:p w:rsidR="004F3242" w:rsidRDefault="004F3242" w:rsidP="004F3242">
      <w:pPr>
        <w:autoSpaceDE w:val="0"/>
        <w:autoSpaceDN w:val="0"/>
        <w:adjustRightInd w:val="0"/>
        <w:ind w:left="360"/>
        <w:rPr>
          <w:ins w:id="1154" w:author="Osiatisaa, Cds (Ext)" w:date="2018-05-30T09:27:00Z"/>
          <w:rFonts w:asciiTheme="minorHAnsi" w:hAnsiTheme="minorHAnsi" w:cstheme="minorHAnsi"/>
          <w:szCs w:val="24"/>
        </w:rPr>
      </w:pPr>
    </w:p>
    <w:p w:rsidR="00E94017" w:rsidRPr="007E57B2" w:rsidRDefault="00E94017" w:rsidP="00E94017">
      <w:pPr>
        <w:autoSpaceDE w:val="0"/>
        <w:autoSpaceDN w:val="0"/>
        <w:adjustRightInd w:val="0"/>
        <w:rPr>
          <w:ins w:id="1155" w:author="Osiatisaa, Cds (Ext)" w:date="2018-05-30T09:42:00Z"/>
          <w:rFonts w:asciiTheme="minorHAnsi" w:hAnsiTheme="minorHAnsi" w:cstheme="minorHAnsi"/>
          <w:szCs w:val="24"/>
          <w:lang w:eastAsia="fr-FR" w:bidi="ar-SA"/>
        </w:rPr>
      </w:pPr>
      <w:ins w:id="1156" w:author="Osiatisaa, Cds (Ext)" w:date="2018-05-30T09:42:00Z">
        <w:r w:rsidRPr="007E57B2">
          <w:rPr>
            <w:rFonts w:asciiTheme="minorHAnsi" w:hAnsiTheme="minorHAnsi" w:cstheme="minorHAnsi"/>
            <w:szCs w:val="24"/>
            <w:lang w:eastAsia="fr-FR" w:bidi="ar-SA"/>
          </w:rPr>
          <w:t xml:space="preserve">- en saisie libre : </w:t>
        </w:r>
      </w:ins>
    </w:p>
    <w:p w:rsidR="00E94017" w:rsidRDefault="00E94017" w:rsidP="00E94017">
      <w:pPr>
        <w:numPr>
          <w:ilvl w:val="0"/>
          <w:numId w:val="675"/>
        </w:numPr>
        <w:autoSpaceDE w:val="0"/>
        <w:autoSpaceDN w:val="0"/>
        <w:adjustRightInd w:val="0"/>
        <w:rPr>
          <w:ins w:id="1157" w:author="Osiatisaa, Cds (Ext)" w:date="2018-05-30T09:42:00Z"/>
          <w:rFonts w:asciiTheme="minorHAnsi" w:hAnsiTheme="minorHAnsi" w:cstheme="minorHAnsi"/>
          <w:szCs w:val="24"/>
          <w:lang w:eastAsia="fr-FR" w:bidi="ar-SA"/>
        </w:rPr>
      </w:pPr>
      <w:ins w:id="1158" w:author="Osiatisaa, Cds (Ext)" w:date="2018-05-30T09:42:00Z">
        <w:r>
          <w:rPr>
            <w:rFonts w:asciiTheme="minorHAnsi" w:hAnsiTheme="minorHAnsi" w:cstheme="minorHAnsi"/>
            <w:szCs w:val="24"/>
            <w:lang w:eastAsia="fr-FR" w:bidi="ar-SA"/>
          </w:rPr>
          <w:t>LIBELLE CONVENTION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LBCONV</w:t>
        </w:r>
        <w:r w:rsidRPr="00AB593C">
          <w:rPr>
            <w:rFonts w:asciiTheme="minorHAnsi" w:hAnsiTheme="minorHAnsi" w:cstheme="minorHAnsi"/>
            <w:szCs w:val="24"/>
            <w:lang w:eastAsia="fr-FR" w:bidi="ar-SA"/>
          </w:rPr>
          <w:t>)</w:t>
        </w:r>
      </w:ins>
    </w:p>
    <w:p w:rsidR="00E94017" w:rsidRPr="00B819AD" w:rsidRDefault="00E94017" w:rsidP="00E94017">
      <w:pPr>
        <w:autoSpaceDE w:val="0"/>
        <w:autoSpaceDN w:val="0"/>
        <w:adjustRightInd w:val="0"/>
        <w:rPr>
          <w:ins w:id="1159" w:author="Osiatisaa, Cds (Ext)" w:date="2018-05-30T09:42:00Z"/>
          <w:rFonts w:asciiTheme="minorHAnsi" w:hAnsiTheme="minorHAnsi" w:cstheme="minorHAnsi"/>
          <w:szCs w:val="24"/>
          <w:lang w:eastAsia="fr-FR" w:bidi="ar-SA"/>
        </w:rPr>
      </w:pPr>
    </w:p>
    <w:p w:rsidR="00E94017" w:rsidRDefault="00E94017" w:rsidP="00E94017">
      <w:pPr>
        <w:autoSpaceDE w:val="0"/>
        <w:autoSpaceDN w:val="0"/>
        <w:adjustRightInd w:val="0"/>
        <w:rPr>
          <w:ins w:id="1160" w:author="Osiatisaa, Cds (Ext)" w:date="2018-05-30T09:42:00Z"/>
          <w:rFonts w:asciiTheme="minorHAnsi" w:hAnsiTheme="minorHAnsi" w:cstheme="minorHAnsi"/>
          <w:szCs w:val="24"/>
          <w:lang w:eastAsia="fr-FR" w:bidi="ar-SA"/>
        </w:rPr>
      </w:pPr>
      <w:ins w:id="1161" w:author="Osiatisaa, Cds (Ext)" w:date="2018-05-30T09:42:00Z">
        <w:r w:rsidRPr="007E57B2">
          <w:rPr>
            <w:rFonts w:asciiTheme="minorHAnsi" w:hAnsiTheme="minorHAnsi" w:cstheme="minorHAnsi"/>
            <w:szCs w:val="24"/>
            <w:lang w:eastAsia="fr-FR" w:bidi="ar-SA"/>
          </w:rPr>
          <w:t xml:space="preserve">- par sélection dans un calendrier : </w:t>
        </w:r>
      </w:ins>
    </w:p>
    <w:p w:rsidR="00E94017" w:rsidRDefault="00E94017" w:rsidP="00E94017">
      <w:pPr>
        <w:numPr>
          <w:ilvl w:val="0"/>
          <w:numId w:val="675"/>
        </w:numPr>
        <w:autoSpaceDE w:val="0"/>
        <w:autoSpaceDN w:val="0"/>
        <w:adjustRightInd w:val="0"/>
        <w:rPr>
          <w:ins w:id="1162" w:author="Osiatisaa, Cds (Ext)" w:date="2018-05-30T09:42:00Z"/>
          <w:rFonts w:asciiTheme="minorHAnsi" w:hAnsiTheme="minorHAnsi" w:cstheme="minorHAnsi"/>
          <w:szCs w:val="24"/>
          <w:lang w:eastAsia="fr-FR" w:bidi="ar-SA"/>
        </w:rPr>
      </w:pPr>
      <w:ins w:id="1163" w:author="Osiatisaa, Cds (Ext)" w:date="2018-05-30T09:42:00Z">
        <w:r w:rsidRPr="00991012">
          <w:rPr>
            <w:rFonts w:asciiTheme="minorHAnsi" w:hAnsiTheme="minorHAnsi" w:cstheme="minorHAnsi"/>
            <w:szCs w:val="24"/>
            <w:lang w:eastAsia="fr-FR" w:bidi="ar-SA"/>
          </w:rPr>
          <w:t>DATE DE CLOTURE (YDCLOT)</w:t>
        </w:r>
      </w:ins>
    </w:p>
    <w:p w:rsidR="004F3242" w:rsidRDefault="004F3242" w:rsidP="004F3242">
      <w:pPr>
        <w:pStyle w:val="Titre4"/>
        <w:rPr>
          <w:ins w:id="1164" w:author="Osiatisaa, Cds (Ext)" w:date="2018-05-30T09:27:00Z"/>
        </w:rPr>
      </w:pPr>
      <w:ins w:id="1165" w:author="Osiatisaa, Cds (Ext)" w:date="2018-05-30T09:27:00Z">
        <w:r w:rsidRPr="004E2387">
          <w:t xml:space="preserve">Modification : contrôle des données de </w:t>
        </w:r>
        <w:r w:rsidRPr="00524A55">
          <w:rPr>
            <w:lang w:eastAsia="fr-FR" w:bidi="ar-SA"/>
          </w:rPr>
          <w:t>ta_g3p_</w:t>
        </w:r>
        <w:r>
          <w:rPr>
            <w:lang w:eastAsia="fr-FR" w:bidi="ar-SA"/>
          </w:rPr>
          <w:t>convention</w:t>
        </w:r>
      </w:ins>
    </w:p>
    <w:p w:rsidR="004F3242" w:rsidRDefault="004F3242" w:rsidP="004F3242">
      <w:pPr>
        <w:rPr>
          <w:ins w:id="1166" w:author="Osiatisaa, Cds (Ext)" w:date="2018-05-30T09:27:00Z"/>
        </w:rPr>
      </w:pPr>
    </w:p>
    <w:p w:rsidR="00E94017" w:rsidRPr="00150123" w:rsidRDefault="00E94017" w:rsidP="00E94017">
      <w:pPr>
        <w:autoSpaceDE w:val="0"/>
        <w:autoSpaceDN w:val="0"/>
        <w:adjustRightInd w:val="0"/>
        <w:rPr>
          <w:ins w:id="1167" w:author="Osiatisaa, Cds (Ext)" w:date="2018-05-30T09:43:00Z"/>
          <w:rFonts w:asciiTheme="minorHAnsi" w:hAnsiTheme="minorHAnsi" w:cstheme="minorHAnsi"/>
          <w:szCs w:val="24"/>
          <w:lang w:eastAsia="fr-FR" w:bidi="ar-SA"/>
        </w:rPr>
      </w:pPr>
      <w:ins w:id="1168" w:author="Osiatisaa, Cds (Ext)" w:date="2018-05-30T09:43:00Z">
        <w:r w:rsidRPr="00150123">
          <w:rPr>
            <w:rFonts w:asciiTheme="minorHAnsi" w:hAnsiTheme="minorHAnsi" w:cstheme="minorHAnsi"/>
            <w:szCs w:val="24"/>
            <w:lang w:eastAsia="fr-FR" w:bidi="ar-SA"/>
          </w:rPr>
          <w:t xml:space="preserve">- Contrôles de longueur maximale : </w:t>
        </w:r>
      </w:ins>
    </w:p>
    <w:p w:rsidR="00E94017" w:rsidRPr="00080D72" w:rsidRDefault="00E94017" w:rsidP="00E94017">
      <w:pPr>
        <w:numPr>
          <w:ilvl w:val="0"/>
          <w:numId w:val="675"/>
        </w:numPr>
        <w:autoSpaceDE w:val="0"/>
        <w:autoSpaceDN w:val="0"/>
        <w:adjustRightInd w:val="0"/>
        <w:rPr>
          <w:ins w:id="1169" w:author="Osiatisaa, Cds (Ext)" w:date="2018-05-30T09:43:00Z"/>
          <w:rFonts w:asciiTheme="minorHAnsi" w:hAnsiTheme="minorHAnsi" w:cstheme="minorHAnsi"/>
          <w:szCs w:val="24"/>
          <w:lang w:eastAsia="fr-FR" w:bidi="ar-SA"/>
        </w:rPr>
      </w:pPr>
      <w:ins w:id="1170" w:author="Osiatisaa, Cds (Ext)" w:date="2018-05-30T09:43:00Z">
        <w:r>
          <w:rPr>
            <w:rFonts w:asciiTheme="minorHAnsi" w:hAnsiTheme="minorHAnsi" w:cstheme="minorHAnsi"/>
            <w:szCs w:val="24"/>
            <w:lang w:eastAsia="fr-FR" w:bidi="ar-SA"/>
          </w:rPr>
          <w:t xml:space="preserve">LIBELLE CONVENTION (LBCONV) </w:t>
        </w:r>
        <w:r w:rsidRPr="00080D72">
          <w:rPr>
            <w:rFonts w:asciiTheme="minorHAnsi" w:hAnsiTheme="minorHAnsi" w:cstheme="minorHAnsi"/>
            <w:szCs w:val="24"/>
            <w:lang w:eastAsia="fr-FR" w:bidi="ar-SA"/>
          </w:rPr>
          <w:t xml:space="preserve">: </w:t>
        </w:r>
      </w:ins>
      <w:ins w:id="1171" w:author="Osiatisaa, Cds (Ext)" w:date="2018-05-30T10:46:00Z">
        <w:r w:rsidR="00C32942">
          <w:rPr>
            <w:rFonts w:asciiTheme="minorHAnsi" w:hAnsiTheme="minorHAnsi" w:cstheme="minorHAnsi"/>
            <w:szCs w:val="24"/>
            <w:lang w:eastAsia="fr-FR" w:bidi="ar-SA"/>
          </w:rPr>
          <w:t>30</w:t>
        </w:r>
      </w:ins>
      <w:ins w:id="1172" w:author="Osiatisaa, Cds (Ext)" w:date="2018-05-30T09:43:00Z">
        <w:r w:rsidRPr="00080D72">
          <w:rPr>
            <w:rFonts w:asciiTheme="minorHAnsi" w:hAnsiTheme="minorHAnsi" w:cstheme="minorHAnsi"/>
            <w:szCs w:val="24"/>
            <w:lang w:eastAsia="fr-FR" w:bidi="ar-SA"/>
          </w:rPr>
          <w:t xml:space="preserve"> caractères</w:t>
        </w:r>
        <w:r>
          <w:rPr>
            <w:rFonts w:asciiTheme="minorHAnsi" w:hAnsiTheme="minorHAnsi" w:cstheme="minorHAnsi"/>
            <w:szCs w:val="24"/>
            <w:lang w:eastAsia="fr-FR" w:bidi="ar-SA"/>
          </w:rPr>
          <w:t>.</w:t>
        </w:r>
      </w:ins>
    </w:p>
    <w:p w:rsidR="00E94017" w:rsidRPr="00150123" w:rsidRDefault="00E94017" w:rsidP="00E94017">
      <w:pPr>
        <w:autoSpaceDE w:val="0"/>
        <w:autoSpaceDN w:val="0"/>
        <w:adjustRightInd w:val="0"/>
        <w:rPr>
          <w:ins w:id="1173" w:author="Osiatisaa, Cds (Ext)" w:date="2018-05-30T09:43:00Z"/>
          <w:rFonts w:asciiTheme="minorHAnsi" w:hAnsiTheme="minorHAnsi" w:cstheme="minorHAnsi"/>
          <w:szCs w:val="24"/>
          <w:lang w:eastAsia="fr-FR" w:bidi="ar-SA"/>
        </w:rPr>
      </w:pPr>
    </w:p>
    <w:p w:rsidR="00E94017" w:rsidRPr="00150123" w:rsidRDefault="00E94017" w:rsidP="00E94017">
      <w:pPr>
        <w:autoSpaceDE w:val="0"/>
        <w:autoSpaceDN w:val="0"/>
        <w:adjustRightInd w:val="0"/>
        <w:rPr>
          <w:ins w:id="1174" w:author="Osiatisaa, Cds (Ext)" w:date="2018-05-30T09:43:00Z"/>
          <w:rFonts w:asciiTheme="minorHAnsi" w:hAnsiTheme="minorHAnsi" w:cstheme="minorHAnsi"/>
          <w:szCs w:val="24"/>
          <w:lang w:eastAsia="fr-FR" w:bidi="ar-SA"/>
        </w:rPr>
      </w:pPr>
      <w:ins w:id="1175" w:author="Osiatisaa, Cds (Ext)" w:date="2018-05-30T09:43:00Z">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ins>
    </w:p>
    <w:p w:rsidR="00E94017" w:rsidRDefault="00E94017" w:rsidP="00E94017">
      <w:pPr>
        <w:autoSpaceDE w:val="0"/>
        <w:autoSpaceDN w:val="0"/>
        <w:adjustRightInd w:val="0"/>
        <w:rPr>
          <w:ins w:id="1176" w:author="Osiatisaa, Cds (Ext)" w:date="2018-05-30T09:43:00Z"/>
          <w:rFonts w:asciiTheme="minorHAnsi" w:hAnsiTheme="minorHAnsi" w:cstheme="minorHAnsi"/>
          <w:szCs w:val="24"/>
          <w:lang w:eastAsia="fr-FR" w:bidi="ar-SA"/>
        </w:rPr>
      </w:pPr>
      <w:ins w:id="1177" w:author="Osiatisaa, Cds (Ext)" w:date="2018-05-30T09:43:00Z">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ins>
    </w:p>
    <w:p w:rsidR="00E94017" w:rsidRDefault="00E94017" w:rsidP="00E94017">
      <w:pPr>
        <w:autoSpaceDE w:val="0"/>
        <w:autoSpaceDN w:val="0"/>
        <w:adjustRightInd w:val="0"/>
        <w:rPr>
          <w:ins w:id="1178" w:author="Osiatisaa, Cds (Ext)" w:date="2018-05-30T09:43:00Z"/>
          <w:rFonts w:asciiTheme="minorHAnsi" w:hAnsiTheme="minorHAnsi" w:cstheme="minorHAnsi"/>
          <w:szCs w:val="24"/>
          <w:lang w:eastAsia="fr-FR" w:bidi="ar-SA"/>
        </w:rPr>
      </w:pPr>
    </w:p>
    <w:p w:rsidR="00E94017" w:rsidRPr="009E5826" w:rsidRDefault="00E94017" w:rsidP="00E94017">
      <w:pPr>
        <w:rPr>
          <w:ins w:id="1179" w:author="Osiatisaa, Cds (Ext)" w:date="2018-05-30T09:43:00Z"/>
          <w:rFonts w:asciiTheme="minorHAnsi" w:hAnsiTheme="minorHAnsi" w:cstheme="minorHAnsi"/>
          <w:szCs w:val="24"/>
        </w:rPr>
      </w:pPr>
      <w:ins w:id="1180" w:author="Osiatisaa, Cds (Ext)" w:date="2018-05-30T09:43:00Z">
        <w:r w:rsidRPr="009E5826">
          <w:rPr>
            <w:rFonts w:asciiTheme="minorHAnsi" w:hAnsiTheme="minorHAnsi" w:cstheme="minorHAnsi"/>
            <w:szCs w:val="24"/>
          </w:rPr>
          <w:t>- Caractères autorisés (ne concerne que les champs de saisie. Les dates et les listes déroulantes sont exclues de ces contrôles) :</w:t>
        </w:r>
      </w:ins>
    </w:p>
    <w:p w:rsidR="00E94017" w:rsidRDefault="00E94017" w:rsidP="00E94017">
      <w:pPr>
        <w:numPr>
          <w:ilvl w:val="0"/>
          <w:numId w:val="169"/>
        </w:numPr>
        <w:autoSpaceDE w:val="0"/>
        <w:autoSpaceDN w:val="0"/>
        <w:adjustRightInd w:val="0"/>
        <w:ind w:left="360" w:hanging="360"/>
        <w:rPr>
          <w:ins w:id="1181" w:author="Osiatisaa, Cds (Ext)" w:date="2018-05-30T09:43:00Z"/>
          <w:rFonts w:asciiTheme="minorHAnsi" w:hAnsiTheme="minorHAnsi" w:cstheme="minorHAnsi"/>
          <w:szCs w:val="24"/>
        </w:rPr>
      </w:pPr>
      <w:ins w:id="1182" w:author="Osiatisaa, Cds (Ext)" w:date="2018-05-30T09:43:00Z">
        <w:r>
          <w:rPr>
            <w:rFonts w:asciiTheme="minorHAnsi" w:hAnsiTheme="minorHAnsi" w:cstheme="minorHAnsi"/>
            <w:szCs w:val="24"/>
          </w:rPr>
          <w:t>Tous les caractères sont autorisés sauf le saut de ligne.</w:t>
        </w:r>
      </w:ins>
    </w:p>
    <w:p w:rsidR="00E94017" w:rsidRDefault="00E94017">
      <w:pPr>
        <w:rPr>
          <w:ins w:id="1183" w:author="Osiatisaa, Cds (Ext)" w:date="2018-05-30T09:43:00Z"/>
          <w:rFonts w:asciiTheme="minorHAnsi" w:hAnsiTheme="minorHAnsi" w:cstheme="minorHAnsi"/>
          <w:szCs w:val="24"/>
        </w:rPr>
      </w:pPr>
      <w:ins w:id="1184" w:author="Osiatisaa, Cds (Ext)" w:date="2018-05-30T09:43:00Z">
        <w:r>
          <w:rPr>
            <w:rFonts w:asciiTheme="minorHAnsi" w:hAnsiTheme="minorHAnsi" w:cstheme="minorHAnsi"/>
            <w:szCs w:val="24"/>
          </w:rPr>
          <w:br w:type="page"/>
        </w:r>
      </w:ins>
    </w:p>
    <w:p w:rsidR="00E94017" w:rsidRPr="000E2103" w:rsidRDefault="007E503A">
      <w:pPr>
        <w:pStyle w:val="Titre3"/>
        <w:rPr>
          <w:ins w:id="1185" w:author="Osiatisaa, Cds (Ext)" w:date="2018-05-30T09:43:00Z"/>
        </w:rPr>
        <w:pPrChange w:id="1186" w:author="Osiatisaa, Cds (Ext)" w:date="2018-05-30T09:48:00Z">
          <w:pPr>
            <w:numPr>
              <w:numId w:val="169"/>
            </w:numPr>
            <w:autoSpaceDE w:val="0"/>
            <w:autoSpaceDN w:val="0"/>
            <w:adjustRightInd w:val="0"/>
            <w:ind w:left="360" w:hanging="360"/>
          </w:pPr>
        </w:pPrChange>
      </w:pPr>
      <w:bookmarkStart w:id="1187" w:name="_Toc515444512"/>
      <w:ins w:id="1188" w:author="Osiatisaa, Cds (Ext)" w:date="2018-05-30T09:48:00Z">
        <w:r>
          <w:t>Ta_g3p_lien_g3p_convention</w:t>
        </w:r>
      </w:ins>
      <w:bookmarkEnd w:id="1187"/>
    </w:p>
    <w:p w:rsidR="007E503A" w:rsidRDefault="007E503A" w:rsidP="007E503A">
      <w:pPr>
        <w:rPr>
          <w:ins w:id="1189" w:author="Osiatisaa, Cds (Ext)" w:date="2018-05-30T09:48:00Z"/>
          <w:rFonts w:asciiTheme="minorHAnsi" w:hAnsiTheme="minorHAnsi" w:cstheme="minorHAnsi"/>
          <w:szCs w:val="24"/>
          <w:lang w:eastAsia="fr-FR" w:bidi="ar-SA"/>
        </w:rPr>
      </w:pPr>
      <w:ins w:id="1190" w:author="Osiatisaa, Cds (Ext)" w:date="2018-05-30T09:48:00Z">
        <w:r>
          <w:rPr>
            <w:rFonts w:asciiTheme="minorHAnsi" w:hAnsiTheme="minorHAnsi" w:cstheme="minorHAnsi"/>
            <w:szCs w:val="24"/>
            <w:lang w:eastAsia="fr-FR" w:bidi="ar-SA"/>
          </w:rPr>
          <w:t>La table contient la liste des couples fiches G3P</w:t>
        </w:r>
      </w:ins>
      <w:r w:rsidR="001E36CF">
        <w:rPr>
          <w:rFonts w:asciiTheme="minorHAnsi" w:hAnsiTheme="minorHAnsi" w:cstheme="minorHAnsi"/>
          <w:szCs w:val="24"/>
          <w:lang w:eastAsia="fr-FR" w:bidi="ar-SA"/>
        </w:rPr>
        <w:t xml:space="preserve"> </w:t>
      </w:r>
      <w:bookmarkStart w:id="1191" w:name="_GoBack"/>
      <w:bookmarkEnd w:id="1191"/>
      <w:ins w:id="1192" w:author="Osiatisaa, Cds (Ext)" w:date="2018-05-30T09:48:00Z">
        <w:r>
          <w:rPr>
            <w:rFonts w:asciiTheme="minorHAnsi" w:hAnsiTheme="minorHAnsi" w:cstheme="minorHAnsi"/>
            <w:szCs w:val="24"/>
            <w:lang w:eastAsia="fr-FR" w:bidi="ar-SA"/>
          </w:rPr>
          <w:t xml:space="preserve">/ </w:t>
        </w:r>
      </w:ins>
      <w:ins w:id="1193" w:author="Osiatisaa, Cds (Ext)" w:date="2018-05-30T10:47:00Z">
        <w:r w:rsidR="00C32942">
          <w:rPr>
            <w:rFonts w:asciiTheme="minorHAnsi" w:hAnsiTheme="minorHAnsi" w:cstheme="minorHAnsi"/>
            <w:szCs w:val="24"/>
            <w:lang w:eastAsia="fr-FR" w:bidi="ar-SA"/>
          </w:rPr>
          <w:t>Convention</w:t>
        </w:r>
      </w:ins>
      <w:ins w:id="1194" w:author="Osiatisaa, Cds (Ext)" w:date="2018-05-30T10:52:00Z">
        <w:r w:rsidR="00C32942">
          <w:rPr>
            <w:rFonts w:asciiTheme="minorHAnsi" w:hAnsiTheme="minorHAnsi" w:cstheme="minorHAnsi"/>
            <w:szCs w:val="24"/>
            <w:lang w:eastAsia="fr-FR" w:bidi="ar-SA"/>
          </w:rPr>
          <w:t>.</w:t>
        </w:r>
      </w:ins>
    </w:p>
    <w:p w:rsidR="007E503A" w:rsidRDefault="007E503A" w:rsidP="007E503A">
      <w:pPr>
        <w:pStyle w:val="Titre4"/>
        <w:numPr>
          <w:ilvl w:val="3"/>
          <w:numId w:val="787"/>
        </w:numPr>
        <w:ind w:left="862" w:hanging="862"/>
        <w:rPr>
          <w:ins w:id="1195" w:author="Osiatisaa, Cds (Ext)" w:date="2018-05-30T09:49:00Z"/>
        </w:rPr>
      </w:pPr>
      <w:ins w:id="1196" w:author="Osiatisaa, Cds (Ext)" w:date="2018-05-30T09:48:00Z">
        <w:r>
          <w:rPr>
            <w:rFonts w:asciiTheme="minorHAnsi" w:hAnsiTheme="minorHAnsi" w:cstheme="minorHAnsi"/>
            <w:lang w:eastAsia="fr-FR" w:bidi="ar-SA"/>
          </w:rPr>
          <w:t xml:space="preserve">Structure de la table </w:t>
        </w:r>
        <w:r>
          <w:t>ta_g3p_lien_g3p_convention</w:t>
        </w:r>
      </w:ins>
    </w:p>
    <w:p w:rsidR="0079427B" w:rsidRDefault="0079427B">
      <w:pPr>
        <w:rPr>
          <w:ins w:id="1197" w:author="Osiatisaa, Cds (Ext)" w:date="2018-05-30T09:49:00Z"/>
        </w:rPr>
        <w:pPrChange w:id="1198" w:author="Osiatisaa, Cds (Ext)" w:date="2018-05-30T09:49:00Z">
          <w:pPr>
            <w:pStyle w:val="Titre4"/>
            <w:numPr>
              <w:numId w:val="787"/>
            </w:numPr>
            <w:ind w:left="862" w:hanging="862"/>
          </w:pPr>
        </w:pPrChange>
      </w:pPr>
    </w:p>
    <w:tbl>
      <w:tblPr>
        <w:tblW w:w="10350" w:type="dxa"/>
        <w:tblInd w:w="70" w:type="dxa"/>
        <w:tblLayout w:type="fixed"/>
        <w:tblCellMar>
          <w:left w:w="70" w:type="dxa"/>
          <w:right w:w="70" w:type="dxa"/>
        </w:tblCellMar>
        <w:tblLook w:val="04A0" w:firstRow="1" w:lastRow="0" w:firstColumn="1" w:lastColumn="0" w:noHBand="0" w:noVBand="1"/>
      </w:tblPr>
      <w:tblGrid>
        <w:gridCol w:w="1561"/>
        <w:gridCol w:w="755"/>
        <w:gridCol w:w="1387"/>
        <w:gridCol w:w="737"/>
        <w:gridCol w:w="923"/>
        <w:gridCol w:w="923"/>
        <w:gridCol w:w="971"/>
        <w:gridCol w:w="889"/>
        <w:gridCol w:w="2204"/>
      </w:tblGrid>
      <w:tr w:rsidR="0079427B" w:rsidTr="0079427B">
        <w:trPr>
          <w:trHeight w:val="720"/>
          <w:tblHeader/>
          <w:ins w:id="1199" w:author="Osiatisaa, Cds (Ext)" w:date="2018-05-30T09:49:00Z"/>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9427B" w:rsidRDefault="0079427B">
            <w:pPr>
              <w:ind w:left="214" w:hanging="142"/>
              <w:rPr>
                <w:ins w:id="1200" w:author="Osiatisaa, Cds (Ext)" w:date="2018-05-30T09:49:00Z"/>
                <w:rFonts w:eastAsia="Times New Roman" w:cs="Calibri"/>
                <w:sz w:val="18"/>
                <w:szCs w:val="18"/>
                <w:lang w:eastAsia="fr-FR" w:bidi="ar-SA"/>
              </w:rPr>
            </w:pPr>
            <w:ins w:id="1201" w:author="Osiatisaa, Cds (Ext)" w:date="2018-05-30T09:49:00Z">
              <w:r>
                <w:rPr>
                  <w:rFonts w:eastAsia="Times New Roman" w:cs="Calibri"/>
                  <w:sz w:val="18"/>
                  <w:szCs w:val="18"/>
                  <w:lang w:eastAsia="fr-FR" w:bidi="ar-SA"/>
                </w:rPr>
                <w:t>libellé donnée</w:t>
              </w:r>
            </w:ins>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9427B" w:rsidRDefault="0079427B">
            <w:pPr>
              <w:jc w:val="center"/>
              <w:rPr>
                <w:ins w:id="1202" w:author="Osiatisaa, Cds (Ext)" w:date="2018-05-30T09:49:00Z"/>
                <w:rFonts w:eastAsia="Times New Roman" w:cs="Calibri"/>
                <w:sz w:val="18"/>
                <w:szCs w:val="18"/>
                <w:lang w:eastAsia="fr-FR" w:bidi="ar-SA"/>
              </w:rPr>
            </w:pPr>
            <w:ins w:id="1203" w:author="Osiatisaa, Cds (Ext)" w:date="2018-05-30T09:49:00Z">
              <w:r>
                <w:rPr>
                  <w:rFonts w:eastAsia="Times New Roman" w:cs="Calibri"/>
                  <w:sz w:val="18"/>
                  <w:szCs w:val="18"/>
                  <w:lang w:eastAsia="fr-FR" w:bidi="ar-SA"/>
                </w:rPr>
                <w:t>code technique</w:t>
              </w:r>
            </w:ins>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9427B" w:rsidRDefault="0079427B">
            <w:pPr>
              <w:jc w:val="center"/>
              <w:rPr>
                <w:ins w:id="1204" w:author="Osiatisaa, Cds (Ext)" w:date="2018-05-30T09:49:00Z"/>
                <w:rFonts w:eastAsia="Times New Roman" w:cs="Calibri"/>
                <w:sz w:val="18"/>
                <w:szCs w:val="18"/>
                <w:lang w:eastAsia="fr-FR" w:bidi="ar-SA"/>
              </w:rPr>
            </w:pPr>
            <w:ins w:id="1205" w:author="Osiatisaa, Cds (Ext)" w:date="2018-05-30T09:49:00Z">
              <w:r>
                <w:rPr>
                  <w:rFonts w:eastAsia="Times New Roman" w:cs="Calibri"/>
                  <w:sz w:val="18"/>
                  <w:szCs w:val="18"/>
                  <w:lang w:eastAsia="fr-FR" w:bidi="ar-SA"/>
                </w:rPr>
                <w:t>type longueur</w:t>
              </w:r>
            </w:ins>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9427B" w:rsidRDefault="0079427B">
            <w:pPr>
              <w:jc w:val="center"/>
              <w:rPr>
                <w:ins w:id="1206" w:author="Osiatisaa, Cds (Ext)" w:date="2018-05-30T09:49:00Z"/>
                <w:rFonts w:eastAsia="Times New Roman" w:cs="Calibri"/>
                <w:sz w:val="18"/>
                <w:szCs w:val="18"/>
                <w:lang w:eastAsia="fr-FR" w:bidi="ar-SA"/>
              </w:rPr>
            </w:pPr>
            <w:ins w:id="1207" w:author="Osiatisaa, Cds (Ext)" w:date="2018-05-30T09:49:00Z">
              <w:r>
                <w:rPr>
                  <w:rFonts w:eastAsia="Times New Roman" w:cs="Calibri"/>
                  <w:sz w:val="18"/>
                  <w:szCs w:val="18"/>
                  <w:lang w:eastAsia="fr-FR" w:bidi="ar-SA"/>
                </w:rPr>
                <w:t>clé</w:t>
              </w:r>
            </w:ins>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9427B" w:rsidRDefault="0079427B">
            <w:pPr>
              <w:jc w:val="center"/>
              <w:rPr>
                <w:ins w:id="1208" w:author="Osiatisaa, Cds (Ext)" w:date="2018-05-30T09:49:00Z"/>
                <w:rFonts w:eastAsia="Times New Roman" w:cs="Calibri"/>
                <w:sz w:val="18"/>
                <w:szCs w:val="18"/>
                <w:lang w:eastAsia="fr-FR" w:bidi="ar-SA"/>
              </w:rPr>
            </w:pPr>
            <w:ins w:id="1209" w:author="Osiatisaa, Cds (Ext)" w:date="2018-05-30T09:49:00Z">
              <w:r>
                <w:rPr>
                  <w:rFonts w:eastAsia="Times New Roman" w:cs="Calibri"/>
                  <w:sz w:val="18"/>
                  <w:szCs w:val="18"/>
                  <w:lang w:eastAsia="fr-FR" w:bidi="ar-SA"/>
                </w:rPr>
                <w:t>modifiable</w:t>
              </w:r>
            </w:ins>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9427B" w:rsidRDefault="0079427B">
            <w:pPr>
              <w:jc w:val="center"/>
              <w:rPr>
                <w:ins w:id="1210" w:author="Osiatisaa, Cds (Ext)" w:date="2018-05-30T09:49:00Z"/>
                <w:rFonts w:eastAsia="Times New Roman" w:cs="Calibri"/>
                <w:sz w:val="18"/>
                <w:szCs w:val="18"/>
                <w:lang w:eastAsia="fr-FR" w:bidi="ar-SA"/>
              </w:rPr>
            </w:pPr>
            <w:ins w:id="1211" w:author="Osiatisaa, Cds (Ext)" w:date="2018-05-30T09:49:00Z">
              <w:r>
                <w:rPr>
                  <w:rFonts w:eastAsia="Times New Roman" w:cs="Calibri"/>
                  <w:sz w:val="18"/>
                  <w:szCs w:val="18"/>
                  <w:lang w:eastAsia="fr-FR" w:bidi="ar-SA"/>
                </w:rPr>
                <w:t>saisi / calculé</w:t>
              </w:r>
            </w:ins>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9427B" w:rsidRDefault="0079427B">
            <w:pPr>
              <w:jc w:val="center"/>
              <w:rPr>
                <w:ins w:id="1212" w:author="Osiatisaa, Cds (Ext)" w:date="2018-05-30T09:49:00Z"/>
                <w:rFonts w:eastAsia="Times New Roman" w:cs="Calibri"/>
                <w:sz w:val="18"/>
                <w:szCs w:val="18"/>
                <w:lang w:eastAsia="fr-FR" w:bidi="ar-SA"/>
              </w:rPr>
            </w:pPr>
            <w:ins w:id="1213" w:author="Osiatisaa, Cds (Ext)" w:date="2018-05-30T09:49:00Z">
              <w:r>
                <w:rPr>
                  <w:rFonts w:eastAsia="Times New Roman" w:cs="Calibri"/>
                  <w:sz w:val="18"/>
                  <w:szCs w:val="18"/>
                  <w:lang w:eastAsia="fr-FR" w:bidi="ar-SA"/>
                </w:rPr>
                <w:t>obligatoire / facultatif</w:t>
              </w:r>
            </w:ins>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9427B" w:rsidRDefault="0079427B">
            <w:pPr>
              <w:jc w:val="center"/>
              <w:rPr>
                <w:ins w:id="1214" w:author="Osiatisaa, Cds (Ext)" w:date="2018-05-30T09:49:00Z"/>
                <w:rFonts w:eastAsia="Times New Roman" w:cs="Calibri"/>
                <w:sz w:val="18"/>
                <w:szCs w:val="18"/>
                <w:lang w:eastAsia="fr-FR" w:bidi="ar-SA"/>
              </w:rPr>
            </w:pPr>
            <w:ins w:id="1215" w:author="Osiatisaa, Cds (Ext)" w:date="2018-05-30T09:49:00Z">
              <w:r>
                <w:rPr>
                  <w:rFonts w:eastAsia="Times New Roman" w:cs="Calibri"/>
                  <w:sz w:val="18"/>
                  <w:szCs w:val="18"/>
                  <w:lang w:eastAsia="fr-FR" w:bidi="ar-SA"/>
                </w:rPr>
                <w:t>Type saisie</w:t>
              </w:r>
            </w:ins>
          </w:p>
        </w:tc>
        <w:tc>
          <w:tcPr>
            <w:tcW w:w="220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79427B" w:rsidRDefault="0079427B">
            <w:pPr>
              <w:jc w:val="center"/>
              <w:rPr>
                <w:ins w:id="1216" w:author="Osiatisaa, Cds (Ext)" w:date="2018-05-30T09:49:00Z"/>
                <w:rFonts w:eastAsia="Times New Roman" w:cs="Calibri"/>
                <w:sz w:val="18"/>
                <w:szCs w:val="18"/>
                <w:lang w:eastAsia="fr-FR" w:bidi="ar-SA"/>
              </w:rPr>
            </w:pPr>
            <w:ins w:id="1217" w:author="Osiatisaa, Cds (Ext)" w:date="2018-05-30T09:49:00Z">
              <w:r>
                <w:rPr>
                  <w:rFonts w:eastAsia="Times New Roman" w:cs="Calibri"/>
                  <w:sz w:val="18"/>
                  <w:szCs w:val="18"/>
                  <w:lang w:eastAsia="fr-FR" w:bidi="ar-SA"/>
                </w:rPr>
                <w:t>définition</w:t>
              </w:r>
            </w:ins>
          </w:p>
        </w:tc>
      </w:tr>
      <w:tr w:rsidR="0079427B" w:rsidTr="0079427B">
        <w:trPr>
          <w:trHeight w:val="720"/>
          <w:ins w:id="1218" w:author="Osiatisaa, Cds (Ext)" w:date="2018-05-30T09:49:00Z"/>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19" w:author="Osiatisaa, Cds (Ext)" w:date="2018-05-30T09:49:00Z"/>
                <w:rFonts w:eastAsia="Times New Roman" w:cs="Calibri"/>
                <w:sz w:val="16"/>
                <w:szCs w:val="16"/>
                <w:lang w:eastAsia="fr-FR" w:bidi="ar-SA"/>
              </w:rPr>
            </w:pPr>
            <w:ins w:id="1220" w:author="Osiatisaa, Cds (Ext)" w:date="2018-05-30T09:49:00Z">
              <w:r>
                <w:rPr>
                  <w:rFonts w:eastAsia="Times New Roman" w:cs="Calibri"/>
                  <w:sz w:val="16"/>
                  <w:szCs w:val="16"/>
                  <w:lang w:eastAsia="fr-FR" w:bidi="ar-SA"/>
                </w:rPr>
                <w:t>CODE FICHE</w:t>
              </w:r>
            </w:ins>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21" w:author="Osiatisaa, Cds (Ext)" w:date="2018-05-30T09:49:00Z"/>
                <w:rFonts w:eastAsia="Times New Roman" w:cs="Calibri"/>
                <w:sz w:val="16"/>
                <w:szCs w:val="16"/>
                <w:lang w:eastAsia="fr-FR" w:bidi="ar-SA"/>
              </w:rPr>
            </w:pPr>
            <w:ins w:id="1222" w:author="Osiatisaa, Cds (Ext)" w:date="2018-05-30T09:49:00Z">
              <w:r>
                <w:rPr>
                  <w:rFonts w:eastAsia="Times New Roman" w:cs="Calibri"/>
                  <w:sz w:val="16"/>
                  <w:szCs w:val="16"/>
                  <w:lang w:eastAsia="fr-FR" w:bidi="ar-SA"/>
                </w:rPr>
                <w:t>C0FIC</w:t>
              </w:r>
            </w:ins>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23" w:author="Osiatisaa, Cds (Ext)" w:date="2018-05-30T09:49:00Z"/>
                <w:rFonts w:eastAsia="Times New Roman" w:cs="Calibri"/>
                <w:sz w:val="16"/>
                <w:szCs w:val="16"/>
                <w:lang w:eastAsia="fr-FR" w:bidi="ar-SA"/>
              </w:rPr>
            </w:pPr>
            <w:ins w:id="1224" w:author="Osiatisaa, Cds (Ext)" w:date="2018-05-30T09:49:00Z">
              <w:r>
                <w:rPr>
                  <w:rFonts w:eastAsia="Times New Roman" w:cs="Calibri"/>
                  <w:sz w:val="16"/>
                  <w:szCs w:val="16"/>
                  <w:lang w:eastAsia="fr-FR" w:bidi="ar-SA"/>
                </w:rPr>
                <w:t>alphanumérique (9)</w:t>
              </w:r>
            </w:ins>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25" w:author="Osiatisaa, Cds (Ext)" w:date="2018-05-30T09:49:00Z"/>
                <w:rFonts w:eastAsia="Times New Roman" w:cs="Calibri"/>
                <w:sz w:val="16"/>
                <w:szCs w:val="16"/>
                <w:lang w:eastAsia="fr-FR" w:bidi="ar-SA"/>
              </w:rPr>
            </w:pPr>
            <w:ins w:id="1226" w:author="Osiatisaa, Cds (Ext)" w:date="2018-05-30T09:49:00Z">
              <w:r>
                <w:rPr>
                  <w:rFonts w:eastAsia="Times New Roman" w:cs="Calibri"/>
                  <w:sz w:val="16"/>
                  <w:szCs w:val="16"/>
                  <w:lang w:eastAsia="fr-FR" w:bidi="ar-SA"/>
                </w:rPr>
                <w:t>clé</w:t>
              </w:r>
            </w:ins>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27" w:author="Osiatisaa, Cds (Ext)" w:date="2018-05-30T09:49:00Z"/>
                <w:rFonts w:eastAsia="Times New Roman" w:cs="Calibri"/>
                <w:sz w:val="16"/>
                <w:szCs w:val="16"/>
                <w:lang w:eastAsia="fr-FR" w:bidi="ar-SA"/>
              </w:rPr>
            </w:pPr>
            <w:ins w:id="1228" w:author="Osiatisaa, Cds (Ext)" w:date="2018-05-30T09:49:00Z">
              <w:r>
                <w:rPr>
                  <w:rFonts w:eastAsia="Times New Roman" w:cs="Calibri"/>
                  <w:sz w:val="16"/>
                  <w:szCs w:val="16"/>
                  <w:lang w:eastAsia="fr-FR" w:bidi="ar-SA"/>
                </w:rPr>
                <w:t>non</w:t>
              </w:r>
            </w:ins>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29" w:author="Osiatisaa, Cds (Ext)" w:date="2018-05-30T09:49:00Z"/>
                <w:rFonts w:eastAsia="Times New Roman" w:cs="Calibri"/>
                <w:sz w:val="16"/>
                <w:szCs w:val="16"/>
                <w:lang w:eastAsia="fr-FR" w:bidi="ar-SA"/>
              </w:rPr>
            </w:pPr>
            <w:ins w:id="1230" w:author="Osiatisaa, Cds (Ext)" w:date="2018-05-30T09:49:00Z">
              <w:r>
                <w:rPr>
                  <w:rFonts w:eastAsia="Times New Roman" w:cs="Calibri"/>
                  <w:sz w:val="16"/>
                  <w:szCs w:val="16"/>
                  <w:lang w:eastAsia="fr-FR" w:bidi="ar-SA"/>
                </w:rPr>
                <w:t>saisi</w:t>
              </w:r>
            </w:ins>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31" w:author="Osiatisaa, Cds (Ext)" w:date="2018-05-30T09:49:00Z"/>
                <w:rFonts w:eastAsia="Times New Roman" w:cs="Calibri"/>
                <w:sz w:val="16"/>
                <w:szCs w:val="16"/>
                <w:lang w:eastAsia="fr-FR" w:bidi="ar-SA"/>
              </w:rPr>
            </w:pPr>
            <w:ins w:id="1232" w:author="Osiatisaa, Cds (Ext)" w:date="2018-05-30T09:49:00Z">
              <w:r>
                <w:rPr>
                  <w:rFonts w:eastAsia="Times New Roman" w:cs="Calibri"/>
                  <w:sz w:val="16"/>
                  <w:szCs w:val="16"/>
                  <w:lang w:eastAsia="fr-FR" w:bidi="ar-SA"/>
                </w:rPr>
                <w:t>obligatoire</w:t>
              </w:r>
            </w:ins>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33" w:author="Osiatisaa, Cds (Ext)" w:date="2018-05-30T09:49:00Z"/>
                <w:rFonts w:eastAsia="Times New Roman" w:cs="Calibri"/>
                <w:sz w:val="16"/>
                <w:szCs w:val="16"/>
                <w:lang w:eastAsia="fr-FR" w:bidi="ar-SA"/>
              </w:rPr>
            </w:pPr>
            <w:ins w:id="1234" w:author="Osiatisaa, Cds (Ext)" w:date="2018-05-30T09:49:00Z">
              <w:r>
                <w:rPr>
                  <w:rFonts w:eastAsia="Times New Roman" w:cs="Calibri"/>
                  <w:sz w:val="16"/>
                  <w:szCs w:val="16"/>
                  <w:lang w:eastAsia="fr-FR" w:bidi="ar-SA"/>
                </w:rPr>
                <w:t>Liste</w:t>
              </w:r>
            </w:ins>
          </w:p>
        </w:tc>
        <w:tc>
          <w:tcPr>
            <w:tcW w:w="220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35" w:author="Osiatisaa, Cds (Ext)" w:date="2018-05-30T09:49:00Z"/>
                <w:rFonts w:eastAsia="Times New Roman" w:cs="Calibri"/>
                <w:sz w:val="16"/>
                <w:szCs w:val="16"/>
                <w:lang w:eastAsia="fr-FR" w:bidi="ar-SA"/>
              </w:rPr>
            </w:pPr>
            <w:ins w:id="1236" w:author="Osiatisaa, Cds (Ext)" w:date="2018-05-30T09:49:00Z">
              <w:r>
                <w:rPr>
                  <w:rFonts w:eastAsia="Times New Roman" w:cs="Calibri"/>
                  <w:sz w:val="16"/>
                  <w:szCs w:val="16"/>
                  <w:lang w:eastAsia="fr-FR" w:bidi="ar-SA"/>
                </w:rPr>
                <w:t>Identifiant de la Fiche G3P</w:t>
              </w:r>
            </w:ins>
          </w:p>
          <w:p w:rsidR="0079427B" w:rsidRDefault="0079427B">
            <w:pPr>
              <w:jc w:val="center"/>
              <w:rPr>
                <w:ins w:id="1237" w:author="Osiatisaa, Cds (Ext)" w:date="2018-05-30T09:49:00Z"/>
                <w:rFonts w:eastAsia="Times New Roman" w:cs="Calibri"/>
                <w:sz w:val="16"/>
                <w:szCs w:val="16"/>
                <w:lang w:eastAsia="fr-FR" w:bidi="ar-SA"/>
              </w:rPr>
            </w:pPr>
            <w:ins w:id="1238" w:author="Osiatisaa, Cds (Ext)" w:date="2018-05-30T09:49:00Z">
              <w:r>
                <w:rPr>
                  <w:rFonts w:eastAsia="Times New Roman" w:cs="Calibri"/>
                  <w:sz w:val="16"/>
                  <w:szCs w:val="16"/>
                  <w:lang w:eastAsia="fr-FR" w:bidi="ar-SA"/>
                </w:rPr>
                <w:t>Ex : PROJ00237</w:t>
              </w:r>
            </w:ins>
          </w:p>
        </w:tc>
      </w:tr>
      <w:tr w:rsidR="0079427B" w:rsidTr="0079427B">
        <w:trPr>
          <w:trHeight w:val="720"/>
          <w:ins w:id="1239" w:author="Osiatisaa, Cds (Ext)" w:date="2018-05-30T09:49:00Z"/>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40" w:author="Osiatisaa, Cds (Ext)" w:date="2018-05-30T09:49:00Z"/>
                <w:rFonts w:eastAsia="Times New Roman" w:cs="Calibri"/>
                <w:sz w:val="16"/>
                <w:szCs w:val="16"/>
                <w:lang w:eastAsia="fr-FR" w:bidi="ar-SA"/>
              </w:rPr>
            </w:pPr>
            <w:ins w:id="1241" w:author="Osiatisaa, Cds (Ext)" w:date="2018-05-30T09:49:00Z">
              <w:r>
                <w:rPr>
                  <w:rFonts w:eastAsia="Times New Roman" w:cs="Calibri"/>
                  <w:sz w:val="16"/>
                  <w:szCs w:val="16"/>
                  <w:lang w:eastAsia="fr-FR" w:bidi="ar-SA"/>
                </w:rPr>
                <w:t>CODE CONVENTION</w:t>
              </w:r>
            </w:ins>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42" w:author="Osiatisaa, Cds (Ext)" w:date="2018-05-30T09:49:00Z"/>
                <w:rFonts w:eastAsia="Times New Roman" w:cs="Calibri"/>
                <w:sz w:val="16"/>
                <w:szCs w:val="16"/>
                <w:lang w:eastAsia="fr-FR" w:bidi="ar-SA"/>
              </w:rPr>
            </w:pPr>
            <w:ins w:id="1243" w:author="Osiatisaa, Cds (Ext)" w:date="2018-05-30T09:49:00Z">
              <w:r>
                <w:rPr>
                  <w:rFonts w:eastAsia="Times New Roman" w:cs="Calibri"/>
                  <w:sz w:val="16"/>
                  <w:szCs w:val="16"/>
                  <w:lang w:eastAsia="fr-FR" w:bidi="ar-SA"/>
                </w:rPr>
                <w:t>C0CONV</w:t>
              </w:r>
            </w:ins>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44" w:author="Osiatisaa, Cds (Ext)" w:date="2018-05-30T09:49:00Z"/>
                <w:rFonts w:eastAsia="Times New Roman" w:cs="Calibri"/>
                <w:sz w:val="16"/>
                <w:szCs w:val="16"/>
                <w:lang w:eastAsia="fr-FR" w:bidi="ar-SA"/>
              </w:rPr>
            </w:pPr>
            <w:ins w:id="1245" w:author="Osiatisaa, Cds (Ext)" w:date="2018-05-30T09:57:00Z">
              <w:r>
                <w:rPr>
                  <w:rFonts w:eastAsia="Times New Roman" w:cs="Calibri"/>
                  <w:sz w:val="16"/>
                  <w:szCs w:val="16"/>
                  <w:lang w:eastAsia="fr-FR" w:bidi="ar-SA"/>
                </w:rPr>
                <w:t>DECIMAL (5,0)</w:t>
              </w:r>
            </w:ins>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46" w:author="Osiatisaa, Cds (Ext)" w:date="2018-05-30T09:49:00Z"/>
                <w:rFonts w:eastAsia="Times New Roman" w:cs="Calibri"/>
                <w:sz w:val="16"/>
                <w:szCs w:val="16"/>
                <w:lang w:eastAsia="fr-FR" w:bidi="ar-SA"/>
              </w:rPr>
            </w:pPr>
            <w:ins w:id="1247" w:author="Osiatisaa, Cds (Ext)" w:date="2018-05-30T09:49:00Z">
              <w:r>
                <w:rPr>
                  <w:rFonts w:eastAsia="Times New Roman" w:cs="Calibri"/>
                  <w:sz w:val="16"/>
                  <w:szCs w:val="16"/>
                  <w:lang w:eastAsia="fr-FR" w:bidi="ar-SA"/>
                </w:rPr>
                <w:t>clé</w:t>
              </w:r>
            </w:ins>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48" w:author="Osiatisaa, Cds (Ext)" w:date="2018-05-30T09:49:00Z"/>
                <w:rFonts w:eastAsia="Times New Roman" w:cs="Calibri"/>
                <w:sz w:val="16"/>
                <w:szCs w:val="16"/>
                <w:lang w:eastAsia="fr-FR" w:bidi="ar-SA"/>
              </w:rPr>
            </w:pPr>
            <w:ins w:id="1249" w:author="Osiatisaa, Cds (Ext)" w:date="2018-05-30T09:49:00Z">
              <w:r>
                <w:rPr>
                  <w:rFonts w:eastAsia="Times New Roman" w:cs="Calibri"/>
                  <w:sz w:val="16"/>
                  <w:szCs w:val="16"/>
                  <w:lang w:eastAsia="fr-FR" w:bidi="ar-SA"/>
                </w:rPr>
                <w:t>non</w:t>
              </w:r>
            </w:ins>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50" w:author="Osiatisaa, Cds (Ext)" w:date="2018-05-30T09:49:00Z"/>
                <w:rFonts w:eastAsia="Times New Roman" w:cs="Calibri"/>
                <w:sz w:val="16"/>
                <w:szCs w:val="16"/>
                <w:lang w:eastAsia="fr-FR" w:bidi="ar-SA"/>
              </w:rPr>
            </w:pPr>
            <w:ins w:id="1251" w:author="Osiatisaa, Cds (Ext)" w:date="2018-05-30T09:49:00Z">
              <w:r>
                <w:rPr>
                  <w:rFonts w:eastAsia="Times New Roman" w:cs="Calibri"/>
                  <w:sz w:val="16"/>
                  <w:szCs w:val="16"/>
                  <w:lang w:eastAsia="fr-FR" w:bidi="ar-SA"/>
                </w:rPr>
                <w:t>saisi</w:t>
              </w:r>
            </w:ins>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52" w:author="Osiatisaa, Cds (Ext)" w:date="2018-05-30T09:49:00Z"/>
                <w:rFonts w:eastAsia="Times New Roman" w:cs="Calibri"/>
                <w:sz w:val="16"/>
                <w:szCs w:val="16"/>
                <w:lang w:eastAsia="fr-FR" w:bidi="ar-SA"/>
              </w:rPr>
            </w:pPr>
            <w:ins w:id="1253" w:author="Osiatisaa, Cds (Ext)" w:date="2018-05-30T09:49:00Z">
              <w:r>
                <w:rPr>
                  <w:rFonts w:eastAsia="Times New Roman" w:cs="Calibri"/>
                  <w:sz w:val="16"/>
                  <w:szCs w:val="16"/>
                  <w:lang w:eastAsia="fr-FR" w:bidi="ar-SA"/>
                </w:rPr>
                <w:t>obligatoire</w:t>
              </w:r>
            </w:ins>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54" w:author="Osiatisaa, Cds (Ext)" w:date="2018-05-30T09:49:00Z"/>
                <w:rFonts w:eastAsia="Times New Roman" w:cs="Calibri"/>
                <w:sz w:val="16"/>
                <w:szCs w:val="16"/>
                <w:lang w:eastAsia="fr-FR" w:bidi="ar-SA"/>
              </w:rPr>
            </w:pPr>
            <w:ins w:id="1255" w:author="Osiatisaa, Cds (Ext)" w:date="2018-05-30T09:49:00Z">
              <w:r>
                <w:rPr>
                  <w:rFonts w:eastAsia="Times New Roman" w:cs="Calibri"/>
                  <w:sz w:val="16"/>
                  <w:szCs w:val="16"/>
                  <w:lang w:eastAsia="fr-FR" w:bidi="ar-SA"/>
                </w:rPr>
                <w:t>Liste</w:t>
              </w:r>
            </w:ins>
          </w:p>
        </w:tc>
        <w:tc>
          <w:tcPr>
            <w:tcW w:w="220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79427B" w:rsidRDefault="0079427B">
            <w:pPr>
              <w:jc w:val="center"/>
              <w:rPr>
                <w:ins w:id="1256" w:author="Osiatisaa, Cds (Ext)" w:date="2018-05-30T09:49:00Z"/>
                <w:rFonts w:eastAsia="Times New Roman" w:cs="Calibri"/>
                <w:sz w:val="16"/>
                <w:szCs w:val="16"/>
                <w:lang w:eastAsia="fr-FR" w:bidi="ar-SA"/>
              </w:rPr>
            </w:pPr>
            <w:ins w:id="1257" w:author="Osiatisaa, Cds (Ext)" w:date="2018-05-30T09:49:00Z">
              <w:r>
                <w:rPr>
                  <w:rFonts w:eastAsia="Times New Roman" w:cs="Calibri"/>
                  <w:sz w:val="16"/>
                  <w:szCs w:val="16"/>
                  <w:lang w:eastAsia="fr-FR" w:bidi="ar-SA"/>
                </w:rPr>
                <w:t>Identifiant de la convention</w:t>
              </w:r>
            </w:ins>
          </w:p>
        </w:tc>
      </w:tr>
      <w:tr w:rsidR="0079427B" w:rsidTr="0079427B">
        <w:trPr>
          <w:trHeight w:val="960"/>
          <w:ins w:id="1258" w:author="Osiatisaa, Cds (Ext)" w:date="2018-05-30T09:49:00Z"/>
        </w:trPr>
        <w:tc>
          <w:tcPr>
            <w:tcW w:w="1560" w:type="dxa"/>
            <w:tcBorders>
              <w:top w:val="nil"/>
              <w:left w:val="single" w:sz="4" w:space="0" w:color="auto"/>
              <w:bottom w:val="single" w:sz="4" w:space="0" w:color="auto"/>
              <w:right w:val="single" w:sz="4" w:space="0" w:color="auto"/>
            </w:tcBorders>
            <w:vAlign w:val="center"/>
            <w:hideMark/>
          </w:tcPr>
          <w:p w:rsidR="0079427B" w:rsidRDefault="0079427B">
            <w:pPr>
              <w:ind w:left="214" w:hanging="142"/>
              <w:jc w:val="center"/>
              <w:rPr>
                <w:ins w:id="1259" w:author="Osiatisaa, Cds (Ext)" w:date="2018-05-30T09:49:00Z"/>
                <w:rFonts w:eastAsia="Times New Roman" w:cs="Calibri"/>
                <w:sz w:val="16"/>
                <w:szCs w:val="16"/>
                <w:lang w:eastAsia="fr-FR" w:bidi="ar-SA"/>
              </w:rPr>
            </w:pPr>
            <w:ins w:id="1260" w:author="Osiatisaa, Cds (Ext)" w:date="2018-05-30T09:49:00Z">
              <w:r>
                <w:rPr>
                  <w:rFonts w:eastAsia="Times New Roman" w:cs="Calibri"/>
                  <w:sz w:val="16"/>
                  <w:szCs w:val="16"/>
                  <w:lang w:eastAsia="fr-FR" w:bidi="ar-SA"/>
                </w:rPr>
                <w:t>DATE DEBUT</w:t>
              </w:r>
            </w:ins>
          </w:p>
        </w:tc>
        <w:tc>
          <w:tcPr>
            <w:tcW w:w="754" w:type="dxa"/>
            <w:tcBorders>
              <w:top w:val="nil"/>
              <w:left w:val="nil"/>
              <w:bottom w:val="single" w:sz="4" w:space="0" w:color="auto"/>
              <w:right w:val="single" w:sz="4" w:space="0" w:color="auto"/>
            </w:tcBorders>
            <w:vAlign w:val="center"/>
            <w:hideMark/>
          </w:tcPr>
          <w:p w:rsidR="0079427B" w:rsidRDefault="0079427B">
            <w:pPr>
              <w:jc w:val="center"/>
              <w:rPr>
                <w:ins w:id="1261" w:author="Osiatisaa, Cds (Ext)" w:date="2018-05-30T09:49:00Z"/>
                <w:rFonts w:eastAsia="Times New Roman" w:cs="Calibri"/>
                <w:sz w:val="16"/>
                <w:szCs w:val="16"/>
                <w:lang w:eastAsia="fr-FR" w:bidi="ar-SA"/>
              </w:rPr>
            </w:pPr>
            <w:ins w:id="1262" w:author="Osiatisaa, Cds (Ext)" w:date="2018-05-30T09:49:00Z">
              <w:r>
                <w:rPr>
                  <w:rFonts w:eastAsia="Times New Roman" w:cs="Calibri"/>
                  <w:sz w:val="16"/>
                  <w:szCs w:val="16"/>
                  <w:lang w:eastAsia="fr-FR" w:bidi="ar-SA"/>
                </w:rPr>
                <w:t>YDDE</w:t>
              </w:r>
            </w:ins>
          </w:p>
        </w:tc>
        <w:tc>
          <w:tcPr>
            <w:tcW w:w="1387" w:type="dxa"/>
            <w:tcBorders>
              <w:top w:val="nil"/>
              <w:left w:val="nil"/>
              <w:bottom w:val="single" w:sz="4" w:space="0" w:color="auto"/>
              <w:right w:val="single" w:sz="4" w:space="0" w:color="auto"/>
            </w:tcBorders>
            <w:vAlign w:val="center"/>
            <w:hideMark/>
          </w:tcPr>
          <w:p w:rsidR="0079427B" w:rsidRDefault="0079427B">
            <w:pPr>
              <w:jc w:val="center"/>
              <w:rPr>
                <w:ins w:id="1263" w:author="Osiatisaa, Cds (Ext)" w:date="2018-05-30T09:49:00Z"/>
                <w:rFonts w:eastAsia="Times New Roman" w:cs="Calibri"/>
                <w:sz w:val="16"/>
                <w:szCs w:val="16"/>
                <w:lang w:eastAsia="fr-FR" w:bidi="ar-SA"/>
              </w:rPr>
            </w:pPr>
            <w:ins w:id="1264" w:author="Osiatisaa, Cds (Ext)" w:date="2018-05-30T09:49:00Z">
              <w:r>
                <w:rPr>
                  <w:rFonts w:eastAsia="Times New Roman" w:cs="Calibri"/>
                  <w:sz w:val="16"/>
                  <w:szCs w:val="16"/>
                  <w:lang w:eastAsia="fr-FR" w:bidi="ar-SA"/>
                </w:rPr>
                <w:t>date (AAAAJJMM)</w:t>
              </w:r>
            </w:ins>
          </w:p>
        </w:tc>
        <w:tc>
          <w:tcPr>
            <w:tcW w:w="737" w:type="dxa"/>
            <w:tcBorders>
              <w:top w:val="single" w:sz="4" w:space="0" w:color="auto"/>
              <w:left w:val="nil"/>
              <w:bottom w:val="single" w:sz="4" w:space="0" w:color="auto"/>
              <w:right w:val="single" w:sz="4" w:space="0" w:color="auto"/>
            </w:tcBorders>
            <w:vAlign w:val="center"/>
          </w:tcPr>
          <w:p w:rsidR="0079427B" w:rsidRDefault="0079427B">
            <w:pPr>
              <w:jc w:val="center"/>
              <w:rPr>
                <w:ins w:id="1265" w:author="Osiatisaa, Cds (Ext)" w:date="2018-05-30T09:49:00Z"/>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vAlign w:val="center"/>
            <w:hideMark/>
          </w:tcPr>
          <w:p w:rsidR="0079427B" w:rsidRDefault="0079427B">
            <w:pPr>
              <w:jc w:val="center"/>
              <w:rPr>
                <w:ins w:id="1266" w:author="Osiatisaa, Cds (Ext)" w:date="2018-05-30T09:49:00Z"/>
                <w:rFonts w:eastAsia="Times New Roman" w:cs="Calibri"/>
                <w:sz w:val="16"/>
                <w:szCs w:val="16"/>
                <w:lang w:eastAsia="fr-FR" w:bidi="ar-SA"/>
              </w:rPr>
            </w:pPr>
            <w:ins w:id="1267" w:author="Osiatisaa, Cds (Ext)" w:date="2018-05-30T09:49:00Z">
              <w:r>
                <w:rPr>
                  <w:rFonts w:eastAsia="Times New Roman" w:cs="Calibri"/>
                  <w:sz w:val="16"/>
                  <w:szCs w:val="16"/>
                  <w:lang w:eastAsia="fr-FR" w:bidi="ar-SA"/>
                </w:rPr>
                <w:t>oui</w:t>
              </w:r>
            </w:ins>
          </w:p>
        </w:tc>
        <w:tc>
          <w:tcPr>
            <w:tcW w:w="923" w:type="dxa"/>
            <w:tcBorders>
              <w:top w:val="nil"/>
              <w:left w:val="single" w:sz="4" w:space="0" w:color="auto"/>
              <w:bottom w:val="single" w:sz="4" w:space="0" w:color="auto"/>
              <w:right w:val="single" w:sz="4" w:space="0" w:color="auto"/>
            </w:tcBorders>
            <w:vAlign w:val="center"/>
            <w:hideMark/>
          </w:tcPr>
          <w:p w:rsidR="0079427B" w:rsidRDefault="0079427B">
            <w:pPr>
              <w:jc w:val="center"/>
              <w:rPr>
                <w:ins w:id="1268" w:author="Osiatisaa, Cds (Ext)" w:date="2018-05-30T09:49:00Z"/>
                <w:rFonts w:eastAsia="Times New Roman" w:cs="Calibri"/>
                <w:sz w:val="16"/>
                <w:szCs w:val="16"/>
                <w:lang w:eastAsia="fr-FR" w:bidi="ar-SA"/>
              </w:rPr>
            </w:pPr>
            <w:ins w:id="1269" w:author="Osiatisaa, Cds (Ext)" w:date="2018-05-30T09:49:00Z">
              <w:r>
                <w:rPr>
                  <w:rFonts w:eastAsia="Times New Roman" w:cs="Calibri"/>
                  <w:sz w:val="16"/>
                  <w:szCs w:val="16"/>
                  <w:lang w:eastAsia="fr-FR" w:bidi="ar-SA"/>
                </w:rPr>
                <w:t>saisi</w:t>
              </w:r>
            </w:ins>
          </w:p>
        </w:tc>
        <w:tc>
          <w:tcPr>
            <w:tcW w:w="971" w:type="dxa"/>
            <w:tcBorders>
              <w:top w:val="nil"/>
              <w:left w:val="nil"/>
              <w:bottom w:val="single" w:sz="4" w:space="0" w:color="auto"/>
              <w:right w:val="single" w:sz="4" w:space="0" w:color="auto"/>
            </w:tcBorders>
            <w:vAlign w:val="center"/>
            <w:hideMark/>
          </w:tcPr>
          <w:p w:rsidR="0079427B" w:rsidRDefault="0079427B">
            <w:pPr>
              <w:jc w:val="center"/>
              <w:rPr>
                <w:ins w:id="1270" w:author="Osiatisaa, Cds (Ext)" w:date="2018-05-30T09:49:00Z"/>
                <w:rFonts w:eastAsia="Times New Roman" w:cs="Calibri"/>
                <w:sz w:val="16"/>
                <w:szCs w:val="16"/>
                <w:lang w:eastAsia="fr-FR" w:bidi="ar-SA"/>
              </w:rPr>
            </w:pPr>
            <w:ins w:id="1271" w:author="Osiatisaa, Cds (Ext)" w:date="2018-05-30T09:49:00Z">
              <w:r>
                <w:rPr>
                  <w:rFonts w:eastAsia="Times New Roman" w:cs="Calibri"/>
                  <w:sz w:val="16"/>
                  <w:szCs w:val="16"/>
                  <w:lang w:eastAsia="fr-FR" w:bidi="ar-SA"/>
                </w:rPr>
                <w:t>obligatoire</w:t>
              </w:r>
            </w:ins>
          </w:p>
        </w:tc>
        <w:tc>
          <w:tcPr>
            <w:tcW w:w="889" w:type="dxa"/>
            <w:tcBorders>
              <w:top w:val="nil"/>
              <w:left w:val="nil"/>
              <w:bottom w:val="single" w:sz="4" w:space="0" w:color="auto"/>
              <w:right w:val="single" w:sz="4" w:space="0" w:color="auto"/>
            </w:tcBorders>
            <w:vAlign w:val="center"/>
          </w:tcPr>
          <w:p w:rsidR="0079427B" w:rsidRDefault="0079427B">
            <w:pPr>
              <w:jc w:val="center"/>
              <w:rPr>
                <w:ins w:id="1272" w:author="Osiatisaa, Cds (Ext)" w:date="2018-05-30T09:49:00Z"/>
                <w:rFonts w:eastAsia="Times New Roman" w:cs="Calibri"/>
                <w:sz w:val="16"/>
                <w:szCs w:val="16"/>
                <w:lang w:eastAsia="fr-FR" w:bidi="ar-SA"/>
              </w:rPr>
            </w:pPr>
            <w:ins w:id="1273" w:author="Osiatisaa, Cds (Ext)" w:date="2018-05-30T09:49:00Z">
              <w:r>
                <w:rPr>
                  <w:rFonts w:eastAsia="Times New Roman" w:cs="Calibri"/>
                  <w:sz w:val="16"/>
                  <w:szCs w:val="16"/>
                  <w:lang w:eastAsia="fr-FR" w:bidi="ar-SA"/>
                </w:rPr>
                <w:t>Calendrier</w:t>
              </w:r>
            </w:ins>
          </w:p>
        </w:tc>
        <w:tc>
          <w:tcPr>
            <w:tcW w:w="2204" w:type="dxa"/>
            <w:tcBorders>
              <w:top w:val="nil"/>
              <w:left w:val="nil"/>
              <w:bottom w:val="single" w:sz="4" w:space="0" w:color="auto"/>
              <w:right w:val="single" w:sz="4" w:space="0" w:color="auto"/>
            </w:tcBorders>
            <w:vAlign w:val="center"/>
            <w:hideMark/>
          </w:tcPr>
          <w:p w:rsidR="0079427B" w:rsidRDefault="0079427B">
            <w:pPr>
              <w:jc w:val="center"/>
              <w:rPr>
                <w:ins w:id="1274" w:author="Osiatisaa, Cds (Ext)" w:date="2018-05-30T09:49:00Z"/>
                <w:rFonts w:eastAsia="Times New Roman" w:cs="Calibri"/>
                <w:sz w:val="16"/>
                <w:szCs w:val="16"/>
                <w:lang w:eastAsia="fr-FR" w:bidi="ar-SA"/>
              </w:rPr>
            </w:pPr>
            <w:ins w:id="1275" w:author="Osiatisaa, Cds (Ext)" w:date="2018-05-30T09:49:00Z">
              <w:r>
                <w:rPr>
                  <w:rFonts w:eastAsia="Times New Roman" w:cs="Calibri"/>
                  <w:sz w:val="16"/>
                  <w:szCs w:val="16"/>
                  <w:lang w:eastAsia="fr-FR" w:bidi="ar-SA"/>
                </w:rPr>
                <w:t>Date de début</w:t>
              </w:r>
            </w:ins>
          </w:p>
        </w:tc>
      </w:tr>
      <w:tr w:rsidR="0079427B" w:rsidTr="0079427B">
        <w:trPr>
          <w:trHeight w:val="720"/>
          <w:ins w:id="1276" w:author="Osiatisaa, Cds (Ext)" w:date="2018-05-30T09:49:00Z"/>
        </w:trPr>
        <w:tc>
          <w:tcPr>
            <w:tcW w:w="1560" w:type="dxa"/>
            <w:tcBorders>
              <w:top w:val="nil"/>
              <w:left w:val="single" w:sz="4" w:space="0" w:color="auto"/>
              <w:bottom w:val="single" w:sz="4" w:space="0" w:color="auto"/>
              <w:right w:val="single" w:sz="4" w:space="0" w:color="auto"/>
            </w:tcBorders>
            <w:vAlign w:val="center"/>
            <w:hideMark/>
          </w:tcPr>
          <w:p w:rsidR="0079427B" w:rsidRDefault="0079427B">
            <w:pPr>
              <w:ind w:left="214" w:hanging="142"/>
              <w:jc w:val="center"/>
              <w:rPr>
                <w:ins w:id="1277" w:author="Osiatisaa, Cds (Ext)" w:date="2018-05-30T09:49:00Z"/>
                <w:rFonts w:eastAsia="Times New Roman" w:cs="Calibri"/>
                <w:sz w:val="16"/>
                <w:szCs w:val="16"/>
                <w:lang w:eastAsia="fr-FR" w:bidi="ar-SA"/>
              </w:rPr>
            </w:pPr>
            <w:ins w:id="1278" w:author="Osiatisaa, Cds (Ext)" w:date="2018-05-30T09:49:00Z">
              <w:r>
                <w:rPr>
                  <w:rFonts w:eastAsia="Times New Roman" w:cs="Calibri"/>
                  <w:sz w:val="16"/>
                  <w:szCs w:val="16"/>
                  <w:lang w:eastAsia="fr-FR" w:bidi="ar-SA"/>
                </w:rPr>
                <w:t>DATE CREATION</w:t>
              </w:r>
            </w:ins>
          </w:p>
        </w:tc>
        <w:tc>
          <w:tcPr>
            <w:tcW w:w="754" w:type="dxa"/>
            <w:tcBorders>
              <w:top w:val="nil"/>
              <w:left w:val="nil"/>
              <w:bottom w:val="single" w:sz="4" w:space="0" w:color="auto"/>
              <w:right w:val="single" w:sz="4" w:space="0" w:color="auto"/>
            </w:tcBorders>
            <w:vAlign w:val="center"/>
            <w:hideMark/>
          </w:tcPr>
          <w:p w:rsidR="0079427B" w:rsidRDefault="0079427B">
            <w:pPr>
              <w:jc w:val="center"/>
              <w:rPr>
                <w:ins w:id="1279" w:author="Osiatisaa, Cds (Ext)" w:date="2018-05-30T09:49:00Z"/>
                <w:rFonts w:eastAsia="Times New Roman" w:cs="Calibri"/>
                <w:sz w:val="16"/>
                <w:szCs w:val="16"/>
                <w:lang w:eastAsia="fr-FR" w:bidi="ar-SA"/>
              </w:rPr>
            </w:pPr>
            <w:ins w:id="1280" w:author="Osiatisaa, Cds (Ext)" w:date="2018-05-30T09:49:00Z">
              <w:r>
                <w:rPr>
                  <w:rFonts w:eastAsia="Times New Roman" w:cs="Calibri"/>
                  <w:sz w:val="16"/>
                  <w:szCs w:val="16"/>
                  <w:lang w:eastAsia="fr-FR" w:bidi="ar-SA"/>
                </w:rPr>
                <w:t>YDC000</w:t>
              </w:r>
            </w:ins>
          </w:p>
        </w:tc>
        <w:tc>
          <w:tcPr>
            <w:tcW w:w="1387" w:type="dxa"/>
            <w:tcBorders>
              <w:top w:val="nil"/>
              <w:left w:val="nil"/>
              <w:bottom w:val="single" w:sz="4" w:space="0" w:color="auto"/>
              <w:right w:val="single" w:sz="4" w:space="0" w:color="auto"/>
            </w:tcBorders>
            <w:vAlign w:val="center"/>
            <w:hideMark/>
          </w:tcPr>
          <w:p w:rsidR="0079427B" w:rsidRDefault="0079427B">
            <w:pPr>
              <w:jc w:val="center"/>
              <w:rPr>
                <w:ins w:id="1281" w:author="Osiatisaa, Cds (Ext)" w:date="2018-05-30T09:49:00Z"/>
                <w:rFonts w:eastAsia="Times New Roman" w:cs="Calibri"/>
                <w:sz w:val="16"/>
                <w:szCs w:val="16"/>
                <w:lang w:eastAsia="fr-FR" w:bidi="ar-SA"/>
              </w:rPr>
            </w:pPr>
            <w:ins w:id="1282" w:author="Osiatisaa, Cds (Ext)" w:date="2018-05-30T09:49:00Z">
              <w:r>
                <w:rPr>
                  <w:rFonts w:eastAsia="Times New Roman" w:cs="Calibri"/>
                  <w:sz w:val="16"/>
                  <w:szCs w:val="16"/>
                  <w:lang w:eastAsia="fr-FR" w:bidi="ar-SA"/>
                </w:rPr>
                <w:t>date (AAAAJJMM)</w:t>
              </w:r>
            </w:ins>
          </w:p>
        </w:tc>
        <w:tc>
          <w:tcPr>
            <w:tcW w:w="737" w:type="dxa"/>
            <w:tcBorders>
              <w:top w:val="single" w:sz="4" w:space="0" w:color="auto"/>
              <w:left w:val="nil"/>
              <w:bottom w:val="single" w:sz="4" w:space="0" w:color="auto"/>
              <w:right w:val="single" w:sz="4" w:space="0" w:color="auto"/>
            </w:tcBorders>
            <w:vAlign w:val="center"/>
          </w:tcPr>
          <w:p w:rsidR="0079427B" w:rsidRDefault="0079427B">
            <w:pPr>
              <w:jc w:val="center"/>
              <w:rPr>
                <w:ins w:id="1283" w:author="Osiatisaa, Cds (Ext)" w:date="2018-05-30T09:49:00Z"/>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vAlign w:val="center"/>
            <w:hideMark/>
          </w:tcPr>
          <w:p w:rsidR="0079427B" w:rsidRDefault="0079427B">
            <w:pPr>
              <w:jc w:val="center"/>
              <w:rPr>
                <w:ins w:id="1284" w:author="Osiatisaa, Cds (Ext)" w:date="2018-05-30T09:49:00Z"/>
                <w:rFonts w:eastAsia="Times New Roman" w:cs="Calibri"/>
                <w:sz w:val="16"/>
                <w:szCs w:val="16"/>
                <w:lang w:eastAsia="fr-FR" w:bidi="ar-SA"/>
              </w:rPr>
            </w:pPr>
            <w:ins w:id="1285" w:author="Osiatisaa, Cds (Ext)" w:date="2018-05-30T09:49:00Z">
              <w:r>
                <w:rPr>
                  <w:rFonts w:eastAsia="Times New Roman" w:cs="Calibri"/>
                  <w:sz w:val="16"/>
                  <w:szCs w:val="16"/>
                  <w:lang w:eastAsia="fr-FR" w:bidi="ar-SA"/>
                </w:rPr>
                <w:t>non</w:t>
              </w:r>
            </w:ins>
          </w:p>
        </w:tc>
        <w:tc>
          <w:tcPr>
            <w:tcW w:w="923" w:type="dxa"/>
            <w:tcBorders>
              <w:top w:val="nil"/>
              <w:left w:val="single" w:sz="4" w:space="0" w:color="auto"/>
              <w:bottom w:val="single" w:sz="4" w:space="0" w:color="auto"/>
              <w:right w:val="single" w:sz="4" w:space="0" w:color="auto"/>
            </w:tcBorders>
            <w:vAlign w:val="center"/>
            <w:hideMark/>
          </w:tcPr>
          <w:p w:rsidR="0079427B" w:rsidRDefault="0079427B">
            <w:pPr>
              <w:jc w:val="center"/>
              <w:rPr>
                <w:ins w:id="1286" w:author="Osiatisaa, Cds (Ext)" w:date="2018-05-30T09:49:00Z"/>
                <w:rFonts w:eastAsia="Times New Roman" w:cs="Calibri"/>
                <w:sz w:val="16"/>
                <w:szCs w:val="16"/>
                <w:lang w:eastAsia="fr-FR" w:bidi="ar-SA"/>
              </w:rPr>
            </w:pPr>
            <w:ins w:id="1287" w:author="Osiatisaa, Cds (Ext)" w:date="2018-05-30T09:49:00Z">
              <w:r>
                <w:rPr>
                  <w:rFonts w:eastAsia="Times New Roman" w:cs="Calibri"/>
                  <w:sz w:val="16"/>
                  <w:szCs w:val="16"/>
                  <w:lang w:eastAsia="fr-FR" w:bidi="ar-SA"/>
                </w:rPr>
                <w:t>calculé</w:t>
              </w:r>
            </w:ins>
          </w:p>
        </w:tc>
        <w:tc>
          <w:tcPr>
            <w:tcW w:w="971" w:type="dxa"/>
            <w:tcBorders>
              <w:top w:val="nil"/>
              <w:left w:val="nil"/>
              <w:bottom w:val="single" w:sz="4" w:space="0" w:color="auto"/>
              <w:right w:val="single" w:sz="4" w:space="0" w:color="auto"/>
            </w:tcBorders>
            <w:vAlign w:val="center"/>
            <w:hideMark/>
          </w:tcPr>
          <w:p w:rsidR="0079427B" w:rsidRDefault="0079427B">
            <w:pPr>
              <w:jc w:val="center"/>
              <w:rPr>
                <w:ins w:id="1288" w:author="Osiatisaa, Cds (Ext)" w:date="2018-05-30T09:49:00Z"/>
                <w:rFonts w:eastAsia="Times New Roman" w:cs="Calibri"/>
                <w:sz w:val="16"/>
                <w:szCs w:val="16"/>
                <w:lang w:eastAsia="fr-FR" w:bidi="ar-SA"/>
              </w:rPr>
            </w:pPr>
            <w:ins w:id="1289" w:author="Osiatisaa, Cds (Ext)" w:date="2018-05-30T09:49:00Z">
              <w:r>
                <w:rPr>
                  <w:rFonts w:eastAsia="Times New Roman" w:cs="Calibri"/>
                  <w:sz w:val="16"/>
                  <w:szCs w:val="16"/>
                  <w:lang w:eastAsia="fr-FR" w:bidi="ar-SA"/>
                </w:rPr>
                <w:t>obligatoire</w:t>
              </w:r>
            </w:ins>
          </w:p>
        </w:tc>
        <w:tc>
          <w:tcPr>
            <w:tcW w:w="889" w:type="dxa"/>
            <w:tcBorders>
              <w:top w:val="nil"/>
              <w:left w:val="nil"/>
              <w:bottom w:val="single" w:sz="4" w:space="0" w:color="auto"/>
              <w:right w:val="single" w:sz="4" w:space="0" w:color="auto"/>
            </w:tcBorders>
            <w:vAlign w:val="center"/>
            <w:hideMark/>
          </w:tcPr>
          <w:p w:rsidR="0079427B" w:rsidRDefault="0079427B">
            <w:pPr>
              <w:jc w:val="center"/>
              <w:rPr>
                <w:ins w:id="1290" w:author="Osiatisaa, Cds (Ext)" w:date="2018-05-30T09:49:00Z"/>
                <w:rFonts w:eastAsia="Times New Roman" w:cs="Calibri"/>
                <w:sz w:val="16"/>
                <w:szCs w:val="16"/>
                <w:lang w:eastAsia="fr-FR" w:bidi="ar-SA"/>
              </w:rPr>
              <w:pPrChange w:id="1291" w:author="Osiatisaa, Cds (Ext)" w:date="2018-05-30T11:00:00Z">
                <w:pPr/>
              </w:pPrChange>
            </w:pPr>
          </w:p>
        </w:tc>
        <w:tc>
          <w:tcPr>
            <w:tcW w:w="2204" w:type="dxa"/>
            <w:tcBorders>
              <w:top w:val="nil"/>
              <w:left w:val="nil"/>
              <w:bottom w:val="single" w:sz="4" w:space="0" w:color="auto"/>
              <w:right w:val="single" w:sz="4" w:space="0" w:color="auto"/>
            </w:tcBorders>
            <w:vAlign w:val="center"/>
            <w:hideMark/>
          </w:tcPr>
          <w:p w:rsidR="0079427B" w:rsidRDefault="0079427B">
            <w:pPr>
              <w:jc w:val="center"/>
              <w:rPr>
                <w:ins w:id="1292" w:author="Osiatisaa, Cds (Ext)" w:date="2018-05-30T09:49:00Z"/>
                <w:rFonts w:eastAsia="Times New Roman" w:cs="Calibri"/>
                <w:sz w:val="16"/>
                <w:szCs w:val="16"/>
                <w:lang w:eastAsia="fr-FR" w:bidi="ar-SA"/>
              </w:rPr>
            </w:pPr>
            <w:ins w:id="1293" w:author="Osiatisaa, Cds (Ext)" w:date="2018-05-30T09:49:00Z">
              <w:r>
                <w:rPr>
                  <w:rFonts w:eastAsia="Times New Roman" w:cs="Calibri"/>
                  <w:sz w:val="16"/>
                  <w:szCs w:val="16"/>
                  <w:lang w:eastAsia="fr-FR" w:bidi="ar-SA"/>
                </w:rPr>
                <w:t>date de création de l'enregistrement. Alimenté par le systEme A la date du jour de création.</w:t>
              </w:r>
            </w:ins>
          </w:p>
        </w:tc>
      </w:tr>
      <w:tr w:rsidR="0079427B" w:rsidTr="0079427B">
        <w:trPr>
          <w:trHeight w:val="960"/>
          <w:ins w:id="1294" w:author="Osiatisaa, Cds (Ext)" w:date="2018-05-30T09:49:00Z"/>
        </w:trPr>
        <w:tc>
          <w:tcPr>
            <w:tcW w:w="1560" w:type="dxa"/>
            <w:tcBorders>
              <w:top w:val="nil"/>
              <w:left w:val="single" w:sz="4" w:space="0" w:color="auto"/>
              <w:bottom w:val="single" w:sz="4" w:space="0" w:color="auto"/>
              <w:right w:val="single" w:sz="4" w:space="0" w:color="auto"/>
            </w:tcBorders>
            <w:noWrap/>
            <w:vAlign w:val="center"/>
            <w:hideMark/>
          </w:tcPr>
          <w:p w:rsidR="0079427B" w:rsidRDefault="0079427B">
            <w:pPr>
              <w:ind w:left="214" w:hanging="142"/>
              <w:jc w:val="center"/>
              <w:rPr>
                <w:ins w:id="1295" w:author="Osiatisaa, Cds (Ext)" w:date="2018-05-30T09:49:00Z"/>
                <w:rFonts w:eastAsia="Times New Roman" w:cs="Calibri"/>
                <w:sz w:val="16"/>
                <w:szCs w:val="16"/>
                <w:lang w:eastAsia="fr-FR" w:bidi="ar-SA"/>
              </w:rPr>
            </w:pPr>
            <w:ins w:id="1296" w:author="Osiatisaa, Cds (Ext)" w:date="2018-05-30T09:49:00Z">
              <w:r>
                <w:rPr>
                  <w:rFonts w:eastAsia="Times New Roman" w:cs="Calibri"/>
                  <w:sz w:val="16"/>
                  <w:szCs w:val="16"/>
                  <w:lang w:eastAsia="fr-FR" w:bidi="ar-SA"/>
                </w:rPr>
                <w:t>DATE DERNIERE MAJ</w:t>
              </w:r>
            </w:ins>
          </w:p>
        </w:tc>
        <w:tc>
          <w:tcPr>
            <w:tcW w:w="754" w:type="dxa"/>
            <w:tcBorders>
              <w:top w:val="nil"/>
              <w:left w:val="nil"/>
              <w:bottom w:val="single" w:sz="4" w:space="0" w:color="auto"/>
              <w:right w:val="single" w:sz="4" w:space="0" w:color="auto"/>
            </w:tcBorders>
            <w:noWrap/>
            <w:vAlign w:val="center"/>
            <w:hideMark/>
          </w:tcPr>
          <w:p w:rsidR="0079427B" w:rsidRDefault="0079427B">
            <w:pPr>
              <w:jc w:val="center"/>
              <w:rPr>
                <w:ins w:id="1297" w:author="Osiatisaa, Cds (Ext)" w:date="2018-05-30T09:49:00Z"/>
                <w:rFonts w:eastAsia="Times New Roman" w:cs="Calibri"/>
                <w:sz w:val="16"/>
                <w:szCs w:val="16"/>
                <w:lang w:eastAsia="fr-FR" w:bidi="ar-SA"/>
              </w:rPr>
            </w:pPr>
            <w:ins w:id="1298" w:author="Osiatisaa, Cds (Ext)" w:date="2018-05-30T09:49:00Z">
              <w:r>
                <w:rPr>
                  <w:rFonts w:eastAsia="Times New Roman" w:cs="Calibri"/>
                  <w:sz w:val="16"/>
                  <w:szCs w:val="16"/>
                  <w:lang w:eastAsia="fr-FR" w:bidi="ar-SA"/>
                </w:rPr>
                <w:t>YDDMAJ</w:t>
              </w:r>
            </w:ins>
          </w:p>
        </w:tc>
        <w:tc>
          <w:tcPr>
            <w:tcW w:w="1387" w:type="dxa"/>
            <w:tcBorders>
              <w:top w:val="nil"/>
              <w:left w:val="nil"/>
              <w:bottom w:val="single" w:sz="4" w:space="0" w:color="auto"/>
              <w:right w:val="single" w:sz="4" w:space="0" w:color="auto"/>
            </w:tcBorders>
            <w:noWrap/>
            <w:vAlign w:val="center"/>
            <w:hideMark/>
          </w:tcPr>
          <w:p w:rsidR="0079427B" w:rsidRDefault="0079427B">
            <w:pPr>
              <w:jc w:val="center"/>
              <w:rPr>
                <w:ins w:id="1299" w:author="Osiatisaa, Cds (Ext)" w:date="2018-05-30T09:49:00Z"/>
                <w:rFonts w:eastAsia="Times New Roman" w:cs="Calibri"/>
                <w:sz w:val="16"/>
                <w:szCs w:val="16"/>
                <w:lang w:eastAsia="fr-FR" w:bidi="ar-SA"/>
              </w:rPr>
            </w:pPr>
            <w:ins w:id="1300" w:author="Osiatisaa, Cds (Ext)" w:date="2018-05-30T09:49:00Z">
              <w:r>
                <w:rPr>
                  <w:rFonts w:eastAsia="Times New Roman" w:cs="Calibri"/>
                  <w:sz w:val="16"/>
                  <w:szCs w:val="16"/>
                  <w:lang w:eastAsia="fr-FR" w:bidi="ar-SA"/>
                </w:rPr>
                <w:t>date (AAAAJJMM)</w:t>
              </w:r>
            </w:ins>
          </w:p>
        </w:tc>
        <w:tc>
          <w:tcPr>
            <w:tcW w:w="737" w:type="dxa"/>
            <w:tcBorders>
              <w:top w:val="single" w:sz="4" w:space="0" w:color="auto"/>
              <w:left w:val="nil"/>
              <w:bottom w:val="single" w:sz="4" w:space="0" w:color="auto"/>
              <w:right w:val="single" w:sz="4" w:space="0" w:color="auto"/>
            </w:tcBorders>
            <w:vAlign w:val="center"/>
          </w:tcPr>
          <w:p w:rsidR="0079427B" w:rsidRDefault="0079427B">
            <w:pPr>
              <w:jc w:val="center"/>
              <w:rPr>
                <w:ins w:id="1301" w:author="Osiatisaa, Cds (Ext)" w:date="2018-05-30T09:49:00Z"/>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vAlign w:val="center"/>
            <w:hideMark/>
          </w:tcPr>
          <w:p w:rsidR="0079427B" w:rsidRDefault="0079427B">
            <w:pPr>
              <w:jc w:val="center"/>
              <w:rPr>
                <w:ins w:id="1302" w:author="Osiatisaa, Cds (Ext)" w:date="2018-05-30T09:49:00Z"/>
                <w:rFonts w:eastAsia="Times New Roman" w:cs="Calibri"/>
                <w:sz w:val="16"/>
                <w:szCs w:val="16"/>
                <w:lang w:eastAsia="fr-FR" w:bidi="ar-SA"/>
              </w:rPr>
            </w:pPr>
            <w:ins w:id="1303" w:author="Osiatisaa, Cds (Ext)" w:date="2018-05-30T09:49:00Z">
              <w:r>
                <w:rPr>
                  <w:rFonts w:eastAsia="Times New Roman" w:cs="Calibri"/>
                  <w:sz w:val="16"/>
                  <w:szCs w:val="16"/>
                  <w:lang w:eastAsia="fr-FR" w:bidi="ar-SA"/>
                </w:rPr>
                <w:t>Non</w:t>
              </w:r>
            </w:ins>
          </w:p>
        </w:tc>
        <w:tc>
          <w:tcPr>
            <w:tcW w:w="923" w:type="dxa"/>
            <w:tcBorders>
              <w:top w:val="nil"/>
              <w:left w:val="single" w:sz="4" w:space="0" w:color="auto"/>
              <w:bottom w:val="single" w:sz="4" w:space="0" w:color="auto"/>
              <w:right w:val="single" w:sz="4" w:space="0" w:color="auto"/>
            </w:tcBorders>
            <w:noWrap/>
            <w:vAlign w:val="center"/>
            <w:hideMark/>
          </w:tcPr>
          <w:p w:rsidR="0079427B" w:rsidRDefault="0079427B">
            <w:pPr>
              <w:jc w:val="center"/>
              <w:rPr>
                <w:ins w:id="1304" w:author="Osiatisaa, Cds (Ext)" w:date="2018-05-30T09:49:00Z"/>
                <w:rFonts w:eastAsia="Times New Roman" w:cs="Calibri"/>
                <w:sz w:val="16"/>
                <w:szCs w:val="16"/>
                <w:lang w:eastAsia="fr-FR" w:bidi="ar-SA"/>
              </w:rPr>
            </w:pPr>
            <w:ins w:id="1305" w:author="Osiatisaa, Cds (Ext)" w:date="2018-05-30T09:49:00Z">
              <w:r>
                <w:rPr>
                  <w:rFonts w:eastAsia="Times New Roman" w:cs="Calibri"/>
                  <w:sz w:val="16"/>
                  <w:szCs w:val="16"/>
                  <w:lang w:eastAsia="fr-FR" w:bidi="ar-SA"/>
                </w:rPr>
                <w:t>calculé</w:t>
              </w:r>
            </w:ins>
          </w:p>
        </w:tc>
        <w:tc>
          <w:tcPr>
            <w:tcW w:w="971" w:type="dxa"/>
            <w:tcBorders>
              <w:top w:val="nil"/>
              <w:left w:val="nil"/>
              <w:bottom w:val="single" w:sz="4" w:space="0" w:color="auto"/>
              <w:right w:val="single" w:sz="4" w:space="0" w:color="auto"/>
            </w:tcBorders>
            <w:noWrap/>
            <w:vAlign w:val="center"/>
            <w:hideMark/>
          </w:tcPr>
          <w:p w:rsidR="0079427B" w:rsidRDefault="0079427B">
            <w:pPr>
              <w:jc w:val="center"/>
              <w:rPr>
                <w:ins w:id="1306" w:author="Osiatisaa, Cds (Ext)" w:date="2018-05-30T09:49:00Z"/>
                <w:rFonts w:eastAsia="Times New Roman" w:cs="Calibri"/>
                <w:sz w:val="16"/>
                <w:szCs w:val="16"/>
                <w:lang w:eastAsia="fr-FR" w:bidi="ar-SA"/>
              </w:rPr>
            </w:pPr>
            <w:ins w:id="1307" w:author="Osiatisaa, Cds (Ext)" w:date="2018-05-30T09:49:00Z">
              <w:r>
                <w:rPr>
                  <w:rFonts w:eastAsia="Times New Roman" w:cs="Calibri"/>
                  <w:sz w:val="16"/>
                  <w:szCs w:val="16"/>
                  <w:lang w:eastAsia="fr-FR" w:bidi="ar-SA"/>
                </w:rPr>
                <w:t>obligatoire</w:t>
              </w:r>
            </w:ins>
          </w:p>
        </w:tc>
        <w:tc>
          <w:tcPr>
            <w:tcW w:w="889" w:type="dxa"/>
            <w:tcBorders>
              <w:top w:val="nil"/>
              <w:left w:val="nil"/>
              <w:bottom w:val="single" w:sz="4" w:space="0" w:color="auto"/>
              <w:right w:val="single" w:sz="4" w:space="0" w:color="auto"/>
            </w:tcBorders>
            <w:vAlign w:val="center"/>
            <w:hideMark/>
          </w:tcPr>
          <w:p w:rsidR="0079427B" w:rsidRDefault="0079427B">
            <w:pPr>
              <w:jc w:val="center"/>
              <w:rPr>
                <w:ins w:id="1308" w:author="Osiatisaa, Cds (Ext)" w:date="2018-05-30T09:49:00Z"/>
                <w:rFonts w:eastAsia="Times New Roman" w:cs="Calibri"/>
                <w:sz w:val="16"/>
                <w:szCs w:val="16"/>
                <w:lang w:eastAsia="fr-FR" w:bidi="ar-SA"/>
              </w:rPr>
              <w:pPrChange w:id="1309" w:author="Osiatisaa, Cds (Ext)" w:date="2018-05-30T11:00:00Z">
                <w:pPr/>
              </w:pPrChange>
            </w:pPr>
          </w:p>
        </w:tc>
        <w:tc>
          <w:tcPr>
            <w:tcW w:w="2204" w:type="dxa"/>
            <w:tcBorders>
              <w:top w:val="nil"/>
              <w:left w:val="nil"/>
              <w:bottom w:val="single" w:sz="4" w:space="0" w:color="auto"/>
              <w:right w:val="single" w:sz="4" w:space="0" w:color="auto"/>
            </w:tcBorders>
            <w:vAlign w:val="center"/>
            <w:hideMark/>
          </w:tcPr>
          <w:p w:rsidR="0079427B" w:rsidRDefault="0079427B">
            <w:pPr>
              <w:jc w:val="center"/>
              <w:rPr>
                <w:ins w:id="1310" w:author="Osiatisaa, Cds (Ext)" w:date="2018-05-30T09:49:00Z"/>
                <w:rFonts w:eastAsia="Times New Roman" w:cs="Calibri"/>
                <w:sz w:val="16"/>
                <w:szCs w:val="16"/>
                <w:lang w:eastAsia="fr-FR" w:bidi="ar-SA"/>
              </w:rPr>
            </w:pPr>
            <w:ins w:id="1311" w:author="Osiatisaa, Cds (Ext)" w:date="2018-05-30T09:49:00Z">
              <w:r>
                <w:rPr>
                  <w:rFonts w:eastAsia="Times New Roman" w:cs="Calibri"/>
                  <w:sz w:val="16"/>
                  <w:szCs w:val="16"/>
                  <w:lang w:eastAsia="fr-FR" w:bidi="ar-SA"/>
                </w:rPr>
                <w:t>date de la dernière mise A jour de l'enregistrement. Date alimentée par le système</w:t>
              </w:r>
            </w:ins>
          </w:p>
        </w:tc>
      </w:tr>
      <w:tr w:rsidR="0079427B" w:rsidTr="0079427B">
        <w:trPr>
          <w:trHeight w:val="720"/>
          <w:ins w:id="1312" w:author="Osiatisaa, Cds (Ext)" w:date="2018-05-30T09:49:00Z"/>
        </w:trPr>
        <w:tc>
          <w:tcPr>
            <w:tcW w:w="1560" w:type="dxa"/>
            <w:tcBorders>
              <w:top w:val="single" w:sz="4" w:space="0" w:color="auto"/>
              <w:left w:val="single" w:sz="4" w:space="0" w:color="auto"/>
              <w:bottom w:val="single" w:sz="4" w:space="0" w:color="auto"/>
              <w:right w:val="single" w:sz="4" w:space="0" w:color="auto"/>
            </w:tcBorders>
            <w:vAlign w:val="center"/>
            <w:hideMark/>
          </w:tcPr>
          <w:p w:rsidR="0079427B" w:rsidRDefault="0079427B">
            <w:pPr>
              <w:ind w:left="214" w:hanging="142"/>
              <w:jc w:val="center"/>
              <w:rPr>
                <w:ins w:id="1313" w:author="Osiatisaa, Cds (Ext)" w:date="2018-05-30T09:49:00Z"/>
                <w:rFonts w:eastAsia="Times New Roman" w:cs="Calibri"/>
                <w:sz w:val="16"/>
                <w:szCs w:val="16"/>
                <w:lang w:eastAsia="fr-FR" w:bidi="ar-SA"/>
              </w:rPr>
            </w:pPr>
            <w:ins w:id="1314" w:author="Osiatisaa, Cds (Ext)" w:date="2018-05-30T09:49:00Z">
              <w:r>
                <w:rPr>
                  <w:rFonts w:eastAsia="Times New Roman" w:cs="Calibri"/>
                  <w:sz w:val="16"/>
                  <w:szCs w:val="16"/>
                  <w:lang w:eastAsia="fr-FR" w:bidi="ar-SA"/>
                </w:rPr>
                <w:t>DATE CLOTURE</w:t>
              </w:r>
            </w:ins>
          </w:p>
        </w:tc>
        <w:tc>
          <w:tcPr>
            <w:tcW w:w="754" w:type="dxa"/>
            <w:tcBorders>
              <w:top w:val="single" w:sz="4" w:space="0" w:color="auto"/>
              <w:left w:val="nil"/>
              <w:bottom w:val="single" w:sz="4" w:space="0" w:color="auto"/>
              <w:right w:val="single" w:sz="4" w:space="0" w:color="auto"/>
            </w:tcBorders>
            <w:noWrap/>
            <w:vAlign w:val="center"/>
            <w:hideMark/>
          </w:tcPr>
          <w:p w:rsidR="0079427B" w:rsidRDefault="0079427B">
            <w:pPr>
              <w:jc w:val="center"/>
              <w:rPr>
                <w:ins w:id="1315" w:author="Osiatisaa, Cds (Ext)" w:date="2018-05-30T09:49:00Z"/>
                <w:rFonts w:eastAsia="Times New Roman" w:cs="Calibri"/>
                <w:sz w:val="16"/>
                <w:szCs w:val="16"/>
                <w:lang w:eastAsia="fr-FR" w:bidi="ar-SA"/>
              </w:rPr>
            </w:pPr>
            <w:ins w:id="1316" w:author="Osiatisaa, Cds (Ext)" w:date="2018-05-30T09:49:00Z">
              <w:r>
                <w:rPr>
                  <w:rFonts w:eastAsia="Times New Roman" w:cs="Calibri"/>
                  <w:sz w:val="16"/>
                  <w:szCs w:val="16"/>
                  <w:lang w:eastAsia="fr-FR" w:bidi="ar-SA"/>
                </w:rPr>
                <w:t>YDCLOT</w:t>
              </w:r>
            </w:ins>
          </w:p>
        </w:tc>
        <w:tc>
          <w:tcPr>
            <w:tcW w:w="1387" w:type="dxa"/>
            <w:tcBorders>
              <w:top w:val="single" w:sz="4" w:space="0" w:color="auto"/>
              <w:left w:val="nil"/>
              <w:bottom w:val="single" w:sz="4" w:space="0" w:color="auto"/>
              <w:right w:val="single" w:sz="4" w:space="0" w:color="auto"/>
            </w:tcBorders>
            <w:vAlign w:val="center"/>
            <w:hideMark/>
          </w:tcPr>
          <w:p w:rsidR="0079427B" w:rsidRDefault="0079427B">
            <w:pPr>
              <w:jc w:val="center"/>
              <w:rPr>
                <w:ins w:id="1317" w:author="Osiatisaa, Cds (Ext)" w:date="2018-05-30T09:49:00Z"/>
                <w:rFonts w:eastAsia="Times New Roman" w:cs="Calibri"/>
                <w:sz w:val="16"/>
                <w:szCs w:val="16"/>
                <w:lang w:eastAsia="fr-FR" w:bidi="ar-SA"/>
              </w:rPr>
            </w:pPr>
            <w:ins w:id="1318" w:author="Osiatisaa, Cds (Ext)" w:date="2018-05-30T09:49:00Z">
              <w:r>
                <w:rPr>
                  <w:rFonts w:eastAsia="Times New Roman" w:cs="Calibri"/>
                  <w:sz w:val="16"/>
                  <w:szCs w:val="16"/>
                  <w:lang w:eastAsia="fr-FR" w:bidi="ar-SA"/>
                </w:rPr>
                <w:t>date (AAAAJJMM)</w:t>
              </w:r>
            </w:ins>
          </w:p>
        </w:tc>
        <w:tc>
          <w:tcPr>
            <w:tcW w:w="737" w:type="dxa"/>
            <w:tcBorders>
              <w:top w:val="single" w:sz="4" w:space="0" w:color="auto"/>
              <w:left w:val="nil"/>
              <w:bottom w:val="single" w:sz="4" w:space="0" w:color="auto"/>
              <w:right w:val="single" w:sz="4" w:space="0" w:color="auto"/>
            </w:tcBorders>
            <w:vAlign w:val="center"/>
          </w:tcPr>
          <w:p w:rsidR="0079427B" w:rsidRDefault="0079427B">
            <w:pPr>
              <w:jc w:val="center"/>
              <w:rPr>
                <w:ins w:id="1319" w:author="Osiatisaa, Cds (Ext)" w:date="2018-05-30T09:49:00Z"/>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vAlign w:val="center"/>
            <w:hideMark/>
          </w:tcPr>
          <w:p w:rsidR="0079427B" w:rsidRDefault="0079427B">
            <w:pPr>
              <w:jc w:val="center"/>
              <w:rPr>
                <w:ins w:id="1320" w:author="Osiatisaa, Cds (Ext)" w:date="2018-05-30T09:49:00Z"/>
                <w:rFonts w:eastAsia="Times New Roman" w:cs="Calibri"/>
                <w:sz w:val="16"/>
                <w:szCs w:val="16"/>
                <w:lang w:eastAsia="fr-FR" w:bidi="ar-SA"/>
              </w:rPr>
            </w:pPr>
            <w:ins w:id="1321" w:author="Osiatisaa, Cds (Ext)" w:date="2018-05-30T09:49:00Z">
              <w:r>
                <w:rPr>
                  <w:rFonts w:eastAsia="Times New Roman" w:cs="Calibri"/>
                  <w:sz w:val="16"/>
                  <w:szCs w:val="16"/>
                  <w:lang w:eastAsia="fr-FR" w:bidi="ar-SA"/>
                </w:rPr>
                <w:t>oui</w:t>
              </w:r>
            </w:ins>
          </w:p>
        </w:tc>
        <w:tc>
          <w:tcPr>
            <w:tcW w:w="923" w:type="dxa"/>
            <w:tcBorders>
              <w:top w:val="single" w:sz="4" w:space="0" w:color="auto"/>
              <w:left w:val="single" w:sz="4" w:space="0" w:color="auto"/>
              <w:bottom w:val="single" w:sz="4" w:space="0" w:color="auto"/>
              <w:right w:val="single" w:sz="4" w:space="0" w:color="auto"/>
            </w:tcBorders>
            <w:vAlign w:val="center"/>
            <w:hideMark/>
          </w:tcPr>
          <w:p w:rsidR="0079427B" w:rsidRDefault="0079427B">
            <w:pPr>
              <w:jc w:val="center"/>
              <w:rPr>
                <w:ins w:id="1322" w:author="Osiatisaa, Cds (Ext)" w:date="2018-05-30T09:49:00Z"/>
                <w:rFonts w:eastAsia="Times New Roman" w:cs="Calibri"/>
                <w:sz w:val="16"/>
                <w:szCs w:val="16"/>
                <w:lang w:eastAsia="fr-FR" w:bidi="ar-SA"/>
              </w:rPr>
            </w:pPr>
            <w:ins w:id="1323" w:author="Osiatisaa, Cds (Ext)" w:date="2018-05-30T09:49:00Z">
              <w:r>
                <w:rPr>
                  <w:rFonts w:eastAsia="Times New Roman" w:cs="Calibri"/>
                  <w:sz w:val="16"/>
                  <w:szCs w:val="16"/>
                  <w:lang w:eastAsia="fr-FR" w:bidi="ar-SA"/>
                </w:rPr>
                <w:t>Calculé, modifiable</w:t>
              </w:r>
            </w:ins>
          </w:p>
        </w:tc>
        <w:tc>
          <w:tcPr>
            <w:tcW w:w="971" w:type="dxa"/>
            <w:tcBorders>
              <w:top w:val="single" w:sz="4" w:space="0" w:color="auto"/>
              <w:left w:val="single" w:sz="4" w:space="0" w:color="auto"/>
              <w:bottom w:val="single" w:sz="4" w:space="0" w:color="auto"/>
              <w:right w:val="single" w:sz="4" w:space="0" w:color="auto"/>
            </w:tcBorders>
            <w:vAlign w:val="center"/>
            <w:hideMark/>
          </w:tcPr>
          <w:p w:rsidR="0079427B" w:rsidRDefault="0079427B">
            <w:pPr>
              <w:jc w:val="center"/>
              <w:rPr>
                <w:ins w:id="1324" w:author="Osiatisaa, Cds (Ext)" w:date="2018-05-30T09:49:00Z"/>
                <w:rFonts w:eastAsia="Times New Roman" w:cs="Calibri"/>
                <w:sz w:val="16"/>
                <w:szCs w:val="16"/>
                <w:lang w:eastAsia="fr-FR" w:bidi="ar-SA"/>
              </w:rPr>
            </w:pPr>
            <w:ins w:id="1325" w:author="Osiatisaa, Cds (Ext)" w:date="2018-05-30T09:49:00Z">
              <w:r>
                <w:rPr>
                  <w:rFonts w:eastAsia="Times New Roman" w:cs="Calibri"/>
                  <w:sz w:val="16"/>
                  <w:szCs w:val="16"/>
                  <w:lang w:eastAsia="fr-FR" w:bidi="ar-SA"/>
                </w:rPr>
                <w:t>obligatoire</w:t>
              </w:r>
            </w:ins>
          </w:p>
        </w:tc>
        <w:tc>
          <w:tcPr>
            <w:tcW w:w="889" w:type="dxa"/>
            <w:tcBorders>
              <w:top w:val="single" w:sz="4" w:space="0" w:color="auto"/>
              <w:left w:val="nil"/>
              <w:bottom w:val="single" w:sz="4" w:space="0" w:color="auto"/>
              <w:right w:val="single" w:sz="4" w:space="0" w:color="auto"/>
            </w:tcBorders>
            <w:vAlign w:val="center"/>
            <w:hideMark/>
          </w:tcPr>
          <w:p w:rsidR="0079427B" w:rsidRDefault="0079427B">
            <w:pPr>
              <w:jc w:val="center"/>
              <w:rPr>
                <w:ins w:id="1326" w:author="Osiatisaa, Cds (Ext)" w:date="2018-05-30T09:49:00Z"/>
                <w:rFonts w:eastAsia="Times New Roman" w:cs="Calibri"/>
                <w:sz w:val="16"/>
                <w:szCs w:val="16"/>
                <w:lang w:eastAsia="fr-FR" w:bidi="ar-SA"/>
              </w:rPr>
            </w:pPr>
            <w:ins w:id="1327" w:author="Osiatisaa, Cds (Ext)" w:date="2018-05-30T09:49:00Z">
              <w:r>
                <w:rPr>
                  <w:rFonts w:eastAsia="Times New Roman" w:cs="Calibri"/>
                  <w:sz w:val="16"/>
                  <w:szCs w:val="16"/>
                  <w:lang w:eastAsia="fr-FR" w:bidi="ar-SA"/>
                </w:rPr>
                <w:t>Calendrier</w:t>
              </w:r>
            </w:ins>
          </w:p>
        </w:tc>
        <w:tc>
          <w:tcPr>
            <w:tcW w:w="2204" w:type="dxa"/>
            <w:tcBorders>
              <w:top w:val="single" w:sz="4" w:space="0" w:color="auto"/>
              <w:left w:val="nil"/>
              <w:bottom w:val="single" w:sz="4" w:space="0" w:color="auto"/>
              <w:right w:val="single" w:sz="4" w:space="0" w:color="auto"/>
            </w:tcBorders>
            <w:vAlign w:val="center"/>
            <w:hideMark/>
          </w:tcPr>
          <w:p w:rsidR="0079427B" w:rsidRDefault="0079427B">
            <w:pPr>
              <w:jc w:val="center"/>
              <w:rPr>
                <w:ins w:id="1328" w:author="Osiatisaa, Cds (Ext)" w:date="2018-05-30T09:49:00Z"/>
                <w:rFonts w:eastAsia="Times New Roman" w:cs="Calibri"/>
                <w:sz w:val="16"/>
                <w:szCs w:val="16"/>
                <w:lang w:eastAsia="fr-FR" w:bidi="ar-SA"/>
              </w:rPr>
            </w:pPr>
            <w:ins w:id="1329" w:author="Osiatisaa, Cds (Ext)" w:date="2018-05-30T09:49:00Z">
              <w:r>
                <w:rPr>
                  <w:rFonts w:eastAsia="Times New Roman" w:cs="Calibri"/>
                  <w:sz w:val="16"/>
                  <w:szCs w:val="16"/>
                  <w:lang w:eastAsia="fr-FR" w:bidi="ar-SA"/>
                </w:rPr>
                <w:t>date de clôture de l'enregistrement alimentée par défaut au 01/01/2076 et modifiable</w:t>
              </w:r>
            </w:ins>
          </w:p>
        </w:tc>
      </w:tr>
      <w:tr w:rsidR="0079427B" w:rsidTr="0079427B">
        <w:trPr>
          <w:trHeight w:val="720"/>
          <w:ins w:id="1330" w:author="Osiatisaa, Cds (Ext)" w:date="2018-05-30T09:49:00Z"/>
        </w:trPr>
        <w:tc>
          <w:tcPr>
            <w:tcW w:w="1560" w:type="dxa"/>
            <w:tcBorders>
              <w:top w:val="single" w:sz="4" w:space="0" w:color="auto"/>
              <w:left w:val="single" w:sz="4" w:space="0" w:color="auto"/>
              <w:bottom w:val="single" w:sz="4" w:space="0" w:color="auto"/>
              <w:right w:val="single" w:sz="4" w:space="0" w:color="auto"/>
            </w:tcBorders>
            <w:vAlign w:val="center"/>
            <w:hideMark/>
          </w:tcPr>
          <w:p w:rsidR="0079427B" w:rsidRDefault="0079427B">
            <w:pPr>
              <w:ind w:left="214" w:hanging="142"/>
              <w:jc w:val="center"/>
              <w:rPr>
                <w:ins w:id="1331" w:author="Osiatisaa, Cds (Ext)" w:date="2018-05-30T09:49:00Z"/>
                <w:rFonts w:eastAsia="Times New Roman" w:cs="Calibri"/>
                <w:sz w:val="16"/>
                <w:szCs w:val="16"/>
                <w:lang w:eastAsia="fr-FR" w:bidi="ar-SA"/>
              </w:rPr>
            </w:pPr>
            <w:ins w:id="1332" w:author="Osiatisaa, Cds (Ext)" w:date="2018-05-30T09:49:00Z">
              <w:r>
                <w:rPr>
                  <w:rFonts w:eastAsia="Times New Roman" w:cs="Calibri"/>
                  <w:sz w:val="16"/>
                  <w:szCs w:val="16"/>
                  <w:lang w:eastAsia="fr-FR" w:bidi="ar-SA"/>
                </w:rPr>
                <w:t>CODE USER DE DERNIERE MISE A JOUR</w:t>
              </w:r>
            </w:ins>
          </w:p>
        </w:tc>
        <w:tc>
          <w:tcPr>
            <w:tcW w:w="754" w:type="dxa"/>
            <w:tcBorders>
              <w:top w:val="single" w:sz="4" w:space="0" w:color="auto"/>
              <w:left w:val="nil"/>
              <w:bottom w:val="single" w:sz="4" w:space="0" w:color="auto"/>
              <w:right w:val="single" w:sz="4" w:space="0" w:color="auto"/>
            </w:tcBorders>
            <w:noWrap/>
            <w:vAlign w:val="center"/>
            <w:hideMark/>
          </w:tcPr>
          <w:p w:rsidR="0079427B" w:rsidRDefault="0079427B">
            <w:pPr>
              <w:jc w:val="center"/>
              <w:rPr>
                <w:ins w:id="1333" w:author="Osiatisaa, Cds (Ext)" w:date="2018-05-30T09:49:00Z"/>
                <w:rFonts w:eastAsia="Times New Roman" w:cs="Calibri"/>
                <w:sz w:val="16"/>
                <w:szCs w:val="16"/>
                <w:lang w:eastAsia="fr-FR" w:bidi="ar-SA"/>
              </w:rPr>
            </w:pPr>
            <w:ins w:id="1334" w:author="Osiatisaa, Cds (Ext)" w:date="2018-05-30T09:49:00Z">
              <w:r>
                <w:rPr>
                  <w:rFonts w:eastAsia="Times New Roman" w:cs="Calibri"/>
                  <w:sz w:val="16"/>
                  <w:szCs w:val="16"/>
                  <w:lang w:eastAsia="fr-FR" w:bidi="ar-SA"/>
                </w:rPr>
                <w:t>CUSER</w:t>
              </w:r>
            </w:ins>
          </w:p>
        </w:tc>
        <w:tc>
          <w:tcPr>
            <w:tcW w:w="1387" w:type="dxa"/>
            <w:tcBorders>
              <w:top w:val="single" w:sz="4" w:space="0" w:color="auto"/>
              <w:left w:val="nil"/>
              <w:bottom w:val="single" w:sz="4" w:space="0" w:color="auto"/>
              <w:right w:val="single" w:sz="4" w:space="0" w:color="auto"/>
            </w:tcBorders>
            <w:vAlign w:val="center"/>
            <w:hideMark/>
          </w:tcPr>
          <w:p w:rsidR="0079427B" w:rsidRDefault="0079427B">
            <w:pPr>
              <w:jc w:val="center"/>
              <w:rPr>
                <w:ins w:id="1335" w:author="Osiatisaa, Cds (Ext)" w:date="2018-05-30T09:49:00Z"/>
                <w:rFonts w:eastAsia="Times New Roman" w:cs="Calibri"/>
                <w:sz w:val="16"/>
                <w:szCs w:val="16"/>
                <w:lang w:eastAsia="fr-FR" w:bidi="ar-SA"/>
              </w:rPr>
            </w:pPr>
            <w:ins w:id="1336" w:author="Osiatisaa, Cds (Ext)" w:date="2018-05-30T09:49:00Z">
              <w:r>
                <w:rPr>
                  <w:rFonts w:eastAsia="Times New Roman" w:cs="Calibri"/>
                  <w:sz w:val="16"/>
                  <w:szCs w:val="16"/>
                  <w:lang w:eastAsia="fr-FR" w:bidi="ar-SA"/>
                </w:rPr>
                <w:t>alphanumérique (varchar255)</w:t>
              </w:r>
            </w:ins>
          </w:p>
        </w:tc>
        <w:tc>
          <w:tcPr>
            <w:tcW w:w="737" w:type="dxa"/>
            <w:tcBorders>
              <w:top w:val="single" w:sz="4" w:space="0" w:color="auto"/>
              <w:left w:val="nil"/>
              <w:bottom w:val="single" w:sz="4" w:space="0" w:color="auto"/>
              <w:right w:val="single" w:sz="4" w:space="0" w:color="auto"/>
            </w:tcBorders>
            <w:vAlign w:val="center"/>
          </w:tcPr>
          <w:p w:rsidR="0079427B" w:rsidRDefault="0079427B">
            <w:pPr>
              <w:jc w:val="center"/>
              <w:rPr>
                <w:ins w:id="1337" w:author="Osiatisaa, Cds (Ext)" w:date="2018-05-30T09:49:00Z"/>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vAlign w:val="center"/>
            <w:hideMark/>
          </w:tcPr>
          <w:p w:rsidR="0079427B" w:rsidRDefault="0079427B">
            <w:pPr>
              <w:jc w:val="center"/>
              <w:rPr>
                <w:ins w:id="1338" w:author="Osiatisaa, Cds (Ext)" w:date="2018-05-30T09:49:00Z"/>
                <w:rFonts w:eastAsia="Times New Roman" w:cs="Calibri"/>
                <w:sz w:val="16"/>
                <w:szCs w:val="16"/>
                <w:lang w:eastAsia="fr-FR" w:bidi="ar-SA"/>
              </w:rPr>
            </w:pPr>
            <w:ins w:id="1339" w:author="Osiatisaa, Cds (Ext)" w:date="2018-05-30T09:49:00Z">
              <w:r>
                <w:rPr>
                  <w:rFonts w:eastAsia="Times New Roman" w:cs="Calibri"/>
                  <w:sz w:val="16"/>
                  <w:szCs w:val="16"/>
                  <w:lang w:eastAsia="fr-FR" w:bidi="ar-SA"/>
                </w:rPr>
                <w:t>Non</w:t>
              </w:r>
            </w:ins>
          </w:p>
        </w:tc>
        <w:tc>
          <w:tcPr>
            <w:tcW w:w="923" w:type="dxa"/>
            <w:tcBorders>
              <w:top w:val="single" w:sz="4" w:space="0" w:color="auto"/>
              <w:left w:val="single" w:sz="4" w:space="0" w:color="auto"/>
              <w:bottom w:val="single" w:sz="4" w:space="0" w:color="auto"/>
              <w:right w:val="single" w:sz="4" w:space="0" w:color="auto"/>
            </w:tcBorders>
            <w:vAlign w:val="center"/>
            <w:hideMark/>
          </w:tcPr>
          <w:p w:rsidR="0079427B" w:rsidRDefault="0079427B">
            <w:pPr>
              <w:jc w:val="center"/>
              <w:rPr>
                <w:ins w:id="1340" w:author="Osiatisaa, Cds (Ext)" w:date="2018-05-30T09:49:00Z"/>
                <w:rFonts w:eastAsia="Times New Roman" w:cs="Calibri"/>
                <w:sz w:val="16"/>
                <w:szCs w:val="16"/>
                <w:lang w:eastAsia="fr-FR" w:bidi="ar-SA"/>
              </w:rPr>
            </w:pPr>
            <w:ins w:id="1341" w:author="Osiatisaa, Cds (Ext)" w:date="2018-05-30T09:49:00Z">
              <w:r>
                <w:rPr>
                  <w:rFonts w:eastAsia="Times New Roman" w:cs="Calibri"/>
                  <w:sz w:val="16"/>
                  <w:szCs w:val="16"/>
                  <w:lang w:eastAsia="fr-FR" w:bidi="ar-SA"/>
                </w:rPr>
                <w:t>calculé</w:t>
              </w:r>
            </w:ins>
          </w:p>
        </w:tc>
        <w:tc>
          <w:tcPr>
            <w:tcW w:w="971" w:type="dxa"/>
            <w:tcBorders>
              <w:top w:val="single" w:sz="4" w:space="0" w:color="auto"/>
              <w:left w:val="single" w:sz="4" w:space="0" w:color="auto"/>
              <w:bottom w:val="single" w:sz="4" w:space="0" w:color="auto"/>
              <w:right w:val="single" w:sz="4" w:space="0" w:color="auto"/>
            </w:tcBorders>
            <w:vAlign w:val="center"/>
            <w:hideMark/>
          </w:tcPr>
          <w:p w:rsidR="0079427B" w:rsidRDefault="0079427B">
            <w:pPr>
              <w:jc w:val="center"/>
              <w:rPr>
                <w:ins w:id="1342" w:author="Osiatisaa, Cds (Ext)" w:date="2018-05-30T09:49:00Z"/>
                <w:rFonts w:eastAsia="Times New Roman" w:cs="Calibri"/>
                <w:sz w:val="16"/>
                <w:szCs w:val="16"/>
                <w:lang w:eastAsia="fr-FR" w:bidi="ar-SA"/>
              </w:rPr>
            </w:pPr>
            <w:ins w:id="1343" w:author="Osiatisaa, Cds (Ext)" w:date="2018-05-30T09:49:00Z">
              <w:r>
                <w:rPr>
                  <w:rFonts w:eastAsia="Times New Roman" w:cs="Calibri"/>
                  <w:sz w:val="16"/>
                  <w:szCs w:val="16"/>
                  <w:lang w:eastAsia="fr-FR" w:bidi="ar-SA"/>
                </w:rPr>
                <w:t>obligatoire</w:t>
              </w:r>
            </w:ins>
          </w:p>
        </w:tc>
        <w:tc>
          <w:tcPr>
            <w:tcW w:w="889" w:type="dxa"/>
            <w:tcBorders>
              <w:top w:val="single" w:sz="4" w:space="0" w:color="auto"/>
              <w:left w:val="nil"/>
              <w:bottom w:val="single" w:sz="4" w:space="0" w:color="auto"/>
              <w:right w:val="single" w:sz="4" w:space="0" w:color="auto"/>
            </w:tcBorders>
            <w:vAlign w:val="center"/>
          </w:tcPr>
          <w:p w:rsidR="0079427B" w:rsidRDefault="0079427B">
            <w:pPr>
              <w:jc w:val="center"/>
              <w:rPr>
                <w:ins w:id="1344" w:author="Osiatisaa, Cds (Ext)" w:date="2018-05-30T09:49:00Z"/>
                <w:rFonts w:eastAsia="Times New Roman" w:cs="Calibri"/>
                <w:sz w:val="16"/>
                <w:szCs w:val="16"/>
                <w:lang w:eastAsia="fr-FR" w:bidi="ar-SA"/>
              </w:rPr>
            </w:pPr>
          </w:p>
        </w:tc>
        <w:tc>
          <w:tcPr>
            <w:tcW w:w="2204" w:type="dxa"/>
            <w:tcBorders>
              <w:top w:val="single" w:sz="4" w:space="0" w:color="auto"/>
              <w:left w:val="nil"/>
              <w:bottom w:val="single" w:sz="4" w:space="0" w:color="auto"/>
              <w:right w:val="single" w:sz="4" w:space="0" w:color="auto"/>
            </w:tcBorders>
            <w:vAlign w:val="center"/>
            <w:hideMark/>
          </w:tcPr>
          <w:p w:rsidR="0079427B" w:rsidRDefault="0079427B">
            <w:pPr>
              <w:jc w:val="center"/>
              <w:rPr>
                <w:ins w:id="1345" w:author="Osiatisaa, Cds (Ext)" w:date="2018-05-30T09:49:00Z"/>
                <w:rFonts w:eastAsia="Times New Roman" w:cs="Calibri"/>
                <w:sz w:val="16"/>
                <w:szCs w:val="16"/>
                <w:lang w:eastAsia="fr-FR" w:bidi="ar-SA"/>
              </w:rPr>
            </w:pPr>
            <w:ins w:id="1346" w:author="Osiatisaa, Cds (Ext)" w:date="2018-05-30T09:49:00Z">
              <w:r>
                <w:rPr>
                  <w:rFonts w:eastAsia="Times New Roman" w:cs="Calibri"/>
                  <w:sz w:val="16"/>
                  <w:szCs w:val="16"/>
                  <w:lang w:eastAsia="fr-FR" w:bidi="ar-SA"/>
                </w:rPr>
                <w:t>User ayant effectué la dernière mise à jour  de l'enregistrement</w:t>
              </w:r>
            </w:ins>
          </w:p>
        </w:tc>
      </w:tr>
    </w:tbl>
    <w:p w:rsidR="0079427B" w:rsidRDefault="0079427B" w:rsidP="0079427B">
      <w:pPr>
        <w:pStyle w:val="Titre4"/>
        <w:rPr>
          <w:ins w:id="1347" w:author="Osiatisaa, Cds (Ext)" w:date="2018-05-30T09:55:00Z"/>
        </w:rPr>
      </w:pPr>
      <w:ins w:id="1348" w:author="Osiatisaa, Cds (Ext)" w:date="2018-05-30T09:55:00Z">
        <w:r w:rsidRPr="004E2387">
          <w:rPr>
            <w:rFonts w:asciiTheme="minorHAnsi" w:hAnsiTheme="minorHAnsi" w:cstheme="minorHAnsi"/>
            <w:lang w:eastAsia="fr-FR" w:bidi="ar-SA"/>
          </w:rPr>
          <w:t xml:space="preserve">Création : renseignement des données de </w:t>
        </w:r>
        <w:r>
          <w:rPr>
            <w:rFonts w:asciiTheme="minorHAnsi" w:hAnsiTheme="minorHAnsi" w:cstheme="minorHAnsi"/>
            <w:lang w:eastAsia="fr-FR" w:bidi="ar-SA"/>
          </w:rPr>
          <w:t>ta_g3p_</w:t>
        </w:r>
        <w:r>
          <w:t>lien_g3p_convention</w:t>
        </w:r>
      </w:ins>
    </w:p>
    <w:p w:rsidR="0079427B" w:rsidRDefault="0079427B" w:rsidP="0079427B">
      <w:pPr>
        <w:autoSpaceDE w:val="0"/>
        <w:autoSpaceDN w:val="0"/>
        <w:adjustRightInd w:val="0"/>
        <w:rPr>
          <w:ins w:id="1349" w:author="Osiatisaa, Cds (Ext)" w:date="2018-05-30T09:55:00Z"/>
          <w:rFonts w:asciiTheme="minorHAnsi" w:hAnsiTheme="minorHAnsi" w:cstheme="minorHAnsi"/>
          <w:szCs w:val="24"/>
          <w:lang w:eastAsia="fr-FR" w:bidi="ar-SA"/>
        </w:rPr>
      </w:pPr>
    </w:p>
    <w:p w:rsidR="0079427B" w:rsidRPr="007E57B2" w:rsidRDefault="0079427B" w:rsidP="0079427B">
      <w:pPr>
        <w:autoSpaceDE w:val="0"/>
        <w:autoSpaceDN w:val="0"/>
        <w:adjustRightInd w:val="0"/>
        <w:rPr>
          <w:ins w:id="1350" w:author="Osiatisaa, Cds (Ext)" w:date="2018-05-30T09:55:00Z"/>
          <w:rFonts w:asciiTheme="minorHAnsi" w:hAnsiTheme="minorHAnsi" w:cstheme="minorHAnsi"/>
          <w:szCs w:val="24"/>
          <w:lang w:eastAsia="fr-FR" w:bidi="ar-SA"/>
        </w:rPr>
      </w:pPr>
      <w:ins w:id="1351" w:author="Osiatisaa, Cds (Ext)" w:date="2018-05-30T09:55:00Z">
        <w:r w:rsidRPr="007E57B2">
          <w:rPr>
            <w:rFonts w:asciiTheme="minorHAnsi" w:hAnsiTheme="minorHAnsi" w:cstheme="minorHAnsi"/>
            <w:szCs w:val="24"/>
            <w:lang w:eastAsia="fr-FR" w:bidi="ar-SA"/>
          </w:rPr>
          <w:t xml:space="preserve">- par sélection dans un calendrier : </w:t>
        </w:r>
      </w:ins>
    </w:p>
    <w:p w:rsidR="00B6714B" w:rsidRDefault="00B6714B" w:rsidP="0079427B">
      <w:pPr>
        <w:numPr>
          <w:ilvl w:val="0"/>
          <w:numId w:val="676"/>
        </w:numPr>
        <w:autoSpaceDE w:val="0"/>
        <w:autoSpaceDN w:val="0"/>
        <w:adjustRightInd w:val="0"/>
        <w:rPr>
          <w:ins w:id="1352" w:author="Osiatisaa, Cds (Ext)" w:date="2018-05-30T10:56:00Z"/>
          <w:rFonts w:asciiTheme="minorHAnsi" w:hAnsiTheme="minorHAnsi" w:cstheme="minorHAnsi"/>
          <w:szCs w:val="24"/>
          <w:lang w:eastAsia="fr-FR" w:bidi="ar-SA"/>
        </w:rPr>
      </w:pPr>
      <w:ins w:id="1353" w:author="Osiatisaa, Cds (Ext)" w:date="2018-05-30T10:56:00Z">
        <w:r>
          <w:rPr>
            <w:rFonts w:asciiTheme="minorHAnsi" w:hAnsiTheme="minorHAnsi" w:cstheme="minorHAnsi"/>
            <w:szCs w:val="24"/>
            <w:lang w:eastAsia="fr-FR" w:bidi="ar-SA"/>
          </w:rPr>
          <w:t>DATE DE DEBUT (YDDE)</w:t>
        </w:r>
      </w:ins>
    </w:p>
    <w:p w:rsidR="0079427B" w:rsidRDefault="0079427B" w:rsidP="0079427B">
      <w:pPr>
        <w:numPr>
          <w:ilvl w:val="0"/>
          <w:numId w:val="676"/>
        </w:numPr>
        <w:autoSpaceDE w:val="0"/>
        <w:autoSpaceDN w:val="0"/>
        <w:adjustRightInd w:val="0"/>
        <w:rPr>
          <w:ins w:id="1354" w:author="Osiatisaa, Cds (Ext)" w:date="2018-05-30T09:59:00Z"/>
          <w:rFonts w:asciiTheme="minorHAnsi" w:hAnsiTheme="minorHAnsi" w:cstheme="minorHAnsi"/>
          <w:szCs w:val="24"/>
          <w:lang w:eastAsia="fr-FR" w:bidi="ar-SA"/>
        </w:rPr>
      </w:pPr>
      <w:ins w:id="1355" w:author="Osiatisaa, Cds (Ext)" w:date="2018-05-30T09:59:00Z">
        <w:r w:rsidRPr="00991012">
          <w:rPr>
            <w:rFonts w:asciiTheme="minorHAnsi" w:hAnsiTheme="minorHAnsi" w:cstheme="minorHAnsi"/>
            <w:szCs w:val="24"/>
            <w:lang w:eastAsia="fr-FR" w:bidi="ar-SA"/>
          </w:rPr>
          <w:t>DATE DE CLOTURE (YDCLOT)</w:t>
        </w:r>
      </w:ins>
    </w:p>
    <w:p w:rsidR="0079427B" w:rsidRDefault="0079427B" w:rsidP="0079427B">
      <w:pPr>
        <w:autoSpaceDE w:val="0"/>
        <w:autoSpaceDN w:val="0"/>
        <w:adjustRightInd w:val="0"/>
        <w:spacing w:after="1"/>
        <w:rPr>
          <w:ins w:id="1356" w:author="Osiatisaa, Cds (Ext)" w:date="2018-05-30T09:55:00Z"/>
          <w:rFonts w:asciiTheme="minorHAnsi" w:hAnsiTheme="minorHAnsi" w:cstheme="minorHAnsi"/>
          <w:szCs w:val="24"/>
          <w:lang w:eastAsia="fr-FR" w:bidi="ar-SA"/>
        </w:rPr>
      </w:pPr>
    </w:p>
    <w:p w:rsidR="0079427B" w:rsidRPr="00150123" w:rsidRDefault="0079427B" w:rsidP="0079427B">
      <w:pPr>
        <w:autoSpaceDE w:val="0"/>
        <w:autoSpaceDN w:val="0"/>
        <w:adjustRightInd w:val="0"/>
        <w:rPr>
          <w:ins w:id="1357" w:author="Osiatisaa, Cds (Ext)" w:date="2018-05-30T09:55:00Z"/>
          <w:rFonts w:asciiTheme="minorHAnsi" w:hAnsiTheme="minorHAnsi" w:cstheme="minorHAnsi"/>
          <w:szCs w:val="24"/>
          <w:lang w:eastAsia="fr-FR" w:bidi="ar-SA"/>
        </w:rPr>
      </w:pPr>
      <w:ins w:id="1358" w:author="Osiatisaa, Cds (Ext)" w:date="2018-05-30T09:55:00Z">
        <w:r w:rsidRPr="00150123">
          <w:rPr>
            <w:rFonts w:asciiTheme="minorHAnsi" w:hAnsiTheme="minorHAnsi" w:cstheme="minorHAnsi"/>
            <w:szCs w:val="24"/>
            <w:lang w:eastAsia="fr-FR" w:bidi="ar-SA"/>
          </w:rPr>
          <w:t xml:space="preserve">- par sélection dans une liste déroulante : </w:t>
        </w:r>
      </w:ins>
    </w:p>
    <w:p w:rsidR="0079427B" w:rsidRPr="00150123" w:rsidRDefault="00351D9C" w:rsidP="0079427B">
      <w:pPr>
        <w:numPr>
          <w:ilvl w:val="0"/>
          <w:numId w:val="699"/>
        </w:numPr>
        <w:autoSpaceDE w:val="0"/>
        <w:autoSpaceDN w:val="0"/>
        <w:adjustRightInd w:val="0"/>
        <w:spacing w:after="1"/>
        <w:rPr>
          <w:ins w:id="1359" w:author="Osiatisaa, Cds (Ext)" w:date="2018-05-30T09:55:00Z"/>
          <w:rFonts w:asciiTheme="minorHAnsi" w:hAnsiTheme="minorHAnsi" w:cstheme="minorHAnsi"/>
          <w:szCs w:val="24"/>
          <w:lang w:eastAsia="fr-FR" w:bidi="ar-SA"/>
        </w:rPr>
      </w:pPr>
      <w:ins w:id="1360" w:author="Osiatisaa, Cds (Ext)" w:date="2018-05-30T09:59:00Z">
        <w:r>
          <w:rPr>
            <w:rFonts w:asciiTheme="minorHAnsi" w:hAnsiTheme="minorHAnsi" w:cstheme="minorHAnsi"/>
            <w:szCs w:val="24"/>
            <w:lang w:eastAsia="fr-FR" w:bidi="ar-SA"/>
          </w:rPr>
          <w:t>CODE FICHE</w:t>
        </w:r>
      </w:ins>
      <w:ins w:id="1361" w:author="Osiatisaa, Cds (Ext)" w:date="2018-05-30T09:55:00Z">
        <w:r w:rsidR="0079427B">
          <w:rPr>
            <w:rFonts w:asciiTheme="minorHAnsi" w:hAnsiTheme="minorHAnsi" w:cstheme="minorHAnsi"/>
            <w:szCs w:val="24"/>
            <w:lang w:eastAsia="fr-FR" w:bidi="ar-SA"/>
          </w:rPr>
          <w:t xml:space="preserve"> (</w:t>
        </w:r>
      </w:ins>
      <w:ins w:id="1362" w:author="Osiatisaa, Cds (Ext)" w:date="2018-05-30T10:00:00Z">
        <w:r>
          <w:rPr>
            <w:rFonts w:asciiTheme="minorHAnsi" w:hAnsiTheme="minorHAnsi" w:cstheme="minorHAnsi"/>
            <w:szCs w:val="24"/>
            <w:lang w:eastAsia="fr-FR" w:bidi="ar-SA"/>
          </w:rPr>
          <w:t>C0FIC</w:t>
        </w:r>
      </w:ins>
      <w:ins w:id="1363" w:author="Osiatisaa, Cds (Ext)" w:date="2018-05-30T09:55:00Z">
        <w:r w:rsidR="0079427B">
          <w:rPr>
            <w:rFonts w:asciiTheme="minorHAnsi" w:hAnsiTheme="minorHAnsi" w:cstheme="minorHAnsi"/>
            <w:szCs w:val="24"/>
            <w:lang w:eastAsia="fr-FR" w:bidi="ar-SA"/>
          </w:rPr>
          <w:t>)</w:t>
        </w:r>
        <w:r w:rsidR="0079427B" w:rsidRPr="00150123">
          <w:rPr>
            <w:rFonts w:asciiTheme="minorHAnsi" w:hAnsiTheme="minorHAnsi" w:cstheme="minorHAnsi"/>
            <w:szCs w:val="24"/>
            <w:lang w:eastAsia="fr-FR" w:bidi="ar-SA"/>
          </w:rPr>
          <w:t>. La liste déroulante propose toutes les valeurs</w:t>
        </w:r>
        <w:r w:rsidR="0079427B">
          <w:rPr>
            <w:rFonts w:asciiTheme="minorHAnsi" w:hAnsiTheme="minorHAnsi" w:cstheme="minorHAnsi"/>
            <w:szCs w:val="24"/>
            <w:lang w:eastAsia="fr-FR" w:bidi="ar-SA"/>
          </w:rPr>
          <w:t xml:space="preserve"> CODE </w:t>
        </w:r>
      </w:ins>
      <w:ins w:id="1364" w:author="Osiatisaa, Cds (Ext)" w:date="2018-05-30T10:00:00Z">
        <w:r>
          <w:rPr>
            <w:rFonts w:asciiTheme="minorHAnsi" w:hAnsiTheme="minorHAnsi" w:cstheme="minorHAnsi"/>
            <w:szCs w:val="24"/>
            <w:lang w:eastAsia="fr-FR" w:bidi="ar-SA"/>
          </w:rPr>
          <w:t>FICHE</w:t>
        </w:r>
      </w:ins>
      <w:ins w:id="1365" w:author="Osiatisaa, Cds (Ext)" w:date="2018-05-30T09:55:00Z">
        <w:r w:rsidR="0079427B">
          <w:rPr>
            <w:rFonts w:asciiTheme="minorHAnsi" w:hAnsiTheme="minorHAnsi" w:cstheme="minorHAnsi"/>
            <w:szCs w:val="24"/>
            <w:lang w:eastAsia="fr-FR" w:bidi="ar-SA"/>
          </w:rPr>
          <w:t xml:space="preserve"> – </w:t>
        </w:r>
      </w:ins>
      <w:ins w:id="1366" w:author="Osiatisaa, Cds (Ext)" w:date="2018-05-30T10:01:00Z">
        <w:r>
          <w:rPr>
            <w:rFonts w:asciiTheme="minorHAnsi" w:hAnsiTheme="minorHAnsi" w:cstheme="minorHAnsi"/>
            <w:szCs w:val="24"/>
            <w:lang w:eastAsia="fr-FR" w:bidi="ar-SA"/>
          </w:rPr>
          <w:t xml:space="preserve">NOM FICHE </w:t>
        </w:r>
      </w:ins>
      <w:ins w:id="1367" w:author="Osiatisaa, Cds (Ext)" w:date="2018-05-30T09:55:00Z">
        <w:r w:rsidR="0079427B" w:rsidRPr="00150123">
          <w:rPr>
            <w:rFonts w:asciiTheme="minorHAnsi" w:hAnsiTheme="minorHAnsi" w:cstheme="minorHAnsi"/>
            <w:szCs w:val="24"/>
            <w:lang w:eastAsia="fr-FR" w:bidi="ar-SA"/>
          </w:rPr>
          <w:t xml:space="preserve">de la table </w:t>
        </w:r>
      </w:ins>
      <w:ins w:id="1368" w:author="Osiatisaa, Cds (Ext)" w:date="2018-05-30T10:01:00Z">
        <w:r>
          <w:rPr>
            <w:rFonts w:asciiTheme="minorHAnsi" w:hAnsiTheme="minorHAnsi" w:cstheme="minorHAnsi"/>
            <w:szCs w:val="24"/>
            <w:lang w:eastAsia="fr-FR" w:bidi="ar-SA"/>
          </w:rPr>
          <w:t xml:space="preserve">ta_g3p_fiche_g3p </w:t>
        </w:r>
      </w:ins>
      <w:ins w:id="1369" w:author="Osiatisaa, Cds (Ext)" w:date="2018-05-30T09:55:00Z">
        <w:r w:rsidR="0079427B" w:rsidRPr="00150123">
          <w:rPr>
            <w:rFonts w:asciiTheme="minorHAnsi" w:hAnsiTheme="minorHAnsi" w:cstheme="minorHAnsi"/>
            <w:szCs w:val="24"/>
            <w:lang w:eastAsia="fr-FR" w:bidi="ar-SA"/>
          </w:rPr>
          <w:t xml:space="preserve">qui ne sont pas closes (lignes de </w:t>
        </w:r>
      </w:ins>
      <w:ins w:id="1370" w:author="Osiatisaa, Cds (Ext)" w:date="2018-05-30T10:02:00Z">
        <w:r>
          <w:rPr>
            <w:rFonts w:asciiTheme="minorHAnsi" w:hAnsiTheme="minorHAnsi" w:cstheme="minorHAnsi"/>
            <w:szCs w:val="24"/>
            <w:lang w:eastAsia="fr-FR" w:bidi="ar-SA"/>
          </w:rPr>
          <w:t xml:space="preserve">ta_g3p_fiche_g3p </w:t>
        </w:r>
      </w:ins>
      <w:ins w:id="1371" w:author="Osiatisaa, Cds (Ext)" w:date="2018-05-30T09:55:00Z">
        <w:r w:rsidR="0079427B" w:rsidRPr="00150123">
          <w:rPr>
            <w:rFonts w:asciiTheme="minorHAnsi" w:hAnsiTheme="minorHAnsi" w:cstheme="minorHAnsi"/>
            <w:szCs w:val="24"/>
            <w:lang w:eastAsia="fr-FR" w:bidi="ar-SA"/>
          </w:rPr>
          <w:t xml:space="preserve">dont la DATE DE CLOTURE est supérieure </w:t>
        </w:r>
        <w:r w:rsidR="0079427B">
          <w:rPr>
            <w:rFonts w:asciiTheme="minorHAnsi" w:hAnsiTheme="minorHAnsi" w:cstheme="minorHAnsi"/>
            <w:szCs w:val="24"/>
            <w:lang w:eastAsia="fr-FR" w:bidi="ar-SA"/>
          </w:rPr>
          <w:t>strictement à la date du jour).</w:t>
        </w:r>
      </w:ins>
    </w:p>
    <w:p w:rsidR="0079427B" w:rsidRDefault="00351D9C" w:rsidP="0079427B">
      <w:pPr>
        <w:numPr>
          <w:ilvl w:val="0"/>
          <w:numId w:val="699"/>
        </w:numPr>
        <w:autoSpaceDE w:val="0"/>
        <w:autoSpaceDN w:val="0"/>
        <w:adjustRightInd w:val="0"/>
        <w:rPr>
          <w:ins w:id="1372" w:author="Osiatisaa, Cds (Ext)" w:date="2018-05-30T09:59:00Z"/>
          <w:rFonts w:asciiTheme="minorHAnsi" w:hAnsiTheme="minorHAnsi" w:cstheme="minorHAnsi"/>
          <w:szCs w:val="24"/>
          <w:lang w:eastAsia="fr-FR" w:bidi="ar-SA"/>
        </w:rPr>
      </w:pPr>
      <w:ins w:id="1373" w:author="Osiatisaa, Cds (Ext)" w:date="2018-05-30T09:59:00Z">
        <w:r>
          <w:rPr>
            <w:rFonts w:asciiTheme="minorHAnsi" w:hAnsiTheme="minorHAnsi" w:cstheme="minorHAnsi"/>
            <w:szCs w:val="24"/>
            <w:lang w:eastAsia="fr-FR" w:bidi="ar-SA"/>
          </w:rPr>
          <w:t>CODE CONVENTION</w:t>
        </w:r>
      </w:ins>
      <w:ins w:id="1374" w:author="Osiatisaa, Cds (Ext)" w:date="2018-05-30T09:55:00Z">
        <w:r w:rsidR="0079427B">
          <w:rPr>
            <w:rFonts w:asciiTheme="minorHAnsi" w:hAnsiTheme="minorHAnsi" w:cstheme="minorHAnsi"/>
            <w:szCs w:val="24"/>
            <w:lang w:eastAsia="fr-FR" w:bidi="ar-SA"/>
          </w:rPr>
          <w:t xml:space="preserve"> (</w:t>
        </w:r>
      </w:ins>
      <w:ins w:id="1375" w:author="Osiatisaa, Cds (Ext)" w:date="2018-05-30T10:00:00Z">
        <w:r>
          <w:rPr>
            <w:rFonts w:asciiTheme="minorHAnsi" w:hAnsiTheme="minorHAnsi" w:cstheme="minorHAnsi"/>
            <w:szCs w:val="24"/>
            <w:lang w:eastAsia="fr-FR" w:bidi="ar-SA"/>
          </w:rPr>
          <w:t>C0CONV</w:t>
        </w:r>
      </w:ins>
      <w:ins w:id="1376" w:author="Osiatisaa, Cds (Ext)" w:date="2018-05-30T09:55:00Z">
        <w:r w:rsidR="0079427B">
          <w:rPr>
            <w:rFonts w:asciiTheme="minorHAnsi" w:hAnsiTheme="minorHAnsi" w:cstheme="minorHAnsi"/>
            <w:szCs w:val="24"/>
            <w:lang w:eastAsia="fr-FR" w:bidi="ar-SA"/>
          </w:rPr>
          <w:t>)</w:t>
        </w:r>
        <w:r w:rsidR="0079427B" w:rsidRPr="00150123">
          <w:rPr>
            <w:rFonts w:asciiTheme="minorHAnsi" w:hAnsiTheme="minorHAnsi" w:cstheme="minorHAnsi"/>
            <w:szCs w:val="24"/>
            <w:lang w:eastAsia="fr-FR" w:bidi="ar-SA"/>
          </w:rPr>
          <w:t xml:space="preserve">. La liste déroulante propose toutes les valeurs </w:t>
        </w:r>
        <w:r w:rsidR="0079427B">
          <w:rPr>
            <w:rFonts w:asciiTheme="minorHAnsi" w:hAnsiTheme="minorHAnsi" w:cstheme="minorHAnsi"/>
            <w:szCs w:val="24"/>
            <w:lang w:eastAsia="fr-FR" w:bidi="ar-SA"/>
          </w:rPr>
          <w:t xml:space="preserve">CODE </w:t>
        </w:r>
      </w:ins>
      <w:ins w:id="1377" w:author="Osiatisaa, Cds (Ext)" w:date="2018-05-30T10:02:00Z">
        <w:r>
          <w:rPr>
            <w:rFonts w:asciiTheme="minorHAnsi" w:hAnsiTheme="minorHAnsi" w:cstheme="minorHAnsi"/>
            <w:szCs w:val="24"/>
            <w:lang w:eastAsia="fr-FR" w:bidi="ar-SA"/>
          </w:rPr>
          <w:t xml:space="preserve">CONVENTION </w:t>
        </w:r>
      </w:ins>
      <w:ins w:id="1378" w:author="Osiatisaa, Cds (Ext)" w:date="2018-05-30T10:54:00Z">
        <w:r w:rsidR="00C32942">
          <w:rPr>
            <w:rFonts w:asciiTheme="minorHAnsi" w:hAnsiTheme="minorHAnsi" w:cstheme="minorHAnsi"/>
            <w:szCs w:val="24"/>
            <w:lang w:eastAsia="fr-FR" w:bidi="ar-SA"/>
          </w:rPr>
          <w:t>–</w:t>
        </w:r>
      </w:ins>
      <w:ins w:id="1379" w:author="Osiatisaa, Cds (Ext)" w:date="2018-05-30T10:53:00Z">
        <w:r w:rsidR="00C32942">
          <w:rPr>
            <w:rFonts w:asciiTheme="minorHAnsi" w:hAnsiTheme="minorHAnsi" w:cstheme="minorHAnsi"/>
            <w:szCs w:val="24"/>
            <w:lang w:eastAsia="fr-FR" w:bidi="ar-SA"/>
          </w:rPr>
          <w:t xml:space="preserve"> LIBELLE </w:t>
        </w:r>
      </w:ins>
      <w:ins w:id="1380" w:author="Osiatisaa, Cds (Ext)" w:date="2018-05-30T10:54:00Z">
        <w:r w:rsidR="00C32942">
          <w:rPr>
            <w:rFonts w:asciiTheme="minorHAnsi" w:hAnsiTheme="minorHAnsi" w:cstheme="minorHAnsi"/>
            <w:szCs w:val="24"/>
            <w:lang w:eastAsia="fr-FR" w:bidi="ar-SA"/>
          </w:rPr>
          <w:t xml:space="preserve">CONVENTION </w:t>
        </w:r>
      </w:ins>
      <w:ins w:id="1381" w:author="Osiatisaa, Cds (Ext)" w:date="2018-05-30T09:55:00Z">
        <w:r w:rsidR="0079427B" w:rsidRPr="00150123">
          <w:rPr>
            <w:rFonts w:asciiTheme="minorHAnsi" w:hAnsiTheme="minorHAnsi" w:cstheme="minorHAnsi"/>
            <w:szCs w:val="24"/>
            <w:lang w:eastAsia="fr-FR" w:bidi="ar-SA"/>
          </w:rPr>
          <w:t xml:space="preserve">de la table </w:t>
        </w:r>
        <w:r w:rsidR="0079427B">
          <w:rPr>
            <w:rFonts w:asciiTheme="minorHAnsi" w:hAnsiTheme="minorHAnsi" w:cstheme="minorHAnsi"/>
            <w:szCs w:val="24"/>
            <w:lang w:eastAsia="fr-FR" w:bidi="ar-SA"/>
          </w:rPr>
          <w:t>ta_g3p_</w:t>
        </w:r>
      </w:ins>
      <w:ins w:id="1382" w:author="Osiatisaa, Cds (Ext)" w:date="2018-05-30T10:02:00Z">
        <w:r>
          <w:rPr>
            <w:rFonts w:asciiTheme="minorHAnsi" w:hAnsiTheme="minorHAnsi" w:cstheme="minorHAnsi"/>
            <w:szCs w:val="24"/>
            <w:lang w:eastAsia="fr-FR" w:bidi="ar-SA"/>
          </w:rPr>
          <w:t>convention</w:t>
        </w:r>
      </w:ins>
      <w:ins w:id="1383" w:author="Osiatisaa, Cds (Ext)" w:date="2018-05-30T09:55:00Z">
        <w:r w:rsidR="0079427B" w:rsidRPr="00150123">
          <w:rPr>
            <w:rFonts w:asciiTheme="minorHAnsi" w:hAnsiTheme="minorHAnsi" w:cstheme="minorHAnsi"/>
            <w:szCs w:val="24"/>
            <w:lang w:eastAsia="fr-FR" w:bidi="ar-SA"/>
          </w:rPr>
          <w:t xml:space="preserve"> qui ne sont pas closes (lignes de </w:t>
        </w:r>
      </w:ins>
      <w:ins w:id="1384" w:author="Osiatisaa, Cds (Ext)" w:date="2018-05-30T10:02:00Z">
        <w:r>
          <w:rPr>
            <w:rFonts w:asciiTheme="minorHAnsi" w:hAnsiTheme="minorHAnsi" w:cstheme="minorHAnsi"/>
            <w:szCs w:val="24"/>
            <w:lang w:eastAsia="fr-FR" w:bidi="ar-SA"/>
          </w:rPr>
          <w:t>ta_g3p_convention</w:t>
        </w:r>
      </w:ins>
      <w:ins w:id="1385" w:author="Osiatisaa, Cds (Ext)" w:date="2018-05-30T09:55:00Z">
        <w:r w:rsidR="0079427B" w:rsidRPr="00150123">
          <w:rPr>
            <w:rFonts w:asciiTheme="minorHAnsi" w:hAnsiTheme="minorHAnsi" w:cstheme="minorHAnsi"/>
            <w:szCs w:val="24"/>
            <w:lang w:eastAsia="fr-FR" w:bidi="ar-SA"/>
          </w:rPr>
          <w:t xml:space="preserve"> dont la DATE DE CLOTURE est supérieure st</w:t>
        </w:r>
        <w:r w:rsidR="0079427B">
          <w:rPr>
            <w:rFonts w:asciiTheme="minorHAnsi" w:hAnsiTheme="minorHAnsi" w:cstheme="minorHAnsi"/>
            <w:szCs w:val="24"/>
            <w:lang w:eastAsia="fr-FR" w:bidi="ar-SA"/>
          </w:rPr>
          <w:t>rictement à la date du jour)</w:t>
        </w:r>
      </w:ins>
      <w:ins w:id="1386" w:author="Osiatisaa, Cds (Ext)" w:date="2018-05-30T10:54:00Z">
        <w:r w:rsidR="00C32942">
          <w:rPr>
            <w:rFonts w:asciiTheme="minorHAnsi" w:hAnsiTheme="minorHAnsi" w:cstheme="minorHAnsi"/>
            <w:szCs w:val="24"/>
            <w:lang w:eastAsia="fr-FR" w:bidi="ar-SA"/>
          </w:rPr>
          <w:t>.</w:t>
        </w:r>
      </w:ins>
    </w:p>
    <w:p w:rsidR="00351D9C" w:rsidRDefault="00351D9C">
      <w:pPr>
        <w:autoSpaceDE w:val="0"/>
        <w:autoSpaceDN w:val="0"/>
        <w:adjustRightInd w:val="0"/>
        <w:rPr>
          <w:ins w:id="1387" w:author="Osiatisaa, Cds (Ext)" w:date="2018-05-30T10:54:00Z"/>
          <w:rFonts w:asciiTheme="minorHAnsi" w:hAnsiTheme="minorHAnsi" w:cstheme="minorHAnsi"/>
          <w:szCs w:val="24"/>
          <w:lang w:eastAsia="fr-FR" w:bidi="ar-SA"/>
        </w:rPr>
        <w:pPrChange w:id="1388" w:author="Osiatisaa, Cds (Ext)" w:date="2018-05-30T09:59:00Z">
          <w:pPr>
            <w:numPr>
              <w:numId w:val="699"/>
            </w:numPr>
            <w:autoSpaceDE w:val="0"/>
            <w:autoSpaceDN w:val="0"/>
            <w:adjustRightInd w:val="0"/>
          </w:pPr>
        </w:pPrChange>
      </w:pPr>
    </w:p>
    <w:p w:rsidR="00C32942" w:rsidRDefault="00C32942">
      <w:pPr>
        <w:autoSpaceDE w:val="0"/>
        <w:autoSpaceDN w:val="0"/>
        <w:adjustRightInd w:val="0"/>
        <w:rPr>
          <w:ins w:id="1389" w:author="Osiatisaa, Cds (Ext)" w:date="2018-05-30T09:59:00Z"/>
          <w:rFonts w:asciiTheme="minorHAnsi" w:hAnsiTheme="minorHAnsi" w:cstheme="minorHAnsi"/>
          <w:szCs w:val="24"/>
          <w:lang w:eastAsia="fr-FR" w:bidi="ar-SA"/>
        </w:rPr>
        <w:pPrChange w:id="1390" w:author="Osiatisaa, Cds (Ext)" w:date="2018-05-30T09:59:00Z">
          <w:pPr>
            <w:numPr>
              <w:numId w:val="699"/>
            </w:numPr>
            <w:autoSpaceDE w:val="0"/>
            <w:autoSpaceDN w:val="0"/>
            <w:adjustRightInd w:val="0"/>
          </w:pPr>
        </w:pPrChange>
      </w:pPr>
    </w:p>
    <w:p w:rsidR="00351D9C" w:rsidRDefault="00351D9C">
      <w:pPr>
        <w:autoSpaceDE w:val="0"/>
        <w:autoSpaceDN w:val="0"/>
        <w:adjustRightInd w:val="0"/>
        <w:rPr>
          <w:ins w:id="1391" w:author="Osiatisaa, Cds (Ext)" w:date="2018-05-30T09:55:00Z"/>
          <w:rFonts w:asciiTheme="minorHAnsi" w:hAnsiTheme="minorHAnsi" w:cstheme="minorHAnsi"/>
          <w:szCs w:val="24"/>
          <w:lang w:eastAsia="fr-FR" w:bidi="ar-SA"/>
        </w:rPr>
        <w:pPrChange w:id="1392" w:author="Osiatisaa, Cds (Ext)" w:date="2018-05-30T09:59:00Z">
          <w:pPr>
            <w:numPr>
              <w:numId w:val="699"/>
            </w:numPr>
            <w:autoSpaceDE w:val="0"/>
            <w:autoSpaceDN w:val="0"/>
            <w:adjustRightInd w:val="0"/>
          </w:pPr>
        </w:pPrChange>
      </w:pPr>
    </w:p>
    <w:p w:rsidR="0079427B" w:rsidRPr="00C362CD" w:rsidRDefault="0079427B" w:rsidP="0079427B">
      <w:pPr>
        <w:pStyle w:val="Titre4"/>
        <w:rPr>
          <w:ins w:id="1393" w:author="Osiatisaa, Cds (Ext)" w:date="2018-05-30T09:55:00Z"/>
          <w:lang w:eastAsia="fr-FR" w:bidi="ar-SA"/>
        </w:rPr>
      </w:pPr>
      <w:ins w:id="1394" w:author="Osiatisaa, Cds (Ext)" w:date="2018-05-30T09:55:00Z">
        <w:r w:rsidRPr="00C362CD">
          <w:rPr>
            <w:lang w:eastAsia="fr-FR" w:bidi="ar-SA"/>
          </w:rPr>
          <w:t xml:space="preserve">Création : contrôle des données de </w:t>
        </w:r>
      </w:ins>
      <w:ins w:id="1395" w:author="Osiatisaa, Cds (Ext)" w:date="2018-05-30T09:56:00Z">
        <w:r>
          <w:rPr>
            <w:rFonts w:asciiTheme="minorHAnsi" w:hAnsiTheme="minorHAnsi" w:cstheme="minorHAnsi"/>
            <w:lang w:eastAsia="fr-FR" w:bidi="ar-SA"/>
          </w:rPr>
          <w:t>ta_g3p_</w:t>
        </w:r>
        <w:r>
          <w:t>lien_g3p_convention</w:t>
        </w:r>
      </w:ins>
    </w:p>
    <w:p w:rsidR="0079427B" w:rsidRPr="00150123" w:rsidRDefault="0079427B" w:rsidP="0079427B">
      <w:pPr>
        <w:autoSpaceDE w:val="0"/>
        <w:autoSpaceDN w:val="0"/>
        <w:adjustRightInd w:val="0"/>
        <w:rPr>
          <w:ins w:id="1396" w:author="Osiatisaa, Cds (Ext)" w:date="2018-05-30T09:55:00Z"/>
          <w:rFonts w:asciiTheme="minorHAnsi" w:hAnsiTheme="minorHAnsi" w:cstheme="minorHAnsi"/>
          <w:szCs w:val="24"/>
          <w:lang w:eastAsia="fr-FR" w:bidi="ar-SA"/>
        </w:rPr>
      </w:pPr>
    </w:p>
    <w:p w:rsidR="0079427B" w:rsidRPr="00150123" w:rsidRDefault="0079427B" w:rsidP="0079427B">
      <w:pPr>
        <w:autoSpaceDE w:val="0"/>
        <w:autoSpaceDN w:val="0"/>
        <w:adjustRightInd w:val="0"/>
        <w:rPr>
          <w:ins w:id="1397" w:author="Osiatisaa, Cds (Ext)" w:date="2018-05-30T09:55:00Z"/>
          <w:rFonts w:asciiTheme="minorHAnsi" w:hAnsiTheme="minorHAnsi" w:cstheme="minorHAnsi"/>
          <w:szCs w:val="24"/>
          <w:lang w:eastAsia="fr-FR" w:bidi="ar-SA"/>
        </w:rPr>
      </w:pPr>
      <w:ins w:id="1398" w:author="Osiatisaa, Cds (Ext)" w:date="2018-05-30T09:55:00Z">
        <w:r w:rsidRPr="00150123">
          <w:rPr>
            <w:rFonts w:asciiTheme="minorHAnsi" w:hAnsiTheme="minorHAnsi" w:cstheme="minorHAnsi"/>
            <w:szCs w:val="24"/>
            <w:lang w:eastAsia="fr-FR" w:bidi="ar-SA"/>
          </w:rPr>
          <w:t xml:space="preserve">- Contrôle d'unicité : </w:t>
        </w:r>
      </w:ins>
    </w:p>
    <w:p w:rsidR="0079427B" w:rsidRDefault="0079427B" w:rsidP="0079427B">
      <w:pPr>
        <w:numPr>
          <w:ilvl w:val="0"/>
          <w:numId w:val="167"/>
        </w:numPr>
        <w:autoSpaceDE w:val="0"/>
        <w:autoSpaceDN w:val="0"/>
        <w:adjustRightInd w:val="0"/>
        <w:spacing w:after="1"/>
        <w:rPr>
          <w:ins w:id="1399" w:author="Osiatisaa, Cds (Ext)" w:date="2018-05-30T10:05:00Z"/>
          <w:rFonts w:asciiTheme="minorHAnsi" w:hAnsiTheme="minorHAnsi" w:cstheme="minorHAnsi"/>
          <w:szCs w:val="24"/>
          <w:lang w:eastAsia="fr-FR" w:bidi="ar-SA"/>
        </w:rPr>
      </w:pPr>
      <w:ins w:id="1400" w:author="Osiatisaa, Cds (Ext)" w:date="2018-05-30T09:55:00Z">
        <w:r w:rsidRPr="007E57B2">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FICHE</w:t>
        </w:r>
        <w:r w:rsidRPr="007E57B2">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C0FIC</w:t>
        </w:r>
        <w:r w:rsidRPr="007E57B2">
          <w:rPr>
            <w:rFonts w:asciiTheme="minorHAnsi" w:hAnsiTheme="minorHAnsi" w:cstheme="minorHAnsi"/>
            <w:szCs w:val="24"/>
            <w:lang w:eastAsia="fr-FR" w:bidi="ar-SA"/>
          </w:rPr>
          <w:t>)</w:t>
        </w:r>
      </w:ins>
    </w:p>
    <w:p w:rsidR="00351D9C" w:rsidRPr="00150123" w:rsidRDefault="00351D9C" w:rsidP="00351D9C">
      <w:pPr>
        <w:numPr>
          <w:ilvl w:val="0"/>
          <w:numId w:val="167"/>
        </w:numPr>
        <w:autoSpaceDE w:val="0"/>
        <w:autoSpaceDN w:val="0"/>
        <w:adjustRightInd w:val="0"/>
        <w:spacing w:after="1"/>
        <w:rPr>
          <w:ins w:id="1401" w:author="Osiatisaa, Cds (Ext)" w:date="2018-05-30T10:06:00Z"/>
          <w:rFonts w:asciiTheme="minorHAnsi" w:hAnsiTheme="minorHAnsi" w:cstheme="minorHAnsi"/>
          <w:szCs w:val="24"/>
          <w:lang w:eastAsia="fr-FR" w:bidi="ar-SA"/>
        </w:rPr>
      </w:pPr>
      <w:ins w:id="1402" w:author="Osiatisaa, Cds (Ext)" w:date="2018-05-30T10:06:00Z">
        <w:r w:rsidRPr="007E57B2">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 xml:space="preserve">CONVENTION </w:t>
        </w:r>
        <w:r w:rsidRPr="007E57B2">
          <w:rPr>
            <w:rFonts w:asciiTheme="minorHAnsi" w:hAnsiTheme="minorHAnsi" w:cstheme="minorHAnsi"/>
            <w:szCs w:val="24"/>
            <w:lang w:eastAsia="fr-FR" w:bidi="ar-SA"/>
          </w:rPr>
          <w:t>(</w:t>
        </w:r>
        <w:r>
          <w:rPr>
            <w:rFonts w:asciiTheme="minorHAnsi" w:hAnsiTheme="minorHAnsi" w:cstheme="minorHAnsi"/>
            <w:szCs w:val="24"/>
            <w:lang w:eastAsia="fr-FR" w:bidi="ar-SA"/>
          </w:rPr>
          <w:t>C0CONV</w:t>
        </w:r>
        <w:r w:rsidRPr="007E57B2">
          <w:rPr>
            <w:rFonts w:asciiTheme="minorHAnsi" w:hAnsiTheme="minorHAnsi" w:cstheme="minorHAnsi"/>
            <w:szCs w:val="24"/>
            <w:lang w:eastAsia="fr-FR" w:bidi="ar-SA"/>
          </w:rPr>
          <w:t>)</w:t>
        </w:r>
      </w:ins>
    </w:p>
    <w:p w:rsidR="0079427B" w:rsidRPr="00150123" w:rsidRDefault="0079427B" w:rsidP="0079427B">
      <w:pPr>
        <w:autoSpaceDE w:val="0"/>
        <w:autoSpaceDN w:val="0"/>
        <w:adjustRightInd w:val="0"/>
        <w:rPr>
          <w:ins w:id="1403" w:author="Osiatisaa, Cds (Ext)" w:date="2018-05-30T09:55:00Z"/>
          <w:rFonts w:asciiTheme="minorHAnsi" w:hAnsiTheme="minorHAnsi" w:cstheme="minorHAnsi"/>
          <w:szCs w:val="24"/>
          <w:lang w:eastAsia="fr-FR" w:bidi="ar-SA"/>
        </w:rPr>
      </w:pPr>
    </w:p>
    <w:p w:rsidR="0079427B" w:rsidRPr="00150123" w:rsidRDefault="0079427B" w:rsidP="0079427B">
      <w:pPr>
        <w:autoSpaceDE w:val="0"/>
        <w:autoSpaceDN w:val="0"/>
        <w:adjustRightInd w:val="0"/>
        <w:rPr>
          <w:ins w:id="1404" w:author="Osiatisaa, Cds (Ext)" w:date="2018-05-30T09:55:00Z"/>
          <w:rFonts w:asciiTheme="minorHAnsi" w:hAnsiTheme="minorHAnsi" w:cstheme="minorHAnsi"/>
          <w:szCs w:val="24"/>
          <w:lang w:eastAsia="fr-FR" w:bidi="ar-SA"/>
        </w:rPr>
      </w:pPr>
      <w:ins w:id="1405" w:author="Osiatisaa, Cds (Ext)" w:date="2018-05-30T09:55:00Z">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ins>
    </w:p>
    <w:p w:rsidR="0079427B" w:rsidRDefault="0079427B" w:rsidP="0079427B">
      <w:pPr>
        <w:autoSpaceDE w:val="0"/>
        <w:autoSpaceDN w:val="0"/>
        <w:adjustRightInd w:val="0"/>
        <w:rPr>
          <w:ins w:id="1406" w:author="Osiatisaa, Cds (Ext)" w:date="2018-05-30T09:55:00Z"/>
          <w:rFonts w:asciiTheme="minorHAnsi" w:hAnsiTheme="minorHAnsi" w:cstheme="minorHAnsi"/>
          <w:szCs w:val="24"/>
          <w:lang w:eastAsia="fr-FR" w:bidi="ar-SA"/>
        </w:rPr>
      </w:pPr>
      <w:ins w:id="1407" w:author="Osiatisaa, Cds (Ext)" w:date="2018-05-30T09:55:00Z">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ins>
    </w:p>
    <w:p w:rsidR="0079427B" w:rsidRPr="00980652" w:rsidRDefault="0079427B" w:rsidP="0079427B">
      <w:pPr>
        <w:pStyle w:val="Titre4"/>
        <w:rPr>
          <w:ins w:id="1408" w:author="Osiatisaa, Cds (Ext)" w:date="2018-05-30T09:55:00Z"/>
          <w:rFonts w:asciiTheme="minorHAnsi" w:hAnsiTheme="minorHAnsi" w:cstheme="minorHAnsi"/>
        </w:rPr>
      </w:pPr>
      <w:ins w:id="1409" w:author="Osiatisaa, Cds (Ext)" w:date="2018-05-30T09:55:00Z">
        <w:r w:rsidRPr="00980652">
          <w:rPr>
            <w:rFonts w:asciiTheme="minorHAnsi" w:hAnsiTheme="minorHAnsi" w:cstheme="minorHAnsi"/>
          </w:rPr>
          <w:t xml:space="preserve">Modification : renseignement des données de </w:t>
        </w:r>
      </w:ins>
      <w:ins w:id="1410" w:author="Osiatisaa, Cds (Ext)" w:date="2018-05-30T09:56:00Z">
        <w:r>
          <w:rPr>
            <w:rFonts w:asciiTheme="minorHAnsi" w:hAnsiTheme="minorHAnsi" w:cstheme="minorHAnsi"/>
            <w:lang w:eastAsia="fr-FR" w:bidi="ar-SA"/>
          </w:rPr>
          <w:t>ta_g3p_</w:t>
        </w:r>
        <w:r>
          <w:t>lien_g3p_convention</w:t>
        </w:r>
      </w:ins>
    </w:p>
    <w:p w:rsidR="0079427B" w:rsidRDefault="0079427B" w:rsidP="0079427B">
      <w:pPr>
        <w:autoSpaceDE w:val="0"/>
        <w:autoSpaceDN w:val="0"/>
        <w:adjustRightInd w:val="0"/>
        <w:ind w:left="360"/>
        <w:rPr>
          <w:ins w:id="1411" w:author="Osiatisaa, Cds (Ext)" w:date="2018-05-30T09:55:00Z"/>
          <w:rFonts w:asciiTheme="minorHAnsi" w:hAnsiTheme="minorHAnsi" w:cstheme="minorHAnsi"/>
          <w:szCs w:val="24"/>
        </w:rPr>
      </w:pPr>
    </w:p>
    <w:p w:rsidR="0079427B" w:rsidRPr="007E57B2" w:rsidRDefault="0079427B" w:rsidP="0079427B">
      <w:pPr>
        <w:autoSpaceDE w:val="0"/>
        <w:autoSpaceDN w:val="0"/>
        <w:adjustRightInd w:val="0"/>
        <w:rPr>
          <w:ins w:id="1412" w:author="Osiatisaa, Cds (Ext)" w:date="2018-05-30T09:55:00Z"/>
          <w:rFonts w:asciiTheme="minorHAnsi" w:hAnsiTheme="minorHAnsi" w:cstheme="minorHAnsi"/>
          <w:szCs w:val="24"/>
          <w:lang w:eastAsia="fr-FR" w:bidi="ar-SA"/>
        </w:rPr>
      </w:pPr>
      <w:ins w:id="1413" w:author="Osiatisaa, Cds (Ext)" w:date="2018-05-30T09:55:00Z">
        <w:r w:rsidRPr="007E57B2">
          <w:rPr>
            <w:rFonts w:asciiTheme="minorHAnsi" w:hAnsiTheme="minorHAnsi" w:cstheme="minorHAnsi"/>
            <w:szCs w:val="24"/>
            <w:lang w:eastAsia="fr-FR" w:bidi="ar-SA"/>
          </w:rPr>
          <w:t xml:space="preserve">- par sélection dans un calendrier : </w:t>
        </w:r>
      </w:ins>
    </w:p>
    <w:p w:rsidR="00B6714B" w:rsidRDefault="00B6714B" w:rsidP="00B6714B">
      <w:pPr>
        <w:numPr>
          <w:ilvl w:val="0"/>
          <w:numId w:val="676"/>
        </w:numPr>
        <w:autoSpaceDE w:val="0"/>
        <w:autoSpaceDN w:val="0"/>
        <w:adjustRightInd w:val="0"/>
        <w:rPr>
          <w:ins w:id="1414" w:author="Osiatisaa, Cds (Ext)" w:date="2018-05-30T10:59:00Z"/>
          <w:rFonts w:asciiTheme="minorHAnsi" w:hAnsiTheme="minorHAnsi" w:cstheme="minorHAnsi"/>
          <w:szCs w:val="24"/>
          <w:lang w:eastAsia="fr-FR" w:bidi="ar-SA"/>
        </w:rPr>
      </w:pPr>
      <w:ins w:id="1415" w:author="Osiatisaa, Cds (Ext)" w:date="2018-05-30T10:59:00Z">
        <w:r>
          <w:rPr>
            <w:rFonts w:asciiTheme="minorHAnsi" w:hAnsiTheme="minorHAnsi" w:cstheme="minorHAnsi"/>
            <w:szCs w:val="24"/>
            <w:lang w:eastAsia="fr-FR" w:bidi="ar-SA"/>
          </w:rPr>
          <w:t>DATE DE DEBUT (YDDE)</w:t>
        </w:r>
      </w:ins>
    </w:p>
    <w:p w:rsidR="00237B99" w:rsidRDefault="00237B99" w:rsidP="00237B99">
      <w:pPr>
        <w:numPr>
          <w:ilvl w:val="0"/>
          <w:numId w:val="676"/>
        </w:numPr>
        <w:autoSpaceDE w:val="0"/>
        <w:autoSpaceDN w:val="0"/>
        <w:adjustRightInd w:val="0"/>
        <w:rPr>
          <w:ins w:id="1416" w:author="Osiatisaa, Cds (Ext)" w:date="2018-05-30T10:10:00Z"/>
          <w:rFonts w:asciiTheme="minorHAnsi" w:hAnsiTheme="minorHAnsi" w:cstheme="minorHAnsi"/>
          <w:szCs w:val="24"/>
          <w:lang w:eastAsia="fr-FR" w:bidi="ar-SA"/>
        </w:rPr>
      </w:pPr>
      <w:ins w:id="1417" w:author="Osiatisaa, Cds (Ext)" w:date="2018-05-30T10:10:00Z">
        <w:r w:rsidRPr="00991012">
          <w:rPr>
            <w:rFonts w:asciiTheme="minorHAnsi" w:hAnsiTheme="minorHAnsi" w:cstheme="minorHAnsi"/>
            <w:szCs w:val="24"/>
            <w:lang w:eastAsia="fr-FR" w:bidi="ar-SA"/>
          </w:rPr>
          <w:t>DATE DE CLOTURE (YDCLOT)</w:t>
        </w:r>
      </w:ins>
    </w:p>
    <w:p w:rsidR="0079427B" w:rsidRDefault="0079427B" w:rsidP="0079427B">
      <w:pPr>
        <w:autoSpaceDE w:val="0"/>
        <w:autoSpaceDN w:val="0"/>
        <w:adjustRightInd w:val="0"/>
        <w:spacing w:after="1"/>
        <w:rPr>
          <w:ins w:id="1418" w:author="Osiatisaa, Cds (Ext)" w:date="2018-05-30T09:55:00Z"/>
          <w:rFonts w:asciiTheme="minorHAnsi" w:hAnsiTheme="minorHAnsi" w:cstheme="minorHAnsi"/>
          <w:szCs w:val="24"/>
          <w:lang w:eastAsia="fr-FR" w:bidi="ar-SA"/>
        </w:rPr>
      </w:pPr>
    </w:p>
    <w:p w:rsidR="00237B99" w:rsidRPr="00150123" w:rsidRDefault="00237B99" w:rsidP="00237B99">
      <w:pPr>
        <w:autoSpaceDE w:val="0"/>
        <w:autoSpaceDN w:val="0"/>
        <w:adjustRightInd w:val="0"/>
        <w:rPr>
          <w:ins w:id="1419" w:author="Osiatisaa, Cds (Ext)" w:date="2018-05-30T10:11:00Z"/>
          <w:rFonts w:asciiTheme="minorHAnsi" w:hAnsiTheme="minorHAnsi" w:cstheme="minorHAnsi"/>
          <w:szCs w:val="24"/>
          <w:lang w:eastAsia="fr-FR" w:bidi="ar-SA"/>
        </w:rPr>
      </w:pPr>
      <w:ins w:id="1420" w:author="Osiatisaa, Cds (Ext)" w:date="2018-05-30T10:11:00Z">
        <w:r w:rsidRPr="00150123">
          <w:rPr>
            <w:rFonts w:asciiTheme="minorHAnsi" w:hAnsiTheme="minorHAnsi" w:cstheme="minorHAnsi"/>
            <w:szCs w:val="24"/>
            <w:lang w:eastAsia="fr-FR" w:bidi="ar-SA"/>
          </w:rPr>
          <w:t xml:space="preserve">- par sélection dans une liste déroulante : </w:t>
        </w:r>
      </w:ins>
    </w:p>
    <w:p w:rsidR="00237B99" w:rsidRPr="00150123" w:rsidRDefault="00237B99" w:rsidP="00237B99">
      <w:pPr>
        <w:numPr>
          <w:ilvl w:val="0"/>
          <w:numId w:val="699"/>
        </w:numPr>
        <w:autoSpaceDE w:val="0"/>
        <w:autoSpaceDN w:val="0"/>
        <w:adjustRightInd w:val="0"/>
        <w:spacing w:after="1"/>
        <w:rPr>
          <w:ins w:id="1421" w:author="Osiatisaa, Cds (Ext)" w:date="2018-05-30T10:11:00Z"/>
          <w:rFonts w:asciiTheme="minorHAnsi" w:hAnsiTheme="minorHAnsi" w:cstheme="minorHAnsi"/>
          <w:szCs w:val="24"/>
          <w:lang w:eastAsia="fr-FR" w:bidi="ar-SA"/>
        </w:rPr>
      </w:pPr>
      <w:ins w:id="1422" w:author="Osiatisaa, Cds (Ext)" w:date="2018-05-30T10:11:00Z">
        <w:r>
          <w:rPr>
            <w:rFonts w:asciiTheme="minorHAnsi" w:hAnsiTheme="minorHAnsi" w:cstheme="minorHAnsi"/>
            <w:szCs w:val="24"/>
            <w:lang w:eastAsia="fr-FR" w:bidi="ar-SA"/>
          </w:rPr>
          <w:t>CODE FICHE (C0FIC)</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CODE FICHE – NOM FICHE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 xml:space="preserve">ta_g3p_fiche_g3p </w:t>
        </w:r>
        <w:r w:rsidRPr="00150123">
          <w:rPr>
            <w:rFonts w:asciiTheme="minorHAnsi" w:hAnsiTheme="minorHAnsi" w:cstheme="minorHAnsi"/>
            <w:szCs w:val="24"/>
            <w:lang w:eastAsia="fr-FR" w:bidi="ar-SA"/>
          </w:rPr>
          <w:t xml:space="preserve">qui ne sont pas closes (lignes de </w:t>
        </w:r>
        <w:r>
          <w:rPr>
            <w:rFonts w:asciiTheme="minorHAnsi" w:hAnsiTheme="minorHAnsi" w:cstheme="minorHAnsi"/>
            <w:szCs w:val="24"/>
            <w:lang w:eastAsia="fr-FR" w:bidi="ar-SA"/>
          </w:rPr>
          <w:t xml:space="preserve">ta_g3p_fiche_g3p </w:t>
        </w:r>
        <w:r w:rsidRPr="00150123">
          <w:rPr>
            <w:rFonts w:asciiTheme="minorHAnsi" w:hAnsiTheme="minorHAnsi" w:cstheme="minorHAnsi"/>
            <w:szCs w:val="24"/>
            <w:lang w:eastAsia="fr-FR" w:bidi="ar-SA"/>
          </w:rPr>
          <w:t xml:space="preserve">dont la DATE DE CLOTURE est supérieure </w:t>
        </w:r>
        <w:r>
          <w:rPr>
            <w:rFonts w:asciiTheme="minorHAnsi" w:hAnsiTheme="minorHAnsi" w:cstheme="minorHAnsi"/>
            <w:szCs w:val="24"/>
            <w:lang w:eastAsia="fr-FR" w:bidi="ar-SA"/>
          </w:rPr>
          <w:t>strictement à la date du jour).</w:t>
        </w:r>
      </w:ins>
    </w:p>
    <w:p w:rsidR="0079427B" w:rsidRDefault="00237B99" w:rsidP="00237B99">
      <w:pPr>
        <w:numPr>
          <w:ilvl w:val="0"/>
          <w:numId w:val="699"/>
        </w:numPr>
        <w:autoSpaceDE w:val="0"/>
        <w:autoSpaceDN w:val="0"/>
        <w:adjustRightInd w:val="0"/>
        <w:rPr>
          <w:ins w:id="1423" w:author="Osiatisaa, Cds (Ext)" w:date="2018-05-30T09:55:00Z"/>
          <w:rFonts w:asciiTheme="minorHAnsi" w:hAnsiTheme="minorHAnsi" w:cstheme="minorHAnsi"/>
          <w:szCs w:val="24"/>
          <w:lang w:eastAsia="fr-FR" w:bidi="ar-SA"/>
        </w:rPr>
      </w:pPr>
      <w:ins w:id="1424" w:author="Osiatisaa, Cds (Ext)" w:date="2018-05-30T10:11:00Z">
        <w:r>
          <w:rPr>
            <w:rFonts w:asciiTheme="minorHAnsi" w:hAnsiTheme="minorHAnsi" w:cstheme="minorHAnsi"/>
            <w:szCs w:val="24"/>
            <w:lang w:eastAsia="fr-FR" w:bidi="ar-SA"/>
          </w:rPr>
          <w:t>CODE CONVENTION (C0CONV)</w:t>
        </w:r>
        <w:r w:rsidRPr="00150123">
          <w:rPr>
            <w:rFonts w:asciiTheme="minorHAnsi" w:hAnsiTheme="minorHAnsi" w:cstheme="minorHAnsi"/>
            <w:szCs w:val="24"/>
            <w:lang w:eastAsia="fr-FR" w:bidi="ar-SA"/>
          </w:rPr>
          <w:t xml:space="preserve">. La liste déroulante propose toutes les valeurs </w:t>
        </w:r>
        <w:r>
          <w:rPr>
            <w:rFonts w:asciiTheme="minorHAnsi" w:hAnsiTheme="minorHAnsi" w:cstheme="minorHAnsi"/>
            <w:szCs w:val="24"/>
            <w:lang w:eastAsia="fr-FR" w:bidi="ar-SA"/>
          </w:rPr>
          <w:t xml:space="preserve">CODE CONVENTION </w:t>
        </w:r>
      </w:ins>
      <w:ins w:id="1425" w:author="Osiatisaa, Cds (Ext)" w:date="2018-05-30T10:55:00Z">
        <w:r w:rsidR="008B567E">
          <w:rPr>
            <w:rFonts w:asciiTheme="minorHAnsi" w:hAnsiTheme="minorHAnsi" w:cstheme="minorHAnsi"/>
            <w:szCs w:val="24"/>
            <w:lang w:eastAsia="fr-FR" w:bidi="ar-SA"/>
          </w:rPr>
          <w:t xml:space="preserve">– LIBELLE CONVENTION </w:t>
        </w:r>
      </w:ins>
      <w:ins w:id="1426" w:author="Osiatisaa, Cds (Ext)" w:date="2018-05-30T10:11:00Z">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ta_g3p_convention</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ta_g3p_convention</w:t>
        </w:r>
        <w:r w:rsidRPr="00150123">
          <w:rPr>
            <w:rFonts w:asciiTheme="minorHAnsi" w:hAnsiTheme="minorHAnsi" w:cstheme="minorHAnsi"/>
            <w:szCs w:val="24"/>
            <w:lang w:eastAsia="fr-FR" w:bidi="ar-SA"/>
          </w:rPr>
          <w:t xml:space="preserve"> dont la DATE DE CLOTURE est supérieure st</w:t>
        </w:r>
        <w:r>
          <w:rPr>
            <w:rFonts w:asciiTheme="minorHAnsi" w:hAnsiTheme="minorHAnsi" w:cstheme="minorHAnsi"/>
            <w:szCs w:val="24"/>
            <w:lang w:eastAsia="fr-FR" w:bidi="ar-SA"/>
          </w:rPr>
          <w:t>rictement à la date du jour</w:t>
        </w:r>
      </w:ins>
    </w:p>
    <w:p w:rsidR="0079427B" w:rsidRDefault="0079427B" w:rsidP="0079427B">
      <w:pPr>
        <w:pStyle w:val="Titre4"/>
        <w:rPr>
          <w:ins w:id="1427" w:author="Osiatisaa, Cds (Ext)" w:date="2018-05-30T09:55:00Z"/>
          <w:rFonts w:asciiTheme="minorHAnsi" w:hAnsiTheme="minorHAnsi" w:cstheme="minorHAnsi"/>
        </w:rPr>
      </w:pPr>
      <w:ins w:id="1428" w:author="Osiatisaa, Cds (Ext)" w:date="2018-05-30T09:55:00Z">
        <w:r w:rsidRPr="004E2387">
          <w:rPr>
            <w:rFonts w:asciiTheme="minorHAnsi" w:hAnsiTheme="minorHAnsi" w:cstheme="minorHAnsi"/>
          </w:rPr>
          <w:t xml:space="preserve">Modification : contrôle des données de </w:t>
        </w:r>
      </w:ins>
      <w:ins w:id="1429" w:author="Osiatisaa, Cds (Ext)" w:date="2018-05-30T09:56:00Z">
        <w:r>
          <w:rPr>
            <w:rFonts w:asciiTheme="minorHAnsi" w:hAnsiTheme="minorHAnsi" w:cstheme="minorHAnsi"/>
            <w:lang w:eastAsia="fr-FR" w:bidi="ar-SA"/>
          </w:rPr>
          <w:t>ta_g3p_</w:t>
        </w:r>
        <w:r>
          <w:t>lien_g3p_convention</w:t>
        </w:r>
      </w:ins>
    </w:p>
    <w:p w:rsidR="0079427B" w:rsidRPr="00A51EF7" w:rsidRDefault="0079427B" w:rsidP="0079427B">
      <w:pPr>
        <w:rPr>
          <w:ins w:id="1430" w:author="Osiatisaa, Cds (Ext)" w:date="2018-05-30T09:55:00Z"/>
        </w:rPr>
      </w:pPr>
    </w:p>
    <w:p w:rsidR="0079427B" w:rsidRPr="00150123" w:rsidRDefault="0079427B" w:rsidP="0079427B">
      <w:pPr>
        <w:autoSpaceDE w:val="0"/>
        <w:autoSpaceDN w:val="0"/>
        <w:adjustRightInd w:val="0"/>
        <w:rPr>
          <w:ins w:id="1431" w:author="Osiatisaa, Cds (Ext)" w:date="2018-05-30T09:55:00Z"/>
          <w:rFonts w:asciiTheme="minorHAnsi" w:hAnsiTheme="minorHAnsi" w:cstheme="minorHAnsi"/>
          <w:szCs w:val="24"/>
          <w:lang w:eastAsia="fr-FR" w:bidi="ar-SA"/>
        </w:rPr>
      </w:pPr>
      <w:ins w:id="1432" w:author="Osiatisaa, Cds (Ext)" w:date="2018-05-30T09:55:00Z">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ins>
    </w:p>
    <w:p w:rsidR="0079427B" w:rsidRDefault="0079427B" w:rsidP="0079427B">
      <w:pPr>
        <w:autoSpaceDE w:val="0"/>
        <w:autoSpaceDN w:val="0"/>
        <w:adjustRightInd w:val="0"/>
        <w:rPr>
          <w:ins w:id="1433" w:author="Osiatisaa, Cds (Ext)" w:date="2018-05-30T09:55:00Z"/>
          <w:rFonts w:asciiTheme="minorHAnsi" w:hAnsiTheme="minorHAnsi" w:cstheme="minorHAnsi"/>
          <w:szCs w:val="24"/>
          <w:lang w:eastAsia="fr-FR" w:bidi="ar-SA"/>
        </w:rPr>
      </w:pPr>
      <w:ins w:id="1434" w:author="Osiatisaa, Cds (Ext)" w:date="2018-05-30T09:55:00Z">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ins>
    </w:p>
    <w:p w:rsidR="0079427B" w:rsidRPr="00150123" w:rsidRDefault="0079427B" w:rsidP="0079427B">
      <w:pPr>
        <w:autoSpaceDE w:val="0"/>
        <w:autoSpaceDN w:val="0"/>
        <w:adjustRightInd w:val="0"/>
        <w:rPr>
          <w:ins w:id="1435" w:author="Osiatisaa, Cds (Ext)" w:date="2018-05-30T09:55:00Z"/>
          <w:rFonts w:asciiTheme="minorHAnsi" w:hAnsiTheme="minorHAnsi" w:cstheme="minorHAnsi"/>
          <w:szCs w:val="24"/>
          <w:lang w:eastAsia="fr-FR" w:bidi="ar-SA"/>
        </w:rPr>
      </w:pPr>
    </w:p>
    <w:p w:rsidR="004F3242" w:rsidRPr="004F3242" w:rsidRDefault="004F3242">
      <w:pPr>
        <w:autoSpaceDE w:val="0"/>
        <w:autoSpaceDN w:val="0"/>
        <w:adjustRightInd w:val="0"/>
        <w:spacing w:after="1"/>
        <w:rPr>
          <w:ins w:id="1436" w:author="Osiatisaa, Cds (Ext)" w:date="2018-05-30T09:27:00Z"/>
          <w:rFonts w:asciiTheme="minorHAnsi" w:hAnsiTheme="minorHAnsi" w:cstheme="minorHAnsi"/>
          <w:szCs w:val="24"/>
          <w:lang w:eastAsia="fr-FR" w:bidi="ar-SA"/>
          <w:rPrChange w:id="1437" w:author="Osiatisaa, Cds (Ext)" w:date="2018-05-30T09:28:00Z">
            <w:rPr>
              <w:ins w:id="1438" w:author="Osiatisaa, Cds (Ext)" w:date="2018-05-30T09:27:00Z"/>
              <w:lang w:eastAsia="fr-FR" w:bidi="ar-SA"/>
            </w:rPr>
          </w:rPrChange>
        </w:rPr>
        <w:pPrChange w:id="1439" w:author="Osiatisaa, Cds (Ext)" w:date="2018-05-30T09:28:00Z">
          <w:pPr/>
        </w:pPrChange>
      </w:pPr>
      <w:ins w:id="1440" w:author="Osiatisaa, Cds (Ext)" w:date="2018-05-30T09:27:00Z">
        <w:r>
          <w:rPr>
            <w:lang w:eastAsia="fr-FR" w:bidi="ar-SA"/>
          </w:rPr>
          <w:br w:type="page"/>
        </w:r>
      </w:ins>
    </w:p>
    <w:p w:rsidR="000E6F79" w:rsidRPr="009E3B93" w:rsidDel="005749CA" w:rsidRDefault="000E6F79">
      <w:pPr>
        <w:pStyle w:val="Titre3"/>
        <w:rPr>
          <w:del w:id="1441" w:author="Osiatisaa, Cds (Ext)" w:date="2018-05-29T12:01:00Z"/>
          <w:lang w:eastAsia="fr-FR" w:bidi="ar-SA"/>
        </w:rPr>
        <w:pPrChange w:id="1442" w:author="Osiatisaa, Cds (Ext)" w:date="2018-05-29T12:01:00Z">
          <w:pPr>
            <w:numPr>
              <w:numId w:val="699"/>
            </w:numPr>
            <w:autoSpaceDE w:val="0"/>
            <w:autoSpaceDN w:val="0"/>
            <w:adjustRightInd w:val="0"/>
            <w:spacing w:after="1"/>
          </w:pPr>
        </w:pPrChange>
      </w:pPr>
      <w:del w:id="1443" w:author="Osiatisaa, Cds (Ext)" w:date="2018-05-29T12:01:00Z">
        <w:r w:rsidRPr="009E3B93" w:rsidDel="005749CA">
          <w:rPr>
            <w:lang w:eastAsia="fr-FR" w:bidi="ar-SA"/>
          </w:rPr>
          <w:br w:type="page"/>
        </w:r>
      </w:del>
    </w:p>
    <w:p w:rsidR="00D4696D" w:rsidRDefault="000E6F79" w:rsidP="000E6F79">
      <w:pPr>
        <w:pStyle w:val="Titre2"/>
        <w:rPr>
          <w:lang w:eastAsia="fr-FR" w:bidi="ar-SA"/>
        </w:rPr>
      </w:pPr>
      <w:bookmarkStart w:id="1444" w:name="_Toc515444513"/>
      <w:r>
        <w:rPr>
          <w:lang w:eastAsia="fr-FR" w:bidi="ar-SA"/>
        </w:rPr>
        <w:t>PRESTATION</w:t>
      </w:r>
      <w:bookmarkEnd w:id="1444"/>
    </w:p>
    <w:p w:rsidR="000E6F79" w:rsidRDefault="000E6F79" w:rsidP="000E6F79">
      <w:pPr>
        <w:pStyle w:val="Titre3"/>
        <w:rPr>
          <w:lang w:eastAsia="fr-FR" w:bidi="ar-SA"/>
        </w:rPr>
      </w:pPr>
      <w:bookmarkStart w:id="1445" w:name="_Toc515444514"/>
      <w:r>
        <w:rPr>
          <w:lang w:eastAsia="fr-FR" w:bidi="ar-SA"/>
        </w:rPr>
        <w:t>Ta_g3p_prestation</w:t>
      </w:r>
      <w:r w:rsidR="0085087B">
        <w:rPr>
          <w:lang w:eastAsia="fr-FR" w:bidi="ar-SA"/>
        </w:rPr>
        <w:t xml:space="preserve"> (Diffusion DiDo)</w:t>
      </w:r>
      <w:bookmarkEnd w:id="1445"/>
    </w:p>
    <w:p w:rsidR="000E6F79" w:rsidRPr="0052237D" w:rsidRDefault="000E6F79" w:rsidP="000E6F79">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l’ensemble des informations des prestations</w:t>
      </w:r>
      <w:r w:rsidRPr="0052237D">
        <w:rPr>
          <w:rFonts w:asciiTheme="minorHAnsi" w:hAnsiTheme="minorHAnsi" w:cstheme="minorHAnsi"/>
          <w:szCs w:val="24"/>
          <w:lang w:eastAsia="fr-FR" w:bidi="ar-SA"/>
        </w:rPr>
        <w:t>.</w:t>
      </w:r>
    </w:p>
    <w:p w:rsidR="000E6F79" w:rsidRDefault="000E6F79" w:rsidP="000E6F79">
      <w:pPr>
        <w:pStyle w:val="Titre4"/>
      </w:pPr>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w:t>
      </w:r>
      <w:r>
        <w:t>ta_g3p_prestation</w:t>
      </w:r>
    </w:p>
    <w:p w:rsidR="001C30D0" w:rsidRPr="001C30D0" w:rsidRDefault="001C30D0" w:rsidP="001C30D0"/>
    <w:tbl>
      <w:tblPr>
        <w:tblW w:w="10051" w:type="dxa"/>
        <w:tblInd w:w="70" w:type="dxa"/>
        <w:tblLayout w:type="fixed"/>
        <w:tblCellMar>
          <w:left w:w="70" w:type="dxa"/>
          <w:right w:w="70" w:type="dxa"/>
        </w:tblCellMar>
        <w:tblLook w:val="04A0" w:firstRow="1" w:lastRow="0" w:firstColumn="1" w:lastColumn="0" w:noHBand="0" w:noVBand="1"/>
      </w:tblPr>
      <w:tblGrid>
        <w:gridCol w:w="1701"/>
        <w:gridCol w:w="851"/>
        <w:gridCol w:w="1417"/>
        <w:gridCol w:w="469"/>
        <w:gridCol w:w="923"/>
        <w:gridCol w:w="923"/>
        <w:gridCol w:w="971"/>
        <w:gridCol w:w="889"/>
        <w:gridCol w:w="1907"/>
      </w:tblGrid>
      <w:tr w:rsidR="000E6F79" w:rsidRPr="009E6545" w:rsidTr="000E6F79">
        <w:trPr>
          <w:trHeight w:val="720"/>
          <w:tblHeader/>
        </w:trPr>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E6F79" w:rsidRPr="009E6545" w:rsidRDefault="000E6F79" w:rsidP="00A31E30">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85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E6F79" w:rsidRPr="009E6545" w:rsidRDefault="000E6F79" w:rsidP="00A31E30">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41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E6F79" w:rsidRPr="009E6545" w:rsidRDefault="000E6F79" w:rsidP="00A31E30">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46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E6F79" w:rsidRPr="009E6545" w:rsidRDefault="000E6F79" w:rsidP="00A31E30">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E6F79" w:rsidRPr="009E6545" w:rsidRDefault="000E6F79" w:rsidP="00A31E30">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E6F79" w:rsidRPr="009E6545" w:rsidRDefault="000E6F79" w:rsidP="00A31E30">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E6F79" w:rsidRPr="009E6545" w:rsidRDefault="000E6F79" w:rsidP="00A31E30">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E6F79" w:rsidRPr="009E6545" w:rsidRDefault="000E6F79" w:rsidP="00A31E30">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E6F79" w:rsidRPr="009E6545" w:rsidRDefault="000E6F79" w:rsidP="00A31E30">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0E6F79" w:rsidRPr="009E6545" w:rsidTr="000E6F79">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PRESTATION</w:t>
            </w:r>
          </w:p>
        </w:tc>
        <w:tc>
          <w:tcPr>
            <w:tcW w:w="85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E6F79" w:rsidRPr="009E6545" w:rsidRDefault="001C30D0" w:rsidP="00360CA5">
            <w:pPr>
              <w:jc w:val="center"/>
              <w:rPr>
                <w:rFonts w:eastAsia="Times New Roman" w:cs="Calibri"/>
                <w:sz w:val="16"/>
                <w:szCs w:val="16"/>
                <w:lang w:eastAsia="fr-FR" w:bidi="ar-SA"/>
              </w:rPr>
            </w:pPr>
            <w:r>
              <w:rPr>
                <w:rFonts w:eastAsia="Times New Roman" w:cs="Calibri"/>
                <w:sz w:val="16"/>
                <w:szCs w:val="16"/>
                <w:lang w:eastAsia="fr-FR" w:bidi="ar-SA"/>
              </w:rPr>
              <w:t>C0PRE</w:t>
            </w:r>
          </w:p>
        </w:tc>
        <w:tc>
          <w:tcPr>
            <w:tcW w:w="141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0E6F79"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Code de la prestation</w:t>
            </w:r>
          </w:p>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Ex :PP15J, PE6</w:t>
            </w:r>
          </w:p>
        </w:tc>
      </w:tr>
      <w:tr w:rsidR="000E6F79" w:rsidRPr="009E6545" w:rsidTr="000E6F79">
        <w:trPr>
          <w:trHeight w:val="720"/>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LIBELLE PRESTATION</w:t>
            </w:r>
          </w:p>
        </w:tc>
        <w:tc>
          <w:tcPr>
            <w:tcW w:w="851" w:type="dxa"/>
            <w:tcBorders>
              <w:top w:val="nil"/>
              <w:left w:val="nil"/>
              <w:bottom w:val="single" w:sz="4" w:space="0" w:color="auto"/>
              <w:right w:val="single" w:sz="4" w:space="0" w:color="auto"/>
            </w:tcBorders>
            <w:shd w:val="clear" w:color="auto" w:fill="auto"/>
            <w:vAlign w:val="center"/>
          </w:tcPr>
          <w:p w:rsidR="000E6F79" w:rsidRPr="009E6545" w:rsidRDefault="001C30D0" w:rsidP="00360CA5">
            <w:pPr>
              <w:jc w:val="center"/>
              <w:rPr>
                <w:rFonts w:eastAsia="Times New Roman" w:cs="Calibri"/>
                <w:sz w:val="16"/>
                <w:szCs w:val="16"/>
                <w:lang w:eastAsia="fr-FR" w:bidi="ar-SA"/>
              </w:rPr>
            </w:pPr>
            <w:r>
              <w:rPr>
                <w:rFonts w:eastAsia="Times New Roman" w:cs="Calibri"/>
                <w:sz w:val="16"/>
                <w:szCs w:val="16"/>
                <w:lang w:eastAsia="fr-FR" w:bidi="ar-SA"/>
              </w:rPr>
              <w:t>LBPRE</w:t>
            </w:r>
          </w:p>
        </w:tc>
        <w:tc>
          <w:tcPr>
            <w:tcW w:w="1417" w:type="dxa"/>
            <w:tcBorders>
              <w:top w:val="nil"/>
              <w:left w:val="nil"/>
              <w:bottom w:val="single" w:sz="4" w:space="0" w:color="auto"/>
              <w:right w:val="single" w:sz="4" w:space="0" w:color="auto"/>
            </w:tcBorders>
            <w:shd w:val="clear" w:color="auto" w:fill="auto"/>
            <w:vAlign w:val="center"/>
            <w:hideMark/>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alphanumérique (100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89"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hideMark/>
          </w:tcPr>
          <w:p w:rsidR="000E6F79"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Nom de la prestation</w:t>
            </w:r>
          </w:p>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Ex :</w:t>
            </w:r>
          </w:p>
        </w:tc>
      </w:tr>
      <w:tr w:rsidR="009271C1" w:rsidRPr="0040578D" w:rsidTr="009271C1">
        <w:trPr>
          <w:trHeight w:val="720"/>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9271C1" w:rsidRPr="000E6F79" w:rsidRDefault="009271C1" w:rsidP="009271C1">
            <w:pPr>
              <w:jc w:val="center"/>
              <w:rPr>
                <w:rFonts w:eastAsia="Times New Roman" w:cs="Calibri"/>
                <w:sz w:val="16"/>
                <w:szCs w:val="16"/>
                <w:lang w:eastAsia="fr-FR" w:bidi="ar-SA"/>
              </w:rPr>
            </w:pPr>
            <w:r w:rsidRPr="000E6F79">
              <w:rPr>
                <w:rFonts w:eastAsia="Times New Roman" w:cs="Calibri"/>
                <w:sz w:val="16"/>
                <w:szCs w:val="16"/>
                <w:lang w:eastAsia="fr-FR" w:bidi="ar-SA"/>
              </w:rPr>
              <w:t>DATE DEBUT</w:t>
            </w:r>
          </w:p>
          <w:p w:rsidR="009271C1" w:rsidRPr="000E6F79" w:rsidRDefault="009271C1" w:rsidP="009271C1">
            <w:pPr>
              <w:jc w:val="center"/>
              <w:rPr>
                <w:rFonts w:eastAsia="Times New Roman" w:cs="Calibri"/>
                <w:sz w:val="16"/>
                <w:szCs w:val="16"/>
                <w:lang w:eastAsia="fr-FR" w:bidi="ar-SA"/>
              </w:rPr>
            </w:pPr>
            <w:r w:rsidRPr="000E6F79">
              <w:rPr>
                <w:rFonts w:eastAsia="Times New Roman" w:cs="Calibri"/>
                <w:sz w:val="16"/>
                <w:szCs w:val="16"/>
                <w:lang w:eastAsia="fr-FR" w:bidi="ar-SA"/>
              </w:rPr>
              <w:t>EFFET</w:t>
            </w:r>
          </w:p>
        </w:tc>
        <w:tc>
          <w:tcPr>
            <w:tcW w:w="851" w:type="dxa"/>
            <w:tcBorders>
              <w:top w:val="nil"/>
              <w:left w:val="nil"/>
              <w:bottom w:val="single" w:sz="4" w:space="0" w:color="auto"/>
              <w:right w:val="single" w:sz="4" w:space="0" w:color="auto"/>
            </w:tcBorders>
            <w:shd w:val="clear" w:color="auto" w:fill="auto"/>
            <w:vAlign w:val="center"/>
          </w:tcPr>
          <w:p w:rsidR="009271C1" w:rsidRPr="009E6545" w:rsidRDefault="009271C1" w:rsidP="00CF3948">
            <w:pPr>
              <w:jc w:val="center"/>
              <w:rPr>
                <w:rFonts w:eastAsia="Times New Roman" w:cs="Calibri"/>
                <w:sz w:val="16"/>
                <w:szCs w:val="16"/>
                <w:lang w:eastAsia="fr-FR" w:bidi="ar-SA"/>
              </w:rPr>
            </w:pPr>
            <w:r w:rsidRPr="009E6545">
              <w:rPr>
                <w:rFonts w:eastAsia="Times New Roman" w:cs="Calibri"/>
                <w:sz w:val="16"/>
                <w:szCs w:val="16"/>
                <w:lang w:eastAsia="fr-FR" w:bidi="ar-SA"/>
              </w:rPr>
              <w:t>YDDEFF</w:t>
            </w:r>
          </w:p>
        </w:tc>
        <w:tc>
          <w:tcPr>
            <w:tcW w:w="1417" w:type="dxa"/>
            <w:tcBorders>
              <w:top w:val="nil"/>
              <w:left w:val="nil"/>
              <w:bottom w:val="single" w:sz="4" w:space="0" w:color="auto"/>
              <w:right w:val="single" w:sz="4" w:space="0" w:color="auto"/>
            </w:tcBorders>
            <w:shd w:val="clear" w:color="auto" w:fill="auto"/>
            <w:vAlign w:val="center"/>
            <w:hideMark/>
          </w:tcPr>
          <w:p w:rsidR="009271C1" w:rsidRPr="009E6545" w:rsidRDefault="009271C1" w:rsidP="00CF3948">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auto"/>
            <w:vAlign w:val="center"/>
          </w:tcPr>
          <w:p w:rsidR="009271C1" w:rsidRPr="000E6F79" w:rsidRDefault="009271C1" w:rsidP="00CF3948">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271C1" w:rsidRPr="000E6F79" w:rsidRDefault="009271C1" w:rsidP="00CF3948">
            <w:pPr>
              <w:jc w:val="center"/>
              <w:rPr>
                <w:rFonts w:eastAsia="Times New Roman" w:cs="Calibri"/>
                <w:sz w:val="16"/>
                <w:szCs w:val="16"/>
                <w:lang w:eastAsia="fr-FR" w:bidi="ar-SA"/>
              </w:rPr>
            </w:pPr>
            <w:r w:rsidRPr="000E6F79">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9271C1" w:rsidRPr="000E6F79" w:rsidRDefault="009271C1" w:rsidP="00CF3948">
            <w:pPr>
              <w:jc w:val="center"/>
              <w:rPr>
                <w:rFonts w:eastAsia="Times New Roman" w:cs="Calibri"/>
                <w:sz w:val="16"/>
                <w:szCs w:val="16"/>
                <w:lang w:eastAsia="fr-FR" w:bidi="ar-SA"/>
              </w:rPr>
            </w:pPr>
            <w:r w:rsidRPr="000E6F79">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9271C1" w:rsidRPr="000E6F79" w:rsidRDefault="009271C1" w:rsidP="00CF3948">
            <w:pPr>
              <w:jc w:val="center"/>
              <w:rPr>
                <w:rFonts w:eastAsia="Times New Roman" w:cs="Calibri"/>
                <w:sz w:val="16"/>
                <w:szCs w:val="16"/>
                <w:lang w:eastAsia="fr-FR" w:bidi="ar-SA"/>
              </w:rPr>
            </w:pPr>
            <w:r w:rsidRPr="000E6F79">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9271C1" w:rsidRPr="000E6F79" w:rsidRDefault="009271C1" w:rsidP="00CF3948">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9271C1" w:rsidRPr="0040578D" w:rsidRDefault="009271C1" w:rsidP="00CF3948">
            <w:pPr>
              <w:jc w:val="center"/>
              <w:rPr>
                <w:rFonts w:eastAsia="Times New Roman" w:cs="Calibri"/>
                <w:sz w:val="16"/>
                <w:szCs w:val="16"/>
                <w:lang w:eastAsia="fr-FR" w:bidi="ar-SA"/>
              </w:rPr>
            </w:pPr>
            <w:r w:rsidRPr="009E6545">
              <w:rPr>
                <w:rFonts w:eastAsia="Times New Roman" w:cs="Calibri"/>
                <w:sz w:val="16"/>
                <w:szCs w:val="16"/>
                <w:lang w:eastAsia="fr-FR" w:bidi="ar-SA"/>
              </w:rPr>
              <w:t>date de début d'effet de l'enregistrement</w:t>
            </w:r>
          </w:p>
        </w:tc>
      </w:tr>
      <w:tr w:rsidR="009271C1" w:rsidRPr="0040578D" w:rsidTr="009271C1">
        <w:trPr>
          <w:trHeight w:val="720"/>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9271C1" w:rsidRPr="009E6545" w:rsidRDefault="009271C1" w:rsidP="009271C1">
            <w:pPr>
              <w:jc w:val="center"/>
              <w:rPr>
                <w:rFonts w:eastAsia="Times New Roman" w:cs="Calibri"/>
                <w:sz w:val="16"/>
                <w:szCs w:val="16"/>
                <w:lang w:eastAsia="fr-FR" w:bidi="ar-SA"/>
              </w:rPr>
            </w:pPr>
            <w:r w:rsidRPr="009E6545">
              <w:rPr>
                <w:rFonts w:eastAsia="Times New Roman" w:cs="Calibri"/>
                <w:sz w:val="16"/>
                <w:szCs w:val="16"/>
                <w:lang w:eastAsia="fr-FR" w:bidi="ar-SA"/>
              </w:rPr>
              <w:t>DATE FIN EFFET</w:t>
            </w:r>
          </w:p>
        </w:tc>
        <w:tc>
          <w:tcPr>
            <w:tcW w:w="851" w:type="dxa"/>
            <w:tcBorders>
              <w:top w:val="nil"/>
              <w:left w:val="nil"/>
              <w:bottom w:val="single" w:sz="4" w:space="0" w:color="auto"/>
              <w:right w:val="single" w:sz="4" w:space="0" w:color="auto"/>
            </w:tcBorders>
            <w:shd w:val="clear" w:color="auto" w:fill="auto"/>
            <w:vAlign w:val="center"/>
          </w:tcPr>
          <w:p w:rsidR="009271C1" w:rsidRPr="009E6545" w:rsidRDefault="009271C1" w:rsidP="00CF3948">
            <w:pPr>
              <w:jc w:val="center"/>
              <w:rPr>
                <w:rFonts w:eastAsia="Times New Roman" w:cs="Calibri"/>
                <w:sz w:val="16"/>
                <w:szCs w:val="16"/>
                <w:lang w:eastAsia="fr-FR" w:bidi="ar-SA"/>
              </w:rPr>
            </w:pPr>
            <w:r w:rsidRPr="009E6545">
              <w:rPr>
                <w:rFonts w:eastAsia="Times New Roman" w:cs="Calibri"/>
                <w:sz w:val="16"/>
                <w:szCs w:val="16"/>
                <w:lang w:eastAsia="fr-FR" w:bidi="ar-SA"/>
              </w:rPr>
              <w:t>YDFEFF</w:t>
            </w:r>
          </w:p>
        </w:tc>
        <w:tc>
          <w:tcPr>
            <w:tcW w:w="1417" w:type="dxa"/>
            <w:tcBorders>
              <w:top w:val="nil"/>
              <w:left w:val="nil"/>
              <w:bottom w:val="single" w:sz="4" w:space="0" w:color="auto"/>
              <w:right w:val="single" w:sz="4" w:space="0" w:color="auto"/>
            </w:tcBorders>
            <w:shd w:val="clear" w:color="auto" w:fill="auto"/>
            <w:vAlign w:val="center"/>
            <w:hideMark/>
          </w:tcPr>
          <w:p w:rsidR="009271C1" w:rsidRPr="009E6545" w:rsidRDefault="009271C1" w:rsidP="00CF3948">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auto"/>
            <w:vAlign w:val="center"/>
          </w:tcPr>
          <w:p w:rsidR="009271C1" w:rsidRPr="000E6F79" w:rsidRDefault="009271C1" w:rsidP="00CF3948">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271C1" w:rsidRPr="000E6F79" w:rsidRDefault="009271C1" w:rsidP="00CF3948">
            <w:pPr>
              <w:jc w:val="center"/>
              <w:rPr>
                <w:rFonts w:eastAsia="Times New Roman" w:cs="Calibri"/>
                <w:sz w:val="16"/>
                <w:szCs w:val="16"/>
                <w:lang w:eastAsia="fr-FR" w:bidi="ar-SA"/>
              </w:rPr>
            </w:pP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9271C1" w:rsidRPr="000E6F79" w:rsidRDefault="009271C1" w:rsidP="00CF3948">
            <w:pPr>
              <w:jc w:val="center"/>
              <w:rPr>
                <w:rFonts w:eastAsia="Times New Roman" w:cs="Calibri"/>
                <w:sz w:val="16"/>
                <w:szCs w:val="16"/>
                <w:lang w:eastAsia="fr-FR" w:bidi="ar-SA"/>
              </w:rPr>
            </w:pPr>
            <w:r w:rsidRPr="000E6F79">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9271C1" w:rsidRPr="000E6F79" w:rsidRDefault="009271C1" w:rsidP="00CF3948">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9271C1" w:rsidRPr="000E6F79" w:rsidRDefault="009271C1" w:rsidP="00CF3948">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9271C1" w:rsidRPr="0040578D" w:rsidRDefault="009271C1" w:rsidP="00CF3948">
            <w:pPr>
              <w:jc w:val="center"/>
              <w:rPr>
                <w:rFonts w:eastAsia="Times New Roman" w:cs="Calibri"/>
                <w:sz w:val="16"/>
                <w:szCs w:val="16"/>
                <w:lang w:eastAsia="fr-FR" w:bidi="ar-SA"/>
              </w:rPr>
            </w:pPr>
            <w:r w:rsidRPr="009E6545">
              <w:rPr>
                <w:rFonts w:eastAsia="Times New Roman" w:cs="Calibri"/>
                <w:sz w:val="16"/>
                <w:szCs w:val="16"/>
                <w:lang w:eastAsia="fr-FR" w:bidi="ar-SA"/>
              </w:rPr>
              <w:t>date de fin d'effet de l'enregistrement, alimentée par défaut au 01/01/2076. modifiable</w:t>
            </w:r>
          </w:p>
        </w:tc>
      </w:tr>
      <w:tr w:rsidR="000E6F79" w:rsidRPr="009E6545" w:rsidTr="000E6F79">
        <w:trPr>
          <w:trHeight w:val="960"/>
        </w:trPr>
        <w:tc>
          <w:tcPr>
            <w:tcW w:w="1701" w:type="dxa"/>
            <w:tcBorders>
              <w:top w:val="nil"/>
              <w:left w:val="single" w:sz="4" w:space="0" w:color="auto"/>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NATURE  PRESTATION</w:t>
            </w:r>
          </w:p>
        </w:tc>
        <w:tc>
          <w:tcPr>
            <w:tcW w:w="851" w:type="dxa"/>
            <w:tcBorders>
              <w:top w:val="nil"/>
              <w:left w:val="nil"/>
              <w:bottom w:val="single" w:sz="4" w:space="0" w:color="auto"/>
              <w:right w:val="single" w:sz="4" w:space="0" w:color="auto"/>
            </w:tcBorders>
            <w:shd w:val="clear" w:color="auto" w:fill="auto"/>
            <w:vAlign w:val="center"/>
          </w:tcPr>
          <w:p w:rsidR="000E6F79" w:rsidRPr="009E6545" w:rsidRDefault="001C30D0" w:rsidP="00360CA5">
            <w:pPr>
              <w:jc w:val="center"/>
              <w:rPr>
                <w:rFonts w:eastAsia="Times New Roman" w:cs="Calibri"/>
                <w:sz w:val="16"/>
                <w:szCs w:val="16"/>
                <w:lang w:eastAsia="fr-FR" w:bidi="ar-SA"/>
              </w:rPr>
            </w:pPr>
            <w:r>
              <w:rPr>
                <w:rFonts w:eastAsia="Times New Roman" w:cs="Calibri"/>
                <w:sz w:val="16"/>
                <w:szCs w:val="16"/>
                <w:lang w:eastAsia="fr-FR" w:bidi="ar-SA"/>
              </w:rPr>
              <w:t>NATPRE</w:t>
            </w:r>
          </w:p>
        </w:tc>
        <w:tc>
          <w:tcPr>
            <w:tcW w:w="1417"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alphanumérique (100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89"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Nature  de la prestation</w:t>
            </w:r>
          </w:p>
        </w:tc>
      </w:tr>
      <w:tr w:rsidR="000E6F79" w:rsidRPr="009E6545" w:rsidTr="000E6F79">
        <w:trPr>
          <w:trHeight w:val="960"/>
        </w:trPr>
        <w:tc>
          <w:tcPr>
            <w:tcW w:w="1701" w:type="dxa"/>
            <w:tcBorders>
              <w:top w:val="nil"/>
              <w:left w:val="single" w:sz="4" w:space="0" w:color="auto"/>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CHAPITRE PRESTATION</w:t>
            </w:r>
          </w:p>
        </w:tc>
        <w:tc>
          <w:tcPr>
            <w:tcW w:w="851" w:type="dxa"/>
            <w:tcBorders>
              <w:top w:val="nil"/>
              <w:left w:val="nil"/>
              <w:bottom w:val="single" w:sz="4" w:space="0" w:color="auto"/>
              <w:right w:val="single" w:sz="4" w:space="0" w:color="auto"/>
            </w:tcBorders>
            <w:shd w:val="clear" w:color="auto" w:fill="auto"/>
            <w:vAlign w:val="center"/>
          </w:tcPr>
          <w:p w:rsidR="000E6F79" w:rsidRPr="009E6545" w:rsidRDefault="001C30D0" w:rsidP="00360CA5">
            <w:pPr>
              <w:jc w:val="center"/>
              <w:rPr>
                <w:rFonts w:eastAsia="Times New Roman" w:cs="Calibri"/>
                <w:sz w:val="16"/>
                <w:szCs w:val="16"/>
                <w:lang w:eastAsia="fr-FR" w:bidi="ar-SA"/>
              </w:rPr>
            </w:pPr>
            <w:r>
              <w:rPr>
                <w:rFonts w:eastAsia="Times New Roman" w:cs="Calibri"/>
                <w:sz w:val="16"/>
                <w:szCs w:val="16"/>
                <w:lang w:eastAsia="fr-FR" w:bidi="ar-SA"/>
              </w:rPr>
              <w:t>CHAPRE</w:t>
            </w:r>
          </w:p>
        </w:tc>
        <w:tc>
          <w:tcPr>
            <w:tcW w:w="1417"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alphanumérique (100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facultatif</w:t>
            </w:r>
          </w:p>
        </w:tc>
        <w:tc>
          <w:tcPr>
            <w:tcW w:w="889"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Chapitre de la prestation</w:t>
            </w:r>
          </w:p>
        </w:tc>
      </w:tr>
      <w:tr w:rsidR="000E6F79" w:rsidRPr="009E6545" w:rsidTr="000E6F79">
        <w:trPr>
          <w:trHeight w:val="960"/>
        </w:trPr>
        <w:tc>
          <w:tcPr>
            <w:tcW w:w="1701" w:type="dxa"/>
            <w:tcBorders>
              <w:top w:val="nil"/>
              <w:left w:val="single" w:sz="4" w:space="0" w:color="auto"/>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TYPE UO</w:t>
            </w:r>
          </w:p>
        </w:tc>
        <w:tc>
          <w:tcPr>
            <w:tcW w:w="851" w:type="dxa"/>
            <w:tcBorders>
              <w:top w:val="nil"/>
              <w:left w:val="nil"/>
              <w:bottom w:val="single" w:sz="4" w:space="0" w:color="auto"/>
              <w:right w:val="single" w:sz="4" w:space="0" w:color="auto"/>
            </w:tcBorders>
            <w:shd w:val="clear" w:color="auto" w:fill="auto"/>
            <w:vAlign w:val="center"/>
          </w:tcPr>
          <w:p w:rsidR="000E6F79" w:rsidRPr="000E6F79" w:rsidRDefault="001C30D0"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TYUO</w:t>
            </w:r>
          </w:p>
        </w:tc>
        <w:tc>
          <w:tcPr>
            <w:tcW w:w="1417"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w:t>
            </w:r>
            <w:r w:rsidR="004A4479">
              <w:rPr>
                <w:rFonts w:eastAsia="Times New Roman" w:cs="Calibri"/>
                <w:sz w:val="16"/>
                <w:szCs w:val="16"/>
                <w:lang w:eastAsia="fr-FR" w:bidi="ar-SA"/>
              </w:rPr>
              <w:t>2</w:t>
            </w:r>
            <w:r>
              <w:rPr>
                <w:rFonts w:eastAsia="Times New Roman" w:cs="Calibri"/>
                <w:sz w:val="16"/>
                <w:szCs w:val="16"/>
                <w:lang w:eastAsia="fr-FR" w:bidi="ar-SA"/>
              </w:rPr>
              <w:t>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Liste</w:t>
            </w:r>
          </w:p>
        </w:tc>
        <w:tc>
          <w:tcPr>
            <w:tcW w:w="1907"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Ex : J/H, K€, …</w:t>
            </w:r>
          </w:p>
        </w:tc>
      </w:tr>
      <w:tr w:rsidR="000E6F79" w:rsidRPr="009E6545" w:rsidTr="000E6F79">
        <w:trPr>
          <w:trHeight w:val="720"/>
        </w:trPr>
        <w:tc>
          <w:tcPr>
            <w:tcW w:w="1701" w:type="dxa"/>
            <w:tcBorders>
              <w:top w:val="nil"/>
              <w:left w:val="single" w:sz="4" w:space="0" w:color="auto"/>
              <w:bottom w:val="single" w:sz="4" w:space="0" w:color="auto"/>
              <w:right w:val="single" w:sz="4" w:space="0" w:color="auto"/>
            </w:tcBorders>
            <w:shd w:val="clear" w:color="auto" w:fill="auto"/>
            <w:vAlign w:val="center"/>
          </w:tcPr>
          <w:p w:rsidR="000E6F79" w:rsidRPr="009E6545" w:rsidRDefault="00A31E30"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 xml:space="preserve">LIBELLE </w:t>
            </w:r>
            <w:r w:rsidR="000E6F79" w:rsidRPr="000116D1">
              <w:rPr>
                <w:rFonts w:eastAsia="Times New Roman" w:cs="Calibri"/>
                <w:sz w:val="16"/>
                <w:szCs w:val="16"/>
                <w:lang w:eastAsia="fr-FR" w:bidi="ar-SA"/>
              </w:rPr>
              <w:t>ETABLISSEMENT FACTURANT</w:t>
            </w:r>
          </w:p>
        </w:tc>
        <w:tc>
          <w:tcPr>
            <w:tcW w:w="851" w:type="dxa"/>
            <w:tcBorders>
              <w:top w:val="nil"/>
              <w:left w:val="nil"/>
              <w:bottom w:val="single" w:sz="4" w:space="0" w:color="auto"/>
              <w:right w:val="single" w:sz="4" w:space="0" w:color="auto"/>
            </w:tcBorders>
            <w:shd w:val="clear" w:color="auto" w:fill="auto"/>
            <w:vAlign w:val="center"/>
          </w:tcPr>
          <w:p w:rsidR="000E6F79" w:rsidRPr="009E6545" w:rsidRDefault="001C30D0"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LBEFAC</w:t>
            </w:r>
          </w:p>
        </w:tc>
        <w:tc>
          <w:tcPr>
            <w:tcW w:w="1417"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w:t>
            </w:r>
            <w:r w:rsidR="004A4479">
              <w:rPr>
                <w:rFonts w:eastAsia="Times New Roman" w:cs="Calibri"/>
                <w:sz w:val="16"/>
                <w:szCs w:val="16"/>
                <w:lang w:eastAsia="fr-FR" w:bidi="ar-SA"/>
              </w:rPr>
              <w:t>20</w:t>
            </w:r>
            <w:r w:rsidRPr="009E6545">
              <w:rPr>
                <w:rFonts w:eastAsia="Times New Roman" w:cs="Calibri"/>
                <w:sz w:val="16"/>
                <w:szCs w:val="16"/>
                <w:lang w:eastAsia="fr-FR" w:bidi="ar-SA"/>
              </w:rPr>
              <w:t>)</w:t>
            </w:r>
          </w:p>
        </w:tc>
        <w:tc>
          <w:tcPr>
            <w:tcW w:w="469"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Liste</w:t>
            </w:r>
          </w:p>
        </w:tc>
        <w:tc>
          <w:tcPr>
            <w:tcW w:w="1907" w:type="dxa"/>
            <w:tcBorders>
              <w:top w:val="nil"/>
              <w:left w:val="nil"/>
              <w:bottom w:val="single" w:sz="4" w:space="0" w:color="auto"/>
              <w:right w:val="single" w:sz="4" w:space="0" w:color="auto"/>
            </w:tcBorders>
            <w:shd w:val="clear" w:color="auto" w:fill="auto"/>
            <w:vAlign w:val="center"/>
          </w:tcPr>
          <w:p w:rsidR="000E6F79" w:rsidRDefault="000E6F79"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Libellé de l’établissement facturant</w:t>
            </w:r>
          </w:p>
          <w:p w:rsidR="000E6F79" w:rsidRPr="009E6545" w:rsidRDefault="000E6F79" w:rsidP="00360CA5">
            <w:pPr>
              <w:ind w:left="214" w:hanging="142"/>
              <w:jc w:val="center"/>
              <w:rPr>
                <w:rFonts w:eastAsia="Times New Roman" w:cs="Calibri"/>
                <w:sz w:val="16"/>
                <w:szCs w:val="16"/>
                <w:lang w:eastAsia="fr-FR" w:bidi="ar-SA"/>
              </w:rPr>
            </w:pPr>
            <w:r>
              <w:rPr>
                <w:rFonts w:eastAsia="Times New Roman" w:cs="Calibri"/>
                <w:sz w:val="16"/>
                <w:szCs w:val="16"/>
                <w:lang w:eastAsia="fr-FR" w:bidi="ar-SA"/>
              </w:rPr>
              <w:t>(DEI, CDC, Externe…)</w:t>
            </w:r>
          </w:p>
        </w:tc>
      </w:tr>
      <w:tr w:rsidR="000E6F79" w:rsidRPr="009E6545" w:rsidTr="000E6F79">
        <w:trPr>
          <w:trHeight w:val="720"/>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0E6F79" w:rsidRPr="009E6545" w:rsidRDefault="000E6F79"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851" w:type="dxa"/>
            <w:tcBorders>
              <w:top w:val="nil"/>
              <w:left w:val="nil"/>
              <w:bottom w:val="single" w:sz="4" w:space="0" w:color="auto"/>
              <w:right w:val="single" w:sz="4" w:space="0" w:color="auto"/>
            </w:tcBorders>
            <w:shd w:val="clear" w:color="auto" w:fill="auto"/>
            <w:vAlign w:val="center"/>
            <w:hideMark/>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417" w:type="dxa"/>
            <w:tcBorders>
              <w:top w:val="nil"/>
              <w:left w:val="nil"/>
              <w:bottom w:val="single" w:sz="4" w:space="0" w:color="auto"/>
              <w:right w:val="single" w:sz="4" w:space="0" w:color="auto"/>
            </w:tcBorders>
            <w:shd w:val="clear" w:color="auto" w:fill="auto"/>
            <w:vAlign w:val="center"/>
            <w:hideMark/>
          </w:tcPr>
          <w:p w:rsidR="000E6F79" w:rsidRPr="000E6F79" w:rsidRDefault="000E6F79" w:rsidP="00360CA5">
            <w:pPr>
              <w:jc w:val="center"/>
              <w:rPr>
                <w:rFonts w:eastAsia="Times New Roman" w:cs="Calibri"/>
                <w:sz w:val="16"/>
                <w:szCs w:val="16"/>
                <w:lang w:eastAsia="fr-FR" w:bidi="ar-SA"/>
              </w:rPr>
            </w:pPr>
            <w:r w:rsidRPr="000E6F79">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auto"/>
            <w:vAlign w:val="center"/>
          </w:tcPr>
          <w:p w:rsidR="000E6F79" w:rsidRPr="000E6F79" w:rsidRDefault="000E6F79"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0E6F79" w:rsidRDefault="000E6F79" w:rsidP="00360CA5">
            <w:pPr>
              <w:jc w:val="center"/>
              <w:rPr>
                <w:rFonts w:eastAsia="Times New Roman" w:cs="Calibri"/>
                <w:sz w:val="16"/>
                <w:szCs w:val="16"/>
                <w:lang w:eastAsia="fr-FR" w:bidi="ar-SA"/>
              </w:rPr>
            </w:pPr>
            <w:r w:rsidRPr="000E6F79">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0E6F79" w:rsidRPr="000E6F79" w:rsidRDefault="000E6F79" w:rsidP="00360CA5">
            <w:pPr>
              <w:jc w:val="center"/>
              <w:rPr>
                <w:rFonts w:eastAsia="Times New Roman" w:cs="Calibri"/>
                <w:sz w:val="16"/>
                <w:szCs w:val="16"/>
                <w:lang w:eastAsia="fr-FR" w:bidi="ar-SA"/>
              </w:rPr>
            </w:pPr>
            <w:r w:rsidRPr="000E6F79">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0E6F79" w:rsidRPr="000E6F79" w:rsidRDefault="000E6F79" w:rsidP="00360CA5">
            <w:pPr>
              <w:jc w:val="center"/>
              <w:rPr>
                <w:rFonts w:eastAsia="Times New Roman" w:cs="Calibri"/>
                <w:sz w:val="16"/>
                <w:szCs w:val="16"/>
                <w:lang w:eastAsia="fr-FR" w:bidi="ar-SA"/>
              </w:rPr>
            </w:pPr>
            <w:r w:rsidRPr="000E6F79">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0E6F79" w:rsidRPr="000E6F79" w:rsidRDefault="000E6F79" w:rsidP="00360CA5">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0E6F79" w:rsidRPr="000E6F79" w:rsidRDefault="000E6F79" w:rsidP="00360CA5">
            <w:pPr>
              <w:jc w:val="center"/>
              <w:rPr>
                <w:rFonts w:eastAsia="Times New Roman" w:cs="Calibri"/>
                <w:sz w:val="16"/>
                <w:szCs w:val="16"/>
                <w:lang w:eastAsia="fr-FR" w:bidi="ar-SA"/>
              </w:rPr>
            </w:pPr>
            <w:r w:rsidRPr="007155E4">
              <w:rPr>
                <w:rFonts w:eastAsia="Times New Roman" w:cs="Calibri"/>
                <w:sz w:val="16"/>
                <w:szCs w:val="16"/>
                <w:lang w:eastAsia="fr-FR" w:bidi="ar-SA"/>
              </w:rPr>
              <w:t>date de création de l'enregistrement. Alimenté par le systEme A la date du jour de création.</w:t>
            </w:r>
          </w:p>
        </w:tc>
      </w:tr>
      <w:tr w:rsidR="000E6F79" w:rsidRPr="009E6545" w:rsidTr="000E6F79">
        <w:trPr>
          <w:trHeight w:val="96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0E6F79" w:rsidRPr="009E6545" w:rsidRDefault="000E6F79"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851" w:type="dxa"/>
            <w:tcBorders>
              <w:top w:val="nil"/>
              <w:left w:val="nil"/>
              <w:bottom w:val="single" w:sz="4" w:space="0" w:color="auto"/>
              <w:right w:val="single" w:sz="4" w:space="0" w:color="auto"/>
            </w:tcBorders>
            <w:shd w:val="clear" w:color="auto" w:fill="auto"/>
            <w:noWrap/>
            <w:vAlign w:val="center"/>
            <w:hideMark/>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417" w:type="dxa"/>
            <w:tcBorders>
              <w:top w:val="nil"/>
              <w:left w:val="nil"/>
              <w:bottom w:val="single" w:sz="4" w:space="0" w:color="auto"/>
              <w:right w:val="single" w:sz="4" w:space="0" w:color="auto"/>
            </w:tcBorders>
            <w:shd w:val="clear" w:color="auto" w:fill="auto"/>
            <w:noWrap/>
            <w:vAlign w:val="center"/>
            <w:hideMark/>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0E6F79" w:rsidRPr="009E6545" w:rsidRDefault="000E6F79" w:rsidP="00360CA5">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0E6F79" w:rsidRPr="009E6545" w:rsidTr="000E6F79">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417"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469"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7E1744" w:rsidP="00360CA5">
            <w:pPr>
              <w:jc w:val="center"/>
              <w:rPr>
                <w:rFonts w:eastAsia="Times New Roman" w:cs="Calibri"/>
                <w:sz w:val="16"/>
                <w:szCs w:val="16"/>
                <w:lang w:eastAsia="fr-FR" w:bidi="ar-SA"/>
              </w:rPr>
            </w:pPr>
            <w:r>
              <w:rPr>
                <w:rFonts w:eastAsia="Times New Roman" w:cs="Calibri"/>
                <w:sz w:val="16"/>
                <w:szCs w:val="16"/>
                <w:lang w:eastAsia="fr-FR" w:bidi="ar-SA"/>
              </w:rPr>
              <w:t>O</w:t>
            </w:r>
            <w:r w:rsidR="000E6F79">
              <w:rPr>
                <w:rFonts w:eastAsia="Times New Roman" w:cs="Calibri"/>
                <w:sz w:val="16"/>
                <w:szCs w:val="16"/>
                <w:lang w:eastAsia="fr-FR" w:bidi="ar-SA"/>
              </w:rPr>
              <w:t>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9271C1" w:rsidP="00360CA5">
            <w:pPr>
              <w:jc w:val="center"/>
              <w:rPr>
                <w:rFonts w:eastAsia="Times New Roman" w:cs="Calibri"/>
                <w:sz w:val="16"/>
                <w:szCs w:val="16"/>
                <w:lang w:eastAsia="fr-FR" w:bidi="ar-SA"/>
              </w:rPr>
            </w:pPr>
            <w:r w:rsidRPr="009E6545">
              <w:rPr>
                <w:rFonts w:eastAsia="Times New Roman" w:cs="Calibri"/>
                <w:sz w:val="16"/>
                <w:szCs w:val="16"/>
                <w:lang w:eastAsia="fr-FR" w:bidi="ar-SA"/>
              </w:rPr>
              <w:t>C</w:t>
            </w:r>
            <w:r w:rsidR="000E6F79" w:rsidRPr="009E654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alimentée par défaut au 01/01/2076</w:t>
            </w:r>
            <w:r w:rsidR="007E1744">
              <w:rPr>
                <w:rFonts w:eastAsia="Times New Roman" w:cs="Calibri"/>
                <w:sz w:val="16"/>
                <w:szCs w:val="16"/>
                <w:lang w:eastAsia="fr-FR" w:bidi="ar-SA"/>
              </w:rPr>
              <w:t xml:space="preserve"> et modifiable</w:t>
            </w:r>
          </w:p>
        </w:tc>
      </w:tr>
      <w:tr w:rsidR="000E6F79" w:rsidRPr="009E6545" w:rsidTr="000E6F79">
        <w:trPr>
          <w:trHeight w:val="72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0E6F79" w:rsidP="00360CA5">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0E6F79" w:rsidRPr="00045326" w:rsidRDefault="000E6F79" w:rsidP="00360CA5">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417"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469"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0E6F79" w:rsidRPr="00045326" w:rsidRDefault="000E6F79" w:rsidP="00360CA5">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0E6F79" w:rsidRPr="009E6545" w:rsidRDefault="000E6F79" w:rsidP="00360CA5">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140FAA" w:rsidRDefault="00140FAA" w:rsidP="00711DF2">
      <w:pPr>
        <w:rPr>
          <w:lang w:eastAsia="fr-FR" w:bidi="ar-SA"/>
        </w:rPr>
      </w:pPr>
    </w:p>
    <w:p w:rsidR="001C30D0" w:rsidRDefault="001C30D0" w:rsidP="001C30D0">
      <w:pPr>
        <w:pStyle w:val="Titre4"/>
      </w:pPr>
      <w:r w:rsidRPr="004E2387">
        <w:rPr>
          <w:rFonts w:asciiTheme="minorHAnsi" w:hAnsiTheme="minorHAnsi" w:cstheme="minorHAnsi"/>
          <w:lang w:eastAsia="fr-FR" w:bidi="ar-SA"/>
        </w:rPr>
        <w:t xml:space="preserve">Création : renseignement des données de </w:t>
      </w:r>
      <w:r w:rsidR="00AB2113">
        <w:t>ta_g3p_prestation</w:t>
      </w:r>
    </w:p>
    <w:p w:rsidR="007138CA" w:rsidRDefault="007138CA" w:rsidP="001C30D0">
      <w:pPr>
        <w:autoSpaceDE w:val="0"/>
        <w:autoSpaceDN w:val="0"/>
        <w:adjustRightInd w:val="0"/>
        <w:rPr>
          <w:rFonts w:asciiTheme="minorHAnsi" w:hAnsiTheme="minorHAnsi" w:cstheme="minorHAnsi"/>
          <w:szCs w:val="24"/>
          <w:lang w:eastAsia="fr-FR" w:bidi="ar-SA"/>
        </w:rPr>
      </w:pPr>
    </w:p>
    <w:p w:rsidR="001C30D0" w:rsidRPr="007E57B2" w:rsidRDefault="001C30D0" w:rsidP="001C30D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1C30D0" w:rsidRDefault="005B090C" w:rsidP="001C30D0">
      <w:pPr>
        <w:numPr>
          <w:ilvl w:val="0"/>
          <w:numId w:val="675"/>
        </w:numPr>
        <w:autoSpaceDE w:val="0"/>
        <w:autoSpaceDN w:val="0"/>
        <w:adjustRightInd w:val="0"/>
        <w:rPr>
          <w:rFonts w:asciiTheme="minorHAnsi" w:hAnsiTheme="minorHAnsi" w:cstheme="minorHAnsi"/>
          <w:szCs w:val="24"/>
          <w:lang w:eastAsia="fr-FR" w:bidi="ar-SA"/>
        </w:rPr>
      </w:pPr>
      <w:r w:rsidRPr="005B090C">
        <w:rPr>
          <w:rFonts w:asciiTheme="minorHAnsi" w:hAnsiTheme="minorHAnsi" w:cstheme="minorHAnsi"/>
          <w:szCs w:val="24"/>
          <w:lang w:eastAsia="fr-FR" w:bidi="ar-SA"/>
        </w:rPr>
        <w:t>CODE PRESTATION</w:t>
      </w:r>
      <w:r w:rsidR="001C30D0" w:rsidRPr="005B090C">
        <w:rPr>
          <w:rFonts w:asciiTheme="minorHAnsi" w:hAnsiTheme="minorHAnsi" w:cstheme="minorHAnsi"/>
          <w:szCs w:val="24"/>
          <w:lang w:eastAsia="fr-FR" w:bidi="ar-SA"/>
        </w:rPr>
        <w:t xml:space="preserve"> (</w:t>
      </w:r>
      <w:r w:rsidRPr="005B090C">
        <w:rPr>
          <w:rFonts w:asciiTheme="minorHAnsi" w:hAnsiTheme="minorHAnsi" w:cstheme="minorHAnsi"/>
          <w:szCs w:val="24"/>
          <w:lang w:eastAsia="fr-FR" w:bidi="ar-SA"/>
        </w:rPr>
        <w:t>C0PRE</w:t>
      </w:r>
      <w:r w:rsidR="001C30D0" w:rsidRPr="005B090C">
        <w:rPr>
          <w:rFonts w:asciiTheme="minorHAnsi" w:hAnsiTheme="minorHAnsi" w:cstheme="minorHAnsi"/>
          <w:szCs w:val="24"/>
          <w:lang w:eastAsia="fr-FR" w:bidi="ar-SA"/>
        </w:rPr>
        <w:t>)</w:t>
      </w:r>
    </w:p>
    <w:p w:rsidR="001C30D0" w:rsidRDefault="00D66B4E" w:rsidP="001C30D0">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w:t>
      </w:r>
      <w:r w:rsidR="001C30D0">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PRESTATION</w:t>
      </w:r>
      <w:r w:rsidR="001C30D0" w:rsidRPr="00AB593C">
        <w:rPr>
          <w:rFonts w:asciiTheme="minorHAnsi" w:hAnsiTheme="minorHAnsi" w:cstheme="minorHAnsi"/>
          <w:szCs w:val="24"/>
          <w:lang w:eastAsia="fr-FR" w:bidi="ar-SA"/>
        </w:rPr>
        <w:t xml:space="preserve"> (</w:t>
      </w:r>
      <w:r w:rsidR="00EB1A2F">
        <w:rPr>
          <w:rFonts w:asciiTheme="minorHAnsi" w:hAnsiTheme="minorHAnsi" w:cstheme="minorHAnsi"/>
          <w:szCs w:val="24"/>
          <w:lang w:eastAsia="fr-FR" w:bidi="ar-SA"/>
        </w:rPr>
        <w:t>LBPRE</w:t>
      </w:r>
      <w:r w:rsidR="001C30D0" w:rsidRPr="00AB593C">
        <w:rPr>
          <w:rFonts w:asciiTheme="minorHAnsi" w:hAnsiTheme="minorHAnsi" w:cstheme="minorHAnsi"/>
          <w:szCs w:val="24"/>
          <w:lang w:eastAsia="fr-FR" w:bidi="ar-SA"/>
        </w:rPr>
        <w:t>)</w:t>
      </w:r>
    </w:p>
    <w:p w:rsidR="001C30D0" w:rsidRDefault="00EB1A2F" w:rsidP="001C30D0">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NATURE PRESTATION</w:t>
      </w:r>
      <w:r w:rsidR="001C30D0" w:rsidRPr="0054754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NATPRE</w:t>
      </w:r>
      <w:r w:rsidR="001C30D0" w:rsidRPr="00547543">
        <w:rPr>
          <w:rFonts w:asciiTheme="minorHAnsi" w:hAnsiTheme="minorHAnsi" w:cstheme="minorHAnsi"/>
          <w:szCs w:val="24"/>
          <w:lang w:eastAsia="fr-FR" w:bidi="ar-SA"/>
        </w:rPr>
        <w:t>)</w:t>
      </w:r>
    </w:p>
    <w:p w:rsidR="001C30D0" w:rsidRPr="00547543" w:rsidRDefault="00EB1A2F" w:rsidP="001C30D0">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CHAPITRE PRESTATION</w:t>
      </w:r>
      <w:r w:rsidR="001C30D0">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CHAPRE</w:t>
      </w:r>
      <w:r w:rsidR="001C30D0">
        <w:rPr>
          <w:rFonts w:asciiTheme="minorHAnsi" w:hAnsiTheme="minorHAnsi" w:cstheme="minorHAnsi"/>
          <w:szCs w:val="24"/>
          <w:lang w:eastAsia="fr-FR" w:bidi="ar-SA"/>
        </w:rPr>
        <w:t>)</w:t>
      </w:r>
    </w:p>
    <w:p w:rsidR="001C30D0" w:rsidRPr="00B819AD" w:rsidRDefault="001C30D0" w:rsidP="001C30D0">
      <w:pPr>
        <w:autoSpaceDE w:val="0"/>
        <w:autoSpaceDN w:val="0"/>
        <w:adjustRightInd w:val="0"/>
        <w:rPr>
          <w:rFonts w:asciiTheme="minorHAnsi" w:hAnsiTheme="minorHAnsi" w:cstheme="minorHAnsi"/>
          <w:szCs w:val="24"/>
          <w:lang w:eastAsia="fr-FR" w:bidi="ar-SA"/>
        </w:rPr>
      </w:pPr>
    </w:p>
    <w:p w:rsidR="001C30D0" w:rsidRDefault="001C30D0" w:rsidP="001C30D0">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1C30D0" w:rsidRDefault="001C30D0" w:rsidP="001C30D0">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1C30D0" w:rsidRDefault="001C30D0" w:rsidP="001C30D0">
      <w:pPr>
        <w:rPr>
          <w:lang w:eastAsia="fr-FR" w:bidi="ar-SA"/>
        </w:rPr>
      </w:pPr>
    </w:p>
    <w:p w:rsidR="001C30D0" w:rsidRPr="00150123" w:rsidRDefault="001C30D0" w:rsidP="001C30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1C30D0" w:rsidRDefault="00F73013" w:rsidP="001C30D0">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TYPE UO</w:t>
      </w:r>
      <w:r w:rsidR="001C30D0">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TYUO</w:t>
      </w:r>
      <w:r w:rsidR="001C30D0">
        <w:rPr>
          <w:rFonts w:asciiTheme="minorHAnsi" w:hAnsiTheme="minorHAnsi" w:cstheme="minorHAnsi"/>
          <w:szCs w:val="24"/>
          <w:lang w:eastAsia="fr-FR" w:bidi="ar-SA"/>
        </w:rPr>
        <w:t>)</w:t>
      </w:r>
      <w:r w:rsidR="001C30D0" w:rsidRPr="00150123">
        <w:rPr>
          <w:rFonts w:asciiTheme="minorHAnsi" w:hAnsiTheme="minorHAnsi" w:cstheme="minorHAnsi"/>
          <w:szCs w:val="24"/>
          <w:lang w:eastAsia="fr-FR" w:bidi="ar-SA"/>
        </w:rPr>
        <w:t>. La liste déroulante propose toutes les valeurs</w:t>
      </w:r>
      <w:r w:rsidR="001C30D0">
        <w:rPr>
          <w:rFonts w:asciiTheme="minorHAnsi" w:hAnsiTheme="minorHAnsi" w:cstheme="minorHAnsi"/>
          <w:szCs w:val="24"/>
          <w:lang w:eastAsia="fr-FR" w:bidi="ar-SA"/>
        </w:rPr>
        <w:t xml:space="preserve"> </w:t>
      </w:r>
      <w:r w:rsidR="00360CA5">
        <w:rPr>
          <w:rFonts w:asciiTheme="minorHAnsi" w:hAnsiTheme="minorHAnsi" w:cstheme="minorHAnsi"/>
          <w:szCs w:val="24"/>
          <w:lang w:eastAsia="fr-FR" w:bidi="ar-SA"/>
        </w:rPr>
        <w:t>CODE</w:t>
      </w:r>
      <w:r w:rsidR="001C30D0">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TYPE UO</w:t>
      </w:r>
      <w:r w:rsidR="001C30D0">
        <w:rPr>
          <w:rFonts w:asciiTheme="minorHAnsi" w:hAnsiTheme="minorHAnsi" w:cstheme="minorHAnsi"/>
          <w:szCs w:val="24"/>
          <w:lang w:eastAsia="fr-FR" w:bidi="ar-SA"/>
        </w:rPr>
        <w:t xml:space="preserve"> </w:t>
      </w:r>
      <w:r w:rsidR="001C30D0" w:rsidRPr="00150123">
        <w:rPr>
          <w:rFonts w:asciiTheme="minorHAnsi" w:hAnsiTheme="minorHAnsi" w:cstheme="minorHAnsi"/>
          <w:szCs w:val="24"/>
          <w:lang w:eastAsia="fr-FR" w:bidi="ar-SA"/>
        </w:rPr>
        <w:t xml:space="preserve">de la table </w:t>
      </w:r>
      <w:r w:rsidR="001C30D0">
        <w:rPr>
          <w:rFonts w:asciiTheme="minorHAnsi" w:hAnsiTheme="minorHAnsi" w:cstheme="minorHAnsi"/>
          <w:szCs w:val="24"/>
          <w:lang w:eastAsia="fr-FR" w:bidi="ar-SA"/>
        </w:rPr>
        <w:t>ta_g3p_</w:t>
      </w:r>
      <w:r>
        <w:rPr>
          <w:rFonts w:asciiTheme="minorHAnsi" w:hAnsiTheme="minorHAnsi" w:cstheme="minorHAnsi"/>
          <w:szCs w:val="24"/>
          <w:lang w:eastAsia="fr-FR" w:bidi="ar-SA"/>
        </w:rPr>
        <w:t>type_uo</w:t>
      </w:r>
      <w:r w:rsidR="001C30D0"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ta_g3p_type_uo</w:t>
      </w:r>
      <w:r w:rsidR="001C30D0" w:rsidRPr="00150123">
        <w:rPr>
          <w:rFonts w:asciiTheme="minorHAnsi" w:hAnsiTheme="minorHAnsi" w:cstheme="minorHAnsi"/>
          <w:szCs w:val="24"/>
          <w:lang w:eastAsia="fr-FR" w:bidi="ar-SA"/>
        </w:rPr>
        <w:t xml:space="preserve"> dont la DATE DE CLOTURE est supérieure </w:t>
      </w:r>
      <w:r w:rsidR="001C30D0">
        <w:rPr>
          <w:rFonts w:asciiTheme="minorHAnsi" w:hAnsiTheme="minorHAnsi" w:cstheme="minorHAnsi"/>
          <w:szCs w:val="24"/>
          <w:lang w:eastAsia="fr-FR" w:bidi="ar-SA"/>
        </w:rPr>
        <w:t>strictement à la date du jour).</w:t>
      </w:r>
    </w:p>
    <w:p w:rsidR="001C30D0" w:rsidRPr="00150123" w:rsidRDefault="00F73013" w:rsidP="001C30D0">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 xml:space="preserve">LIBELLE ETABLISSEMENT FACTURANT </w:t>
      </w:r>
      <w:r w:rsidR="001C30D0">
        <w:rPr>
          <w:rFonts w:asciiTheme="minorHAnsi" w:hAnsiTheme="minorHAnsi" w:cstheme="minorHAnsi"/>
          <w:szCs w:val="24"/>
          <w:lang w:eastAsia="fr-FR" w:bidi="ar-SA"/>
        </w:rPr>
        <w:t>(</w:t>
      </w:r>
      <w:r>
        <w:rPr>
          <w:rFonts w:asciiTheme="minorHAnsi" w:hAnsiTheme="minorHAnsi" w:cstheme="minorHAnsi"/>
          <w:szCs w:val="24"/>
          <w:lang w:eastAsia="fr-FR" w:bidi="ar-SA"/>
        </w:rPr>
        <w:t>LBEFAC</w:t>
      </w:r>
      <w:r w:rsidR="001C30D0">
        <w:rPr>
          <w:rFonts w:asciiTheme="minorHAnsi" w:hAnsiTheme="minorHAnsi" w:cstheme="minorHAnsi"/>
          <w:szCs w:val="24"/>
          <w:lang w:eastAsia="fr-FR" w:bidi="ar-SA"/>
        </w:rPr>
        <w:t>)</w:t>
      </w:r>
      <w:r w:rsidR="001C30D0" w:rsidRPr="00150123">
        <w:rPr>
          <w:rFonts w:asciiTheme="minorHAnsi" w:hAnsiTheme="minorHAnsi" w:cstheme="minorHAnsi"/>
          <w:szCs w:val="24"/>
          <w:lang w:eastAsia="fr-FR" w:bidi="ar-SA"/>
        </w:rPr>
        <w:t>. La liste déroulante propose toutes les valeurs</w:t>
      </w:r>
      <w:r w:rsidR="001C30D0">
        <w:rPr>
          <w:rFonts w:asciiTheme="minorHAnsi" w:hAnsiTheme="minorHAnsi" w:cstheme="minorHAnsi"/>
          <w:szCs w:val="24"/>
          <w:lang w:eastAsia="fr-FR" w:bidi="ar-SA"/>
        </w:rPr>
        <w:t xml:space="preserve"> </w:t>
      </w:r>
      <w:r w:rsidR="00360CA5">
        <w:rPr>
          <w:rFonts w:asciiTheme="minorHAnsi" w:hAnsiTheme="minorHAnsi" w:cstheme="minorHAnsi"/>
          <w:szCs w:val="24"/>
          <w:lang w:eastAsia="fr-FR" w:bidi="ar-SA"/>
        </w:rPr>
        <w:t>CODE</w:t>
      </w:r>
      <w:r>
        <w:rPr>
          <w:rFonts w:asciiTheme="minorHAnsi" w:hAnsiTheme="minorHAnsi" w:cstheme="minorHAnsi"/>
          <w:szCs w:val="24"/>
          <w:lang w:eastAsia="fr-FR" w:bidi="ar-SA"/>
        </w:rPr>
        <w:t xml:space="preserve"> ETABLISSEMENT FACTURANT</w:t>
      </w:r>
      <w:r w:rsidR="001C30D0">
        <w:rPr>
          <w:rFonts w:asciiTheme="minorHAnsi" w:hAnsiTheme="minorHAnsi" w:cstheme="minorHAnsi"/>
          <w:szCs w:val="24"/>
          <w:lang w:eastAsia="fr-FR" w:bidi="ar-SA"/>
        </w:rPr>
        <w:t xml:space="preserve"> </w:t>
      </w:r>
      <w:r w:rsidR="001C30D0" w:rsidRPr="00150123">
        <w:rPr>
          <w:rFonts w:asciiTheme="minorHAnsi" w:hAnsiTheme="minorHAnsi" w:cstheme="minorHAnsi"/>
          <w:szCs w:val="24"/>
          <w:lang w:eastAsia="fr-FR" w:bidi="ar-SA"/>
        </w:rPr>
        <w:t xml:space="preserve">de la table </w:t>
      </w:r>
      <w:r w:rsidR="001C30D0">
        <w:rPr>
          <w:rFonts w:asciiTheme="minorHAnsi" w:hAnsiTheme="minorHAnsi" w:cstheme="minorHAnsi"/>
          <w:szCs w:val="24"/>
          <w:lang w:eastAsia="fr-FR" w:bidi="ar-SA"/>
        </w:rPr>
        <w:t>ta_g3p_</w:t>
      </w:r>
      <w:r>
        <w:rPr>
          <w:rFonts w:asciiTheme="minorHAnsi" w:hAnsiTheme="minorHAnsi" w:cstheme="minorHAnsi"/>
          <w:szCs w:val="24"/>
          <w:lang w:eastAsia="fr-FR" w:bidi="ar-SA"/>
        </w:rPr>
        <w:t>etablissement_facturant</w:t>
      </w:r>
      <w:r w:rsidR="001C30D0"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ta_g3p_etablissement_facturant</w:t>
      </w:r>
      <w:r w:rsidR="001C30D0" w:rsidRPr="00150123">
        <w:rPr>
          <w:rFonts w:asciiTheme="minorHAnsi" w:hAnsiTheme="minorHAnsi" w:cstheme="minorHAnsi"/>
          <w:szCs w:val="24"/>
          <w:lang w:eastAsia="fr-FR" w:bidi="ar-SA"/>
        </w:rPr>
        <w:t xml:space="preserve"> dont la DATE DE CLOTURE est supérieure </w:t>
      </w:r>
      <w:r w:rsidR="001C30D0">
        <w:rPr>
          <w:rFonts w:asciiTheme="minorHAnsi" w:hAnsiTheme="minorHAnsi" w:cstheme="minorHAnsi"/>
          <w:szCs w:val="24"/>
          <w:lang w:eastAsia="fr-FR" w:bidi="ar-SA"/>
        </w:rPr>
        <w:t>strictement à la date du jour).</w:t>
      </w:r>
    </w:p>
    <w:p w:rsidR="001C30D0" w:rsidRPr="00C362CD" w:rsidRDefault="001C30D0" w:rsidP="001C30D0">
      <w:pPr>
        <w:pStyle w:val="Titre4"/>
        <w:rPr>
          <w:lang w:eastAsia="fr-FR" w:bidi="ar-SA"/>
        </w:rPr>
      </w:pPr>
      <w:r w:rsidRPr="004C6180">
        <w:rPr>
          <w:rFonts w:asciiTheme="minorHAnsi" w:hAnsiTheme="minorHAnsi" w:cstheme="minorHAnsi"/>
        </w:rPr>
        <w:t xml:space="preserve">Création : contrôle des données de </w:t>
      </w:r>
      <w:r w:rsidR="00AB2113">
        <w:t>ta_g3p_prestation</w:t>
      </w:r>
    </w:p>
    <w:p w:rsidR="001C30D0" w:rsidRDefault="001C30D0" w:rsidP="001C30D0">
      <w:pPr>
        <w:autoSpaceDE w:val="0"/>
        <w:autoSpaceDN w:val="0"/>
        <w:adjustRightInd w:val="0"/>
        <w:rPr>
          <w:rFonts w:asciiTheme="minorHAnsi" w:hAnsiTheme="minorHAnsi" w:cstheme="minorHAnsi"/>
          <w:szCs w:val="24"/>
          <w:lang w:eastAsia="fr-FR" w:bidi="ar-SA"/>
        </w:rPr>
      </w:pPr>
    </w:p>
    <w:p w:rsidR="001C30D0" w:rsidRPr="00150123" w:rsidRDefault="001C30D0" w:rsidP="001C30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F73013" w:rsidRDefault="00F73013" w:rsidP="00F73013">
      <w:pPr>
        <w:numPr>
          <w:ilvl w:val="0"/>
          <w:numId w:val="675"/>
        </w:numPr>
        <w:autoSpaceDE w:val="0"/>
        <w:autoSpaceDN w:val="0"/>
        <w:adjustRightInd w:val="0"/>
        <w:rPr>
          <w:rFonts w:asciiTheme="minorHAnsi" w:hAnsiTheme="minorHAnsi" w:cstheme="minorHAnsi"/>
          <w:szCs w:val="24"/>
          <w:lang w:eastAsia="fr-FR" w:bidi="ar-SA"/>
        </w:rPr>
      </w:pPr>
      <w:r w:rsidRPr="005B090C">
        <w:rPr>
          <w:rFonts w:asciiTheme="minorHAnsi" w:hAnsiTheme="minorHAnsi" w:cstheme="minorHAnsi"/>
          <w:szCs w:val="24"/>
          <w:lang w:eastAsia="fr-FR" w:bidi="ar-SA"/>
        </w:rPr>
        <w:t>CODE PRESTATION (C0PRE)</w:t>
      </w:r>
    </w:p>
    <w:p w:rsidR="001C30D0" w:rsidRPr="00150123" w:rsidRDefault="001C30D0" w:rsidP="001C30D0">
      <w:pPr>
        <w:autoSpaceDE w:val="0"/>
        <w:autoSpaceDN w:val="0"/>
        <w:adjustRightInd w:val="0"/>
        <w:rPr>
          <w:rFonts w:asciiTheme="minorHAnsi" w:hAnsiTheme="minorHAnsi" w:cstheme="minorHAnsi"/>
          <w:szCs w:val="24"/>
          <w:lang w:eastAsia="fr-FR" w:bidi="ar-SA"/>
        </w:rPr>
      </w:pPr>
    </w:p>
    <w:p w:rsidR="001C30D0" w:rsidRPr="00150123" w:rsidRDefault="001C30D0" w:rsidP="001C30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F73013" w:rsidRDefault="00F73013" w:rsidP="00F73013">
      <w:pPr>
        <w:numPr>
          <w:ilvl w:val="0"/>
          <w:numId w:val="675"/>
        </w:numPr>
        <w:autoSpaceDE w:val="0"/>
        <w:autoSpaceDN w:val="0"/>
        <w:adjustRightInd w:val="0"/>
        <w:rPr>
          <w:rFonts w:asciiTheme="minorHAnsi" w:hAnsiTheme="minorHAnsi" w:cstheme="minorHAnsi"/>
          <w:szCs w:val="24"/>
          <w:lang w:eastAsia="fr-FR" w:bidi="ar-SA"/>
        </w:rPr>
      </w:pPr>
      <w:r w:rsidRPr="005B090C">
        <w:rPr>
          <w:rFonts w:asciiTheme="minorHAnsi" w:hAnsiTheme="minorHAnsi" w:cstheme="minorHAnsi"/>
          <w:szCs w:val="24"/>
          <w:lang w:eastAsia="fr-FR" w:bidi="ar-SA"/>
        </w:rPr>
        <w:t>CODE PRESTATION (C0PRE)</w:t>
      </w:r>
      <w:r>
        <w:rPr>
          <w:rFonts w:asciiTheme="minorHAnsi" w:hAnsiTheme="minorHAnsi" w:cstheme="minorHAnsi"/>
          <w:szCs w:val="24"/>
          <w:lang w:eastAsia="fr-FR" w:bidi="ar-SA"/>
        </w:rPr>
        <w:t> : 20 caractères</w:t>
      </w:r>
    </w:p>
    <w:p w:rsidR="00F73013" w:rsidRDefault="00F73013" w:rsidP="00F7301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PRESTATION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LBPRE</w:t>
      </w:r>
      <w:r w:rsidRPr="00AB593C">
        <w:rPr>
          <w:rFonts w:asciiTheme="minorHAnsi" w:hAnsiTheme="minorHAnsi" w:cstheme="minorHAnsi"/>
          <w:szCs w:val="24"/>
          <w:lang w:eastAsia="fr-FR" w:bidi="ar-SA"/>
        </w:rPr>
        <w:t>)</w:t>
      </w:r>
      <w:r w:rsidRPr="00F7301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 100 caractères</w:t>
      </w:r>
    </w:p>
    <w:p w:rsidR="00F73013" w:rsidRDefault="00F73013" w:rsidP="00F7301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NATURE PRESTATION</w:t>
      </w:r>
      <w:r w:rsidRPr="0054754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NATPRE</w:t>
      </w:r>
      <w:r w:rsidRPr="00547543">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 100 caractères</w:t>
      </w:r>
    </w:p>
    <w:p w:rsidR="00F73013" w:rsidRPr="00547543" w:rsidRDefault="00F73013" w:rsidP="00F7301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CHAPITRE PRESTATION (CHAPRE) : 100 caractères</w:t>
      </w:r>
    </w:p>
    <w:p w:rsidR="001C30D0" w:rsidRPr="00150123" w:rsidRDefault="001C30D0" w:rsidP="001C30D0">
      <w:pPr>
        <w:autoSpaceDE w:val="0"/>
        <w:autoSpaceDN w:val="0"/>
        <w:adjustRightInd w:val="0"/>
        <w:rPr>
          <w:rFonts w:asciiTheme="minorHAnsi" w:hAnsiTheme="minorHAnsi" w:cstheme="minorHAnsi"/>
          <w:szCs w:val="24"/>
          <w:lang w:eastAsia="fr-FR" w:bidi="ar-SA"/>
        </w:rPr>
      </w:pPr>
    </w:p>
    <w:p w:rsidR="001C30D0" w:rsidRPr="00150123" w:rsidRDefault="001C30D0" w:rsidP="001C30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1C30D0" w:rsidRDefault="001C30D0" w:rsidP="001C30D0">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AXE</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C0AXE</w:t>
      </w:r>
      <w:r w:rsidRPr="00AB593C">
        <w:rPr>
          <w:rFonts w:asciiTheme="minorHAnsi" w:hAnsiTheme="minorHAnsi" w:cstheme="minorHAnsi"/>
          <w:szCs w:val="24"/>
          <w:lang w:eastAsia="fr-FR" w:bidi="ar-SA"/>
        </w:rPr>
        <w:t>)</w:t>
      </w:r>
    </w:p>
    <w:p w:rsidR="001C30D0" w:rsidRDefault="001C30D0" w:rsidP="001C30D0">
      <w:pPr>
        <w:autoSpaceDE w:val="0"/>
        <w:autoSpaceDN w:val="0"/>
        <w:adjustRightInd w:val="0"/>
        <w:rPr>
          <w:rFonts w:asciiTheme="minorHAnsi" w:hAnsiTheme="minorHAnsi" w:cstheme="minorHAnsi"/>
          <w:szCs w:val="24"/>
          <w:lang w:eastAsia="fr-FR" w:bidi="ar-SA"/>
        </w:rPr>
      </w:pPr>
    </w:p>
    <w:p w:rsidR="00360CA5" w:rsidRDefault="00360CA5" w:rsidP="00360CA5">
      <w:pPr>
        <w:autoSpaceDE w:val="0"/>
        <w:autoSpaceDN w:val="0"/>
        <w:adjustRightInd w:val="0"/>
        <w:rPr>
          <w:rFonts w:asciiTheme="minorHAnsi" w:hAnsiTheme="minorHAnsi" w:cstheme="minorHAnsi"/>
          <w:szCs w:val="24"/>
          <w:lang w:eastAsia="fr-FR" w:bidi="ar-SA"/>
        </w:rPr>
      </w:pPr>
      <w:r w:rsidRPr="00AB62BB">
        <w:rPr>
          <w:rFonts w:asciiTheme="minorHAnsi" w:hAnsiTheme="minorHAnsi" w:cstheme="minorHAnsi"/>
          <w:szCs w:val="24"/>
          <w:lang w:eastAsia="fr-FR" w:bidi="ar-SA"/>
        </w:rPr>
        <w:t xml:space="preserve">- Caractères autorisés pour le champ de saisie CODE </w:t>
      </w:r>
      <w:r>
        <w:rPr>
          <w:rFonts w:asciiTheme="minorHAnsi" w:hAnsiTheme="minorHAnsi" w:cstheme="minorHAnsi"/>
          <w:szCs w:val="24"/>
          <w:lang w:eastAsia="fr-FR" w:bidi="ar-SA"/>
        </w:rPr>
        <w:t>PRESTATION</w:t>
      </w:r>
      <w:r w:rsidRPr="00AB62BB">
        <w:rPr>
          <w:rFonts w:asciiTheme="minorHAnsi" w:hAnsiTheme="minorHAnsi" w:cstheme="minorHAnsi"/>
          <w:szCs w:val="24"/>
          <w:lang w:eastAsia="fr-FR" w:bidi="ar-SA"/>
        </w:rPr>
        <w:t xml:space="preserve"> sont :</w:t>
      </w:r>
    </w:p>
    <w:p w:rsidR="00360CA5" w:rsidRPr="00150123" w:rsidRDefault="00360CA5" w:rsidP="00360CA5">
      <w:pPr>
        <w:numPr>
          <w:ilvl w:val="0"/>
          <w:numId w:val="169"/>
        </w:num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les caractère</w:t>
      </w:r>
      <w:r>
        <w:rPr>
          <w:rFonts w:asciiTheme="minorHAnsi" w:hAnsiTheme="minorHAnsi" w:cstheme="minorHAnsi"/>
          <w:szCs w:val="24"/>
          <w:lang w:eastAsia="fr-FR" w:bidi="ar-SA"/>
        </w:rPr>
        <w:t>s alphanumériques en majuscules</w:t>
      </w:r>
    </w:p>
    <w:p w:rsidR="00360CA5" w:rsidRDefault="00360CA5" w:rsidP="00360CA5">
      <w:pPr>
        <w:numPr>
          <w:ilvl w:val="0"/>
          <w:numId w:val="169"/>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les chiffres 0-9</w:t>
      </w:r>
    </w:p>
    <w:p w:rsidR="009271C1" w:rsidRDefault="009271C1" w:rsidP="009271C1">
      <w:pPr>
        <w:autoSpaceDE w:val="0"/>
        <w:autoSpaceDN w:val="0"/>
        <w:adjustRightInd w:val="0"/>
        <w:rPr>
          <w:rFonts w:asciiTheme="minorHAnsi" w:hAnsiTheme="minorHAnsi" w:cstheme="minorHAnsi"/>
          <w:szCs w:val="24"/>
          <w:lang w:eastAsia="fr-FR" w:bidi="ar-SA"/>
        </w:rPr>
      </w:pPr>
    </w:p>
    <w:p w:rsidR="009271C1" w:rsidRPr="00150123" w:rsidRDefault="009271C1" w:rsidP="009271C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9271C1" w:rsidRDefault="009271C1" w:rsidP="009271C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0816D0" w:rsidRDefault="000816D0" w:rsidP="009271C1">
      <w:pPr>
        <w:autoSpaceDE w:val="0"/>
        <w:autoSpaceDN w:val="0"/>
        <w:adjustRightInd w:val="0"/>
        <w:rPr>
          <w:rFonts w:asciiTheme="minorHAnsi" w:hAnsiTheme="minorHAnsi" w:cstheme="minorHAnsi"/>
          <w:szCs w:val="24"/>
          <w:lang w:eastAsia="fr-FR" w:bidi="ar-SA"/>
        </w:rPr>
      </w:pPr>
    </w:p>
    <w:p w:rsidR="000816D0" w:rsidRPr="00150123" w:rsidRDefault="000816D0" w:rsidP="000816D0">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0816D0" w:rsidRPr="00DA6661" w:rsidRDefault="000816D0" w:rsidP="000816D0">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360CA5" w:rsidRPr="00150123" w:rsidRDefault="00360CA5" w:rsidP="001C30D0">
      <w:pPr>
        <w:autoSpaceDE w:val="0"/>
        <w:autoSpaceDN w:val="0"/>
        <w:adjustRightInd w:val="0"/>
        <w:rPr>
          <w:rFonts w:asciiTheme="minorHAnsi" w:hAnsiTheme="minorHAnsi" w:cstheme="minorHAnsi"/>
          <w:szCs w:val="24"/>
          <w:lang w:eastAsia="fr-FR" w:bidi="ar-SA"/>
        </w:rPr>
      </w:pPr>
    </w:p>
    <w:p w:rsidR="001C30D0" w:rsidRPr="00360CA5" w:rsidRDefault="001C30D0" w:rsidP="00360CA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rPr>
        <w:t xml:space="preserve">- Caractères autorisés </w:t>
      </w:r>
      <w:r w:rsidR="00360CA5">
        <w:rPr>
          <w:rFonts w:asciiTheme="minorHAnsi" w:hAnsiTheme="minorHAnsi" w:cstheme="minorHAnsi"/>
          <w:szCs w:val="24"/>
        </w:rPr>
        <w:t xml:space="preserve">pour les champs </w:t>
      </w:r>
      <w:r w:rsidR="00360CA5">
        <w:rPr>
          <w:rFonts w:asciiTheme="minorHAnsi" w:hAnsiTheme="minorHAnsi" w:cstheme="minorHAnsi"/>
          <w:szCs w:val="24"/>
          <w:lang w:eastAsia="fr-FR" w:bidi="ar-SA"/>
        </w:rPr>
        <w:t xml:space="preserve">LIBELLE PRESTATION, </w:t>
      </w:r>
      <w:r w:rsidR="00360CA5" w:rsidRPr="00360CA5">
        <w:rPr>
          <w:rFonts w:asciiTheme="minorHAnsi" w:hAnsiTheme="minorHAnsi" w:cstheme="minorHAnsi"/>
          <w:szCs w:val="24"/>
          <w:lang w:eastAsia="fr-FR" w:bidi="ar-SA"/>
        </w:rPr>
        <w:t xml:space="preserve">NATURE PRESTATION, </w:t>
      </w:r>
      <w:r w:rsidR="00360CA5">
        <w:rPr>
          <w:rFonts w:asciiTheme="minorHAnsi" w:hAnsiTheme="minorHAnsi" w:cstheme="minorHAnsi"/>
          <w:szCs w:val="24"/>
          <w:lang w:eastAsia="fr-FR" w:bidi="ar-SA"/>
        </w:rPr>
        <w:t>CHAPITRE P</w:t>
      </w:r>
      <w:r w:rsidR="00360CA5" w:rsidRPr="00360CA5">
        <w:rPr>
          <w:rFonts w:asciiTheme="minorHAnsi" w:hAnsiTheme="minorHAnsi" w:cstheme="minorHAnsi"/>
          <w:szCs w:val="24"/>
          <w:lang w:eastAsia="fr-FR" w:bidi="ar-SA"/>
        </w:rPr>
        <w:t>RESTATION</w:t>
      </w:r>
      <w:r w:rsidR="00360CA5" w:rsidRPr="00360CA5">
        <w:rPr>
          <w:rFonts w:asciiTheme="minorHAnsi" w:hAnsiTheme="minorHAnsi" w:cstheme="minorHAnsi"/>
          <w:szCs w:val="24"/>
        </w:rPr>
        <w:t xml:space="preserve"> sont </w:t>
      </w:r>
      <w:r w:rsidRPr="00360CA5">
        <w:rPr>
          <w:rFonts w:asciiTheme="minorHAnsi" w:hAnsiTheme="minorHAnsi" w:cstheme="minorHAnsi"/>
          <w:szCs w:val="24"/>
        </w:rPr>
        <w:t>:</w:t>
      </w:r>
    </w:p>
    <w:p w:rsidR="001C30D0" w:rsidRDefault="001C30D0" w:rsidP="001C30D0">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4C3F2D" w:rsidRPr="00980652" w:rsidRDefault="004C3F2D" w:rsidP="004C3F2D">
      <w:pPr>
        <w:pStyle w:val="Titre4"/>
        <w:rPr>
          <w:rFonts w:asciiTheme="minorHAnsi" w:hAnsiTheme="minorHAnsi" w:cstheme="minorHAnsi"/>
        </w:rPr>
      </w:pPr>
      <w:r w:rsidRPr="00980652">
        <w:rPr>
          <w:rFonts w:asciiTheme="minorHAnsi" w:hAnsiTheme="minorHAnsi" w:cstheme="minorHAnsi"/>
        </w:rPr>
        <w:t xml:space="preserve">Modification : renseignement des données de </w:t>
      </w:r>
      <w:r>
        <w:t>ta_g3p_prestation</w:t>
      </w:r>
    </w:p>
    <w:p w:rsidR="004C3F2D" w:rsidRDefault="004C3F2D" w:rsidP="004C3F2D">
      <w:pPr>
        <w:autoSpaceDE w:val="0"/>
        <w:autoSpaceDN w:val="0"/>
        <w:adjustRightInd w:val="0"/>
        <w:ind w:left="360"/>
        <w:rPr>
          <w:rFonts w:asciiTheme="minorHAnsi" w:hAnsiTheme="minorHAnsi" w:cstheme="minorHAnsi"/>
          <w:szCs w:val="24"/>
        </w:rPr>
      </w:pPr>
    </w:p>
    <w:p w:rsidR="004C3F2D" w:rsidRPr="009E5826" w:rsidRDefault="004C3F2D" w:rsidP="004C3F2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4C3F2D" w:rsidRDefault="004C3F2D" w:rsidP="004C3F2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PRESTATION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LBPRE</w:t>
      </w:r>
      <w:r w:rsidRPr="00AB593C">
        <w:rPr>
          <w:rFonts w:asciiTheme="minorHAnsi" w:hAnsiTheme="minorHAnsi" w:cstheme="minorHAnsi"/>
          <w:szCs w:val="24"/>
          <w:lang w:eastAsia="fr-FR" w:bidi="ar-SA"/>
        </w:rPr>
        <w:t>)</w:t>
      </w:r>
    </w:p>
    <w:p w:rsidR="004C3F2D" w:rsidRDefault="004C3F2D" w:rsidP="004C3F2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NATURE PRESTATION</w:t>
      </w:r>
      <w:r w:rsidRPr="0054754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NATPRE</w:t>
      </w:r>
      <w:r w:rsidRPr="00547543">
        <w:rPr>
          <w:rFonts w:asciiTheme="minorHAnsi" w:hAnsiTheme="minorHAnsi" w:cstheme="minorHAnsi"/>
          <w:szCs w:val="24"/>
          <w:lang w:eastAsia="fr-FR" w:bidi="ar-SA"/>
        </w:rPr>
        <w:t>)</w:t>
      </w:r>
    </w:p>
    <w:p w:rsidR="004C3F2D" w:rsidRPr="00547543" w:rsidRDefault="004C3F2D" w:rsidP="004C3F2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CHAPITRE PRESTATION (CHAPRE)</w:t>
      </w:r>
    </w:p>
    <w:p w:rsidR="004C3F2D" w:rsidRPr="000E2103" w:rsidRDefault="004C3F2D" w:rsidP="004C3F2D">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p>
    <w:p w:rsidR="004C3F2D" w:rsidRPr="007E57B2" w:rsidRDefault="004C3F2D" w:rsidP="004C3F2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4C3F2D" w:rsidRDefault="004C3F2D" w:rsidP="004C3F2D">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4C3F2D" w:rsidRDefault="004C3F2D" w:rsidP="004C3F2D">
      <w:pPr>
        <w:autoSpaceDE w:val="0"/>
        <w:autoSpaceDN w:val="0"/>
        <w:adjustRightInd w:val="0"/>
        <w:rPr>
          <w:rFonts w:asciiTheme="minorHAnsi" w:hAnsiTheme="minorHAnsi" w:cstheme="minorHAnsi"/>
          <w:szCs w:val="24"/>
          <w:lang w:eastAsia="fr-FR" w:bidi="ar-SA"/>
        </w:rPr>
      </w:pPr>
    </w:p>
    <w:p w:rsidR="004C3F2D" w:rsidRPr="00150123" w:rsidRDefault="004C3F2D" w:rsidP="004C3F2D">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4C3F2D" w:rsidRDefault="004C3F2D" w:rsidP="004C3F2D">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TYPE UO  (TYUO)</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CODE TYPE UO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ta_g3p_type_uo</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ta_g3p_type_uo</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4C3F2D" w:rsidRPr="00150123" w:rsidRDefault="004C3F2D" w:rsidP="004C3F2D">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LIBELLE ETABLISSEMENT FACTURANT (LBEFAC)</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CODE ETABLISSEMENT FACTURANT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ta_g3p_etablissement_facturant</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ta_g3p_etablissement_facturant</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1C30D0" w:rsidRDefault="001C30D0" w:rsidP="001C30D0">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sidR="00AB2113">
        <w:t>ta_g3p_prestation</w:t>
      </w:r>
    </w:p>
    <w:p w:rsidR="001C30D0" w:rsidRDefault="001C30D0" w:rsidP="001C30D0"/>
    <w:p w:rsidR="001C30D0" w:rsidRPr="00150123" w:rsidRDefault="001C30D0" w:rsidP="001C30D0">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3B34F1" w:rsidRDefault="003B34F1" w:rsidP="003B34F1">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PRESTATION</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LBPRE</w:t>
      </w:r>
      <w:r w:rsidRPr="00AB593C">
        <w:rPr>
          <w:rFonts w:asciiTheme="minorHAnsi" w:hAnsiTheme="minorHAnsi" w:cstheme="minorHAnsi"/>
          <w:szCs w:val="24"/>
          <w:lang w:eastAsia="fr-FR" w:bidi="ar-SA"/>
        </w:rPr>
        <w:t>)</w:t>
      </w:r>
      <w:r w:rsidRPr="00F7301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 100 caractères</w:t>
      </w:r>
    </w:p>
    <w:p w:rsidR="003B34F1" w:rsidRDefault="003B34F1" w:rsidP="003B34F1">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NATURE PRESTATION</w:t>
      </w:r>
      <w:r w:rsidRPr="0054754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NATPRE</w:t>
      </w:r>
      <w:r w:rsidRPr="00547543">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 100 caractères</w:t>
      </w:r>
    </w:p>
    <w:p w:rsidR="003B34F1" w:rsidRPr="00547543" w:rsidRDefault="003B34F1" w:rsidP="003B34F1">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CHAPITRE PRESTATION (CHAPRE) : 100 caractères</w:t>
      </w:r>
    </w:p>
    <w:p w:rsidR="001C30D0" w:rsidRPr="00150123" w:rsidRDefault="001C30D0" w:rsidP="001C30D0">
      <w:pPr>
        <w:autoSpaceDE w:val="0"/>
        <w:autoSpaceDN w:val="0"/>
        <w:adjustRightInd w:val="0"/>
        <w:rPr>
          <w:rFonts w:asciiTheme="minorHAnsi" w:hAnsiTheme="minorHAnsi" w:cstheme="minorHAnsi"/>
          <w:szCs w:val="24"/>
          <w:lang w:eastAsia="fr-FR" w:bidi="ar-SA"/>
        </w:rPr>
      </w:pPr>
    </w:p>
    <w:p w:rsidR="00360CA5" w:rsidRPr="00360CA5" w:rsidRDefault="00360CA5" w:rsidP="00360CA5">
      <w:pPr>
        <w:autoSpaceDE w:val="0"/>
        <w:autoSpaceDN w:val="0"/>
        <w:adjustRightInd w:val="0"/>
        <w:rPr>
          <w:rFonts w:asciiTheme="minorHAnsi" w:hAnsiTheme="minorHAnsi" w:cstheme="minorHAnsi"/>
          <w:szCs w:val="24"/>
          <w:lang w:eastAsia="fr-FR" w:bidi="ar-SA"/>
        </w:rPr>
      </w:pPr>
      <w:r w:rsidRPr="009E5826">
        <w:rPr>
          <w:rFonts w:asciiTheme="minorHAnsi" w:hAnsiTheme="minorHAnsi" w:cstheme="minorHAnsi"/>
          <w:szCs w:val="24"/>
        </w:rPr>
        <w:t xml:space="preserve">- Caractères autorisés </w:t>
      </w:r>
      <w:r>
        <w:rPr>
          <w:rFonts w:asciiTheme="minorHAnsi" w:hAnsiTheme="minorHAnsi" w:cstheme="minorHAnsi"/>
          <w:szCs w:val="24"/>
        </w:rPr>
        <w:t xml:space="preserve">pour les champs </w:t>
      </w:r>
      <w:r>
        <w:rPr>
          <w:rFonts w:asciiTheme="minorHAnsi" w:hAnsiTheme="minorHAnsi" w:cstheme="minorHAnsi"/>
          <w:szCs w:val="24"/>
          <w:lang w:eastAsia="fr-FR" w:bidi="ar-SA"/>
        </w:rPr>
        <w:t xml:space="preserve">LIBELLE PRESTATION, </w:t>
      </w:r>
      <w:r w:rsidRPr="00360CA5">
        <w:rPr>
          <w:rFonts w:asciiTheme="minorHAnsi" w:hAnsiTheme="minorHAnsi" w:cstheme="minorHAnsi"/>
          <w:szCs w:val="24"/>
          <w:lang w:eastAsia="fr-FR" w:bidi="ar-SA"/>
        </w:rPr>
        <w:t xml:space="preserve">NATURE PRESTATION, </w:t>
      </w:r>
      <w:r>
        <w:rPr>
          <w:rFonts w:asciiTheme="minorHAnsi" w:hAnsiTheme="minorHAnsi" w:cstheme="minorHAnsi"/>
          <w:szCs w:val="24"/>
          <w:lang w:eastAsia="fr-FR" w:bidi="ar-SA"/>
        </w:rPr>
        <w:t>CHAPITRE P</w:t>
      </w:r>
      <w:r w:rsidRPr="00360CA5">
        <w:rPr>
          <w:rFonts w:asciiTheme="minorHAnsi" w:hAnsiTheme="minorHAnsi" w:cstheme="minorHAnsi"/>
          <w:szCs w:val="24"/>
          <w:lang w:eastAsia="fr-FR" w:bidi="ar-SA"/>
        </w:rPr>
        <w:t>RESTATION</w:t>
      </w:r>
      <w:r w:rsidRPr="00360CA5">
        <w:rPr>
          <w:rFonts w:asciiTheme="minorHAnsi" w:hAnsiTheme="minorHAnsi" w:cstheme="minorHAnsi"/>
          <w:szCs w:val="24"/>
        </w:rPr>
        <w:t xml:space="preserve"> sont :</w:t>
      </w:r>
    </w:p>
    <w:p w:rsidR="00360CA5" w:rsidRDefault="00360CA5" w:rsidP="00360CA5">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9271C1" w:rsidRDefault="009271C1" w:rsidP="009271C1">
      <w:pPr>
        <w:autoSpaceDE w:val="0"/>
        <w:autoSpaceDN w:val="0"/>
        <w:adjustRightInd w:val="0"/>
        <w:rPr>
          <w:rFonts w:asciiTheme="minorHAnsi" w:hAnsiTheme="minorHAnsi" w:cstheme="minorHAnsi"/>
          <w:szCs w:val="24"/>
        </w:rPr>
      </w:pPr>
    </w:p>
    <w:p w:rsidR="009271C1" w:rsidRPr="00150123" w:rsidRDefault="009271C1" w:rsidP="009271C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9271C1" w:rsidRDefault="009271C1" w:rsidP="009271C1">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4F4845" w:rsidRDefault="004F4845" w:rsidP="009271C1">
      <w:pPr>
        <w:autoSpaceDE w:val="0"/>
        <w:autoSpaceDN w:val="0"/>
        <w:adjustRightInd w:val="0"/>
        <w:rPr>
          <w:rFonts w:asciiTheme="minorHAnsi" w:hAnsiTheme="minorHAnsi" w:cstheme="minorHAnsi"/>
          <w:szCs w:val="24"/>
          <w:lang w:eastAsia="fr-FR" w:bidi="ar-SA"/>
        </w:rPr>
      </w:pPr>
    </w:p>
    <w:p w:rsidR="004F4845" w:rsidRPr="00150123" w:rsidRDefault="004F4845" w:rsidP="004F4845">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4F4845" w:rsidRDefault="004F4845" w:rsidP="004F4845">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D075EC" w:rsidRDefault="00D075EC" w:rsidP="004F4845">
      <w:pPr>
        <w:autoSpaceDE w:val="0"/>
        <w:autoSpaceDN w:val="0"/>
        <w:adjustRightInd w:val="0"/>
        <w:spacing w:after="1"/>
        <w:rPr>
          <w:rFonts w:asciiTheme="minorHAnsi" w:hAnsiTheme="minorHAnsi" w:cstheme="minorHAnsi"/>
          <w:szCs w:val="24"/>
          <w:lang w:eastAsia="fr-FR" w:bidi="ar-SA"/>
        </w:rPr>
      </w:pPr>
    </w:p>
    <w:p w:rsidR="00D075EC" w:rsidRDefault="00D075EC" w:rsidP="004F4845">
      <w:pPr>
        <w:autoSpaceDE w:val="0"/>
        <w:autoSpaceDN w:val="0"/>
        <w:adjustRightInd w:val="0"/>
        <w:spacing w:after="1"/>
        <w:rPr>
          <w:rFonts w:asciiTheme="minorHAnsi" w:hAnsiTheme="minorHAnsi" w:cstheme="minorHAnsi"/>
          <w:szCs w:val="24"/>
          <w:lang w:eastAsia="fr-FR" w:bidi="ar-SA"/>
        </w:rPr>
      </w:pPr>
    </w:p>
    <w:p w:rsidR="00D075EC" w:rsidRDefault="00D075EC" w:rsidP="004F4845">
      <w:pPr>
        <w:autoSpaceDE w:val="0"/>
        <w:autoSpaceDN w:val="0"/>
        <w:adjustRightInd w:val="0"/>
        <w:spacing w:after="1"/>
        <w:rPr>
          <w:rFonts w:asciiTheme="minorHAnsi" w:hAnsiTheme="minorHAnsi" w:cstheme="minorHAnsi"/>
          <w:szCs w:val="24"/>
          <w:lang w:eastAsia="fr-FR" w:bidi="ar-SA"/>
        </w:rPr>
      </w:pPr>
    </w:p>
    <w:p w:rsidR="00D075EC" w:rsidRDefault="00D075EC" w:rsidP="004F4845">
      <w:pPr>
        <w:autoSpaceDE w:val="0"/>
        <w:autoSpaceDN w:val="0"/>
        <w:adjustRightInd w:val="0"/>
        <w:spacing w:after="1"/>
        <w:rPr>
          <w:rFonts w:asciiTheme="minorHAnsi" w:hAnsiTheme="minorHAnsi" w:cstheme="minorHAnsi"/>
          <w:szCs w:val="24"/>
          <w:lang w:eastAsia="fr-FR" w:bidi="ar-SA"/>
        </w:rPr>
      </w:pPr>
    </w:p>
    <w:p w:rsidR="00D075EC" w:rsidRDefault="00D075EC" w:rsidP="004F4845">
      <w:pPr>
        <w:autoSpaceDE w:val="0"/>
        <w:autoSpaceDN w:val="0"/>
        <w:adjustRightInd w:val="0"/>
        <w:spacing w:after="1"/>
        <w:rPr>
          <w:rFonts w:asciiTheme="minorHAnsi" w:hAnsiTheme="minorHAnsi" w:cstheme="minorHAnsi"/>
          <w:szCs w:val="24"/>
          <w:lang w:eastAsia="fr-FR" w:bidi="ar-SA"/>
        </w:rPr>
      </w:pPr>
    </w:p>
    <w:p w:rsidR="001C30D0" w:rsidRDefault="00FF19B1" w:rsidP="00AB2113">
      <w:pPr>
        <w:pStyle w:val="Titre3"/>
        <w:rPr>
          <w:lang w:eastAsia="fr-FR" w:bidi="ar-SA"/>
        </w:rPr>
      </w:pPr>
      <w:r>
        <w:rPr>
          <w:lang w:eastAsia="fr-FR" w:bidi="ar-SA"/>
        </w:rPr>
        <w:br w:type="page"/>
      </w:r>
      <w:bookmarkStart w:id="1446" w:name="_Toc515444515"/>
      <w:r w:rsidR="00AB2113">
        <w:rPr>
          <w:lang w:eastAsia="fr-FR" w:bidi="ar-SA"/>
        </w:rPr>
        <w:t>Ta_g3p_type_uo</w:t>
      </w:r>
      <w:bookmarkEnd w:id="1446"/>
    </w:p>
    <w:p w:rsidR="00AB2113" w:rsidRDefault="00AB2113" w:rsidP="00AB2113">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 xml:space="preserve">contient l’ensemble des valeurs possibles de type d’UO (J/H, </w:t>
      </w:r>
      <w:r w:rsidRPr="00460123">
        <w:rPr>
          <w:rFonts w:eastAsia="Times New Roman" w:cs="Calibri"/>
          <w:sz w:val="16"/>
          <w:szCs w:val="16"/>
          <w:lang w:eastAsia="fr-FR" w:bidi="ar-SA"/>
        </w:rPr>
        <w:t xml:space="preserve"> </w:t>
      </w:r>
      <w:r w:rsidRPr="00460123">
        <w:rPr>
          <w:rFonts w:eastAsia="Times New Roman" w:cs="Calibri"/>
          <w:szCs w:val="24"/>
          <w:lang w:eastAsia="fr-FR" w:bidi="ar-SA"/>
        </w:rPr>
        <w:t>K€</w:t>
      </w:r>
      <w:r>
        <w:rPr>
          <w:rFonts w:asciiTheme="minorHAnsi" w:hAnsiTheme="minorHAnsi" w:cstheme="minorHAnsi"/>
          <w:szCs w:val="24"/>
          <w:lang w:eastAsia="fr-FR" w:bidi="ar-SA"/>
        </w:rPr>
        <w:t>, …)</w:t>
      </w:r>
    </w:p>
    <w:p w:rsidR="00AB2113" w:rsidRDefault="00AB2113" w:rsidP="00AB2113">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ta_g3p_type_uo</w:t>
      </w:r>
    </w:p>
    <w:p w:rsidR="00AB2113" w:rsidRDefault="00AB2113" w:rsidP="00AB2113">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418"/>
        <w:gridCol w:w="992"/>
        <w:gridCol w:w="1291"/>
        <w:gridCol w:w="737"/>
        <w:gridCol w:w="923"/>
        <w:gridCol w:w="923"/>
        <w:gridCol w:w="971"/>
        <w:gridCol w:w="967"/>
        <w:gridCol w:w="1829"/>
      </w:tblGrid>
      <w:tr w:rsidR="00AB2113" w:rsidRPr="009E6545" w:rsidTr="001372B9">
        <w:trPr>
          <w:trHeight w:val="720"/>
          <w:tblHeader/>
        </w:trPr>
        <w:tc>
          <w:tcPr>
            <w:tcW w:w="1418"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AB2113" w:rsidRPr="009E6545" w:rsidRDefault="00AB2113" w:rsidP="002E309D">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99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AB2113" w:rsidRPr="009E6545" w:rsidRDefault="00AB2113" w:rsidP="002E309D">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29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AB2113" w:rsidRPr="009E6545" w:rsidRDefault="00AB2113" w:rsidP="002E309D">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B2113" w:rsidRPr="009E6545" w:rsidRDefault="00AB2113" w:rsidP="002E309D">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B2113" w:rsidRPr="009E6545" w:rsidRDefault="00AB2113" w:rsidP="002E309D">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AB2113" w:rsidRPr="009E6545" w:rsidRDefault="00AB2113" w:rsidP="002E309D">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AB2113" w:rsidRPr="009E6545" w:rsidRDefault="00AB2113" w:rsidP="002E309D">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96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AB2113" w:rsidRPr="009E6545" w:rsidRDefault="00AB2113" w:rsidP="002E309D">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82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AB2113" w:rsidRPr="009E6545" w:rsidRDefault="00AB2113" w:rsidP="002E309D">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AB2113" w:rsidRPr="009E6545" w:rsidTr="001372B9">
        <w:trPr>
          <w:trHeight w:val="720"/>
        </w:trPr>
        <w:tc>
          <w:tcPr>
            <w:tcW w:w="1418"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TYPE UO</w:t>
            </w:r>
          </w:p>
        </w:tc>
        <w:tc>
          <w:tcPr>
            <w:tcW w:w="992"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AB2113" w:rsidRPr="009E6545" w:rsidRDefault="000531F8" w:rsidP="001372B9">
            <w:pPr>
              <w:jc w:val="center"/>
              <w:rPr>
                <w:rFonts w:eastAsia="Times New Roman" w:cs="Calibri"/>
                <w:sz w:val="16"/>
                <w:szCs w:val="16"/>
                <w:lang w:eastAsia="fr-FR" w:bidi="ar-SA"/>
              </w:rPr>
            </w:pPr>
            <w:r>
              <w:rPr>
                <w:rFonts w:eastAsia="Times New Roman" w:cs="Calibri"/>
                <w:sz w:val="16"/>
                <w:szCs w:val="16"/>
                <w:lang w:eastAsia="fr-FR" w:bidi="ar-SA"/>
              </w:rPr>
              <w:t>C0TYUO</w:t>
            </w:r>
          </w:p>
        </w:tc>
        <w:tc>
          <w:tcPr>
            <w:tcW w:w="129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AB2113" w:rsidRPr="009E6545" w:rsidRDefault="00AB2113" w:rsidP="001372B9">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AB2113" w:rsidRPr="009E6545" w:rsidRDefault="00AB2113" w:rsidP="001372B9">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AB2113" w:rsidRPr="009E6545" w:rsidRDefault="00AB2113" w:rsidP="001372B9">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AB2113" w:rsidRPr="009E6545" w:rsidRDefault="00AB2113" w:rsidP="001372B9">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AB2113" w:rsidRPr="009E6545" w:rsidRDefault="009E3B93" w:rsidP="001372B9">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829"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AB2113" w:rsidRPr="009E6545" w:rsidRDefault="00AB2113" w:rsidP="001372B9">
            <w:pPr>
              <w:jc w:val="center"/>
              <w:rPr>
                <w:rFonts w:eastAsia="Times New Roman" w:cs="Calibri"/>
                <w:sz w:val="16"/>
                <w:szCs w:val="16"/>
                <w:lang w:eastAsia="fr-FR" w:bidi="ar-SA"/>
              </w:rPr>
            </w:pPr>
            <w:r>
              <w:rPr>
                <w:rFonts w:eastAsia="Times New Roman" w:cs="Calibri"/>
                <w:sz w:val="16"/>
                <w:szCs w:val="16"/>
                <w:lang w:eastAsia="fr-FR" w:bidi="ar-SA"/>
              </w:rPr>
              <w:t>Identifiant du Type d’UO</w:t>
            </w:r>
          </w:p>
        </w:tc>
      </w:tr>
      <w:tr w:rsidR="00AB2113" w:rsidRPr="009E6545" w:rsidTr="001372B9">
        <w:trPr>
          <w:trHeight w:val="720"/>
        </w:trPr>
        <w:tc>
          <w:tcPr>
            <w:tcW w:w="1418" w:type="dxa"/>
            <w:tcBorders>
              <w:top w:val="nil"/>
              <w:left w:val="single" w:sz="4" w:space="0" w:color="auto"/>
              <w:bottom w:val="single" w:sz="4" w:space="0" w:color="auto"/>
              <w:right w:val="single" w:sz="4" w:space="0" w:color="auto"/>
            </w:tcBorders>
            <w:shd w:val="clear" w:color="auto" w:fill="auto"/>
            <w:vAlign w:val="center"/>
            <w:hideMark/>
          </w:tcPr>
          <w:p w:rsidR="00AB2113" w:rsidRPr="009E6545" w:rsidRDefault="00AB2113" w:rsidP="001372B9">
            <w:pPr>
              <w:ind w:left="214" w:hanging="142"/>
              <w:jc w:val="center"/>
              <w:rPr>
                <w:rFonts w:eastAsia="Times New Roman" w:cs="Calibri"/>
                <w:sz w:val="16"/>
                <w:szCs w:val="16"/>
                <w:lang w:eastAsia="fr-FR" w:bidi="ar-SA"/>
              </w:rPr>
            </w:pPr>
            <w:r>
              <w:rPr>
                <w:rFonts w:eastAsia="Times New Roman" w:cs="Calibri"/>
                <w:sz w:val="16"/>
                <w:szCs w:val="16"/>
                <w:lang w:eastAsia="fr-FR" w:bidi="ar-SA"/>
              </w:rPr>
              <w:t>LiBELLE TYPE UO</w:t>
            </w:r>
          </w:p>
        </w:tc>
        <w:tc>
          <w:tcPr>
            <w:tcW w:w="992" w:type="dxa"/>
            <w:tcBorders>
              <w:top w:val="nil"/>
              <w:left w:val="nil"/>
              <w:bottom w:val="single" w:sz="4" w:space="0" w:color="auto"/>
              <w:right w:val="single" w:sz="4" w:space="0" w:color="auto"/>
            </w:tcBorders>
            <w:shd w:val="clear" w:color="auto" w:fill="auto"/>
            <w:vAlign w:val="center"/>
          </w:tcPr>
          <w:p w:rsidR="00AB2113" w:rsidRPr="009E6545" w:rsidRDefault="000531F8" w:rsidP="001372B9">
            <w:pPr>
              <w:ind w:left="214" w:hanging="142"/>
              <w:jc w:val="center"/>
              <w:rPr>
                <w:rFonts w:eastAsia="Times New Roman" w:cs="Calibri"/>
                <w:sz w:val="16"/>
                <w:szCs w:val="16"/>
                <w:lang w:eastAsia="fr-FR" w:bidi="ar-SA"/>
              </w:rPr>
            </w:pPr>
            <w:r>
              <w:rPr>
                <w:rFonts w:eastAsia="Times New Roman" w:cs="Calibri"/>
                <w:sz w:val="16"/>
                <w:szCs w:val="16"/>
                <w:lang w:eastAsia="fr-FR" w:bidi="ar-SA"/>
              </w:rPr>
              <w:t>LBTYUO</w:t>
            </w:r>
          </w:p>
        </w:tc>
        <w:tc>
          <w:tcPr>
            <w:tcW w:w="1291" w:type="dxa"/>
            <w:tcBorders>
              <w:top w:val="nil"/>
              <w:left w:val="nil"/>
              <w:bottom w:val="single" w:sz="4" w:space="0" w:color="auto"/>
              <w:right w:val="single" w:sz="4" w:space="0" w:color="auto"/>
            </w:tcBorders>
            <w:shd w:val="clear" w:color="auto" w:fill="auto"/>
            <w:vAlign w:val="center"/>
            <w:hideMark/>
          </w:tcPr>
          <w:p w:rsidR="00AB2113" w:rsidRPr="009E6545" w:rsidRDefault="00AB2113" w:rsidP="001372B9">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(100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AB2113" w:rsidRPr="009E6545" w:rsidRDefault="00AB2113" w:rsidP="001372B9">
            <w:pPr>
              <w:ind w:left="214" w:hanging="142"/>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AB2113" w:rsidRPr="009E6545" w:rsidRDefault="00AB2113" w:rsidP="001372B9">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AB2113" w:rsidRPr="009E6545" w:rsidRDefault="00AB2113" w:rsidP="001372B9">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AB2113" w:rsidRPr="009E6545" w:rsidRDefault="00AB2113" w:rsidP="001372B9">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tcPr>
          <w:p w:rsidR="00AB2113" w:rsidRPr="009E6545" w:rsidRDefault="00AB2113" w:rsidP="001372B9">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829" w:type="dxa"/>
            <w:tcBorders>
              <w:top w:val="nil"/>
              <w:left w:val="nil"/>
              <w:bottom w:val="single" w:sz="4" w:space="0" w:color="auto"/>
              <w:right w:val="single" w:sz="4" w:space="0" w:color="auto"/>
            </w:tcBorders>
            <w:shd w:val="clear" w:color="auto" w:fill="auto"/>
            <w:vAlign w:val="center"/>
            <w:hideMark/>
          </w:tcPr>
          <w:p w:rsidR="00AB2113" w:rsidRDefault="00AB2113" w:rsidP="001372B9">
            <w:pPr>
              <w:ind w:left="214" w:hanging="142"/>
              <w:jc w:val="center"/>
              <w:rPr>
                <w:rFonts w:eastAsia="Times New Roman" w:cs="Calibri"/>
                <w:sz w:val="16"/>
                <w:szCs w:val="16"/>
                <w:lang w:eastAsia="fr-FR" w:bidi="ar-SA"/>
              </w:rPr>
            </w:pPr>
            <w:r>
              <w:rPr>
                <w:rFonts w:eastAsia="Times New Roman" w:cs="Calibri"/>
                <w:sz w:val="16"/>
                <w:szCs w:val="16"/>
                <w:lang w:eastAsia="fr-FR" w:bidi="ar-SA"/>
              </w:rPr>
              <w:t>Valeur de type UO</w:t>
            </w:r>
          </w:p>
          <w:p w:rsidR="00AB2113" w:rsidRPr="009E6545" w:rsidRDefault="00AB2113" w:rsidP="001372B9">
            <w:pPr>
              <w:ind w:left="214" w:hanging="142"/>
              <w:jc w:val="center"/>
              <w:rPr>
                <w:rFonts w:eastAsia="Times New Roman" w:cs="Calibri"/>
                <w:sz w:val="16"/>
                <w:szCs w:val="16"/>
                <w:lang w:eastAsia="fr-FR" w:bidi="ar-SA"/>
              </w:rPr>
            </w:pPr>
            <w:r>
              <w:rPr>
                <w:rFonts w:eastAsia="Times New Roman" w:cs="Calibri"/>
                <w:sz w:val="16"/>
                <w:szCs w:val="16"/>
                <w:lang w:eastAsia="fr-FR" w:bidi="ar-SA"/>
              </w:rPr>
              <w:t>(J/H, K€,, …)</w:t>
            </w:r>
          </w:p>
        </w:tc>
      </w:tr>
      <w:tr w:rsidR="00AB2113" w:rsidRPr="009E6545" w:rsidTr="001372B9">
        <w:trPr>
          <w:trHeight w:val="720"/>
        </w:trPr>
        <w:tc>
          <w:tcPr>
            <w:tcW w:w="1418" w:type="dxa"/>
            <w:tcBorders>
              <w:top w:val="nil"/>
              <w:left w:val="single" w:sz="4" w:space="0" w:color="auto"/>
              <w:bottom w:val="single" w:sz="4" w:space="0" w:color="auto"/>
              <w:right w:val="single" w:sz="4" w:space="0" w:color="auto"/>
            </w:tcBorders>
            <w:shd w:val="clear" w:color="auto" w:fill="auto"/>
            <w:vAlign w:val="center"/>
            <w:hideMark/>
          </w:tcPr>
          <w:p w:rsidR="00AB2113" w:rsidRPr="009E6545" w:rsidRDefault="00AB2113" w:rsidP="001372B9">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992" w:type="dxa"/>
            <w:tcBorders>
              <w:top w:val="nil"/>
              <w:left w:val="nil"/>
              <w:bottom w:val="single" w:sz="4" w:space="0" w:color="auto"/>
              <w:right w:val="single" w:sz="4" w:space="0" w:color="auto"/>
            </w:tcBorders>
            <w:shd w:val="clear" w:color="auto" w:fill="auto"/>
            <w:vAlign w:val="center"/>
            <w:hideMark/>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291" w:type="dxa"/>
            <w:tcBorders>
              <w:top w:val="nil"/>
              <w:left w:val="nil"/>
              <w:bottom w:val="single" w:sz="4" w:space="0" w:color="auto"/>
              <w:right w:val="single" w:sz="4" w:space="0" w:color="auto"/>
            </w:tcBorders>
            <w:shd w:val="clear" w:color="auto" w:fill="auto"/>
            <w:vAlign w:val="center"/>
            <w:hideMark/>
          </w:tcPr>
          <w:p w:rsidR="00AB2113" w:rsidRPr="00AB2113" w:rsidRDefault="00AB2113" w:rsidP="001372B9">
            <w:pPr>
              <w:jc w:val="center"/>
              <w:rPr>
                <w:rFonts w:eastAsia="Times New Roman" w:cs="Calibri"/>
                <w:sz w:val="16"/>
                <w:szCs w:val="16"/>
                <w:lang w:eastAsia="fr-FR" w:bidi="ar-SA"/>
              </w:rPr>
            </w:pPr>
            <w:r w:rsidRPr="00AB2113">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AB2113" w:rsidRPr="00AB2113" w:rsidRDefault="00AB2113" w:rsidP="001372B9">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AB2113" w:rsidRPr="00AB2113" w:rsidRDefault="00AB2113" w:rsidP="001372B9">
            <w:pPr>
              <w:jc w:val="center"/>
              <w:rPr>
                <w:rFonts w:eastAsia="Times New Roman" w:cs="Calibri"/>
                <w:sz w:val="16"/>
                <w:szCs w:val="16"/>
                <w:lang w:eastAsia="fr-FR" w:bidi="ar-SA"/>
              </w:rPr>
            </w:pPr>
            <w:r w:rsidRPr="00AB2113">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AB2113" w:rsidRPr="00AB2113" w:rsidRDefault="00AB2113" w:rsidP="001372B9">
            <w:pPr>
              <w:jc w:val="center"/>
              <w:rPr>
                <w:rFonts w:eastAsia="Times New Roman" w:cs="Calibri"/>
                <w:sz w:val="16"/>
                <w:szCs w:val="16"/>
                <w:lang w:eastAsia="fr-FR" w:bidi="ar-SA"/>
              </w:rPr>
            </w:pPr>
            <w:r w:rsidRPr="00AB2113">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AB2113" w:rsidRPr="00AB2113" w:rsidRDefault="00AB2113" w:rsidP="001372B9">
            <w:pPr>
              <w:jc w:val="center"/>
              <w:rPr>
                <w:rFonts w:eastAsia="Times New Roman" w:cs="Calibri"/>
                <w:sz w:val="16"/>
                <w:szCs w:val="16"/>
                <w:lang w:eastAsia="fr-FR" w:bidi="ar-SA"/>
              </w:rPr>
            </w:pPr>
            <w:r w:rsidRPr="00AB2113">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hideMark/>
          </w:tcPr>
          <w:p w:rsidR="00AB2113" w:rsidRPr="00AB2113" w:rsidRDefault="00AB2113" w:rsidP="001372B9">
            <w:pPr>
              <w:jc w:val="center"/>
              <w:rPr>
                <w:rFonts w:eastAsia="Times New Roman" w:cs="Calibri"/>
                <w:sz w:val="16"/>
                <w:szCs w:val="16"/>
                <w:lang w:eastAsia="fr-FR" w:bidi="ar-SA"/>
              </w:rPr>
            </w:pPr>
          </w:p>
        </w:tc>
        <w:tc>
          <w:tcPr>
            <w:tcW w:w="1829" w:type="dxa"/>
            <w:tcBorders>
              <w:top w:val="nil"/>
              <w:left w:val="nil"/>
              <w:bottom w:val="single" w:sz="4" w:space="0" w:color="auto"/>
              <w:right w:val="single" w:sz="4" w:space="0" w:color="auto"/>
            </w:tcBorders>
            <w:shd w:val="clear" w:color="auto" w:fill="auto"/>
            <w:vAlign w:val="center"/>
            <w:hideMark/>
          </w:tcPr>
          <w:p w:rsidR="00AB2113" w:rsidRPr="00AB2113" w:rsidRDefault="00AB2113" w:rsidP="001372B9">
            <w:pPr>
              <w:jc w:val="center"/>
              <w:rPr>
                <w:rFonts w:eastAsia="Times New Roman" w:cs="Calibri"/>
                <w:sz w:val="16"/>
                <w:szCs w:val="16"/>
                <w:lang w:eastAsia="fr-FR" w:bidi="ar-SA"/>
              </w:rPr>
            </w:pPr>
            <w:r w:rsidRPr="00AB2113">
              <w:rPr>
                <w:rFonts w:eastAsia="Times New Roman" w:cs="Calibri"/>
                <w:sz w:val="16"/>
                <w:szCs w:val="16"/>
                <w:lang w:eastAsia="fr-FR" w:bidi="ar-SA"/>
              </w:rPr>
              <w:t>date de création de l'enregistrement. Alimenté par le systEme A la date du jour de création.</w:t>
            </w:r>
          </w:p>
        </w:tc>
      </w:tr>
      <w:tr w:rsidR="00AB2113" w:rsidRPr="009E6545" w:rsidTr="001372B9">
        <w:trPr>
          <w:trHeight w:val="96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AB2113" w:rsidRPr="009E6545" w:rsidRDefault="00AB2113" w:rsidP="001372B9">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992" w:type="dxa"/>
            <w:tcBorders>
              <w:top w:val="nil"/>
              <w:left w:val="nil"/>
              <w:bottom w:val="single" w:sz="4" w:space="0" w:color="auto"/>
              <w:right w:val="single" w:sz="4" w:space="0" w:color="auto"/>
            </w:tcBorders>
            <w:shd w:val="clear" w:color="auto" w:fill="auto"/>
            <w:noWrap/>
            <w:vAlign w:val="center"/>
            <w:hideMark/>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291" w:type="dxa"/>
            <w:tcBorders>
              <w:top w:val="nil"/>
              <w:left w:val="nil"/>
              <w:bottom w:val="single" w:sz="4" w:space="0" w:color="auto"/>
              <w:right w:val="single" w:sz="4" w:space="0" w:color="auto"/>
            </w:tcBorders>
            <w:shd w:val="clear" w:color="auto" w:fill="auto"/>
            <w:noWrap/>
            <w:vAlign w:val="center"/>
            <w:hideMark/>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AB2113" w:rsidRPr="009E6545" w:rsidRDefault="00AB2113" w:rsidP="001372B9">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AB2113" w:rsidRPr="009E6545" w:rsidRDefault="000531F8" w:rsidP="001372B9">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nil"/>
              <w:left w:val="nil"/>
              <w:bottom w:val="single" w:sz="4" w:space="0" w:color="auto"/>
              <w:right w:val="single" w:sz="4" w:space="0" w:color="auto"/>
            </w:tcBorders>
            <w:shd w:val="clear" w:color="auto" w:fill="auto"/>
            <w:vAlign w:val="center"/>
            <w:hideMark/>
          </w:tcPr>
          <w:p w:rsidR="00AB2113" w:rsidRPr="009E6545" w:rsidRDefault="00AB2113" w:rsidP="001372B9">
            <w:pPr>
              <w:jc w:val="center"/>
              <w:rPr>
                <w:rFonts w:eastAsia="Times New Roman" w:cs="Calibri"/>
                <w:sz w:val="16"/>
                <w:szCs w:val="16"/>
                <w:lang w:eastAsia="fr-FR" w:bidi="ar-SA"/>
              </w:rPr>
            </w:pPr>
          </w:p>
        </w:tc>
        <w:tc>
          <w:tcPr>
            <w:tcW w:w="1829" w:type="dxa"/>
            <w:tcBorders>
              <w:top w:val="nil"/>
              <w:left w:val="nil"/>
              <w:bottom w:val="single" w:sz="4" w:space="0" w:color="auto"/>
              <w:right w:val="single" w:sz="4" w:space="0" w:color="auto"/>
            </w:tcBorders>
            <w:shd w:val="clear" w:color="auto" w:fill="auto"/>
            <w:vAlign w:val="center"/>
            <w:hideMark/>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AB2113" w:rsidRPr="009E6545" w:rsidTr="001372B9">
        <w:trPr>
          <w:trHeight w:val="720"/>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AB2113" w:rsidRPr="009E6545" w:rsidRDefault="00AB2113" w:rsidP="001372B9">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291" w:type="dxa"/>
            <w:tcBorders>
              <w:top w:val="single" w:sz="4" w:space="0" w:color="auto"/>
              <w:left w:val="nil"/>
              <w:bottom w:val="single" w:sz="4" w:space="0" w:color="auto"/>
              <w:right w:val="single" w:sz="4" w:space="0" w:color="auto"/>
            </w:tcBorders>
            <w:shd w:val="clear" w:color="auto" w:fill="auto"/>
            <w:vAlign w:val="center"/>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AB2113" w:rsidRPr="009E6545" w:rsidRDefault="00AB2113" w:rsidP="001372B9">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AB2113" w:rsidRPr="009E6545" w:rsidRDefault="00AB2113" w:rsidP="001372B9">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AB2113" w:rsidRPr="009E6545" w:rsidRDefault="000531F8" w:rsidP="001372B9">
            <w:pPr>
              <w:jc w:val="center"/>
              <w:rPr>
                <w:rFonts w:eastAsia="Times New Roman" w:cs="Calibri"/>
                <w:sz w:val="16"/>
                <w:szCs w:val="16"/>
                <w:lang w:eastAsia="fr-FR" w:bidi="ar-SA"/>
              </w:rPr>
            </w:pPr>
            <w:r w:rsidRPr="009E6545">
              <w:rPr>
                <w:rFonts w:eastAsia="Times New Roman" w:cs="Calibri"/>
                <w:sz w:val="16"/>
                <w:szCs w:val="16"/>
                <w:lang w:eastAsia="fr-FR" w:bidi="ar-SA"/>
              </w:rPr>
              <w:t>C</w:t>
            </w:r>
            <w:r w:rsidR="00AB2113" w:rsidRPr="009E654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auto"/>
            <w:vAlign w:val="center"/>
          </w:tcPr>
          <w:p w:rsidR="00AB2113" w:rsidRPr="009E6545" w:rsidRDefault="001372B9" w:rsidP="001372B9">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829" w:type="dxa"/>
            <w:tcBorders>
              <w:top w:val="single" w:sz="4" w:space="0" w:color="auto"/>
              <w:left w:val="nil"/>
              <w:bottom w:val="single" w:sz="4" w:space="0" w:color="auto"/>
              <w:right w:val="single" w:sz="4" w:space="0" w:color="auto"/>
            </w:tcBorders>
            <w:shd w:val="clear" w:color="auto" w:fill="auto"/>
            <w:vAlign w:val="center"/>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alimentée par défaut au 01/01/2076</w:t>
            </w:r>
            <w:r w:rsidR="000531F8">
              <w:rPr>
                <w:rFonts w:eastAsia="Times New Roman" w:cs="Calibri"/>
                <w:sz w:val="16"/>
                <w:szCs w:val="16"/>
                <w:lang w:eastAsia="fr-FR" w:bidi="ar-SA"/>
              </w:rPr>
              <w:t xml:space="preserve"> et modifiable</w:t>
            </w:r>
          </w:p>
        </w:tc>
      </w:tr>
      <w:tr w:rsidR="00AB2113" w:rsidRPr="009E6545" w:rsidTr="001372B9">
        <w:trPr>
          <w:trHeight w:val="720"/>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AB2113" w:rsidRPr="009E6545" w:rsidRDefault="00AB2113" w:rsidP="001372B9">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992" w:type="dxa"/>
            <w:tcBorders>
              <w:top w:val="single" w:sz="4" w:space="0" w:color="auto"/>
              <w:left w:val="nil"/>
              <w:bottom w:val="single" w:sz="4" w:space="0" w:color="auto"/>
              <w:right w:val="single" w:sz="4" w:space="0" w:color="auto"/>
            </w:tcBorders>
            <w:shd w:val="clear" w:color="auto" w:fill="auto"/>
            <w:noWrap/>
            <w:vAlign w:val="center"/>
          </w:tcPr>
          <w:p w:rsidR="00AB2113" w:rsidRPr="00045326" w:rsidRDefault="00AB2113" w:rsidP="001372B9">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291" w:type="dxa"/>
            <w:tcBorders>
              <w:top w:val="single" w:sz="4" w:space="0" w:color="auto"/>
              <w:left w:val="nil"/>
              <w:bottom w:val="single" w:sz="4" w:space="0" w:color="auto"/>
              <w:right w:val="single" w:sz="4" w:space="0" w:color="auto"/>
            </w:tcBorders>
            <w:shd w:val="clear" w:color="auto" w:fill="auto"/>
            <w:vAlign w:val="center"/>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AB2113" w:rsidRPr="009E6545" w:rsidRDefault="00AB2113" w:rsidP="001372B9">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AB2113" w:rsidRPr="009E6545" w:rsidRDefault="000531F8" w:rsidP="001372B9">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AB2113" w:rsidRPr="009E6545" w:rsidRDefault="00AB2113" w:rsidP="001372B9">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AB2113" w:rsidRPr="00045326" w:rsidRDefault="00AB2113" w:rsidP="001372B9">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967" w:type="dxa"/>
            <w:tcBorders>
              <w:top w:val="single" w:sz="4" w:space="0" w:color="auto"/>
              <w:left w:val="nil"/>
              <w:bottom w:val="single" w:sz="4" w:space="0" w:color="auto"/>
              <w:right w:val="single" w:sz="4" w:space="0" w:color="auto"/>
            </w:tcBorders>
            <w:shd w:val="clear" w:color="auto" w:fill="auto"/>
            <w:vAlign w:val="center"/>
          </w:tcPr>
          <w:p w:rsidR="00AB2113" w:rsidRPr="009E6545" w:rsidRDefault="00AB2113" w:rsidP="001372B9">
            <w:pPr>
              <w:jc w:val="center"/>
              <w:rPr>
                <w:rFonts w:eastAsia="Times New Roman" w:cs="Calibri"/>
                <w:sz w:val="16"/>
                <w:szCs w:val="16"/>
                <w:lang w:eastAsia="fr-FR" w:bidi="ar-SA"/>
              </w:rPr>
            </w:pPr>
          </w:p>
        </w:tc>
        <w:tc>
          <w:tcPr>
            <w:tcW w:w="1829" w:type="dxa"/>
            <w:tcBorders>
              <w:top w:val="single" w:sz="4" w:space="0" w:color="auto"/>
              <w:left w:val="nil"/>
              <w:bottom w:val="single" w:sz="4" w:space="0" w:color="auto"/>
              <w:right w:val="single" w:sz="4" w:space="0" w:color="auto"/>
            </w:tcBorders>
            <w:shd w:val="clear" w:color="auto" w:fill="auto"/>
            <w:vAlign w:val="center"/>
          </w:tcPr>
          <w:p w:rsidR="00AB2113" w:rsidRPr="009E6545" w:rsidRDefault="00AB2113" w:rsidP="001372B9">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AB2113" w:rsidRPr="00AB2113" w:rsidRDefault="00AB2113" w:rsidP="00AB2113">
      <w:pPr>
        <w:rPr>
          <w:lang w:eastAsia="fr-FR" w:bidi="ar-SA"/>
        </w:rPr>
      </w:pPr>
    </w:p>
    <w:p w:rsidR="000531F8" w:rsidRDefault="000531F8" w:rsidP="000531F8">
      <w:pPr>
        <w:pStyle w:val="Titre4"/>
      </w:pPr>
      <w:r w:rsidRPr="004E2387">
        <w:rPr>
          <w:rFonts w:asciiTheme="minorHAnsi" w:hAnsiTheme="minorHAnsi" w:cstheme="minorHAnsi"/>
          <w:lang w:eastAsia="fr-FR" w:bidi="ar-SA"/>
        </w:rPr>
        <w:t xml:space="preserve">Création : renseignement des données de </w:t>
      </w:r>
      <w:r>
        <w:rPr>
          <w:rFonts w:asciiTheme="minorHAnsi" w:hAnsiTheme="minorHAnsi" w:cstheme="minorHAnsi"/>
          <w:lang w:eastAsia="fr-FR" w:bidi="ar-SA"/>
        </w:rPr>
        <w:t>ta_g3p_type_uo</w:t>
      </w:r>
    </w:p>
    <w:p w:rsidR="000531F8" w:rsidRDefault="000531F8" w:rsidP="000531F8">
      <w:pPr>
        <w:autoSpaceDE w:val="0"/>
        <w:autoSpaceDN w:val="0"/>
        <w:adjustRightInd w:val="0"/>
        <w:rPr>
          <w:rFonts w:asciiTheme="minorHAnsi" w:hAnsiTheme="minorHAnsi" w:cstheme="minorHAnsi"/>
          <w:szCs w:val="24"/>
          <w:lang w:eastAsia="fr-FR" w:bidi="ar-SA"/>
        </w:rPr>
      </w:pPr>
    </w:p>
    <w:p w:rsidR="000531F8" w:rsidRPr="007E57B2" w:rsidRDefault="000531F8" w:rsidP="000531F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9E3B93" w:rsidRDefault="009E3B93" w:rsidP="000531F8">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TYPE UO (C0TYUO)</w:t>
      </w:r>
    </w:p>
    <w:p w:rsidR="000531F8" w:rsidRDefault="000531F8" w:rsidP="000531F8">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UO</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LBTYUO</w:t>
      </w:r>
      <w:r w:rsidRPr="00AB593C">
        <w:rPr>
          <w:rFonts w:asciiTheme="minorHAnsi" w:hAnsiTheme="minorHAnsi" w:cstheme="minorHAnsi"/>
          <w:szCs w:val="24"/>
          <w:lang w:eastAsia="fr-FR" w:bidi="ar-SA"/>
        </w:rPr>
        <w:t>)</w:t>
      </w:r>
    </w:p>
    <w:p w:rsidR="000531F8" w:rsidRPr="00B819AD" w:rsidRDefault="000531F8" w:rsidP="000531F8">
      <w:pPr>
        <w:autoSpaceDE w:val="0"/>
        <w:autoSpaceDN w:val="0"/>
        <w:adjustRightInd w:val="0"/>
        <w:rPr>
          <w:rFonts w:asciiTheme="minorHAnsi" w:hAnsiTheme="minorHAnsi" w:cstheme="minorHAnsi"/>
          <w:szCs w:val="24"/>
          <w:lang w:eastAsia="fr-FR" w:bidi="ar-SA"/>
        </w:rPr>
      </w:pPr>
    </w:p>
    <w:p w:rsidR="000531F8" w:rsidRDefault="000531F8" w:rsidP="000531F8">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0531F8" w:rsidRDefault="000531F8" w:rsidP="000531F8">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0531F8" w:rsidRPr="00C362CD" w:rsidRDefault="000531F8" w:rsidP="000531F8">
      <w:pPr>
        <w:pStyle w:val="Titre4"/>
        <w:rPr>
          <w:lang w:eastAsia="fr-FR" w:bidi="ar-SA"/>
        </w:rPr>
      </w:pPr>
      <w:r w:rsidRPr="004C6180">
        <w:rPr>
          <w:rFonts w:asciiTheme="minorHAnsi" w:hAnsiTheme="minorHAnsi" w:cstheme="minorHAnsi"/>
        </w:rPr>
        <w:t xml:space="preserve">Création : contrôle des données de </w:t>
      </w:r>
      <w:r>
        <w:rPr>
          <w:rFonts w:asciiTheme="minorHAnsi" w:hAnsiTheme="minorHAnsi" w:cstheme="minorHAnsi"/>
          <w:lang w:eastAsia="fr-FR" w:bidi="ar-SA"/>
        </w:rPr>
        <w:t>ta_g3p_type_uo</w:t>
      </w:r>
    </w:p>
    <w:p w:rsidR="000531F8" w:rsidRDefault="000531F8" w:rsidP="000531F8">
      <w:pPr>
        <w:autoSpaceDE w:val="0"/>
        <w:autoSpaceDN w:val="0"/>
        <w:adjustRightInd w:val="0"/>
        <w:rPr>
          <w:rFonts w:asciiTheme="minorHAnsi" w:hAnsiTheme="minorHAnsi" w:cstheme="minorHAnsi"/>
          <w:szCs w:val="24"/>
          <w:lang w:eastAsia="fr-FR" w:bidi="ar-SA"/>
        </w:rPr>
      </w:pPr>
    </w:p>
    <w:p w:rsidR="000531F8" w:rsidRPr="00150123" w:rsidRDefault="000531F8" w:rsidP="000531F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0531F8" w:rsidRDefault="000531F8" w:rsidP="000531F8">
      <w:pPr>
        <w:numPr>
          <w:ilvl w:val="0"/>
          <w:numId w:val="675"/>
        </w:numPr>
        <w:autoSpaceDE w:val="0"/>
        <w:autoSpaceDN w:val="0"/>
        <w:adjustRightInd w:val="0"/>
        <w:rPr>
          <w:rFonts w:asciiTheme="minorHAnsi" w:hAnsiTheme="minorHAnsi" w:cstheme="minorHAnsi"/>
          <w:szCs w:val="24"/>
          <w:lang w:eastAsia="fr-FR" w:bidi="ar-SA"/>
        </w:rPr>
      </w:pPr>
      <w:r w:rsidRPr="005B090C">
        <w:rPr>
          <w:rFonts w:asciiTheme="minorHAnsi" w:hAnsiTheme="minorHAnsi" w:cstheme="minorHAnsi"/>
          <w:szCs w:val="24"/>
          <w:lang w:eastAsia="fr-FR" w:bidi="ar-SA"/>
        </w:rPr>
        <w:t>CODE PRESTATION (C0PRE)</w:t>
      </w:r>
    </w:p>
    <w:p w:rsidR="000531F8" w:rsidRDefault="000531F8" w:rsidP="000531F8">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UO</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LBTYUO</w:t>
      </w:r>
      <w:r w:rsidRPr="00AB593C">
        <w:rPr>
          <w:rFonts w:asciiTheme="minorHAnsi" w:hAnsiTheme="minorHAnsi" w:cstheme="minorHAnsi"/>
          <w:szCs w:val="24"/>
          <w:lang w:eastAsia="fr-FR" w:bidi="ar-SA"/>
        </w:rPr>
        <w:t>)</w:t>
      </w:r>
    </w:p>
    <w:p w:rsidR="000531F8" w:rsidRPr="00150123" w:rsidRDefault="000531F8" w:rsidP="000531F8">
      <w:pPr>
        <w:autoSpaceDE w:val="0"/>
        <w:autoSpaceDN w:val="0"/>
        <w:adjustRightInd w:val="0"/>
        <w:rPr>
          <w:rFonts w:asciiTheme="minorHAnsi" w:hAnsiTheme="minorHAnsi" w:cstheme="minorHAnsi"/>
          <w:szCs w:val="24"/>
          <w:lang w:eastAsia="fr-FR" w:bidi="ar-SA"/>
        </w:rPr>
      </w:pPr>
    </w:p>
    <w:p w:rsidR="000531F8" w:rsidRPr="00150123" w:rsidRDefault="000531F8" w:rsidP="000531F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0531F8" w:rsidRDefault="000531F8" w:rsidP="000531F8">
      <w:pPr>
        <w:numPr>
          <w:ilvl w:val="0"/>
          <w:numId w:val="675"/>
        </w:numPr>
        <w:autoSpaceDE w:val="0"/>
        <w:autoSpaceDN w:val="0"/>
        <w:adjustRightInd w:val="0"/>
        <w:rPr>
          <w:rFonts w:asciiTheme="minorHAnsi" w:hAnsiTheme="minorHAnsi" w:cstheme="minorHAnsi"/>
          <w:szCs w:val="24"/>
          <w:lang w:eastAsia="fr-FR" w:bidi="ar-SA"/>
        </w:rPr>
      </w:pPr>
      <w:r w:rsidRPr="005B090C">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TYPE UO</w:t>
      </w:r>
      <w:r w:rsidRPr="005B090C">
        <w:rPr>
          <w:rFonts w:asciiTheme="minorHAnsi" w:hAnsiTheme="minorHAnsi" w:cstheme="minorHAnsi"/>
          <w:szCs w:val="24"/>
          <w:lang w:eastAsia="fr-FR" w:bidi="ar-SA"/>
        </w:rPr>
        <w:t xml:space="preserve"> (C0</w:t>
      </w:r>
      <w:r>
        <w:rPr>
          <w:rFonts w:asciiTheme="minorHAnsi" w:hAnsiTheme="minorHAnsi" w:cstheme="minorHAnsi"/>
          <w:szCs w:val="24"/>
          <w:lang w:eastAsia="fr-FR" w:bidi="ar-SA"/>
        </w:rPr>
        <w:t>TYUO</w:t>
      </w:r>
      <w:r w:rsidRPr="005B090C">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0531F8" w:rsidRDefault="000531F8" w:rsidP="000531F8">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UO</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LBTYUO</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 100 caractères</w:t>
      </w:r>
    </w:p>
    <w:p w:rsidR="000531F8" w:rsidRPr="00150123" w:rsidRDefault="000531F8" w:rsidP="000531F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0531F8" w:rsidRDefault="000531F8" w:rsidP="000531F8">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TYPE UO</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C0TYUO</w:t>
      </w:r>
      <w:r w:rsidRPr="00AB593C">
        <w:rPr>
          <w:rFonts w:asciiTheme="minorHAnsi" w:hAnsiTheme="minorHAnsi" w:cstheme="minorHAnsi"/>
          <w:szCs w:val="24"/>
          <w:lang w:eastAsia="fr-FR" w:bidi="ar-SA"/>
        </w:rPr>
        <w:t>)</w:t>
      </w:r>
    </w:p>
    <w:p w:rsidR="004F4845" w:rsidRDefault="004F4845" w:rsidP="004F4845">
      <w:pPr>
        <w:autoSpaceDE w:val="0"/>
        <w:autoSpaceDN w:val="0"/>
        <w:adjustRightInd w:val="0"/>
        <w:rPr>
          <w:rFonts w:asciiTheme="minorHAnsi" w:hAnsiTheme="minorHAnsi" w:cstheme="minorHAnsi"/>
          <w:szCs w:val="24"/>
          <w:lang w:eastAsia="fr-FR" w:bidi="ar-SA"/>
        </w:rPr>
      </w:pPr>
    </w:p>
    <w:p w:rsidR="004F4845" w:rsidRPr="00150123" w:rsidRDefault="004F4845" w:rsidP="004F4845">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4F4845" w:rsidRPr="00DA6661" w:rsidRDefault="004F4845" w:rsidP="004F4845">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0531F8" w:rsidRPr="00150123" w:rsidRDefault="000531F8" w:rsidP="000531F8">
      <w:pPr>
        <w:autoSpaceDE w:val="0"/>
        <w:autoSpaceDN w:val="0"/>
        <w:adjustRightInd w:val="0"/>
        <w:rPr>
          <w:rFonts w:asciiTheme="minorHAnsi" w:hAnsiTheme="minorHAnsi" w:cstheme="minorHAnsi"/>
          <w:szCs w:val="24"/>
          <w:lang w:eastAsia="fr-FR" w:bidi="ar-SA"/>
        </w:rPr>
      </w:pPr>
    </w:p>
    <w:p w:rsidR="000531F8" w:rsidRPr="009E5826" w:rsidRDefault="000531F8" w:rsidP="000531F8">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0531F8" w:rsidRDefault="000531F8" w:rsidP="000531F8">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9F2EA2" w:rsidRPr="00980652" w:rsidRDefault="009F2EA2" w:rsidP="009F2EA2">
      <w:pPr>
        <w:pStyle w:val="Titre4"/>
        <w:rPr>
          <w:rFonts w:asciiTheme="minorHAnsi" w:hAnsiTheme="minorHAnsi" w:cstheme="minorHAnsi"/>
        </w:rPr>
      </w:pPr>
      <w:r w:rsidRPr="00980652">
        <w:rPr>
          <w:rFonts w:asciiTheme="minorHAnsi" w:hAnsiTheme="minorHAnsi" w:cstheme="minorHAnsi"/>
        </w:rPr>
        <w:t xml:space="preserve">Modification : renseignement des données de </w:t>
      </w:r>
      <w:r>
        <w:rPr>
          <w:rFonts w:asciiTheme="minorHAnsi" w:hAnsiTheme="minorHAnsi" w:cstheme="minorHAnsi"/>
          <w:lang w:eastAsia="fr-FR" w:bidi="ar-SA"/>
        </w:rPr>
        <w:t>ta_g3p_type_uo</w:t>
      </w:r>
    </w:p>
    <w:p w:rsidR="009F2EA2" w:rsidRDefault="009F2EA2" w:rsidP="009F2EA2">
      <w:pPr>
        <w:autoSpaceDE w:val="0"/>
        <w:autoSpaceDN w:val="0"/>
        <w:adjustRightInd w:val="0"/>
        <w:ind w:left="360"/>
        <w:rPr>
          <w:rFonts w:asciiTheme="minorHAnsi" w:hAnsiTheme="minorHAnsi" w:cstheme="minorHAnsi"/>
          <w:szCs w:val="24"/>
        </w:rPr>
      </w:pPr>
    </w:p>
    <w:p w:rsidR="009F2EA2" w:rsidRPr="009E5826" w:rsidRDefault="009F2EA2" w:rsidP="009F2EA2">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9F2EA2" w:rsidRDefault="009F2EA2" w:rsidP="009F2EA2">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UO</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LBTYUO</w:t>
      </w:r>
      <w:r w:rsidRPr="00AB593C">
        <w:rPr>
          <w:rFonts w:asciiTheme="minorHAnsi" w:hAnsiTheme="minorHAnsi" w:cstheme="minorHAnsi"/>
          <w:szCs w:val="24"/>
          <w:lang w:eastAsia="fr-FR" w:bidi="ar-SA"/>
        </w:rPr>
        <w:t>)</w:t>
      </w:r>
    </w:p>
    <w:p w:rsidR="009F2EA2" w:rsidRPr="000E2103" w:rsidRDefault="009F2EA2" w:rsidP="009F2EA2">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p>
    <w:p w:rsidR="009F2EA2" w:rsidRPr="007E57B2" w:rsidRDefault="009F2EA2" w:rsidP="009F2EA2">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9F2EA2" w:rsidRDefault="009F2EA2" w:rsidP="009F2EA2">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0531F8" w:rsidRDefault="000531F8" w:rsidP="000531F8">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Pr>
          <w:rFonts w:asciiTheme="minorHAnsi" w:hAnsiTheme="minorHAnsi" w:cstheme="minorHAnsi"/>
          <w:lang w:eastAsia="fr-FR" w:bidi="ar-SA"/>
        </w:rPr>
        <w:t>ta_g3p_type_uo</w:t>
      </w:r>
    </w:p>
    <w:p w:rsidR="000531F8" w:rsidRDefault="000531F8" w:rsidP="000531F8"/>
    <w:p w:rsidR="000531F8" w:rsidRPr="00150123" w:rsidRDefault="000531F8" w:rsidP="000531F8">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0531F8" w:rsidRDefault="000531F8" w:rsidP="000531F8">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UO</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LBTYUO</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xml:space="preserve">  : 100 caractères</w:t>
      </w:r>
    </w:p>
    <w:p w:rsidR="000531F8" w:rsidRDefault="000531F8" w:rsidP="000531F8">
      <w:pPr>
        <w:autoSpaceDE w:val="0"/>
        <w:autoSpaceDN w:val="0"/>
        <w:adjustRightInd w:val="0"/>
        <w:rPr>
          <w:rFonts w:asciiTheme="minorHAnsi" w:hAnsiTheme="minorHAnsi" w:cstheme="minorHAnsi"/>
          <w:szCs w:val="24"/>
          <w:lang w:eastAsia="fr-FR" w:bidi="ar-SA"/>
        </w:rPr>
      </w:pPr>
    </w:p>
    <w:p w:rsidR="004F4845" w:rsidRPr="00150123" w:rsidRDefault="004F4845" w:rsidP="004F4845">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4F4845" w:rsidRPr="00DA6661" w:rsidRDefault="004F4845" w:rsidP="004F4845">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4F4845" w:rsidRPr="00150123" w:rsidRDefault="004F4845" w:rsidP="000531F8">
      <w:pPr>
        <w:autoSpaceDE w:val="0"/>
        <w:autoSpaceDN w:val="0"/>
        <w:adjustRightInd w:val="0"/>
        <w:rPr>
          <w:rFonts w:asciiTheme="minorHAnsi" w:hAnsiTheme="minorHAnsi" w:cstheme="minorHAnsi"/>
          <w:szCs w:val="24"/>
          <w:lang w:eastAsia="fr-FR" w:bidi="ar-SA"/>
        </w:rPr>
      </w:pPr>
    </w:p>
    <w:p w:rsidR="000531F8" w:rsidRPr="009E5826" w:rsidRDefault="000531F8" w:rsidP="000531F8">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0531F8" w:rsidRPr="000E2103" w:rsidRDefault="000531F8" w:rsidP="000531F8">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252F21" w:rsidRDefault="00252F21">
      <w:pPr>
        <w:rPr>
          <w:rFonts w:asciiTheme="minorHAnsi" w:hAnsiTheme="minorHAnsi" w:cstheme="minorHAnsi"/>
          <w:szCs w:val="24"/>
          <w:lang w:eastAsia="fr-FR" w:bidi="ar-SA"/>
        </w:rPr>
      </w:pPr>
      <w:r>
        <w:rPr>
          <w:rFonts w:asciiTheme="minorHAnsi" w:hAnsiTheme="minorHAnsi" w:cstheme="minorHAnsi"/>
          <w:szCs w:val="24"/>
          <w:lang w:eastAsia="fr-FR" w:bidi="ar-SA"/>
        </w:rPr>
        <w:br w:type="page"/>
      </w:r>
    </w:p>
    <w:p w:rsidR="000531F8" w:rsidRDefault="00252F21" w:rsidP="00252F21">
      <w:pPr>
        <w:pStyle w:val="Titre3"/>
        <w:rPr>
          <w:lang w:eastAsia="fr-FR" w:bidi="ar-SA"/>
        </w:rPr>
      </w:pPr>
      <w:bookmarkStart w:id="1447" w:name="_Toc515444516"/>
      <w:r>
        <w:rPr>
          <w:lang w:eastAsia="fr-FR" w:bidi="ar-SA"/>
        </w:rPr>
        <w:t>Ta_g3p_etablissement_facturant</w:t>
      </w:r>
      <w:bookmarkEnd w:id="1447"/>
    </w:p>
    <w:p w:rsidR="0096218E" w:rsidRPr="0052237D" w:rsidRDefault="0096218E" w:rsidP="0096218E">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la liste des établissements facturant (DEI, CDC, Externe, …)</w:t>
      </w:r>
    </w:p>
    <w:p w:rsidR="0096218E" w:rsidRDefault="0096218E" w:rsidP="0096218E">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ta_g3p_etablissement_facturant</w:t>
      </w:r>
    </w:p>
    <w:p w:rsidR="0096218E" w:rsidRPr="0096218E" w:rsidRDefault="0096218E" w:rsidP="0096218E">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889"/>
        <w:gridCol w:w="1907"/>
      </w:tblGrid>
      <w:tr w:rsidR="0096218E" w:rsidRPr="009E6545" w:rsidTr="002E309D">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6218E" w:rsidRPr="009E6545" w:rsidRDefault="0096218E" w:rsidP="002E309D">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6218E" w:rsidRPr="009E6545" w:rsidRDefault="0096218E" w:rsidP="002E309D">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6218E" w:rsidRPr="009E6545" w:rsidRDefault="0096218E" w:rsidP="002E309D">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6218E" w:rsidRPr="009E6545" w:rsidRDefault="0096218E" w:rsidP="002E309D">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6218E" w:rsidRPr="009E6545" w:rsidRDefault="0096218E" w:rsidP="002E309D">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6218E" w:rsidRPr="009E6545" w:rsidRDefault="0096218E" w:rsidP="002E309D">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6218E" w:rsidRPr="009E6545" w:rsidRDefault="0096218E" w:rsidP="002E309D">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6218E" w:rsidRPr="009E6545" w:rsidRDefault="0096218E" w:rsidP="002E309D">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6218E" w:rsidRPr="009E6545" w:rsidRDefault="0096218E" w:rsidP="002E309D">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96218E" w:rsidRPr="009E6545" w:rsidTr="002E309D">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ETABLISSEMENT FACTURANT</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C0EFAC</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96218E" w:rsidRPr="009E6545" w:rsidRDefault="009E3B93" w:rsidP="009F2EA2">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Identifiant de l’établissement facturant</w:t>
            </w:r>
          </w:p>
        </w:tc>
      </w:tr>
      <w:tr w:rsidR="0096218E" w:rsidRPr="009E6545" w:rsidTr="0096218E">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LiBELLE ETABLISSEMENT FACTURANT</w:t>
            </w:r>
          </w:p>
        </w:tc>
        <w:tc>
          <w:tcPr>
            <w:tcW w:w="754" w:type="dxa"/>
            <w:tcBorders>
              <w:top w:val="nil"/>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LBEFAC</w:t>
            </w:r>
          </w:p>
        </w:tc>
        <w:tc>
          <w:tcPr>
            <w:tcW w:w="1387" w:type="dxa"/>
            <w:tcBorders>
              <w:top w:val="nil"/>
              <w:left w:val="nil"/>
              <w:bottom w:val="single" w:sz="4" w:space="0" w:color="auto"/>
              <w:right w:val="single" w:sz="4" w:space="0" w:color="auto"/>
            </w:tcBorders>
            <w:shd w:val="clear" w:color="auto" w:fill="auto"/>
            <w:vAlign w:val="center"/>
            <w:hideMark/>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alphanumérique (100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auto"/>
            <w:vAlign w:val="center"/>
            <w:hideMark/>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auto"/>
            <w:vAlign w:val="center"/>
            <w:hideMark/>
          </w:tcPr>
          <w:p w:rsidR="0096218E"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Libellé de l’établissement facturant</w:t>
            </w:r>
          </w:p>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(DEI, CDC, Externe…)</w:t>
            </w:r>
          </w:p>
        </w:tc>
      </w:tr>
      <w:tr w:rsidR="0096218E" w:rsidRPr="009E6545" w:rsidTr="0096218E">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96218E" w:rsidRPr="009E6545" w:rsidRDefault="0096218E" w:rsidP="009F2EA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96218E" w:rsidRPr="00F37917" w:rsidRDefault="0096218E" w:rsidP="009F2EA2">
            <w:pPr>
              <w:jc w:val="center"/>
              <w:rPr>
                <w:rFonts w:eastAsia="Times New Roman" w:cs="Calibri"/>
                <w:sz w:val="18"/>
                <w:szCs w:val="18"/>
                <w:lang w:eastAsia="fr-FR" w:bidi="ar-SA"/>
              </w:rPr>
            </w:pPr>
            <w:r w:rsidRPr="00F37917">
              <w:rPr>
                <w:rFonts w:eastAsia="Times New Roman" w:cs="Calibri"/>
                <w:sz w:val="18"/>
                <w:szCs w:val="18"/>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96218E" w:rsidRPr="00F37917" w:rsidRDefault="0096218E" w:rsidP="009F2EA2">
            <w:pPr>
              <w:jc w:val="center"/>
              <w:rPr>
                <w:rFonts w:eastAsia="Times New Roman" w:cs="Calibri"/>
                <w:sz w:val="18"/>
                <w:szCs w:val="18"/>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6218E" w:rsidRPr="00F37917" w:rsidRDefault="0096218E" w:rsidP="009F2EA2">
            <w:pPr>
              <w:jc w:val="center"/>
              <w:rPr>
                <w:rFonts w:eastAsia="Times New Roman" w:cs="Calibri"/>
                <w:sz w:val="18"/>
                <w:szCs w:val="18"/>
                <w:lang w:eastAsia="fr-FR" w:bidi="ar-SA"/>
              </w:rPr>
            </w:pPr>
            <w:r>
              <w:rPr>
                <w:rFonts w:eastAsia="Times New Roman" w:cs="Calibri"/>
                <w:sz w:val="18"/>
                <w:szCs w:val="18"/>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96218E" w:rsidRPr="00F37917" w:rsidRDefault="0096218E" w:rsidP="009F2EA2">
            <w:pPr>
              <w:jc w:val="center"/>
              <w:rPr>
                <w:rFonts w:eastAsia="Times New Roman" w:cs="Calibri"/>
                <w:sz w:val="18"/>
                <w:szCs w:val="18"/>
                <w:lang w:eastAsia="fr-FR" w:bidi="ar-SA"/>
              </w:rPr>
            </w:pPr>
            <w:r w:rsidRPr="00F37917">
              <w:rPr>
                <w:rFonts w:eastAsia="Times New Roman" w:cs="Calibri"/>
                <w:sz w:val="18"/>
                <w:szCs w:val="18"/>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96218E" w:rsidRPr="00F37917" w:rsidRDefault="0096218E" w:rsidP="009F2EA2">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96218E" w:rsidRPr="00F37917" w:rsidRDefault="0096218E" w:rsidP="009F2EA2">
            <w:pPr>
              <w:jc w:val="center"/>
              <w:rPr>
                <w:rFonts w:eastAsia="Times New Roman" w:cs="Calibri"/>
                <w:sz w:val="18"/>
                <w:szCs w:val="18"/>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96218E" w:rsidRPr="007155E4" w:rsidRDefault="0096218E" w:rsidP="009F2EA2">
            <w:pPr>
              <w:jc w:val="center"/>
              <w:rPr>
                <w:rFonts w:eastAsia="Times New Roman" w:cs="Calibri"/>
                <w:sz w:val="16"/>
                <w:szCs w:val="16"/>
                <w:lang w:eastAsia="fr-FR" w:bidi="ar-SA"/>
              </w:rPr>
            </w:pPr>
            <w:r w:rsidRPr="007155E4">
              <w:rPr>
                <w:rFonts w:eastAsia="Times New Roman" w:cs="Calibri"/>
                <w:sz w:val="16"/>
                <w:szCs w:val="16"/>
                <w:lang w:eastAsia="fr-FR" w:bidi="ar-SA"/>
              </w:rPr>
              <w:t>date de création de l'enregistrement. Alimenté par le systEme A la date du jour de création.</w:t>
            </w:r>
          </w:p>
        </w:tc>
      </w:tr>
      <w:tr w:rsidR="0096218E" w:rsidRPr="009E6545" w:rsidTr="0096218E">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96218E" w:rsidRPr="009E6545" w:rsidRDefault="0096218E" w:rsidP="009F2EA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96218E" w:rsidRPr="009E6545" w:rsidRDefault="0096218E" w:rsidP="009F2EA2">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96218E" w:rsidRPr="009E6545" w:rsidTr="0096218E">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96218E" w:rsidRPr="009E6545" w:rsidRDefault="0096218E" w:rsidP="009F2EA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Calculé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alimentée par défaut au 01/01/2076</w:t>
            </w:r>
            <w:r>
              <w:rPr>
                <w:rFonts w:eastAsia="Times New Roman" w:cs="Calibri"/>
                <w:sz w:val="16"/>
                <w:szCs w:val="16"/>
                <w:lang w:eastAsia="fr-FR" w:bidi="ar-SA"/>
              </w:rPr>
              <w:t xml:space="preserve"> et modifiable</w:t>
            </w:r>
          </w:p>
        </w:tc>
      </w:tr>
      <w:tr w:rsidR="0096218E" w:rsidRPr="009E6545" w:rsidTr="0096218E">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96218E" w:rsidRPr="009E6545" w:rsidRDefault="0096218E" w:rsidP="009F2EA2">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96218E" w:rsidRPr="00045326" w:rsidRDefault="0096218E" w:rsidP="009F2EA2">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96218E" w:rsidRPr="00045326" w:rsidRDefault="0096218E" w:rsidP="009F2EA2">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96218E" w:rsidRPr="009E6545" w:rsidRDefault="0096218E" w:rsidP="009F2EA2">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96218E" w:rsidRDefault="0096218E" w:rsidP="00252F21">
      <w:pPr>
        <w:rPr>
          <w:lang w:eastAsia="fr-FR" w:bidi="ar-SA"/>
        </w:rPr>
      </w:pPr>
    </w:p>
    <w:p w:rsidR="0096218E" w:rsidRDefault="0096218E" w:rsidP="0096218E">
      <w:pPr>
        <w:pStyle w:val="Titre4"/>
      </w:pPr>
      <w:r w:rsidRPr="004E2387">
        <w:rPr>
          <w:rFonts w:asciiTheme="minorHAnsi" w:hAnsiTheme="minorHAnsi" w:cstheme="minorHAnsi"/>
          <w:lang w:eastAsia="fr-FR" w:bidi="ar-SA"/>
        </w:rPr>
        <w:t xml:space="preserve">Création : renseignement des données de </w:t>
      </w:r>
      <w:r>
        <w:rPr>
          <w:rFonts w:asciiTheme="minorHAnsi" w:hAnsiTheme="minorHAnsi" w:cstheme="minorHAnsi"/>
          <w:lang w:eastAsia="fr-FR" w:bidi="ar-SA"/>
        </w:rPr>
        <w:t>ta_g3p_etablissement_facturant</w:t>
      </w:r>
    </w:p>
    <w:p w:rsidR="0096218E" w:rsidRDefault="0096218E" w:rsidP="0096218E">
      <w:pPr>
        <w:autoSpaceDE w:val="0"/>
        <w:autoSpaceDN w:val="0"/>
        <w:adjustRightInd w:val="0"/>
        <w:rPr>
          <w:rFonts w:asciiTheme="minorHAnsi" w:hAnsiTheme="minorHAnsi" w:cstheme="minorHAnsi"/>
          <w:szCs w:val="24"/>
          <w:lang w:eastAsia="fr-FR" w:bidi="ar-SA"/>
        </w:rPr>
      </w:pPr>
    </w:p>
    <w:p w:rsidR="0096218E" w:rsidRPr="007E57B2" w:rsidRDefault="0096218E" w:rsidP="0096218E">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9E3B93" w:rsidRDefault="009E3B93" w:rsidP="009E3B9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CODE ETABLISSEMENT</w:t>
      </w:r>
      <w:r w:rsidRPr="005B090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FACTURANT (C0EFAC)</w:t>
      </w:r>
    </w:p>
    <w:p w:rsidR="0096218E" w:rsidRDefault="0096218E" w:rsidP="0096218E">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ETABLISSEMENT</w:t>
      </w:r>
      <w:r w:rsidRPr="005B090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FACTURANT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LBEFAC</w:t>
      </w:r>
      <w:r w:rsidRPr="00AB593C">
        <w:rPr>
          <w:rFonts w:asciiTheme="minorHAnsi" w:hAnsiTheme="minorHAnsi" w:cstheme="minorHAnsi"/>
          <w:szCs w:val="24"/>
          <w:lang w:eastAsia="fr-FR" w:bidi="ar-SA"/>
        </w:rPr>
        <w:t>)</w:t>
      </w:r>
    </w:p>
    <w:p w:rsidR="0096218E" w:rsidRPr="00B819AD" w:rsidRDefault="0096218E" w:rsidP="0096218E">
      <w:pPr>
        <w:autoSpaceDE w:val="0"/>
        <w:autoSpaceDN w:val="0"/>
        <w:adjustRightInd w:val="0"/>
        <w:rPr>
          <w:rFonts w:asciiTheme="minorHAnsi" w:hAnsiTheme="minorHAnsi" w:cstheme="minorHAnsi"/>
          <w:szCs w:val="24"/>
          <w:lang w:eastAsia="fr-FR" w:bidi="ar-SA"/>
        </w:rPr>
      </w:pPr>
    </w:p>
    <w:p w:rsidR="0096218E" w:rsidRDefault="0096218E" w:rsidP="0096218E">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96218E" w:rsidRDefault="0096218E" w:rsidP="0096218E">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96218E" w:rsidRPr="00C362CD" w:rsidRDefault="0096218E" w:rsidP="0096218E">
      <w:pPr>
        <w:pStyle w:val="Titre4"/>
        <w:rPr>
          <w:lang w:eastAsia="fr-FR" w:bidi="ar-SA"/>
        </w:rPr>
      </w:pPr>
      <w:r w:rsidRPr="004C6180">
        <w:rPr>
          <w:rFonts w:asciiTheme="minorHAnsi" w:hAnsiTheme="minorHAnsi" w:cstheme="minorHAnsi"/>
        </w:rPr>
        <w:t xml:space="preserve">Création : contrôle des données de </w:t>
      </w:r>
      <w:r>
        <w:rPr>
          <w:rFonts w:asciiTheme="minorHAnsi" w:hAnsiTheme="minorHAnsi" w:cstheme="minorHAnsi"/>
          <w:lang w:eastAsia="fr-FR" w:bidi="ar-SA"/>
        </w:rPr>
        <w:t>ta_g3p_etablissement_facturant</w:t>
      </w:r>
    </w:p>
    <w:p w:rsidR="0096218E" w:rsidRDefault="0096218E" w:rsidP="0096218E">
      <w:pPr>
        <w:autoSpaceDE w:val="0"/>
        <w:autoSpaceDN w:val="0"/>
        <w:adjustRightInd w:val="0"/>
        <w:rPr>
          <w:rFonts w:asciiTheme="minorHAnsi" w:hAnsiTheme="minorHAnsi" w:cstheme="minorHAnsi"/>
          <w:szCs w:val="24"/>
          <w:lang w:eastAsia="fr-FR" w:bidi="ar-SA"/>
        </w:rPr>
      </w:pPr>
    </w:p>
    <w:p w:rsidR="0096218E" w:rsidRPr="00150123" w:rsidRDefault="0096218E" w:rsidP="0096218E">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A46DBB" w:rsidRDefault="00A46DBB" w:rsidP="00A46DBB">
      <w:pPr>
        <w:numPr>
          <w:ilvl w:val="0"/>
          <w:numId w:val="675"/>
        </w:numPr>
        <w:autoSpaceDE w:val="0"/>
        <w:autoSpaceDN w:val="0"/>
        <w:adjustRightInd w:val="0"/>
        <w:rPr>
          <w:rFonts w:asciiTheme="minorHAnsi" w:hAnsiTheme="minorHAnsi" w:cstheme="minorHAnsi"/>
          <w:szCs w:val="24"/>
          <w:lang w:eastAsia="fr-FR" w:bidi="ar-SA"/>
        </w:rPr>
      </w:pPr>
      <w:r w:rsidRPr="005B090C">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ETABLISSEMENT</w:t>
      </w:r>
      <w:r w:rsidRPr="005B090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 xml:space="preserve">FACTURANT </w:t>
      </w:r>
      <w:r w:rsidRPr="005B090C">
        <w:rPr>
          <w:rFonts w:asciiTheme="minorHAnsi" w:hAnsiTheme="minorHAnsi" w:cstheme="minorHAnsi"/>
          <w:szCs w:val="24"/>
          <w:lang w:eastAsia="fr-FR" w:bidi="ar-SA"/>
        </w:rPr>
        <w:t>(</w:t>
      </w:r>
      <w:r>
        <w:rPr>
          <w:rFonts w:asciiTheme="minorHAnsi" w:hAnsiTheme="minorHAnsi" w:cstheme="minorHAnsi"/>
          <w:szCs w:val="24"/>
          <w:lang w:eastAsia="fr-FR" w:bidi="ar-SA"/>
        </w:rPr>
        <w:t>C0EFAC</w:t>
      </w:r>
      <w:r w:rsidRPr="005B090C">
        <w:rPr>
          <w:rFonts w:asciiTheme="minorHAnsi" w:hAnsiTheme="minorHAnsi" w:cstheme="minorHAnsi"/>
          <w:szCs w:val="24"/>
          <w:lang w:eastAsia="fr-FR" w:bidi="ar-SA"/>
        </w:rPr>
        <w:t>)</w:t>
      </w:r>
    </w:p>
    <w:p w:rsidR="00A46DBB" w:rsidRDefault="00A46DBB" w:rsidP="00A46DB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ETABLISSEMENT</w:t>
      </w:r>
      <w:r w:rsidRPr="005B090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FACTURANT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LBEFAC</w:t>
      </w:r>
      <w:r w:rsidRPr="00AB593C">
        <w:rPr>
          <w:rFonts w:asciiTheme="minorHAnsi" w:hAnsiTheme="minorHAnsi" w:cstheme="minorHAnsi"/>
          <w:szCs w:val="24"/>
          <w:lang w:eastAsia="fr-FR" w:bidi="ar-SA"/>
        </w:rPr>
        <w:t>)</w:t>
      </w:r>
    </w:p>
    <w:p w:rsidR="0096218E" w:rsidRPr="00150123" w:rsidRDefault="0096218E" w:rsidP="0096218E">
      <w:pPr>
        <w:autoSpaceDE w:val="0"/>
        <w:autoSpaceDN w:val="0"/>
        <w:adjustRightInd w:val="0"/>
        <w:rPr>
          <w:rFonts w:asciiTheme="minorHAnsi" w:hAnsiTheme="minorHAnsi" w:cstheme="minorHAnsi"/>
          <w:szCs w:val="24"/>
          <w:lang w:eastAsia="fr-FR" w:bidi="ar-SA"/>
        </w:rPr>
      </w:pPr>
    </w:p>
    <w:p w:rsidR="0096218E" w:rsidRPr="00150123" w:rsidRDefault="0096218E" w:rsidP="0096218E">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A46DBB" w:rsidRDefault="00A46DBB" w:rsidP="00A46DBB">
      <w:pPr>
        <w:numPr>
          <w:ilvl w:val="0"/>
          <w:numId w:val="675"/>
        </w:numPr>
        <w:autoSpaceDE w:val="0"/>
        <w:autoSpaceDN w:val="0"/>
        <w:adjustRightInd w:val="0"/>
        <w:rPr>
          <w:rFonts w:asciiTheme="minorHAnsi" w:hAnsiTheme="minorHAnsi" w:cstheme="minorHAnsi"/>
          <w:szCs w:val="24"/>
          <w:lang w:eastAsia="fr-FR" w:bidi="ar-SA"/>
        </w:rPr>
      </w:pPr>
      <w:r w:rsidRPr="005B090C">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ETABLISSEMENT</w:t>
      </w:r>
      <w:r w:rsidRPr="005B090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 xml:space="preserve">FACTURANT </w:t>
      </w:r>
      <w:r w:rsidRPr="005B090C">
        <w:rPr>
          <w:rFonts w:asciiTheme="minorHAnsi" w:hAnsiTheme="minorHAnsi" w:cstheme="minorHAnsi"/>
          <w:szCs w:val="24"/>
          <w:lang w:eastAsia="fr-FR" w:bidi="ar-SA"/>
        </w:rPr>
        <w:t>(</w:t>
      </w:r>
      <w:r>
        <w:rPr>
          <w:rFonts w:asciiTheme="minorHAnsi" w:hAnsiTheme="minorHAnsi" w:cstheme="minorHAnsi"/>
          <w:szCs w:val="24"/>
          <w:lang w:eastAsia="fr-FR" w:bidi="ar-SA"/>
        </w:rPr>
        <w:t>C0EFAC</w:t>
      </w:r>
      <w:r w:rsidRPr="005B090C">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A46DBB" w:rsidRDefault="00A46DBB" w:rsidP="00A46DB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ETABLISSEMENT</w:t>
      </w:r>
      <w:r w:rsidRPr="005B090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FACTURANT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LBEFAC</w:t>
      </w:r>
      <w:r w:rsidRPr="00AB593C">
        <w:rPr>
          <w:rFonts w:asciiTheme="minorHAnsi" w:hAnsiTheme="minorHAnsi" w:cstheme="minorHAnsi"/>
          <w:szCs w:val="24"/>
          <w:lang w:eastAsia="fr-FR" w:bidi="ar-SA"/>
        </w:rPr>
        <w:t>)</w:t>
      </w:r>
      <w:r>
        <w:rPr>
          <w:rFonts w:asciiTheme="minorHAnsi" w:hAnsiTheme="minorHAnsi" w:cstheme="minorHAnsi"/>
          <w:szCs w:val="24"/>
          <w:lang w:eastAsia="fr-FR" w:bidi="ar-SA"/>
        </w:rPr>
        <w:t> : 100 caractères</w:t>
      </w:r>
    </w:p>
    <w:p w:rsidR="009F2EA2" w:rsidRDefault="009F2EA2" w:rsidP="009F2EA2">
      <w:pPr>
        <w:autoSpaceDE w:val="0"/>
        <w:autoSpaceDN w:val="0"/>
        <w:adjustRightInd w:val="0"/>
        <w:rPr>
          <w:rFonts w:asciiTheme="minorHAnsi" w:hAnsiTheme="minorHAnsi" w:cstheme="minorHAnsi"/>
          <w:szCs w:val="24"/>
          <w:lang w:eastAsia="fr-FR" w:bidi="ar-SA"/>
        </w:rPr>
      </w:pPr>
    </w:p>
    <w:p w:rsidR="0096218E" w:rsidRPr="00150123" w:rsidRDefault="0096218E" w:rsidP="0096218E">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921DB3" w:rsidRDefault="00921DB3" w:rsidP="00921DB3">
      <w:pPr>
        <w:numPr>
          <w:ilvl w:val="0"/>
          <w:numId w:val="675"/>
        </w:numPr>
        <w:autoSpaceDE w:val="0"/>
        <w:autoSpaceDN w:val="0"/>
        <w:adjustRightInd w:val="0"/>
        <w:rPr>
          <w:rFonts w:asciiTheme="minorHAnsi" w:hAnsiTheme="minorHAnsi" w:cstheme="minorHAnsi"/>
          <w:szCs w:val="24"/>
          <w:lang w:eastAsia="fr-FR" w:bidi="ar-SA"/>
        </w:rPr>
      </w:pPr>
      <w:r w:rsidRPr="005B090C">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ETABLISSEMENT</w:t>
      </w:r>
      <w:r w:rsidRPr="005B090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 xml:space="preserve">FACTURANT </w:t>
      </w:r>
      <w:r w:rsidRPr="005B090C">
        <w:rPr>
          <w:rFonts w:asciiTheme="minorHAnsi" w:hAnsiTheme="minorHAnsi" w:cstheme="minorHAnsi"/>
          <w:szCs w:val="24"/>
          <w:lang w:eastAsia="fr-FR" w:bidi="ar-SA"/>
        </w:rPr>
        <w:t>(</w:t>
      </w:r>
      <w:r>
        <w:rPr>
          <w:rFonts w:asciiTheme="minorHAnsi" w:hAnsiTheme="minorHAnsi" w:cstheme="minorHAnsi"/>
          <w:szCs w:val="24"/>
          <w:lang w:eastAsia="fr-FR" w:bidi="ar-SA"/>
        </w:rPr>
        <w:t>C0EFAC</w:t>
      </w:r>
      <w:r w:rsidRPr="005B090C">
        <w:rPr>
          <w:rFonts w:asciiTheme="minorHAnsi" w:hAnsiTheme="minorHAnsi" w:cstheme="minorHAnsi"/>
          <w:szCs w:val="24"/>
          <w:lang w:eastAsia="fr-FR" w:bidi="ar-SA"/>
        </w:rPr>
        <w:t>)</w:t>
      </w:r>
    </w:p>
    <w:p w:rsidR="004F4845" w:rsidRDefault="004F4845" w:rsidP="004F4845">
      <w:pPr>
        <w:autoSpaceDE w:val="0"/>
        <w:autoSpaceDN w:val="0"/>
        <w:adjustRightInd w:val="0"/>
        <w:rPr>
          <w:rFonts w:asciiTheme="minorHAnsi" w:hAnsiTheme="minorHAnsi" w:cstheme="minorHAnsi"/>
          <w:szCs w:val="24"/>
          <w:lang w:eastAsia="fr-FR" w:bidi="ar-SA"/>
        </w:rPr>
      </w:pPr>
    </w:p>
    <w:p w:rsidR="004F4845" w:rsidRPr="00150123" w:rsidRDefault="004F4845" w:rsidP="004F4845">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4F4845" w:rsidRPr="00DA6661" w:rsidRDefault="004F4845" w:rsidP="004F4845">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96218E" w:rsidRPr="00150123" w:rsidRDefault="0096218E" w:rsidP="0096218E">
      <w:pPr>
        <w:autoSpaceDE w:val="0"/>
        <w:autoSpaceDN w:val="0"/>
        <w:adjustRightInd w:val="0"/>
        <w:rPr>
          <w:rFonts w:asciiTheme="minorHAnsi" w:hAnsiTheme="minorHAnsi" w:cstheme="minorHAnsi"/>
          <w:szCs w:val="24"/>
          <w:lang w:eastAsia="fr-FR" w:bidi="ar-SA"/>
        </w:rPr>
      </w:pPr>
    </w:p>
    <w:p w:rsidR="0096218E" w:rsidRPr="009E5826" w:rsidRDefault="0096218E" w:rsidP="0096218E">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96218E" w:rsidRDefault="0096218E" w:rsidP="0096218E">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9F2EA2" w:rsidRPr="00980652" w:rsidRDefault="009F2EA2" w:rsidP="009F2EA2">
      <w:pPr>
        <w:pStyle w:val="Titre4"/>
        <w:rPr>
          <w:rFonts w:asciiTheme="minorHAnsi" w:hAnsiTheme="minorHAnsi" w:cstheme="minorHAnsi"/>
        </w:rPr>
      </w:pPr>
      <w:r w:rsidRPr="00980652">
        <w:rPr>
          <w:rFonts w:asciiTheme="minorHAnsi" w:hAnsiTheme="minorHAnsi" w:cstheme="minorHAnsi"/>
        </w:rPr>
        <w:t xml:space="preserve">Modification : renseignement des données de </w:t>
      </w:r>
      <w:r>
        <w:rPr>
          <w:rFonts w:asciiTheme="minorHAnsi" w:hAnsiTheme="minorHAnsi" w:cstheme="minorHAnsi"/>
          <w:lang w:eastAsia="fr-FR" w:bidi="ar-SA"/>
        </w:rPr>
        <w:t>ta_g3p_etablissement_facturant</w:t>
      </w:r>
    </w:p>
    <w:p w:rsidR="009F2EA2" w:rsidRDefault="009F2EA2" w:rsidP="009F2EA2">
      <w:pPr>
        <w:autoSpaceDE w:val="0"/>
        <w:autoSpaceDN w:val="0"/>
        <w:adjustRightInd w:val="0"/>
        <w:ind w:left="360"/>
        <w:rPr>
          <w:rFonts w:asciiTheme="minorHAnsi" w:hAnsiTheme="minorHAnsi" w:cstheme="minorHAnsi"/>
          <w:szCs w:val="24"/>
        </w:rPr>
      </w:pPr>
    </w:p>
    <w:p w:rsidR="009F2EA2" w:rsidRPr="009E5826" w:rsidRDefault="009F2EA2" w:rsidP="009F2EA2">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9F2EA2" w:rsidRDefault="009F2EA2" w:rsidP="009F2EA2">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ETABLISSEMENT</w:t>
      </w:r>
      <w:r w:rsidRPr="005B090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FACTURANT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LBEFAC</w:t>
      </w:r>
      <w:r w:rsidRPr="00AB593C">
        <w:rPr>
          <w:rFonts w:asciiTheme="minorHAnsi" w:hAnsiTheme="minorHAnsi" w:cstheme="minorHAnsi"/>
          <w:szCs w:val="24"/>
          <w:lang w:eastAsia="fr-FR" w:bidi="ar-SA"/>
        </w:rPr>
        <w:t>)</w:t>
      </w:r>
    </w:p>
    <w:p w:rsidR="009F2EA2" w:rsidRPr="000E2103" w:rsidRDefault="009F2EA2" w:rsidP="009F2EA2">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p>
    <w:p w:rsidR="009F2EA2" w:rsidRPr="007E57B2" w:rsidRDefault="009F2EA2" w:rsidP="009F2EA2">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9F2EA2" w:rsidRDefault="009F2EA2" w:rsidP="009F2EA2">
      <w:pPr>
        <w:numPr>
          <w:ilvl w:val="0"/>
          <w:numId w:val="675"/>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96218E" w:rsidRDefault="0096218E" w:rsidP="0096218E">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Pr>
          <w:rFonts w:asciiTheme="minorHAnsi" w:hAnsiTheme="minorHAnsi" w:cstheme="minorHAnsi"/>
          <w:lang w:eastAsia="fr-FR" w:bidi="ar-SA"/>
        </w:rPr>
        <w:t>ta_g3p_etablissement_facturant</w:t>
      </w:r>
    </w:p>
    <w:p w:rsidR="0096218E" w:rsidRDefault="0096218E" w:rsidP="0096218E"/>
    <w:p w:rsidR="0096218E" w:rsidRPr="00150123" w:rsidRDefault="0096218E" w:rsidP="0096218E">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921DB3" w:rsidRDefault="00921DB3" w:rsidP="00921DB3">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ETABLISSEMENT</w:t>
      </w:r>
      <w:r w:rsidRPr="005B090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FACTURANT</w:t>
      </w:r>
      <w:r w:rsidRPr="00AB593C">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LBEFAC</w:t>
      </w:r>
      <w:r w:rsidRPr="00AB593C">
        <w:rPr>
          <w:rFonts w:asciiTheme="minorHAnsi" w:hAnsiTheme="minorHAnsi" w:cstheme="minorHAnsi"/>
          <w:szCs w:val="24"/>
          <w:lang w:eastAsia="fr-FR" w:bidi="ar-SA"/>
        </w:rPr>
        <w:t>)</w:t>
      </w:r>
    </w:p>
    <w:p w:rsidR="004F4845" w:rsidRDefault="004F4845" w:rsidP="004F4845">
      <w:pPr>
        <w:autoSpaceDE w:val="0"/>
        <w:autoSpaceDN w:val="0"/>
        <w:adjustRightInd w:val="0"/>
        <w:rPr>
          <w:rFonts w:asciiTheme="minorHAnsi" w:hAnsiTheme="minorHAnsi" w:cstheme="minorHAnsi"/>
          <w:szCs w:val="24"/>
          <w:lang w:eastAsia="fr-FR" w:bidi="ar-SA"/>
        </w:rPr>
      </w:pPr>
    </w:p>
    <w:p w:rsidR="004F4845" w:rsidRPr="00150123" w:rsidRDefault="004F4845" w:rsidP="004F4845">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4F4845" w:rsidRPr="00DA6661" w:rsidRDefault="004F4845" w:rsidP="004F4845">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96218E" w:rsidRPr="00150123" w:rsidRDefault="0096218E" w:rsidP="0096218E">
      <w:pPr>
        <w:autoSpaceDE w:val="0"/>
        <w:autoSpaceDN w:val="0"/>
        <w:adjustRightInd w:val="0"/>
        <w:rPr>
          <w:rFonts w:asciiTheme="minorHAnsi" w:hAnsiTheme="minorHAnsi" w:cstheme="minorHAnsi"/>
          <w:szCs w:val="24"/>
          <w:lang w:eastAsia="fr-FR" w:bidi="ar-SA"/>
        </w:rPr>
      </w:pPr>
    </w:p>
    <w:p w:rsidR="0096218E" w:rsidRPr="009E5826" w:rsidRDefault="0096218E" w:rsidP="0096218E">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96218E" w:rsidRPr="000E2103" w:rsidRDefault="0096218E" w:rsidP="0096218E">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2E309D" w:rsidRDefault="002E309D">
      <w:pPr>
        <w:rPr>
          <w:lang w:eastAsia="fr-FR" w:bidi="ar-SA"/>
        </w:rPr>
      </w:pPr>
      <w:r>
        <w:rPr>
          <w:lang w:eastAsia="fr-FR" w:bidi="ar-SA"/>
        </w:rPr>
        <w:br w:type="page"/>
      </w:r>
    </w:p>
    <w:p w:rsidR="0096218E" w:rsidRDefault="002E309D" w:rsidP="002E309D">
      <w:pPr>
        <w:pStyle w:val="Titre3"/>
        <w:rPr>
          <w:lang w:eastAsia="fr-FR" w:bidi="ar-SA"/>
        </w:rPr>
      </w:pPr>
      <w:bookmarkStart w:id="1448" w:name="_Toc515444517"/>
      <w:r>
        <w:rPr>
          <w:lang w:eastAsia="fr-FR" w:bidi="ar-SA"/>
        </w:rPr>
        <w:t>Ta_g3p_grille_prix</w:t>
      </w:r>
      <w:r w:rsidR="006A6599">
        <w:rPr>
          <w:lang w:eastAsia="fr-FR" w:bidi="ar-SA"/>
        </w:rPr>
        <w:t>_prestation</w:t>
      </w:r>
      <w:r w:rsidR="0085087B">
        <w:rPr>
          <w:lang w:eastAsia="fr-FR" w:bidi="ar-SA"/>
        </w:rPr>
        <w:t xml:space="preserve"> (Diffusion DiDo)</w:t>
      </w:r>
      <w:bookmarkEnd w:id="1448"/>
    </w:p>
    <w:p w:rsidR="002E309D" w:rsidRDefault="002E309D" w:rsidP="002E309D">
      <w:pPr>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la liste des prix pour chaque prestation sur une période définie</w:t>
      </w:r>
    </w:p>
    <w:p w:rsidR="002E309D" w:rsidRDefault="002E309D" w:rsidP="002E309D">
      <w:pPr>
        <w:pStyle w:val="Titre4"/>
        <w:rPr>
          <w:rFonts w:asciiTheme="minorHAnsi" w:hAnsiTheme="minorHAnsi" w:cstheme="minorHAnsi"/>
          <w:lang w:eastAsia="fr-FR" w:bidi="ar-SA"/>
        </w:rPr>
      </w:pPr>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ta_g3p_grille_prix</w:t>
      </w:r>
      <w:r w:rsidR="008F275D">
        <w:rPr>
          <w:rFonts w:asciiTheme="minorHAnsi" w:hAnsiTheme="minorHAnsi" w:cstheme="minorHAnsi"/>
          <w:lang w:eastAsia="fr-FR" w:bidi="ar-SA"/>
        </w:rPr>
        <w:t>_prestation</w:t>
      </w:r>
    </w:p>
    <w:p w:rsidR="002E309D" w:rsidRDefault="002E309D" w:rsidP="002E309D">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737"/>
        <w:gridCol w:w="923"/>
        <w:gridCol w:w="923"/>
        <w:gridCol w:w="971"/>
        <w:gridCol w:w="889"/>
        <w:gridCol w:w="1907"/>
      </w:tblGrid>
      <w:tr w:rsidR="002E309D" w:rsidRPr="009E6545" w:rsidTr="002E309D">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E309D" w:rsidRPr="009E6545" w:rsidRDefault="002E309D" w:rsidP="002E309D">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E309D" w:rsidRPr="009E6545" w:rsidRDefault="002E309D" w:rsidP="002E309D">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E309D" w:rsidRPr="009E6545" w:rsidRDefault="002E309D" w:rsidP="002E309D">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73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2E309D" w:rsidRPr="009E6545" w:rsidRDefault="002E309D" w:rsidP="002E309D">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2E309D" w:rsidRPr="009E6545" w:rsidRDefault="002E309D" w:rsidP="002E309D">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2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E309D" w:rsidRPr="009E6545" w:rsidRDefault="002E309D" w:rsidP="002E309D">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7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E309D" w:rsidRPr="009E6545" w:rsidRDefault="002E309D" w:rsidP="002E309D">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88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E309D" w:rsidRPr="009E6545" w:rsidRDefault="002E309D" w:rsidP="002E309D">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90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E309D" w:rsidRPr="009E6545" w:rsidRDefault="002E309D" w:rsidP="002E309D">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2E309D" w:rsidRPr="009E6545" w:rsidTr="002E309D">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PRESTATION</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C0PRE</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190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2E309D"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Code de la prestation</w:t>
            </w:r>
          </w:p>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Ex :PP15J, PE6</w:t>
            </w:r>
          </w:p>
        </w:tc>
      </w:tr>
      <w:tr w:rsidR="002E309D" w:rsidRPr="009E6545" w:rsidTr="002E309D">
        <w:trPr>
          <w:trHeight w:val="720"/>
        </w:trPr>
        <w:tc>
          <w:tcPr>
            <w:tcW w:w="1560" w:type="dxa"/>
            <w:tcBorders>
              <w:top w:val="nil"/>
              <w:left w:val="single" w:sz="4" w:space="0" w:color="auto"/>
              <w:bottom w:val="single" w:sz="4" w:space="0" w:color="auto"/>
              <w:right w:val="single" w:sz="4" w:space="0" w:color="auto"/>
            </w:tcBorders>
            <w:shd w:val="clear" w:color="auto" w:fill="95B3D7" w:themeFill="accent1" w:themeFillTint="99"/>
            <w:vAlign w:val="center"/>
            <w:hideMark/>
          </w:tcPr>
          <w:p w:rsidR="002E309D" w:rsidRPr="00A02D84" w:rsidRDefault="001C67E1" w:rsidP="009271C1">
            <w:pPr>
              <w:jc w:val="center"/>
              <w:rPr>
                <w:rFonts w:eastAsia="Times New Roman" w:cs="Calibri"/>
                <w:sz w:val="16"/>
                <w:szCs w:val="16"/>
                <w:lang w:eastAsia="fr-FR" w:bidi="ar-SA"/>
              </w:rPr>
            </w:pPr>
            <w:r w:rsidRPr="00A02D84">
              <w:rPr>
                <w:rFonts w:eastAsia="Times New Roman" w:cs="Calibri"/>
                <w:sz w:val="16"/>
                <w:szCs w:val="16"/>
                <w:lang w:eastAsia="fr-FR" w:bidi="ar-SA"/>
              </w:rPr>
              <w:t>ANNEE</w:t>
            </w:r>
          </w:p>
        </w:tc>
        <w:tc>
          <w:tcPr>
            <w:tcW w:w="754" w:type="dxa"/>
            <w:tcBorders>
              <w:top w:val="nil"/>
              <w:left w:val="nil"/>
              <w:bottom w:val="single" w:sz="4" w:space="0" w:color="auto"/>
              <w:right w:val="single" w:sz="4" w:space="0" w:color="auto"/>
            </w:tcBorders>
            <w:shd w:val="clear" w:color="auto" w:fill="95B3D7" w:themeFill="accent1" w:themeFillTint="99"/>
            <w:vAlign w:val="center"/>
          </w:tcPr>
          <w:p w:rsidR="002E309D" w:rsidRPr="00A02D84" w:rsidRDefault="001C67E1" w:rsidP="001E5FCE">
            <w:pPr>
              <w:jc w:val="center"/>
              <w:rPr>
                <w:rFonts w:eastAsia="Times New Roman" w:cs="Calibri"/>
                <w:sz w:val="16"/>
                <w:szCs w:val="16"/>
                <w:lang w:eastAsia="fr-FR" w:bidi="ar-SA"/>
              </w:rPr>
            </w:pPr>
            <w:r w:rsidRPr="00A02D84">
              <w:rPr>
                <w:rFonts w:eastAsia="Times New Roman" w:cs="Calibri"/>
                <w:sz w:val="16"/>
                <w:szCs w:val="16"/>
                <w:lang w:eastAsia="fr-FR" w:bidi="ar-SA"/>
              </w:rPr>
              <w:t>ANNEE</w:t>
            </w:r>
          </w:p>
        </w:tc>
        <w:tc>
          <w:tcPr>
            <w:tcW w:w="1387" w:type="dxa"/>
            <w:tcBorders>
              <w:top w:val="nil"/>
              <w:left w:val="nil"/>
              <w:bottom w:val="single" w:sz="4" w:space="0" w:color="auto"/>
              <w:right w:val="single" w:sz="4" w:space="0" w:color="auto"/>
            </w:tcBorders>
            <w:shd w:val="clear" w:color="auto" w:fill="95B3D7" w:themeFill="accent1" w:themeFillTint="99"/>
            <w:vAlign w:val="center"/>
            <w:hideMark/>
          </w:tcPr>
          <w:p w:rsidR="002E309D" w:rsidRPr="00A02D84" w:rsidRDefault="00A02D84" w:rsidP="009271C1">
            <w:pPr>
              <w:jc w:val="center"/>
              <w:rPr>
                <w:rFonts w:eastAsia="Times New Roman" w:cs="Calibri"/>
                <w:sz w:val="16"/>
                <w:szCs w:val="16"/>
                <w:lang w:eastAsia="fr-FR" w:bidi="ar-SA"/>
              </w:rPr>
            </w:pPr>
            <w:r>
              <w:rPr>
                <w:rFonts w:eastAsia="Times New Roman" w:cs="Calibri"/>
                <w:sz w:val="16"/>
                <w:szCs w:val="16"/>
                <w:lang w:eastAsia="fr-FR" w:bidi="ar-SA"/>
              </w:rPr>
              <w:t>alphanumérique (4</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2E309D" w:rsidRPr="00A02D84" w:rsidRDefault="002E309D" w:rsidP="009271C1">
            <w:pPr>
              <w:jc w:val="center"/>
              <w:rPr>
                <w:rFonts w:eastAsia="Times New Roman" w:cs="Calibri"/>
                <w:sz w:val="16"/>
                <w:szCs w:val="16"/>
                <w:lang w:eastAsia="fr-FR" w:bidi="ar-SA"/>
              </w:rPr>
            </w:pPr>
            <w:r w:rsidRPr="00A02D84">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2E309D" w:rsidRPr="00A02D84" w:rsidRDefault="002E309D" w:rsidP="009271C1">
            <w:pPr>
              <w:jc w:val="center"/>
              <w:rPr>
                <w:rFonts w:eastAsia="Times New Roman" w:cs="Calibri"/>
                <w:sz w:val="16"/>
                <w:szCs w:val="16"/>
                <w:lang w:eastAsia="fr-FR" w:bidi="ar-SA"/>
              </w:rPr>
            </w:pPr>
            <w:r w:rsidRPr="00A02D84">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95B3D7" w:themeFill="accent1" w:themeFillTint="99"/>
            <w:vAlign w:val="center"/>
            <w:hideMark/>
          </w:tcPr>
          <w:p w:rsidR="002E309D" w:rsidRPr="00A02D84" w:rsidRDefault="002E309D" w:rsidP="009271C1">
            <w:pPr>
              <w:jc w:val="center"/>
              <w:rPr>
                <w:rFonts w:eastAsia="Times New Roman" w:cs="Calibri"/>
                <w:sz w:val="16"/>
                <w:szCs w:val="16"/>
                <w:lang w:eastAsia="fr-FR" w:bidi="ar-SA"/>
              </w:rPr>
            </w:pPr>
            <w:r w:rsidRPr="00A02D84">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95B3D7" w:themeFill="accent1" w:themeFillTint="99"/>
            <w:vAlign w:val="center"/>
            <w:hideMark/>
          </w:tcPr>
          <w:p w:rsidR="002E309D" w:rsidRPr="00A02D84" w:rsidRDefault="002E309D" w:rsidP="009271C1">
            <w:pPr>
              <w:jc w:val="center"/>
              <w:rPr>
                <w:rFonts w:eastAsia="Times New Roman" w:cs="Calibri"/>
                <w:sz w:val="16"/>
                <w:szCs w:val="16"/>
                <w:lang w:eastAsia="fr-FR" w:bidi="ar-SA"/>
              </w:rPr>
            </w:pPr>
            <w:r w:rsidRPr="00A02D84">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95B3D7" w:themeFill="accent1" w:themeFillTint="99"/>
            <w:vAlign w:val="center"/>
          </w:tcPr>
          <w:p w:rsidR="002E309D" w:rsidRPr="00A02D84" w:rsidRDefault="00A02D84" w:rsidP="009271C1">
            <w:pPr>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907" w:type="dxa"/>
            <w:tcBorders>
              <w:top w:val="nil"/>
              <w:left w:val="nil"/>
              <w:bottom w:val="single" w:sz="4" w:space="0" w:color="auto"/>
              <w:right w:val="single" w:sz="4" w:space="0" w:color="auto"/>
            </w:tcBorders>
            <w:shd w:val="clear" w:color="auto" w:fill="95B3D7" w:themeFill="accent1" w:themeFillTint="99"/>
            <w:vAlign w:val="center"/>
            <w:hideMark/>
          </w:tcPr>
          <w:p w:rsidR="002E309D" w:rsidRPr="00A02D84" w:rsidRDefault="002E309D" w:rsidP="009271C1">
            <w:pPr>
              <w:jc w:val="center"/>
              <w:rPr>
                <w:rFonts w:eastAsia="Times New Roman" w:cs="Calibri"/>
                <w:sz w:val="16"/>
                <w:szCs w:val="16"/>
                <w:lang w:eastAsia="fr-FR" w:bidi="ar-SA"/>
              </w:rPr>
            </w:pPr>
            <w:r w:rsidRPr="00A02D84">
              <w:rPr>
                <w:rFonts w:eastAsia="Times New Roman" w:cs="Calibri"/>
                <w:sz w:val="16"/>
                <w:szCs w:val="16"/>
                <w:lang w:eastAsia="fr-FR" w:bidi="ar-SA"/>
              </w:rPr>
              <w:t>Date de début d’effet du prix pour la prestation</w:t>
            </w:r>
          </w:p>
        </w:tc>
      </w:tr>
      <w:tr w:rsidR="002E309D" w:rsidRPr="009E6545" w:rsidTr="002E309D">
        <w:trPr>
          <w:trHeight w:val="720"/>
        </w:trPr>
        <w:tc>
          <w:tcPr>
            <w:tcW w:w="1560" w:type="dxa"/>
            <w:tcBorders>
              <w:top w:val="nil"/>
              <w:left w:val="single" w:sz="4" w:space="0" w:color="auto"/>
              <w:bottom w:val="single" w:sz="4" w:space="0" w:color="auto"/>
              <w:right w:val="single" w:sz="4" w:space="0" w:color="auto"/>
            </w:tcBorders>
            <w:shd w:val="clear" w:color="auto" w:fill="95B3D7" w:themeFill="accent1" w:themeFillTint="99"/>
            <w:vAlign w:val="center"/>
          </w:tcPr>
          <w:p w:rsidR="002E309D" w:rsidRPr="009E6545" w:rsidRDefault="00220378" w:rsidP="009271C1">
            <w:pPr>
              <w:jc w:val="center"/>
              <w:rPr>
                <w:rFonts w:eastAsia="Times New Roman" w:cs="Calibri"/>
                <w:sz w:val="16"/>
                <w:szCs w:val="16"/>
                <w:lang w:eastAsia="fr-FR" w:bidi="ar-SA"/>
              </w:rPr>
            </w:pPr>
            <w:r>
              <w:rPr>
                <w:rFonts w:eastAsia="Times New Roman" w:cs="Calibri"/>
                <w:sz w:val="16"/>
                <w:szCs w:val="16"/>
                <w:lang w:eastAsia="fr-FR" w:bidi="ar-SA"/>
              </w:rPr>
              <w:t xml:space="preserve">CODE VERSION </w:t>
            </w:r>
            <w:r w:rsidR="002E309D">
              <w:rPr>
                <w:rFonts w:eastAsia="Times New Roman" w:cs="Calibri"/>
                <w:sz w:val="16"/>
                <w:szCs w:val="16"/>
                <w:lang w:eastAsia="fr-FR" w:bidi="ar-SA"/>
              </w:rPr>
              <w:t>PRIX</w:t>
            </w:r>
          </w:p>
        </w:tc>
        <w:tc>
          <w:tcPr>
            <w:tcW w:w="754" w:type="dxa"/>
            <w:tcBorders>
              <w:top w:val="nil"/>
              <w:left w:val="nil"/>
              <w:bottom w:val="single" w:sz="4" w:space="0" w:color="auto"/>
              <w:right w:val="single" w:sz="4" w:space="0" w:color="auto"/>
            </w:tcBorders>
            <w:shd w:val="clear" w:color="auto" w:fill="95B3D7" w:themeFill="accent1" w:themeFillTint="99"/>
            <w:vAlign w:val="center"/>
          </w:tcPr>
          <w:p w:rsidR="002E309D" w:rsidRPr="009E6545" w:rsidRDefault="005462E6" w:rsidP="009271C1">
            <w:pPr>
              <w:jc w:val="center"/>
              <w:rPr>
                <w:rFonts w:eastAsia="Times New Roman" w:cs="Calibri"/>
                <w:sz w:val="16"/>
                <w:szCs w:val="16"/>
                <w:lang w:eastAsia="fr-FR" w:bidi="ar-SA"/>
              </w:rPr>
            </w:pPr>
            <w:r>
              <w:rPr>
                <w:rFonts w:eastAsia="Times New Roman" w:cs="Calibri"/>
                <w:sz w:val="16"/>
                <w:szCs w:val="16"/>
                <w:lang w:eastAsia="fr-FR" w:bidi="ar-SA"/>
              </w:rPr>
              <w:t>C0</w:t>
            </w:r>
            <w:r w:rsidR="00220378">
              <w:rPr>
                <w:rFonts w:eastAsia="Times New Roman" w:cs="Calibri"/>
                <w:sz w:val="16"/>
                <w:szCs w:val="16"/>
                <w:lang w:eastAsia="fr-FR" w:bidi="ar-SA"/>
              </w:rPr>
              <w:t>VEPR</w:t>
            </w:r>
          </w:p>
        </w:tc>
        <w:tc>
          <w:tcPr>
            <w:tcW w:w="1387" w:type="dxa"/>
            <w:tcBorders>
              <w:top w:val="nil"/>
              <w:left w:val="nil"/>
              <w:bottom w:val="single" w:sz="4" w:space="0" w:color="auto"/>
              <w:right w:val="single" w:sz="4" w:space="0" w:color="auto"/>
            </w:tcBorders>
            <w:shd w:val="clear" w:color="auto" w:fill="95B3D7" w:themeFill="accent1" w:themeFillTint="99"/>
            <w:vAlign w:val="center"/>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737"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clé</w:t>
            </w:r>
          </w:p>
        </w:tc>
        <w:tc>
          <w:tcPr>
            <w:tcW w:w="92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95B3D7" w:themeFill="accent1" w:themeFillTint="99"/>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71" w:type="dxa"/>
            <w:tcBorders>
              <w:top w:val="nil"/>
              <w:left w:val="nil"/>
              <w:bottom w:val="single" w:sz="4" w:space="0" w:color="auto"/>
              <w:right w:val="single" w:sz="4" w:space="0" w:color="auto"/>
            </w:tcBorders>
            <w:shd w:val="clear" w:color="auto" w:fill="95B3D7" w:themeFill="accent1" w:themeFillTint="99"/>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95B3D7" w:themeFill="accent1" w:themeFillTint="99"/>
            <w:vAlign w:val="center"/>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Liste</w:t>
            </w:r>
          </w:p>
        </w:tc>
        <w:tc>
          <w:tcPr>
            <w:tcW w:w="1907" w:type="dxa"/>
            <w:tcBorders>
              <w:top w:val="nil"/>
              <w:left w:val="nil"/>
              <w:bottom w:val="single" w:sz="4" w:space="0" w:color="auto"/>
              <w:right w:val="single" w:sz="4" w:space="0" w:color="auto"/>
            </w:tcBorders>
            <w:shd w:val="clear" w:color="auto" w:fill="95B3D7" w:themeFill="accent1" w:themeFillTint="99"/>
            <w:vAlign w:val="center"/>
          </w:tcPr>
          <w:p w:rsidR="002E309D"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Type de prix</w:t>
            </w:r>
          </w:p>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Ex : budget, forecast, …</w:t>
            </w:r>
          </w:p>
        </w:tc>
      </w:tr>
      <w:tr w:rsidR="002E309D" w:rsidRPr="009E6545" w:rsidTr="002E309D">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2E309D" w:rsidRPr="001F185B" w:rsidRDefault="002E309D" w:rsidP="009271C1">
            <w:pPr>
              <w:ind w:left="214" w:hanging="142"/>
              <w:jc w:val="center"/>
              <w:rPr>
                <w:rFonts w:eastAsia="Times New Roman" w:cs="Calibri"/>
                <w:sz w:val="16"/>
                <w:szCs w:val="16"/>
                <w:lang w:eastAsia="fr-FR" w:bidi="ar-SA"/>
              </w:rPr>
            </w:pPr>
            <w:r w:rsidRPr="001F185B">
              <w:rPr>
                <w:rFonts w:eastAsia="Times New Roman" w:cs="Calibri"/>
                <w:sz w:val="16"/>
                <w:szCs w:val="16"/>
                <w:lang w:eastAsia="fr-FR" w:bidi="ar-SA"/>
              </w:rPr>
              <w:t>DATE DEBUT</w:t>
            </w:r>
          </w:p>
          <w:p w:rsidR="002E309D" w:rsidRPr="001F185B" w:rsidRDefault="002E309D" w:rsidP="009271C1">
            <w:pPr>
              <w:ind w:left="214" w:hanging="142"/>
              <w:jc w:val="center"/>
              <w:rPr>
                <w:rFonts w:eastAsia="Times New Roman" w:cs="Calibri"/>
                <w:sz w:val="16"/>
                <w:szCs w:val="16"/>
                <w:lang w:eastAsia="fr-FR" w:bidi="ar-SA"/>
              </w:rPr>
            </w:pPr>
            <w:r w:rsidRPr="001F185B">
              <w:rPr>
                <w:rFonts w:eastAsia="Times New Roman" w:cs="Calibri"/>
                <w:sz w:val="16"/>
                <w:szCs w:val="16"/>
                <w:lang w:eastAsia="fr-FR" w:bidi="ar-SA"/>
              </w:rPr>
              <w:t>EFFET</w:t>
            </w:r>
          </w:p>
        </w:tc>
        <w:tc>
          <w:tcPr>
            <w:tcW w:w="754" w:type="dxa"/>
            <w:tcBorders>
              <w:top w:val="nil"/>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YDDEFF</w:t>
            </w:r>
          </w:p>
        </w:tc>
        <w:tc>
          <w:tcPr>
            <w:tcW w:w="1387" w:type="dxa"/>
            <w:tcBorders>
              <w:top w:val="nil"/>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2E309D" w:rsidRPr="001F185B" w:rsidRDefault="002E309D" w:rsidP="009271C1">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1F185B" w:rsidRDefault="002E309D" w:rsidP="009271C1">
            <w:pPr>
              <w:jc w:val="center"/>
              <w:rPr>
                <w:rFonts w:eastAsia="Times New Roman" w:cs="Calibri"/>
                <w:sz w:val="16"/>
                <w:szCs w:val="16"/>
                <w:lang w:eastAsia="fr-FR" w:bidi="ar-SA"/>
              </w:rPr>
            </w:pPr>
            <w:r w:rsidRPr="001F185B">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2E309D" w:rsidRPr="001F185B" w:rsidRDefault="002E309D" w:rsidP="009271C1">
            <w:pPr>
              <w:jc w:val="center"/>
              <w:rPr>
                <w:rFonts w:eastAsia="Times New Roman" w:cs="Calibri"/>
                <w:sz w:val="16"/>
                <w:szCs w:val="16"/>
                <w:lang w:eastAsia="fr-FR" w:bidi="ar-SA"/>
              </w:rPr>
            </w:pPr>
            <w:r w:rsidRPr="001F185B">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vAlign w:val="center"/>
          </w:tcPr>
          <w:p w:rsidR="002E309D" w:rsidRPr="001F185B" w:rsidRDefault="002E309D" w:rsidP="009271C1">
            <w:pPr>
              <w:jc w:val="center"/>
              <w:rPr>
                <w:rFonts w:eastAsia="Times New Roman" w:cs="Calibri"/>
                <w:sz w:val="16"/>
                <w:szCs w:val="16"/>
                <w:lang w:eastAsia="fr-FR" w:bidi="ar-SA"/>
              </w:rPr>
            </w:pPr>
            <w:r w:rsidRPr="001F185B">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2E309D" w:rsidRPr="001F185B" w:rsidRDefault="002E309D" w:rsidP="009271C1">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tcPr>
          <w:p w:rsidR="002E309D" w:rsidRPr="0040578D"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date de début d'effet de l'enregistrement</w:t>
            </w:r>
          </w:p>
        </w:tc>
      </w:tr>
      <w:tr w:rsidR="002E309D" w:rsidRPr="009E6545" w:rsidTr="002E309D">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2E309D" w:rsidRPr="009E6545" w:rsidRDefault="002E309D" w:rsidP="009271C1">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FIN EFFET</w:t>
            </w:r>
          </w:p>
        </w:tc>
        <w:tc>
          <w:tcPr>
            <w:tcW w:w="754" w:type="dxa"/>
            <w:tcBorders>
              <w:top w:val="nil"/>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YDFEFF</w:t>
            </w:r>
          </w:p>
        </w:tc>
        <w:tc>
          <w:tcPr>
            <w:tcW w:w="1387" w:type="dxa"/>
            <w:tcBorders>
              <w:top w:val="nil"/>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2E309D" w:rsidRPr="001F185B" w:rsidRDefault="002E309D" w:rsidP="009271C1">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1F185B" w:rsidRDefault="002E309D" w:rsidP="009271C1">
            <w:pPr>
              <w:jc w:val="center"/>
              <w:rPr>
                <w:rFonts w:eastAsia="Times New Roman" w:cs="Calibri"/>
                <w:sz w:val="16"/>
                <w:szCs w:val="16"/>
                <w:lang w:eastAsia="fr-FR" w:bidi="ar-SA"/>
              </w:rPr>
            </w:pPr>
            <w:r w:rsidRPr="001F185B">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2E309D" w:rsidRPr="001F185B" w:rsidRDefault="00C51CFB" w:rsidP="009271C1">
            <w:pPr>
              <w:jc w:val="center"/>
              <w:rPr>
                <w:rFonts w:eastAsia="Times New Roman" w:cs="Calibri"/>
                <w:sz w:val="16"/>
                <w:szCs w:val="16"/>
                <w:lang w:eastAsia="fr-FR" w:bidi="ar-SA"/>
              </w:rPr>
            </w:pPr>
            <w:r w:rsidRPr="001F185B">
              <w:rPr>
                <w:rFonts w:eastAsia="Times New Roman" w:cs="Calibri"/>
                <w:sz w:val="16"/>
                <w:szCs w:val="16"/>
                <w:lang w:eastAsia="fr-FR" w:bidi="ar-SA"/>
              </w:rPr>
              <w:t>C</w:t>
            </w:r>
            <w:r w:rsidR="002E309D" w:rsidRPr="001F185B">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nil"/>
              <w:left w:val="nil"/>
              <w:bottom w:val="single" w:sz="4" w:space="0" w:color="auto"/>
              <w:right w:val="single" w:sz="4" w:space="0" w:color="auto"/>
            </w:tcBorders>
            <w:shd w:val="clear" w:color="auto" w:fill="auto"/>
            <w:vAlign w:val="center"/>
          </w:tcPr>
          <w:p w:rsidR="002E309D" w:rsidRPr="001F185B"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2E309D" w:rsidRPr="001F185B" w:rsidRDefault="00C51CFB" w:rsidP="009271C1">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907" w:type="dxa"/>
            <w:tcBorders>
              <w:top w:val="nil"/>
              <w:left w:val="nil"/>
              <w:bottom w:val="single" w:sz="4" w:space="0" w:color="auto"/>
              <w:right w:val="single" w:sz="4" w:space="0" w:color="auto"/>
            </w:tcBorders>
            <w:shd w:val="clear" w:color="auto" w:fill="auto"/>
            <w:vAlign w:val="center"/>
          </w:tcPr>
          <w:p w:rsidR="002E309D" w:rsidRPr="0040578D"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date de fin d'effet de l'enregistrement, alimentée par défaut au 01/01/2076. modifiable</w:t>
            </w:r>
          </w:p>
        </w:tc>
      </w:tr>
      <w:tr w:rsidR="001F185B" w:rsidRPr="007155E4" w:rsidTr="001F185B">
        <w:trPr>
          <w:trHeight w:val="720"/>
        </w:trPr>
        <w:tc>
          <w:tcPr>
            <w:tcW w:w="1560" w:type="dxa"/>
            <w:tcBorders>
              <w:top w:val="nil"/>
              <w:left w:val="single" w:sz="4" w:space="0" w:color="auto"/>
              <w:bottom w:val="single" w:sz="4" w:space="0" w:color="auto"/>
              <w:right w:val="single" w:sz="4" w:space="0" w:color="auto"/>
            </w:tcBorders>
            <w:shd w:val="clear" w:color="auto" w:fill="auto"/>
            <w:vAlign w:val="center"/>
          </w:tcPr>
          <w:p w:rsidR="001F185B" w:rsidRPr="009E6545" w:rsidRDefault="001F185B" w:rsidP="009271C1">
            <w:pPr>
              <w:ind w:left="214" w:hanging="142"/>
              <w:jc w:val="center"/>
              <w:rPr>
                <w:rFonts w:eastAsia="Times New Roman" w:cs="Calibri"/>
                <w:sz w:val="16"/>
                <w:szCs w:val="16"/>
                <w:lang w:eastAsia="fr-FR" w:bidi="ar-SA"/>
              </w:rPr>
            </w:pPr>
            <w:r>
              <w:rPr>
                <w:rFonts w:eastAsia="Times New Roman" w:cs="Calibri"/>
                <w:sz w:val="16"/>
                <w:szCs w:val="16"/>
                <w:lang w:eastAsia="fr-FR" w:bidi="ar-SA"/>
              </w:rPr>
              <w:t>PRIX</w:t>
            </w:r>
          </w:p>
        </w:tc>
        <w:tc>
          <w:tcPr>
            <w:tcW w:w="754" w:type="dxa"/>
            <w:tcBorders>
              <w:top w:val="nil"/>
              <w:left w:val="nil"/>
              <w:bottom w:val="single" w:sz="4" w:space="0" w:color="auto"/>
              <w:right w:val="single" w:sz="4" w:space="0" w:color="auto"/>
            </w:tcBorders>
            <w:shd w:val="clear" w:color="auto" w:fill="auto"/>
            <w:vAlign w:val="center"/>
          </w:tcPr>
          <w:p w:rsidR="001F185B" w:rsidRPr="009E6545" w:rsidRDefault="001F185B" w:rsidP="009271C1">
            <w:pPr>
              <w:jc w:val="center"/>
              <w:rPr>
                <w:rFonts w:eastAsia="Times New Roman" w:cs="Calibri"/>
                <w:sz w:val="16"/>
                <w:szCs w:val="16"/>
                <w:lang w:eastAsia="fr-FR" w:bidi="ar-SA"/>
              </w:rPr>
            </w:pPr>
            <w:r>
              <w:rPr>
                <w:rFonts w:eastAsia="Times New Roman" w:cs="Calibri"/>
                <w:sz w:val="16"/>
                <w:szCs w:val="16"/>
                <w:lang w:eastAsia="fr-FR" w:bidi="ar-SA"/>
              </w:rPr>
              <w:t>PRIX</w:t>
            </w:r>
          </w:p>
        </w:tc>
        <w:tc>
          <w:tcPr>
            <w:tcW w:w="1387" w:type="dxa"/>
            <w:tcBorders>
              <w:top w:val="nil"/>
              <w:left w:val="nil"/>
              <w:bottom w:val="single" w:sz="4" w:space="0" w:color="auto"/>
              <w:right w:val="single" w:sz="4" w:space="0" w:color="auto"/>
            </w:tcBorders>
            <w:shd w:val="clear" w:color="auto" w:fill="auto"/>
            <w:vAlign w:val="center"/>
          </w:tcPr>
          <w:p w:rsidR="001F185B" w:rsidRPr="001F185B" w:rsidRDefault="001F185B" w:rsidP="009271C1">
            <w:pPr>
              <w:jc w:val="center"/>
              <w:rPr>
                <w:rFonts w:eastAsia="Times New Roman" w:cs="Calibri"/>
                <w:sz w:val="16"/>
                <w:szCs w:val="16"/>
                <w:lang w:eastAsia="fr-FR" w:bidi="ar-SA"/>
              </w:rPr>
            </w:pPr>
            <w:r w:rsidRPr="001F185B">
              <w:rPr>
                <w:rFonts w:eastAsia="Times New Roman" w:cs="Calibri"/>
                <w:sz w:val="16"/>
                <w:szCs w:val="16"/>
                <w:lang w:eastAsia="fr-FR" w:bidi="ar-SA"/>
              </w:rPr>
              <w:t>DECIMAL (11,4)</w:t>
            </w:r>
          </w:p>
        </w:tc>
        <w:tc>
          <w:tcPr>
            <w:tcW w:w="737" w:type="dxa"/>
            <w:tcBorders>
              <w:top w:val="single" w:sz="4" w:space="0" w:color="auto"/>
              <w:left w:val="nil"/>
              <w:bottom w:val="single" w:sz="4" w:space="0" w:color="auto"/>
              <w:right w:val="single" w:sz="4" w:space="0" w:color="auto"/>
            </w:tcBorders>
            <w:shd w:val="clear" w:color="auto" w:fill="auto"/>
            <w:vAlign w:val="center"/>
          </w:tcPr>
          <w:p w:rsidR="001F185B" w:rsidRPr="001F185B" w:rsidRDefault="001F185B" w:rsidP="009271C1">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1F185B" w:rsidRPr="001F185B" w:rsidRDefault="001F185B" w:rsidP="009271C1">
            <w:pPr>
              <w:jc w:val="center"/>
              <w:rPr>
                <w:rFonts w:eastAsia="Times New Roman" w:cs="Calibri"/>
                <w:sz w:val="16"/>
                <w:szCs w:val="16"/>
                <w:lang w:eastAsia="fr-FR" w:bidi="ar-SA"/>
              </w:rPr>
            </w:pPr>
            <w:r w:rsidRPr="001F185B">
              <w:rPr>
                <w:rFonts w:eastAsia="Times New Roman" w:cs="Calibri"/>
                <w:sz w:val="16"/>
                <w:szCs w:val="16"/>
                <w:lang w:eastAsia="fr-FR" w:bidi="ar-SA"/>
              </w:rPr>
              <w:t>oui</w:t>
            </w:r>
          </w:p>
        </w:tc>
        <w:tc>
          <w:tcPr>
            <w:tcW w:w="923" w:type="dxa"/>
            <w:tcBorders>
              <w:top w:val="nil"/>
              <w:left w:val="single" w:sz="4" w:space="0" w:color="auto"/>
              <w:bottom w:val="single" w:sz="4" w:space="0" w:color="auto"/>
              <w:right w:val="single" w:sz="4" w:space="0" w:color="auto"/>
            </w:tcBorders>
            <w:shd w:val="clear" w:color="auto" w:fill="auto"/>
            <w:vAlign w:val="center"/>
          </w:tcPr>
          <w:p w:rsidR="001F185B" w:rsidRPr="001F185B" w:rsidRDefault="001F185B" w:rsidP="009271C1">
            <w:pPr>
              <w:jc w:val="center"/>
              <w:rPr>
                <w:rFonts w:eastAsia="Times New Roman" w:cs="Calibri"/>
                <w:sz w:val="16"/>
                <w:szCs w:val="16"/>
                <w:lang w:eastAsia="fr-FR" w:bidi="ar-SA"/>
              </w:rPr>
            </w:pPr>
          </w:p>
        </w:tc>
        <w:tc>
          <w:tcPr>
            <w:tcW w:w="971" w:type="dxa"/>
            <w:tcBorders>
              <w:top w:val="nil"/>
              <w:left w:val="nil"/>
              <w:bottom w:val="single" w:sz="4" w:space="0" w:color="auto"/>
              <w:right w:val="single" w:sz="4" w:space="0" w:color="auto"/>
            </w:tcBorders>
            <w:shd w:val="clear" w:color="auto" w:fill="auto"/>
            <w:vAlign w:val="center"/>
          </w:tcPr>
          <w:p w:rsidR="001F185B" w:rsidRPr="001F185B" w:rsidRDefault="001F185B" w:rsidP="009271C1">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tcPr>
          <w:p w:rsidR="001F185B" w:rsidRPr="001F185B" w:rsidRDefault="001F185B" w:rsidP="009271C1">
            <w:pPr>
              <w:jc w:val="center"/>
              <w:rPr>
                <w:rFonts w:eastAsia="Times New Roman" w:cs="Calibri"/>
                <w:sz w:val="16"/>
                <w:szCs w:val="16"/>
                <w:lang w:eastAsia="fr-FR" w:bidi="ar-SA"/>
              </w:rPr>
            </w:pPr>
            <w:r w:rsidRPr="00C17A9A">
              <w:rPr>
                <w:rFonts w:eastAsia="Times New Roman" w:cs="Calibri"/>
                <w:sz w:val="16"/>
                <w:szCs w:val="16"/>
                <w:lang w:eastAsia="fr-FR" w:bidi="ar-SA"/>
              </w:rPr>
              <w:t>Saisie</w:t>
            </w:r>
            <w:r w:rsidRPr="001F185B">
              <w:rPr>
                <w:rFonts w:eastAsia="Times New Roman" w:cs="Calibri"/>
                <w:sz w:val="16"/>
                <w:szCs w:val="16"/>
                <w:lang w:eastAsia="fr-FR" w:bidi="ar-SA"/>
              </w:rPr>
              <w:t xml:space="preserve"> libre</w:t>
            </w:r>
          </w:p>
        </w:tc>
        <w:tc>
          <w:tcPr>
            <w:tcW w:w="1907" w:type="dxa"/>
            <w:tcBorders>
              <w:top w:val="nil"/>
              <w:left w:val="nil"/>
              <w:bottom w:val="single" w:sz="4" w:space="0" w:color="auto"/>
              <w:right w:val="single" w:sz="4" w:space="0" w:color="auto"/>
            </w:tcBorders>
            <w:shd w:val="clear" w:color="auto" w:fill="auto"/>
            <w:vAlign w:val="center"/>
          </w:tcPr>
          <w:p w:rsidR="001F185B" w:rsidRPr="007155E4" w:rsidRDefault="001F185B" w:rsidP="009271C1">
            <w:pPr>
              <w:jc w:val="center"/>
              <w:rPr>
                <w:rFonts w:eastAsia="Times New Roman" w:cs="Calibri"/>
                <w:sz w:val="16"/>
                <w:szCs w:val="16"/>
                <w:lang w:eastAsia="fr-FR" w:bidi="ar-SA"/>
              </w:rPr>
            </w:pPr>
            <w:r w:rsidRPr="007155E4">
              <w:rPr>
                <w:rFonts w:eastAsia="Times New Roman" w:cs="Calibri"/>
                <w:sz w:val="16"/>
                <w:szCs w:val="16"/>
                <w:lang w:eastAsia="fr-FR" w:bidi="ar-SA"/>
              </w:rPr>
              <w:t>Prix de la prestation pour la période comprise entre date de début et date de fin</w:t>
            </w:r>
          </w:p>
        </w:tc>
      </w:tr>
      <w:tr w:rsidR="002E309D" w:rsidRPr="009E6545" w:rsidTr="002E309D">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2E309D" w:rsidRPr="009E6545" w:rsidRDefault="002E309D" w:rsidP="009271C1">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2E309D" w:rsidRPr="00F37917" w:rsidRDefault="002E309D" w:rsidP="009271C1">
            <w:pPr>
              <w:jc w:val="center"/>
              <w:rPr>
                <w:rFonts w:eastAsia="Times New Roman" w:cs="Calibri"/>
                <w:sz w:val="18"/>
                <w:szCs w:val="18"/>
                <w:lang w:eastAsia="fr-FR" w:bidi="ar-SA"/>
              </w:rPr>
            </w:pPr>
            <w:r w:rsidRPr="00F37917">
              <w:rPr>
                <w:rFonts w:eastAsia="Times New Roman" w:cs="Calibri"/>
                <w:sz w:val="18"/>
                <w:szCs w:val="18"/>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2E309D" w:rsidRPr="00F37917" w:rsidRDefault="002E309D" w:rsidP="009271C1">
            <w:pPr>
              <w:jc w:val="center"/>
              <w:rPr>
                <w:rFonts w:eastAsia="Times New Roman" w:cs="Calibri"/>
                <w:sz w:val="18"/>
                <w:szCs w:val="18"/>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F37917" w:rsidRDefault="002E309D" w:rsidP="009271C1">
            <w:pPr>
              <w:jc w:val="center"/>
              <w:rPr>
                <w:rFonts w:eastAsia="Times New Roman" w:cs="Calibri"/>
                <w:sz w:val="18"/>
                <w:szCs w:val="18"/>
                <w:lang w:eastAsia="fr-FR" w:bidi="ar-SA"/>
              </w:rPr>
            </w:pPr>
            <w:r>
              <w:rPr>
                <w:rFonts w:eastAsia="Times New Roman" w:cs="Calibri"/>
                <w:sz w:val="18"/>
                <w:szCs w:val="18"/>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vAlign w:val="center"/>
            <w:hideMark/>
          </w:tcPr>
          <w:p w:rsidR="002E309D" w:rsidRPr="00F37917" w:rsidRDefault="002E309D" w:rsidP="009271C1">
            <w:pPr>
              <w:jc w:val="center"/>
              <w:rPr>
                <w:rFonts w:eastAsia="Times New Roman" w:cs="Calibri"/>
                <w:sz w:val="18"/>
                <w:szCs w:val="18"/>
                <w:lang w:eastAsia="fr-FR" w:bidi="ar-SA"/>
              </w:rPr>
            </w:pPr>
            <w:r w:rsidRPr="00F37917">
              <w:rPr>
                <w:rFonts w:eastAsia="Times New Roman" w:cs="Calibri"/>
                <w:sz w:val="18"/>
                <w:szCs w:val="18"/>
                <w:lang w:eastAsia="fr-FR" w:bidi="ar-SA"/>
              </w:rPr>
              <w:t>calculé</w:t>
            </w:r>
          </w:p>
        </w:tc>
        <w:tc>
          <w:tcPr>
            <w:tcW w:w="971" w:type="dxa"/>
            <w:tcBorders>
              <w:top w:val="nil"/>
              <w:left w:val="nil"/>
              <w:bottom w:val="single" w:sz="4" w:space="0" w:color="auto"/>
              <w:right w:val="single" w:sz="4" w:space="0" w:color="auto"/>
            </w:tcBorders>
            <w:shd w:val="clear" w:color="auto" w:fill="auto"/>
            <w:vAlign w:val="center"/>
            <w:hideMark/>
          </w:tcPr>
          <w:p w:rsidR="002E309D" w:rsidRPr="00F37917" w:rsidRDefault="002E309D" w:rsidP="009271C1">
            <w:pPr>
              <w:jc w:val="center"/>
              <w:rPr>
                <w:rFonts w:eastAsia="Times New Roman" w:cs="Calibri"/>
                <w:sz w:val="18"/>
                <w:szCs w:val="18"/>
                <w:lang w:eastAsia="fr-FR" w:bidi="ar-SA"/>
              </w:rPr>
            </w:pPr>
            <w:r w:rsidRPr="00F37917">
              <w:rPr>
                <w:rFonts w:eastAsia="Times New Roman" w:cs="Calibri"/>
                <w:sz w:val="18"/>
                <w:szCs w:val="18"/>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2E309D" w:rsidRPr="00F37917" w:rsidRDefault="002E309D" w:rsidP="009271C1">
            <w:pPr>
              <w:jc w:val="center"/>
              <w:rPr>
                <w:rFonts w:eastAsia="Times New Roman" w:cs="Calibri"/>
                <w:sz w:val="18"/>
                <w:szCs w:val="18"/>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2E309D" w:rsidRPr="007155E4" w:rsidRDefault="002E309D" w:rsidP="009271C1">
            <w:pPr>
              <w:jc w:val="center"/>
              <w:rPr>
                <w:rFonts w:eastAsia="Times New Roman" w:cs="Calibri"/>
                <w:sz w:val="16"/>
                <w:szCs w:val="16"/>
                <w:lang w:eastAsia="fr-FR" w:bidi="ar-SA"/>
              </w:rPr>
            </w:pPr>
            <w:r w:rsidRPr="007155E4">
              <w:rPr>
                <w:rFonts w:eastAsia="Times New Roman" w:cs="Calibri"/>
                <w:sz w:val="16"/>
                <w:szCs w:val="16"/>
                <w:lang w:eastAsia="fr-FR" w:bidi="ar-SA"/>
              </w:rPr>
              <w:t>date de création de l'enregistrement. Alimenté par le systEme A la date du jour de création.</w:t>
            </w:r>
          </w:p>
        </w:tc>
      </w:tr>
      <w:tr w:rsidR="002E309D" w:rsidRPr="009E6545" w:rsidTr="002E309D">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2E309D" w:rsidRPr="009E6545" w:rsidRDefault="002E309D" w:rsidP="009271C1">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71" w:type="dxa"/>
            <w:tcBorders>
              <w:top w:val="nil"/>
              <w:left w:val="nil"/>
              <w:bottom w:val="single" w:sz="4" w:space="0" w:color="auto"/>
              <w:right w:val="single" w:sz="4" w:space="0" w:color="auto"/>
            </w:tcBorders>
            <w:shd w:val="clear" w:color="auto" w:fill="auto"/>
            <w:noWrap/>
            <w:vAlign w:val="center"/>
            <w:hideMark/>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nil"/>
              <w:left w:val="nil"/>
              <w:bottom w:val="single" w:sz="4" w:space="0" w:color="auto"/>
              <w:right w:val="single" w:sz="4" w:space="0" w:color="auto"/>
            </w:tcBorders>
            <w:shd w:val="clear" w:color="auto" w:fill="auto"/>
            <w:vAlign w:val="center"/>
            <w:hideMark/>
          </w:tcPr>
          <w:p w:rsidR="002E309D" w:rsidRPr="009E6545" w:rsidRDefault="002E309D" w:rsidP="009271C1">
            <w:pPr>
              <w:jc w:val="center"/>
              <w:rPr>
                <w:rFonts w:eastAsia="Times New Roman" w:cs="Calibri"/>
                <w:sz w:val="16"/>
                <w:szCs w:val="16"/>
                <w:lang w:eastAsia="fr-FR" w:bidi="ar-SA"/>
              </w:rPr>
            </w:pPr>
          </w:p>
        </w:tc>
        <w:tc>
          <w:tcPr>
            <w:tcW w:w="1907" w:type="dxa"/>
            <w:tcBorders>
              <w:top w:val="nil"/>
              <w:left w:val="nil"/>
              <w:bottom w:val="single" w:sz="4" w:space="0" w:color="auto"/>
              <w:right w:val="single" w:sz="4" w:space="0" w:color="auto"/>
            </w:tcBorders>
            <w:shd w:val="clear" w:color="auto" w:fill="auto"/>
            <w:vAlign w:val="center"/>
            <w:hideMark/>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2E309D" w:rsidRPr="009E6545" w:rsidTr="002E309D">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9E6545" w:rsidRDefault="002E309D" w:rsidP="009271C1">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737" w:type="dxa"/>
            <w:tcBorders>
              <w:top w:val="single" w:sz="4" w:space="0" w:color="auto"/>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9E6545" w:rsidRDefault="003659A6" w:rsidP="009271C1">
            <w:pPr>
              <w:jc w:val="center"/>
              <w:rPr>
                <w:rFonts w:eastAsia="Times New Roman" w:cs="Calibri"/>
                <w:sz w:val="16"/>
                <w:szCs w:val="16"/>
                <w:lang w:eastAsia="fr-FR" w:bidi="ar-SA"/>
              </w:rPr>
            </w:pPr>
            <w:r w:rsidRPr="009E6545">
              <w:rPr>
                <w:rFonts w:eastAsia="Times New Roman" w:cs="Calibri"/>
                <w:sz w:val="16"/>
                <w:szCs w:val="16"/>
                <w:lang w:eastAsia="fr-FR" w:bidi="ar-SA"/>
              </w:rPr>
              <w:t>C</w:t>
            </w:r>
            <w:r w:rsidR="002E309D" w:rsidRPr="009E6545">
              <w:rPr>
                <w:rFonts w:eastAsia="Times New Roman" w:cs="Calibri"/>
                <w:sz w:val="16"/>
                <w:szCs w:val="16"/>
                <w:lang w:eastAsia="fr-FR" w:bidi="ar-SA"/>
              </w:rPr>
              <w:t>alculé</w:t>
            </w:r>
            <w:r>
              <w:rPr>
                <w:rFonts w:eastAsia="Times New Roman" w:cs="Calibri"/>
                <w:sz w:val="16"/>
                <w:szCs w:val="16"/>
                <w:lang w:eastAsia="fr-FR" w:bidi="ar-SA"/>
              </w:rPr>
              <w:t>, modifiable</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2E309D" w:rsidRPr="009E6545" w:rsidRDefault="00A61B29" w:rsidP="009271C1">
            <w:pPr>
              <w:jc w:val="center"/>
              <w:rPr>
                <w:rFonts w:eastAsia="Times New Roman" w:cs="Calibri"/>
                <w:sz w:val="16"/>
                <w:szCs w:val="16"/>
                <w:lang w:eastAsia="fr-FR" w:bidi="ar-SA"/>
              </w:rPr>
            </w:pPr>
            <w:r>
              <w:rPr>
                <w:rFonts w:eastAsia="Times New Roman" w:cs="Calibri"/>
                <w:sz w:val="16"/>
                <w:szCs w:val="16"/>
                <w:lang w:eastAsia="fr-FR" w:bidi="ar-SA"/>
              </w:rPr>
              <w:t>calendrier</w:t>
            </w:r>
          </w:p>
        </w:tc>
        <w:tc>
          <w:tcPr>
            <w:tcW w:w="1907" w:type="dxa"/>
            <w:tcBorders>
              <w:top w:val="single" w:sz="4" w:space="0" w:color="auto"/>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w:t>
            </w:r>
            <w:r w:rsidR="00A61B29">
              <w:rPr>
                <w:rFonts w:eastAsia="Times New Roman" w:cs="Calibri"/>
                <w:sz w:val="16"/>
                <w:szCs w:val="16"/>
                <w:lang w:eastAsia="fr-FR" w:bidi="ar-SA"/>
              </w:rPr>
              <w:t>entée par défaut au 01/01/2076 et modifiable</w:t>
            </w:r>
          </w:p>
        </w:tc>
      </w:tr>
      <w:tr w:rsidR="002E309D" w:rsidRPr="009E6545" w:rsidTr="002E309D">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9E6545" w:rsidRDefault="002E309D" w:rsidP="009271C1">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2E309D" w:rsidRPr="00045326" w:rsidRDefault="002E309D" w:rsidP="009271C1">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737" w:type="dxa"/>
            <w:tcBorders>
              <w:top w:val="single" w:sz="4" w:space="0" w:color="auto"/>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23"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71" w:type="dxa"/>
            <w:tcBorders>
              <w:top w:val="single" w:sz="4" w:space="0" w:color="auto"/>
              <w:left w:val="single" w:sz="4" w:space="0" w:color="auto"/>
              <w:bottom w:val="single" w:sz="4" w:space="0" w:color="auto"/>
              <w:right w:val="single" w:sz="4" w:space="0" w:color="auto"/>
            </w:tcBorders>
            <w:shd w:val="clear" w:color="auto" w:fill="auto"/>
            <w:vAlign w:val="center"/>
          </w:tcPr>
          <w:p w:rsidR="002E309D" w:rsidRPr="00045326" w:rsidRDefault="002E309D" w:rsidP="009271C1">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889" w:type="dxa"/>
            <w:tcBorders>
              <w:top w:val="single" w:sz="4" w:space="0" w:color="auto"/>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p>
        </w:tc>
        <w:tc>
          <w:tcPr>
            <w:tcW w:w="1907" w:type="dxa"/>
            <w:tcBorders>
              <w:top w:val="single" w:sz="4" w:space="0" w:color="auto"/>
              <w:left w:val="nil"/>
              <w:bottom w:val="single" w:sz="4" w:space="0" w:color="auto"/>
              <w:right w:val="single" w:sz="4" w:space="0" w:color="auto"/>
            </w:tcBorders>
            <w:shd w:val="clear" w:color="auto" w:fill="auto"/>
            <w:vAlign w:val="center"/>
          </w:tcPr>
          <w:p w:rsidR="002E309D" w:rsidRPr="009E6545" w:rsidRDefault="002E309D" w:rsidP="009271C1">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3659A6" w:rsidRDefault="003659A6" w:rsidP="003659A6">
      <w:pPr>
        <w:pStyle w:val="Titre4"/>
      </w:pPr>
      <w:r w:rsidRPr="004E2387">
        <w:rPr>
          <w:rFonts w:asciiTheme="minorHAnsi" w:hAnsiTheme="minorHAnsi" w:cstheme="minorHAnsi"/>
          <w:lang w:eastAsia="fr-FR" w:bidi="ar-SA"/>
        </w:rPr>
        <w:t xml:space="preserve">Création : renseignement des données de </w:t>
      </w:r>
      <w:r>
        <w:rPr>
          <w:rFonts w:asciiTheme="minorHAnsi" w:hAnsiTheme="minorHAnsi" w:cstheme="minorHAnsi"/>
          <w:lang w:eastAsia="fr-FR" w:bidi="ar-SA"/>
        </w:rPr>
        <w:t>ta_g3p_grille</w:t>
      </w:r>
      <w:r w:rsidR="008F275D">
        <w:rPr>
          <w:rFonts w:asciiTheme="minorHAnsi" w:hAnsiTheme="minorHAnsi" w:cstheme="minorHAnsi"/>
          <w:lang w:eastAsia="fr-FR" w:bidi="ar-SA"/>
        </w:rPr>
        <w:t>_prix</w:t>
      </w:r>
      <w:r>
        <w:rPr>
          <w:rFonts w:asciiTheme="minorHAnsi" w:hAnsiTheme="minorHAnsi" w:cstheme="minorHAnsi"/>
          <w:lang w:eastAsia="fr-FR" w:bidi="ar-SA"/>
        </w:rPr>
        <w:t>_prestation</w:t>
      </w:r>
    </w:p>
    <w:p w:rsidR="00D27D14" w:rsidRDefault="00D27D14" w:rsidP="003659A6">
      <w:pPr>
        <w:autoSpaceDE w:val="0"/>
        <w:autoSpaceDN w:val="0"/>
        <w:adjustRightInd w:val="0"/>
        <w:rPr>
          <w:rFonts w:asciiTheme="minorHAnsi" w:hAnsiTheme="minorHAnsi" w:cstheme="minorHAnsi"/>
          <w:szCs w:val="24"/>
          <w:lang w:eastAsia="fr-FR" w:bidi="ar-SA"/>
        </w:rPr>
      </w:pPr>
    </w:p>
    <w:p w:rsidR="003659A6" w:rsidRPr="007E57B2" w:rsidRDefault="003659A6" w:rsidP="003659A6">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745074" w:rsidRDefault="00745074" w:rsidP="003659A6">
      <w:pPr>
        <w:numPr>
          <w:ilvl w:val="0"/>
          <w:numId w:val="675"/>
        </w:numPr>
        <w:autoSpaceDE w:val="0"/>
        <w:autoSpaceDN w:val="0"/>
        <w:adjustRightInd w:val="0"/>
        <w:rPr>
          <w:rFonts w:asciiTheme="minorHAnsi" w:hAnsiTheme="minorHAnsi" w:cstheme="minorHAnsi"/>
          <w:szCs w:val="24"/>
          <w:lang w:eastAsia="fr-FR" w:bidi="ar-SA"/>
        </w:rPr>
      </w:pPr>
      <w:r w:rsidRPr="00A02D84">
        <w:rPr>
          <w:rFonts w:asciiTheme="minorHAnsi" w:hAnsiTheme="minorHAnsi" w:cstheme="minorHAnsi"/>
          <w:szCs w:val="24"/>
          <w:lang w:eastAsia="fr-FR" w:bidi="ar-SA"/>
        </w:rPr>
        <w:t>ANNEE (ANNEE)</w:t>
      </w:r>
    </w:p>
    <w:p w:rsidR="003659A6" w:rsidRDefault="003659A6" w:rsidP="003659A6">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PRIX </w:t>
      </w:r>
      <w:r w:rsidRPr="005B090C">
        <w:rPr>
          <w:rFonts w:asciiTheme="minorHAnsi" w:hAnsiTheme="minorHAnsi" w:cstheme="minorHAnsi"/>
          <w:szCs w:val="24"/>
          <w:lang w:eastAsia="fr-FR" w:bidi="ar-SA"/>
        </w:rPr>
        <w:t>(</w:t>
      </w:r>
      <w:r>
        <w:rPr>
          <w:rFonts w:asciiTheme="minorHAnsi" w:hAnsiTheme="minorHAnsi" w:cstheme="minorHAnsi"/>
          <w:szCs w:val="24"/>
          <w:lang w:eastAsia="fr-FR" w:bidi="ar-SA"/>
        </w:rPr>
        <w:t>PRIX</w:t>
      </w:r>
      <w:r w:rsidRPr="005B090C">
        <w:rPr>
          <w:rFonts w:asciiTheme="minorHAnsi" w:hAnsiTheme="minorHAnsi" w:cstheme="minorHAnsi"/>
          <w:szCs w:val="24"/>
          <w:lang w:eastAsia="fr-FR" w:bidi="ar-SA"/>
        </w:rPr>
        <w:t>)</w:t>
      </w:r>
    </w:p>
    <w:p w:rsidR="003659A6" w:rsidRPr="00B819AD" w:rsidRDefault="003659A6" w:rsidP="003659A6">
      <w:pPr>
        <w:autoSpaceDE w:val="0"/>
        <w:autoSpaceDN w:val="0"/>
        <w:adjustRightInd w:val="0"/>
        <w:rPr>
          <w:rFonts w:asciiTheme="minorHAnsi" w:hAnsiTheme="minorHAnsi" w:cstheme="minorHAnsi"/>
          <w:szCs w:val="24"/>
          <w:lang w:eastAsia="fr-FR" w:bidi="ar-SA"/>
        </w:rPr>
      </w:pPr>
    </w:p>
    <w:p w:rsidR="003659A6" w:rsidRDefault="003659A6" w:rsidP="003659A6">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3659A6" w:rsidRDefault="003659A6" w:rsidP="003659A6">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1B2469" w:rsidRDefault="001B2469" w:rsidP="001B2469">
      <w:pPr>
        <w:autoSpaceDE w:val="0"/>
        <w:autoSpaceDN w:val="0"/>
        <w:adjustRightInd w:val="0"/>
        <w:rPr>
          <w:rFonts w:asciiTheme="minorHAnsi" w:hAnsiTheme="minorHAnsi" w:cstheme="minorHAnsi"/>
          <w:szCs w:val="24"/>
          <w:lang w:eastAsia="fr-FR" w:bidi="ar-SA"/>
        </w:rPr>
      </w:pPr>
    </w:p>
    <w:p w:rsidR="008E00FA" w:rsidRPr="00150123" w:rsidRDefault="008E00FA" w:rsidP="008E00FA">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par sélection dans une liste déroulante : </w:t>
      </w:r>
    </w:p>
    <w:p w:rsidR="008E00FA" w:rsidRDefault="008E00FA" w:rsidP="008E00FA">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CODE PRESTATION (C0PRE)</w:t>
      </w:r>
      <w:r w:rsidRPr="00150123">
        <w:rPr>
          <w:rFonts w:asciiTheme="minorHAnsi" w:hAnsiTheme="minorHAnsi" w:cstheme="minorHAnsi"/>
          <w:szCs w:val="24"/>
          <w:lang w:eastAsia="fr-FR" w:bidi="ar-SA"/>
        </w:rPr>
        <w:t>. La liste déroulante propose toutes les valeurs</w:t>
      </w:r>
      <w:r>
        <w:rPr>
          <w:rFonts w:asciiTheme="minorHAnsi" w:hAnsiTheme="minorHAnsi" w:cstheme="minorHAnsi"/>
          <w:szCs w:val="24"/>
          <w:lang w:eastAsia="fr-FR" w:bidi="ar-SA"/>
        </w:rPr>
        <w:t xml:space="preserve"> CODE PRESTATION </w:t>
      </w:r>
      <w:r w:rsidR="001B2469">
        <w:rPr>
          <w:rFonts w:asciiTheme="minorHAnsi" w:hAnsiTheme="minorHAnsi" w:cstheme="minorHAnsi"/>
          <w:szCs w:val="24"/>
          <w:lang w:eastAsia="fr-FR" w:bidi="ar-SA"/>
        </w:rPr>
        <w:t xml:space="preserve">– LIBELLE PRESTATION </w:t>
      </w:r>
      <w:r w:rsidRPr="00150123">
        <w:rPr>
          <w:rFonts w:asciiTheme="minorHAnsi" w:hAnsiTheme="minorHAnsi" w:cstheme="minorHAnsi"/>
          <w:szCs w:val="24"/>
          <w:lang w:eastAsia="fr-FR" w:bidi="ar-SA"/>
        </w:rPr>
        <w:t xml:space="preserve">de la table </w:t>
      </w:r>
      <w:r>
        <w:rPr>
          <w:rFonts w:asciiTheme="minorHAnsi" w:hAnsiTheme="minorHAnsi" w:cstheme="minorHAnsi"/>
          <w:szCs w:val="24"/>
          <w:lang w:eastAsia="fr-FR" w:bidi="ar-SA"/>
        </w:rPr>
        <w:t>ta_g3p_prestation</w:t>
      </w:r>
      <w:r w:rsidRPr="00150123">
        <w:rPr>
          <w:rFonts w:asciiTheme="minorHAnsi" w:hAnsiTheme="minorHAnsi" w:cstheme="minorHAnsi"/>
          <w:szCs w:val="24"/>
          <w:lang w:eastAsia="fr-FR" w:bidi="ar-SA"/>
        </w:rPr>
        <w:t xml:space="preserve"> qui ne sont pas closes (lignes de </w:t>
      </w:r>
      <w:r>
        <w:rPr>
          <w:rFonts w:asciiTheme="minorHAnsi" w:hAnsiTheme="minorHAnsi" w:cstheme="minorHAnsi"/>
          <w:szCs w:val="24"/>
          <w:lang w:eastAsia="fr-FR" w:bidi="ar-SA"/>
        </w:rPr>
        <w:t>ta_g3p_prestation</w:t>
      </w:r>
      <w:r w:rsidRPr="00150123">
        <w:rPr>
          <w:rFonts w:asciiTheme="minorHAnsi" w:hAnsiTheme="minorHAnsi" w:cstheme="minorHAnsi"/>
          <w:szCs w:val="24"/>
          <w:lang w:eastAsia="fr-FR" w:bidi="ar-SA"/>
        </w:rPr>
        <w:t xml:space="preserve"> dont la DATE DE CLOTURE est supérieure </w:t>
      </w:r>
      <w:r>
        <w:rPr>
          <w:rFonts w:asciiTheme="minorHAnsi" w:hAnsiTheme="minorHAnsi" w:cstheme="minorHAnsi"/>
          <w:szCs w:val="24"/>
          <w:lang w:eastAsia="fr-FR" w:bidi="ar-SA"/>
        </w:rPr>
        <w:t>strictement à la date du jour).</w:t>
      </w:r>
    </w:p>
    <w:p w:rsidR="008E00FA" w:rsidRDefault="00220378" w:rsidP="008E00FA">
      <w:pPr>
        <w:numPr>
          <w:ilvl w:val="0"/>
          <w:numId w:val="699"/>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CODE VERSION PRIX</w:t>
      </w:r>
      <w:r w:rsidR="008E00FA" w:rsidRPr="00815692">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C0VEPR</w:t>
      </w:r>
      <w:r w:rsidR="008E00FA" w:rsidRPr="00815692">
        <w:rPr>
          <w:rFonts w:asciiTheme="minorHAnsi" w:hAnsiTheme="minorHAnsi" w:cstheme="minorHAnsi"/>
          <w:szCs w:val="24"/>
          <w:lang w:eastAsia="fr-FR" w:bidi="ar-SA"/>
        </w:rPr>
        <w:t xml:space="preserve">). La liste déroulante propose toutes les valeurs </w:t>
      </w:r>
      <w:r w:rsidR="008E00FA">
        <w:rPr>
          <w:rFonts w:asciiTheme="minorHAnsi" w:hAnsiTheme="minorHAnsi" w:cstheme="minorHAnsi"/>
          <w:szCs w:val="24"/>
          <w:lang w:eastAsia="fr-FR" w:bidi="ar-SA"/>
        </w:rPr>
        <w:t>TYPE PRIX</w:t>
      </w:r>
      <w:r w:rsidR="008E00FA" w:rsidRPr="00815692">
        <w:rPr>
          <w:rFonts w:asciiTheme="minorHAnsi" w:hAnsiTheme="minorHAnsi" w:cstheme="minorHAnsi"/>
          <w:szCs w:val="24"/>
          <w:lang w:eastAsia="fr-FR" w:bidi="ar-SA"/>
        </w:rPr>
        <w:t xml:space="preserve"> </w:t>
      </w:r>
      <w:r w:rsidR="001B2469">
        <w:rPr>
          <w:rFonts w:asciiTheme="minorHAnsi" w:hAnsiTheme="minorHAnsi" w:cstheme="minorHAnsi"/>
          <w:szCs w:val="24"/>
          <w:lang w:eastAsia="fr-FR" w:bidi="ar-SA"/>
        </w:rPr>
        <w:t xml:space="preserve">– DESC TYPE PRIX </w:t>
      </w:r>
      <w:r w:rsidR="008E00FA" w:rsidRPr="00815692">
        <w:rPr>
          <w:rFonts w:asciiTheme="minorHAnsi" w:hAnsiTheme="minorHAnsi" w:cstheme="minorHAnsi"/>
          <w:szCs w:val="24"/>
          <w:lang w:eastAsia="fr-FR" w:bidi="ar-SA"/>
        </w:rPr>
        <w:t>de la table ta_g3p_</w:t>
      </w:r>
      <w:r w:rsidR="00C21351">
        <w:rPr>
          <w:rFonts w:asciiTheme="minorHAnsi" w:hAnsiTheme="minorHAnsi" w:cstheme="minorHAnsi"/>
          <w:szCs w:val="24"/>
          <w:lang w:eastAsia="fr-FR" w:bidi="ar-SA"/>
        </w:rPr>
        <w:t>version_prix</w:t>
      </w:r>
      <w:r w:rsidR="008E00FA" w:rsidRPr="00815692">
        <w:rPr>
          <w:rFonts w:asciiTheme="minorHAnsi" w:hAnsiTheme="minorHAnsi" w:cstheme="minorHAnsi"/>
          <w:szCs w:val="24"/>
          <w:lang w:eastAsia="fr-FR" w:bidi="ar-SA"/>
        </w:rPr>
        <w:t xml:space="preserve"> qui ne sont pas closes (lignes de </w:t>
      </w:r>
      <w:r w:rsidR="00C21351" w:rsidRPr="00815692">
        <w:rPr>
          <w:rFonts w:asciiTheme="minorHAnsi" w:hAnsiTheme="minorHAnsi" w:cstheme="minorHAnsi"/>
          <w:szCs w:val="24"/>
          <w:lang w:eastAsia="fr-FR" w:bidi="ar-SA"/>
        </w:rPr>
        <w:t>ta_g3p_</w:t>
      </w:r>
      <w:r w:rsidR="00C21351">
        <w:rPr>
          <w:rFonts w:asciiTheme="minorHAnsi" w:hAnsiTheme="minorHAnsi" w:cstheme="minorHAnsi"/>
          <w:szCs w:val="24"/>
          <w:lang w:eastAsia="fr-FR" w:bidi="ar-SA"/>
        </w:rPr>
        <w:t>version_prix</w:t>
      </w:r>
      <w:r w:rsidR="008E00FA" w:rsidRPr="00815692">
        <w:rPr>
          <w:rFonts w:asciiTheme="minorHAnsi" w:hAnsiTheme="minorHAnsi" w:cstheme="minorHAnsi"/>
          <w:szCs w:val="24"/>
          <w:lang w:eastAsia="fr-FR" w:bidi="ar-SA"/>
        </w:rPr>
        <w:t xml:space="preserve"> dont la DATE DE CLOTURE est supérieure strictement à la date du jour).</w:t>
      </w:r>
    </w:p>
    <w:p w:rsidR="003659A6" w:rsidRPr="00C362CD" w:rsidRDefault="003659A6" w:rsidP="003659A6">
      <w:pPr>
        <w:pStyle w:val="Titre4"/>
        <w:rPr>
          <w:lang w:eastAsia="fr-FR" w:bidi="ar-SA"/>
        </w:rPr>
      </w:pPr>
      <w:r w:rsidRPr="004C6180">
        <w:rPr>
          <w:rFonts w:asciiTheme="minorHAnsi" w:hAnsiTheme="minorHAnsi" w:cstheme="minorHAnsi"/>
        </w:rPr>
        <w:t xml:space="preserve">Création : contrôle des données de </w:t>
      </w:r>
      <w:r w:rsidR="008F275D">
        <w:rPr>
          <w:rFonts w:asciiTheme="minorHAnsi" w:hAnsiTheme="minorHAnsi" w:cstheme="minorHAnsi"/>
          <w:lang w:eastAsia="fr-FR" w:bidi="ar-SA"/>
        </w:rPr>
        <w:t>ta_g3p_grille_prix_prestation</w:t>
      </w:r>
    </w:p>
    <w:p w:rsidR="003659A6" w:rsidRDefault="003659A6" w:rsidP="003659A6">
      <w:pPr>
        <w:autoSpaceDE w:val="0"/>
        <w:autoSpaceDN w:val="0"/>
        <w:adjustRightInd w:val="0"/>
        <w:rPr>
          <w:rFonts w:asciiTheme="minorHAnsi" w:hAnsiTheme="minorHAnsi" w:cstheme="minorHAnsi"/>
          <w:szCs w:val="24"/>
          <w:lang w:eastAsia="fr-FR" w:bidi="ar-SA"/>
        </w:rPr>
      </w:pPr>
    </w:p>
    <w:p w:rsidR="003659A6" w:rsidRPr="00150123" w:rsidRDefault="003659A6" w:rsidP="003659A6">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1B2469" w:rsidRPr="001B2469" w:rsidRDefault="001B2469" w:rsidP="001B2469">
      <w:pPr>
        <w:numPr>
          <w:ilvl w:val="0"/>
          <w:numId w:val="166"/>
        </w:numPr>
        <w:autoSpaceDE w:val="0"/>
        <w:autoSpaceDN w:val="0"/>
        <w:adjustRightInd w:val="0"/>
        <w:spacing w:after="1"/>
        <w:rPr>
          <w:rFonts w:asciiTheme="minorHAnsi" w:hAnsiTheme="minorHAnsi" w:cstheme="minorHAnsi"/>
          <w:szCs w:val="24"/>
          <w:lang w:eastAsia="fr-FR" w:bidi="ar-SA"/>
        </w:rPr>
      </w:pPr>
      <w:r w:rsidRPr="001B2469">
        <w:rPr>
          <w:rFonts w:asciiTheme="minorHAnsi" w:hAnsiTheme="minorHAnsi" w:cstheme="minorHAnsi"/>
          <w:szCs w:val="24"/>
          <w:lang w:eastAsia="fr-FR" w:bidi="ar-SA"/>
        </w:rPr>
        <w:t>ANNEE (ANNEE)</w:t>
      </w:r>
    </w:p>
    <w:p w:rsidR="008E00FA" w:rsidRDefault="008E00FA" w:rsidP="001B2469">
      <w:pPr>
        <w:numPr>
          <w:ilvl w:val="0"/>
          <w:numId w:val="16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 xml:space="preserve">PRIX </w:t>
      </w:r>
      <w:r w:rsidRPr="005B090C">
        <w:rPr>
          <w:rFonts w:asciiTheme="minorHAnsi" w:hAnsiTheme="minorHAnsi" w:cstheme="minorHAnsi"/>
          <w:szCs w:val="24"/>
          <w:lang w:eastAsia="fr-FR" w:bidi="ar-SA"/>
        </w:rPr>
        <w:t>(</w:t>
      </w:r>
      <w:r>
        <w:rPr>
          <w:rFonts w:asciiTheme="minorHAnsi" w:hAnsiTheme="minorHAnsi" w:cstheme="minorHAnsi"/>
          <w:szCs w:val="24"/>
          <w:lang w:eastAsia="fr-FR" w:bidi="ar-SA"/>
        </w:rPr>
        <w:t>PRIX</w:t>
      </w:r>
      <w:r w:rsidRPr="005B090C">
        <w:rPr>
          <w:rFonts w:asciiTheme="minorHAnsi" w:hAnsiTheme="minorHAnsi" w:cstheme="minorHAnsi"/>
          <w:szCs w:val="24"/>
          <w:lang w:eastAsia="fr-FR" w:bidi="ar-SA"/>
        </w:rPr>
        <w:t>)</w:t>
      </w:r>
    </w:p>
    <w:p w:rsidR="003659A6" w:rsidRPr="00150123" w:rsidRDefault="003659A6" w:rsidP="003659A6">
      <w:pPr>
        <w:autoSpaceDE w:val="0"/>
        <w:autoSpaceDN w:val="0"/>
        <w:adjustRightInd w:val="0"/>
        <w:rPr>
          <w:rFonts w:asciiTheme="minorHAnsi" w:hAnsiTheme="minorHAnsi" w:cstheme="minorHAnsi"/>
          <w:szCs w:val="24"/>
          <w:lang w:eastAsia="fr-FR" w:bidi="ar-SA"/>
        </w:rPr>
      </w:pPr>
    </w:p>
    <w:p w:rsidR="003659A6" w:rsidRPr="00150123" w:rsidRDefault="003659A6" w:rsidP="003659A6">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3659A6" w:rsidRDefault="00E3707B" w:rsidP="00E3707B">
      <w:pPr>
        <w:numPr>
          <w:ilvl w:val="0"/>
          <w:numId w:val="166"/>
        </w:numPr>
        <w:autoSpaceDE w:val="0"/>
        <w:autoSpaceDN w:val="0"/>
        <w:adjustRightInd w:val="0"/>
        <w:spacing w:after="1"/>
        <w:rPr>
          <w:rFonts w:asciiTheme="minorHAnsi" w:hAnsiTheme="minorHAnsi" w:cstheme="minorHAnsi"/>
          <w:szCs w:val="24"/>
          <w:lang w:eastAsia="fr-FR" w:bidi="ar-SA"/>
        </w:rPr>
      </w:pPr>
      <w:r w:rsidRPr="00E3707B">
        <w:rPr>
          <w:rFonts w:asciiTheme="minorHAnsi" w:hAnsiTheme="minorHAnsi" w:cstheme="minorHAnsi"/>
          <w:szCs w:val="24"/>
          <w:lang w:eastAsia="fr-FR" w:bidi="ar-SA"/>
        </w:rPr>
        <w:t xml:space="preserve">PRIX (PRIX) : </w:t>
      </w:r>
      <w:r>
        <w:rPr>
          <w:rFonts w:asciiTheme="minorHAnsi" w:hAnsiTheme="minorHAnsi" w:cstheme="minorHAnsi"/>
          <w:szCs w:val="24"/>
          <w:lang w:eastAsia="fr-FR" w:bidi="ar-SA"/>
        </w:rPr>
        <w:t>nombre de 11 positions maximales dont 4 après la virgule</w:t>
      </w:r>
    </w:p>
    <w:p w:rsidR="00E3707B" w:rsidRPr="00E3707B" w:rsidRDefault="00E3707B" w:rsidP="00E3707B">
      <w:pPr>
        <w:autoSpaceDE w:val="0"/>
        <w:autoSpaceDN w:val="0"/>
        <w:adjustRightInd w:val="0"/>
        <w:spacing w:after="1"/>
        <w:rPr>
          <w:rFonts w:asciiTheme="minorHAnsi" w:hAnsiTheme="minorHAnsi" w:cstheme="minorHAnsi"/>
          <w:szCs w:val="24"/>
          <w:lang w:eastAsia="fr-FR" w:bidi="ar-SA"/>
        </w:rPr>
      </w:pPr>
    </w:p>
    <w:p w:rsidR="003659A6" w:rsidRDefault="003659A6" w:rsidP="003659A6">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E3707B" w:rsidRDefault="00E3707B" w:rsidP="00E3707B">
      <w:pPr>
        <w:numPr>
          <w:ilvl w:val="0"/>
          <w:numId w:val="166"/>
        </w:numPr>
        <w:autoSpaceDE w:val="0"/>
        <w:autoSpaceDN w:val="0"/>
        <w:adjustRightInd w:val="0"/>
        <w:spacing w:after="1"/>
        <w:rPr>
          <w:rFonts w:asciiTheme="minorHAnsi" w:hAnsiTheme="minorHAnsi" w:cstheme="minorHAnsi"/>
          <w:szCs w:val="24"/>
          <w:lang w:eastAsia="fr-FR" w:bidi="ar-SA"/>
        </w:rPr>
      </w:pPr>
      <w:r w:rsidRPr="00E3707B">
        <w:rPr>
          <w:rFonts w:asciiTheme="minorHAnsi" w:hAnsiTheme="minorHAnsi" w:cstheme="minorHAnsi"/>
          <w:szCs w:val="24"/>
          <w:lang w:eastAsia="fr-FR" w:bidi="ar-SA"/>
        </w:rPr>
        <w:t>CODE PRESTATION (C0PRE)</w:t>
      </w:r>
    </w:p>
    <w:p w:rsidR="008E09D4" w:rsidRDefault="00E3707B" w:rsidP="008E09D4">
      <w:pPr>
        <w:numPr>
          <w:ilvl w:val="0"/>
          <w:numId w:val="166"/>
        </w:numPr>
        <w:autoSpaceDE w:val="0"/>
        <w:autoSpaceDN w:val="0"/>
        <w:adjustRightInd w:val="0"/>
        <w:spacing w:after="1"/>
        <w:rPr>
          <w:rFonts w:asciiTheme="minorHAnsi" w:hAnsiTheme="minorHAnsi" w:cstheme="minorHAnsi"/>
          <w:szCs w:val="24"/>
          <w:lang w:eastAsia="fr-FR" w:bidi="ar-SA"/>
        </w:rPr>
      </w:pPr>
      <w:r w:rsidRPr="001B2469">
        <w:rPr>
          <w:rFonts w:asciiTheme="minorHAnsi" w:hAnsiTheme="minorHAnsi" w:cstheme="minorHAnsi"/>
          <w:szCs w:val="24"/>
          <w:lang w:eastAsia="fr-FR" w:bidi="ar-SA"/>
        </w:rPr>
        <w:t>ANNEE (ANNEE)</w:t>
      </w:r>
    </w:p>
    <w:p w:rsidR="00F34813" w:rsidRPr="001B2469" w:rsidRDefault="00F34813" w:rsidP="008E09D4">
      <w:pPr>
        <w:numPr>
          <w:ilvl w:val="0"/>
          <w:numId w:val="166"/>
        </w:numPr>
        <w:autoSpaceDE w:val="0"/>
        <w:autoSpaceDN w:val="0"/>
        <w:adjustRightInd w:val="0"/>
        <w:spacing w:after="1"/>
        <w:rPr>
          <w:rFonts w:asciiTheme="minorHAnsi" w:hAnsiTheme="minorHAnsi" w:cstheme="minorHAnsi"/>
          <w:szCs w:val="24"/>
          <w:lang w:eastAsia="fr-FR" w:bidi="ar-SA"/>
        </w:rPr>
      </w:pPr>
      <w:r>
        <w:rPr>
          <w:rFonts w:asciiTheme="minorHAnsi" w:hAnsiTheme="minorHAnsi" w:cstheme="minorHAnsi"/>
          <w:szCs w:val="24"/>
          <w:lang w:eastAsia="fr-FR" w:bidi="ar-SA"/>
        </w:rPr>
        <w:t>CODE VERSION PRIX (C0VEPR)</w:t>
      </w:r>
    </w:p>
    <w:p w:rsidR="008E09D4" w:rsidRDefault="008E09D4" w:rsidP="008E09D4">
      <w:pPr>
        <w:autoSpaceDE w:val="0"/>
        <w:autoSpaceDN w:val="0"/>
        <w:adjustRightInd w:val="0"/>
        <w:spacing w:after="1"/>
        <w:rPr>
          <w:rFonts w:asciiTheme="minorHAnsi" w:hAnsiTheme="minorHAnsi" w:cstheme="minorHAnsi"/>
          <w:color w:val="FF0000"/>
          <w:szCs w:val="24"/>
          <w:lang w:eastAsia="fr-FR" w:bidi="ar-SA"/>
        </w:rPr>
      </w:pPr>
    </w:p>
    <w:p w:rsidR="008E09D4" w:rsidRPr="00150123" w:rsidRDefault="008E09D4" w:rsidP="008E09D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8E09D4" w:rsidRDefault="008E09D4" w:rsidP="008E09D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6A26D3" w:rsidRDefault="006A26D3" w:rsidP="008E09D4">
      <w:pPr>
        <w:autoSpaceDE w:val="0"/>
        <w:autoSpaceDN w:val="0"/>
        <w:adjustRightInd w:val="0"/>
        <w:rPr>
          <w:rFonts w:asciiTheme="minorHAnsi" w:hAnsiTheme="minorHAnsi" w:cstheme="minorHAnsi"/>
          <w:szCs w:val="24"/>
          <w:lang w:eastAsia="fr-FR" w:bidi="ar-SA"/>
        </w:rPr>
      </w:pPr>
    </w:p>
    <w:p w:rsidR="006A26D3" w:rsidRPr="00150123" w:rsidRDefault="006A26D3" w:rsidP="006A26D3">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6A26D3" w:rsidRPr="00DA6661" w:rsidRDefault="006A26D3" w:rsidP="006A26D3">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3659A6" w:rsidRPr="00150123" w:rsidRDefault="003659A6" w:rsidP="003659A6">
      <w:pPr>
        <w:autoSpaceDE w:val="0"/>
        <w:autoSpaceDN w:val="0"/>
        <w:adjustRightInd w:val="0"/>
        <w:rPr>
          <w:rFonts w:asciiTheme="minorHAnsi" w:hAnsiTheme="minorHAnsi" w:cstheme="minorHAnsi"/>
          <w:szCs w:val="24"/>
          <w:lang w:eastAsia="fr-FR" w:bidi="ar-SA"/>
        </w:rPr>
      </w:pPr>
    </w:p>
    <w:p w:rsidR="003659A6" w:rsidRPr="009E5826" w:rsidRDefault="003659A6" w:rsidP="003659A6">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3659A6" w:rsidRDefault="003659A6" w:rsidP="003659A6">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8F275D" w:rsidRPr="00980652" w:rsidRDefault="008F275D" w:rsidP="008F275D">
      <w:pPr>
        <w:pStyle w:val="Titre4"/>
        <w:rPr>
          <w:rFonts w:asciiTheme="minorHAnsi" w:hAnsiTheme="minorHAnsi" w:cstheme="minorHAnsi"/>
        </w:rPr>
      </w:pPr>
      <w:r w:rsidRPr="00980652">
        <w:rPr>
          <w:rFonts w:asciiTheme="minorHAnsi" w:hAnsiTheme="minorHAnsi" w:cstheme="minorHAnsi"/>
        </w:rPr>
        <w:t xml:space="preserve">Modification : renseignement des données de </w:t>
      </w:r>
      <w:r>
        <w:rPr>
          <w:rFonts w:asciiTheme="minorHAnsi" w:hAnsiTheme="minorHAnsi" w:cstheme="minorHAnsi"/>
          <w:lang w:eastAsia="fr-FR" w:bidi="ar-SA"/>
        </w:rPr>
        <w:t>ta_g3p_grille_prix_prestation</w:t>
      </w:r>
    </w:p>
    <w:p w:rsidR="008F275D" w:rsidRDefault="008F275D" w:rsidP="008F275D">
      <w:pPr>
        <w:autoSpaceDE w:val="0"/>
        <w:autoSpaceDN w:val="0"/>
        <w:adjustRightInd w:val="0"/>
        <w:ind w:left="360"/>
        <w:rPr>
          <w:rFonts w:asciiTheme="minorHAnsi" w:hAnsiTheme="minorHAnsi" w:cstheme="minorHAnsi"/>
          <w:szCs w:val="24"/>
        </w:rPr>
      </w:pPr>
    </w:p>
    <w:p w:rsidR="008F275D" w:rsidRPr="009E5826" w:rsidRDefault="008F275D" w:rsidP="008F275D">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8F275D" w:rsidRDefault="008F275D" w:rsidP="008F275D">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xml:space="preserve">PRIX </w:t>
      </w:r>
      <w:r w:rsidRPr="005B090C">
        <w:rPr>
          <w:rFonts w:asciiTheme="minorHAnsi" w:hAnsiTheme="minorHAnsi" w:cstheme="minorHAnsi"/>
          <w:szCs w:val="24"/>
          <w:lang w:eastAsia="fr-FR" w:bidi="ar-SA"/>
        </w:rPr>
        <w:t>(</w:t>
      </w:r>
      <w:r>
        <w:rPr>
          <w:rFonts w:asciiTheme="minorHAnsi" w:hAnsiTheme="minorHAnsi" w:cstheme="minorHAnsi"/>
          <w:szCs w:val="24"/>
          <w:lang w:eastAsia="fr-FR" w:bidi="ar-SA"/>
        </w:rPr>
        <w:t>PRIX</w:t>
      </w:r>
      <w:r w:rsidRPr="005B090C">
        <w:rPr>
          <w:rFonts w:asciiTheme="minorHAnsi" w:hAnsiTheme="minorHAnsi" w:cstheme="minorHAnsi"/>
          <w:szCs w:val="24"/>
          <w:lang w:eastAsia="fr-FR" w:bidi="ar-SA"/>
        </w:rPr>
        <w:t>)</w:t>
      </w:r>
    </w:p>
    <w:p w:rsidR="008E09D4" w:rsidRDefault="008E09D4" w:rsidP="008E09D4">
      <w:pPr>
        <w:autoSpaceDE w:val="0"/>
        <w:autoSpaceDN w:val="0"/>
        <w:adjustRightInd w:val="0"/>
        <w:rPr>
          <w:rFonts w:asciiTheme="minorHAnsi" w:hAnsiTheme="minorHAnsi" w:cstheme="minorHAnsi"/>
          <w:szCs w:val="24"/>
          <w:lang w:eastAsia="fr-FR" w:bidi="ar-SA"/>
        </w:rPr>
      </w:pPr>
    </w:p>
    <w:p w:rsidR="008F275D" w:rsidRPr="007E57B2" w:rsidRDefault="008F275D" w:rsidP="008F275D">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r w:rsidRPr="007E57B2">
        <w:rPr>
          <w:rFonts w:asciiTheme="minorHAnsi" w:hAnsiTheme="minorHAnsi" w:cstheme="minorHAnsi"/>
          <w:szCs w:val="24"/>
          <w:lang w:eastAsia="fr-FR" w:bidi="ar-SA"/>
        </w:rPr>
        <w:t xml:space="preserve">- par sélection dans un calendrier : </w:t>
      </w:r>
    </w:p>
    <w:p w:rsidR="008F275D" w:rsidRPr="008E09D4" w:rsidRDefault="008F275D" w:rsidP="00CF3948">
      <w:pPr>
        <w:numPr>
          <w:ilvl w:val="0"/>
          <w:numId w:val="166"/>
        </w:numPr>
        <w:autoSpaceDE w:val="0"/>
        <w:autoSpaceDN w:val="0"/>
        <w:adjustRightInd w:val="0"/>
        <w:spacing w:after="1"/>
        <w:rPr>
          <w:rFonts w:asciiTheme="minorHAnsi" w:hAnsiTheme="minorHAnsi" w:cstheme="minorHAnsi"/>
          <w:szCs w:val="24"/>
          <w:lang w:eastAsia="fr-FR" w:bidi="ar-SA"/>
        </w:rPr>
      </w:pPr>
      <w:r w:rsidRPr="008E09D4">
        <w:rPr>
          <w:rFonts w:asciiTheme="minorHAnsi" w:hAnsiTheme="minorHAnsi" w:cstheme="minorHAnsi"/>
          <w:szCs w:val="24"/>
          <w:lang w:eastAsia="fr-FR" w:bidi="ar-SA"/>
        </w:rPr>
        <w:t>DATE DE CLOTURE (YDCLOT)</w:t>
      </w:r>
    </w:p>
    <w:p w:rsidR="008F275D" w:rsidRPr="000E2103" w:rsidRDefault="008F275D" w:rsidP="008F275D">
      <w:pPr>
        <w:autoSpaceDE w:val="0"/>
        <w:autoSpaceDN w:val="0"/>
        <w:adjustRightInd w:val="0"/>
        <w:ind w:left="360"/>
        <w:rPr>
          <w:rFonts w:asciiTheme="minorHAnsi" w:hAnsiTheme="minorHAnsi" w:cstheme="minorHAnsi"/>
          <w:szCs w:val="24"/>
        </w:rPr>
      </w:pPr>
    </w:p>
    <w:p w:rsidR="003659A6" w:rsidRDefault="003659A6" w:rsidP="003659A6">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sidR="008F275D">
        <w:rPr>
          <w:rFonts w:asciiTheme="minorHAnsi" w:hAnsiTheme="minorHAnsi" w:cstheme="minorHAnsi"/>
          <w:lang w:eastAsia="fr-FR" w:bidi="ar-SA"/>
        </w:rPr>
        <w:t>ta_g3p_grille_prix_prestation</w:t>
      </w:r>
    </w:p>
    <w:p w:rsidR="003659A6" w:rsidRDefault="003659A6" w:rsidP="003659A6"/>
    <w:p w:rsidR="003659A6" w:rsidRPr="00150123" w:rsidRDefault="003659A6" w:rsidP="003659A6">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93567A" w:rsidRDefault="0093567A" w:rsidP="0093567A">
      <w:pPr>
        <w:numPr>
          <w:ilvl w:val="0"/>
          <w:numId w:val="166"/>
        </w:numPr>
        <w:autoSpaceDE w:val="0"/>
        <w:autoSpaceDN w:val="0"/>
        <w:adjustRightInd w:val="0"/>
        <w:spacing w:after="1"/>
        <w:rPr>
          <w:rFonts w:asciiTheme="minorHAnsi" w:hAnsiTheme="minorHAnsi" w:cstheme="minorHAnsi"/>
          <w:szCs w:val="24"/>
          <w:lang w:eastAsia="fr-FR" w:bidi="ar-SA"/>
        </w:rPr>
      </w:pPr>
      <w:r w:rsidRPr="00E3707B">
        <w:rPr>
          <w:rFonts w:asciiTheme="minorHAnsi" w:hAnsiTheme="minorHAnsi" w:cstheme="minorHAnsi"/>
          <w:szCs w:val="24"/>
          <w:lang w:eastAsia="fr-FR" w:bidi="ar-SA"/>
        </w:rPr>
        <w:t xml:space="preserve">PRIX (PRIX) : </w:t>
      </w:r>
      <w:r>
        <w:rPr>
          <w:rFonts w:asciiTheme="minorHAnsi" w:hAnsiTheme="minorHAnsi" w:cstheme="minorHAnsi"/>
          <w:szCs w:val="24"/>
          <w:lang w:eastAsia="fr-FR" w:bidi="ar-SA"/>
        </w:rPr>
        <w:t>nombre de 11 positions maximales dont 4 après la virgule</w:t>
      </w:r>
      <w:r w:rsidR="008E09D4">
        <w:rPr>
          <w:rFonts w:asciiTheme="minorHAnsi" w:hAnsiTheme="minorHAnsi" w:cstheme="minorHAnsi"/>
          <w:szCs w:val="24"/>
          <w:lang w:eastAsia="fr-FR" w:bidi="ar-SA"/>
        </w:rPr>
        <w:t>.</w:t>
      </w:r>
    </w:p>
    <w:p w:rsidR="008E09D4" w:rsidRDefault="008E09D4" w:rsidP="008E09D4">
      <w:pPr>
        <w:autoSpaceDE w:val="0"/>
        <w:autoSpaceDN w:val="0"/>
        <w:adjustRightInd w:val="0"/>
        <w:spacing w:after="1"/>
        <w:rPr>
          <w:rFonts w:asciiTheme="minorHAnsi" w:hAnsiTheme="minorHAnsi" w:cstheme="minorHAnsi"/>
          <w:szCs w:val="24"/>
          <w:lang w:eastAsia="fr-FR" w:bidi="ar-SA"/>
        </w:rPr>
      </w:pPr>
    </w:p>
    <w:p w:rsidR="008E09D4" w:rsidRPr="00150123" w:rsidRDefault="008E09D4" w:rsidP="008E09D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des dates d'effet : </w:t>
      </w:r>
    </w:p>
    <w:p w:rsidR="008E09D4" w:rsidRDefault="008E09D4" w:rsidP="008E09D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La DATE FIN EFFET (YDFEFF) doit être supérieure ou égale à la DATE DEBUT EFFET (YDDEFF)</w:t>
      </w:r>
    </w:p>
    <w:p w:rsidR="006A26D3" w:rsidRDefault="006A26D3" w:rsidP="008E09D4">
      <w:pPr>
        <w:autoSpaceDE w:val="0"/>
        <w:autoSpaceDN w:val="0"/>
        <w:adjustRightInd w:val="0"/>
        <w:rPr>
          <w:rFonts w:asciiTheme="minorHAnsi" w:hAnsiTheme="minorHAnsi" w:cstheme="minorHAnsi"/>
          <w:szCs w:val="24"/>
          <w:lang w:eastAsia="fr-FR" w:bidi="ar-SA"/>
        </w:rPr>
      </w:pPr>
    </w:p>
    <w:p w:rsidR="006A26D3" w:rsidRPr="00150123" w:rsidRDefault="006A26D3" w:rsidP="006A26D3">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6A26D3" w:rsidRPr="00DA6661" w:rsidRDefault="006A26D3" w:rsidP="006A26D3">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6A26D3" w:rsidRDefault="006A26D3" w:rsidP="008E09D4">
      <w:pPr>
        <w:autoSpaceDE w:val="0"/>
        <w:autoSpaceDN w:val="0"/>
        <w:adjustRightInd w:val="0"/>
        <w:rPr>
          <w:rFonts w:asciiTheme="minorHAnsi" w:hAnsiTheme="minorHAnsi" w:cstheme="minorHAnsi"/>
          <w:szCs w:val="24"/>
          <w:lang w:eastAsia="fr-FR" w:bidi="ar-SA"/>
        </w:rPr>
      </w:pPr>
    </w:p>
    <w:p w:rsidR="003659A6" w:rsidRPr="009E5826" w:rsidRDefault="003659A6" w:rsidP="003659A6">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3659A6" w:rsidRDefault="003659A6" w:rsidP="003659A6">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BF7156" w:rsidRPr="000E2103" w:rsidRDefault="00BF7156" w:rsidP="00BF7156">
      <w:pPr>
        <w:autoSpaceDE w:val="0"/>
        <w:autoSpaceDN w:val="0"/>
        <w:adjustRightInd w:val="0"/>
        <w:ind w:left="360"/>
        <w:rPr>
          <w:rFonts w:asciiTheme="minorHAnsi" w:hAnsiTheme="minorHAnsi" w:cstheme="minorHAnsi"/>
          <w:szCs w:val="24"/>
        </w:rPr>
      </w:pPr>
    </w:p>
    <w:p w:rsidR="00220378" w:rsidRDefault="00220378">
      <w:pPr>
        <w:rPr>
          <w:rFonts w:asciiTheme="minorHAnsi" w:hAnsiTheme="minorHAnsi" w:cstheme="minorHAnsi"/>
          <w:color w:val="FF0000"/>
          <w:szCs w:val="24"/>
          <w:lang w:eastAsia="fr-FR" w:bidi="ar-SA"/>
        </w:rPr>
      </w:pPr>
      <w:r>
        <w:rPr>
          <w:rFonts w:asciiTheme="minorHAnsi" w:hAnsiTheme="minorHAnsi" w:cstheme="minorHAnsi"/>
          <w:color w:val="FF0000"/>
          <w:szCs w:val="24"/>
          <w:lang w:eastAsia="fr-FR" w:bidi="ar-SA"/>
        </w:rPr>
        <w:br w:type="page"/>
      </w:r>
    </w:p>
    <w:p w:rsidR="002E309D" w:rsidRDefault="00220378" w:rsidP="00220378">
      <w:pPr>
        <w:pStyle w:val="Titre3"/>
        <w:rPr>
          <w:lang w:eastAsia="fr-FR" w:bidi="ar-SA"/>
        </w:rPr>
      </w:pPr>
      <w:bookmarkStart w:id="1449" w:name="_Toc515444518"/>
      <w:r>
        <w:rPr>
          <w:lang w:eastAsia="fr-FR" w:bidi="ar-SA"/>
        </w:rPr>
        <w:t>Ta_</w:t>
      </w:r>
      <w:r w:rsidR="00935F88">
        <w:rPr>
          <w:lang w:eastAsia="fr-FR" w:bidi="ar-SA"/>
        </w:rPr>
        <w:t>g3p_</w:t>
      </w:r>
      <w:r w:rsidR="00F34813">
        <w:rPr>
          <w:lang w:eastAsia="fr-FR" w:bidi="ar-SA"/>
        </w:rPr>
        <w:t>version</w:t>
      </w:r>
      <w:r>
        <w:rPr>
          <w:lang w:eastAsia="fr-FR" w:bidi="ar-SA"/>
        </w:rPr>
        <w:t>_prix</w:t>
      </w:r>
      <w:bookmarkEnd w:id="1449"/>
    </w:p>
    <w:p w:rsidR="00220378" w:rsidRPr="0052237D" w:rsidRDefault="00220378" w:rsidP="00220378">
      <w:pPr>
        <w:rPr>
          <w:rFonts w:asciiTheme="minorHAnsi" w:hAnsiTheme="minorHAnsi" w:cstheme="minorHAnsi"/>
          <w:b/>
          <w:szCs w:val="24"/>
          <w:lang w:eastAsia="fr-FR" w:bidi="ar-SA"/>
        </w:rPr>
      </w:pPr>
      <w:r w:rsidRPr="00150123">
        <w:rPr>
          <w:rFonts w:asciiTheme="minorHAnsi" w:hAnsiTheme="minorHAnsi" w:cstheme="minorHAnsi"/>
          <w:szCs w:val="24"/>
          <w:lang w:eastAsia="fr-FR" w:bidi="ar-SA"/>
        </w:rPr>
        <w:t xml:space="preserve">La table </w:t>
      </w:r>
      <w:r>
        <w:rPr>
          <w:rFonts w:asciiTheme="minorHAnsi" w:hAnsiTheme="minorHAnsi" w:cstheme="minorHAnsi"/>
          <w:szCs w:val="24"/>
          <w:lang w:eastAsia="fr-FR" w:bidi="ar-SA"/>
        </w:rPr>
        <w:t>contient l’ensemble des valeurs possibles de type de prix (Budget, Forecast, …)</w:t>
      </w:r>
    </w:p>
    <w:p w:rsidR="00220378" w:rsidRDefault="00220378" w:rsidP="00220378">
      <w:pPr>
        <w:pStyle w:val="Titre4"/>
        <w:rPr>
          <w:rFonts w:asciiTheme="minorHAnsi" w:hAnsiTheme="minorHAnsi" w:cstheme="minorHAnsi"/>
          <w:szCs w:val="24"/>
          <w:lang w:eastAsia="fr-FR" w:bidi="ar-SA"/>
        </w:rPr>
      </w:pPr>
      <w:r w:rsidRPr="004E2387">
        <w:rPr>
          <w:rFonts w:asciiTheme="minorHAnsi" w:hAnsiTheme="minorHAnsi" w:cstheme="minorHAnsi"/>
          <w:lang w:eastAsia="fr-FR" w:bidi="ar-SA"/>
        </w:rPr>
        <w:t>Structure de la table</w:t>
      </w:r>
      <w:r>
        <w:rPr>
          <w:rFonts w:asciiTheme="minorHAnsi" w:hAnsiTheme="minorHAnsi" w:cstheme="minorHAnsi"/>
          <w:lang w:eastAsia="fr-FR" w:bidi="ar-SA"/>
        </w:rPr>
        <w:t xml:space="preserve"> ta_g3p_</w:t>
      </w:r>
      <w:r w:rsidR="00F34813">
        <w:rPr>
          <w:lang w:eastAsia="fr-FR" w:bidi="ar-SA"/>
        </w:rPr>
        <w:t>version_prix</w:t>
      </w:r>
    </w:p>
    <w:p w:rsidR="00220378" w:rsidRPr="00220378" w:rsidRDefault="00220378" w:rsidP="00220378">
      <w:pPr>
        <w:rPr>
          <w:lang w:eastAsia="fr-FR" w:bidi="ar-SA"/>
        </w:rPr>
      </w:pPr>
    </w:p>
    <w:tbl>
      <w:tblPr>
        <w:tblW w:w="10051" w:type="dxa"/>
        <w:tblInd w:w="70" w:type="dxa"/>
        <w:tblLayout w:type="fixed"/>
        <w:tblCellMar>
          <w:left w:w="70" w:type="dxa"/>
          <w:right w:w="70" w:type="dxa"/>
        </w:tblCellMar>
        <w:tblLook w:val="04A0" w:firstRow="1" w:lastRow="0" w:firstColumn="1" w:lastColumn="0" w:noHBand="0" w:noVBand="1"/>
      </w:tblPr>
      <w:tblGrid>
        <w:gridCol w:w="1560"/>
        <w:gridCol w:w="754"/>
        <w:gridCol w:w="1387"/>
        <w:gridCol w:w="552"/>
        <w:gridCol w:w="992"/>
        <w:gridCol w:w="992"/>
        <w:gridCol w:w="993"/>
        <w:gridCol w:w="992"/>
        <w:gridCol w:w="1829"/>
      </w:tblGrid>
      <w:tr w:rsidR="00220378" w:rsidRPr="009E6545" w:rsidTr="00F34813">
        <w:trPr>
          <w:trHeight w:val="720"/>
          <w:tblHeader/>
        </w:trPr>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20378" w:rsidRPr="009E6545" w:rsidRDefault="00220378" w:rsidP="006202B8">
            <w:pPr>
              <w:ind w:left="214" w:hanging="142"/>
              <w:rPr>
                <w:rFonts w:eastAsia="Times New Roman" w:cs="Calibri"/>
                <w:sz w:val="18"/>
                <w:szCs w:val="18"/>
                <w:lang w:eastAsia="fr-FR" w:bidi="ar-SA"/>
              </w:rPr>
            </w:pPr>
            <w:r w:rsidRPr="009E6545">
              <w:rPr>
                <w:rFonts w:eastAsia="Times New Roman" w:cs="Calibri"/>
                <w:sz w:val="18"/>
                <w:szCs w:val="18"/>
                <w:lang w:eastAsia="fr-FR" w:bidi="ar-SA"/>
              </w:rPr>
              <w:t>libellé donnée</w:t>
            </w:r>
          </w:p>
        </w:tc>
        <w:tc>
          <w:tcPr>
            <w:tcW w:w="7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20378" w:rsidRPr="009E6545" w:rsidRDefault="00220378" w:rsidP="006202B8">
            <w:pPr>
              <w:jc w:val="center"/>
              <w:rPr>
                <w:rFonts w:eastAsia="Times New Roman" w:cs="Calibri"/>
                <w:sz w:val="18"/>
                <w:szCs w:val="18"/>
                <w:lang w:eastAsia="fr-FR" w:bidi="ar-SA"/>
              </w:rPr>
            </w:pPr>
            <w:r w:rsidRPr="009E6545">
              <w:rPr>
                <w:rFonts w:eastAsia="Times New Roman" w:cs="Calibri"/>
                <w:sz w:val="18"/>
                <w:szCs w:val="18"/>
                <w:lang w:eastAsia="fr-FR" w:bidi="ar-SA"/>
              </w:rPr>
              <w:t>code technique</w:t>
            </w:r>
          </w:p>
        </w:tc>
        <w:tc>
          <w:tcPr>
            <w:tcW w:w="13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20378" w:rsidRPr="009E6545" w:rsidRDefault="00220378" w:rsidP="006202B8">
            <w:pPr>
              <w:jc w:val="center"/>
              <w:rPr>
                <w:rFonts w:eastAsia="Times New Roman" w:cs="Calibri"/>
                <w:sz w:val="18"/>
                <w:szCs w:val="18"/>
                <w:lang w:eastAsia="fr-FR" w:bidi="ar-SA"/>
              </w:rPr>
            </w:pPr>
            <w:r w:rsidRPr="009E6545">
              <w:rPr>
                <w:rFonts w:eastAsia="Times New Roman" w:cs="Calibri"/>
                <w:sz w:val="18"/>
                <w:szCs w:val="18"/>
                <w:lang w:eastAsia="fr-FR" w:bidi="ar-SA"/>
              </w:rPr>
              <w:t>type longueur</w:t>
            </w:r>
          </w:p>
        </w:tc>
        <w:tc>
          <w:tcPr>
            <w:tcW w:w="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220378" w:rsidRPr="009E6545" w:rsidRDefault="00220378" w:rsidP="006202B8">
            <w:pPr>
              <w:jc w:val="center"/>
              <w:rPr>
                <w:rFonts w:eastAsia="Times New Roman" w:cs="Calibri"/>
                <w:sz w:val="18"/>
                <w:szCs w:val="18"/>
                <w:lang w:eastAsia="fr-FR" w:bidi="ar-SA"/>
              </w:rPr>
            </w:pPr>
            <w:r w:rsidRPr="009E6545">
              <w:rPr>
                <w:rFonts w:eastAsia="Times New Roman" w:cs="Calibri"/>
                <w:sz w:val="18"/>
                <w:szCs w:val="18"/>
                <w:lang w:eastAsia="fr-FR" w:bidi="ar-SA"/>
              </w:rPr>
              <w:t>clé</w:t>
            </w:r>
          </w:p>
        </w:tc>
        <w:tc>
          <w:tcPr>
            <w:tcW w:w="99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220378" w:rsidRPr="009E6545" w:rsidRDefault="00220378" w:rsidP="006202B8">
            <w:pPr>
              <w:jc w:val="center"/>
              <w:rPr>
                <w:rFonts w:eastAsia="Times New Roman" w:cs="Calibri"/>
                <w:sz w:val="18"/>
                <w:szCs w:val="18"/>
                <w:lang w:eastAsia="fr-FR" w:bidi="ar-SA"/>
              </w:rPr>
            </w:pPr>
            <w:r>
              <w:rPr>
                <w:rFonts w:eastAsia="Times New Roman" w:cs="Calibri"/>
                <w:sz w:val="18"/>
                <w:szCs w:val="18"/>
                <w:lang w:eastAsia="fr-FR" w:bidi="ar-SA"/>
              </w:rPr>
              <w:t>modifiable</w:t>
            </w:r>
          </w:p>
        </w:tc>
        <w:tc>
          <w:tcPr>
            <w:tcW w:w="99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20378" w:rsidRPr="009E6545" w:rsidRDefault="00220378" w:rsidP="006202B8">
            <w:pPr>
              <w:jc w:val="center"/>
              <w:rPr>
                <w:rFonts w:eastAsia="Times New Roman" w:cs="Calibri"/>
                <w:sz w:val="18"/>
                <w:szCs w:val="18"/>
                <w:lang w:eastAsia="fr-FR" w:bidi="ar-SA"/>
              </w:rPr>
            </w:pPr>
            <w:r>
              <w:rPr>
                <w:rFonts w:eastAsia="Times New Roman" w:cs="Calibri"/>
                <w:sz w:val="18"/>
                <w:szCs w:val="18"/>
                <w:lang w:eastAsia="fr-FR" w:bidi="ar-SA"/>
              </w:rPr>
              <w:t>saisi / calculé</w:t>
            </w:r>
          </w:p>
        </w:tc>
        <w:tc>
          <w:tcPr>
            <w:tcW w:w="99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20378" w:rsidRPr="009E6545" w:rsidRDefault="00220378" w:rsidP="006202B8">
            <w:pPr>
              <w:jc w:val="center"/>
              <w:rPr>
                <w:rFonts w:eastAsia="Times New Roman" w:cs="Calibri"/>
                <w:sz w:val="18"/>
                <w:szCs w:val="18"/>
                <w:lang w:eastAsia="fr-FR" w:bidi="ar-SA"/>
              </w:rPr>
            </w:pPr>
            <w:r w:rsidRPr="009E6545">
              <w:rPr>
                <w:rFonts w:eastAsia="Times New Roman" w:cs="Calibri"/>
                <w:sz w:val="18"/>
                <w:szCs w:val="18"/>
                <w:lang w:eastAsia="fr-FR" w:bidi="ar-SA"/>
              </w:rPr>
              <w:t>obligatoire / facultatif</w:t>
            </w:r>
          </w:p>
        </w:tc>
        <w:tc>
          <w:tcPr>
            <w:tcW w:w="99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20378" w:rsidRPr="009E6545" w:rsidRDefault="00220378" w:rsidP="006202B8">
            <w:pPr>
              <w:jc w:val="center"/>
              <w:rPr>
                <w:rFonts w:eastAsia="Times New Roman" w:cs="Calibri"/>
                <w:sz w:val="18"/>
                <w:szCs w:val="18"/>
                <w:lang w:eastAsia="fr-FR" w:bidi="ar-SA"/>
              </w:rPr>
            </w:pPr>
            <w:r>
              <w:rPr>
                <w:rFonts w:eastAsia="Times New Roman" w:cs="Calibri"/>
                <w:sz w:val="18"/>
                <w:szCs w:val="18"/>
                <w:lang w:eastAsia="fr-FR" w:bidi="ar-SA"/>
              </w:rPr>
              <w:t>Type saisie</w:t>
            </w:r>
          </w:p>
        </w:tc>
        <w:tc>
          <w:tcPr>
            <w:tcW w:w="182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220378" w:rsidRPr="009E6545" w:rsidRDefault="00220378" w:rsidP="006202B8">
            <w:pPr>
              <w:jc w:val="center"/>
              <w:rPr>
                <w:rFonts w:eastAsia="Times New Roman" w:cs="Calibri"/>
                <w:sz w:val="18"/>
                <w:szCs w:val="18"/>
                <w:lang w:eastAsia="fr-FR" w:bidi="ar-SA"/>
              </w:rPr>
            </w:pPr>
            <w:r w:rsidRPr="009E6545">
              <w:rPr>
                <w:rFonts w:eastAsia="Times New Roman" w:cs="Calibri"/>
                <w:sz w:val="18"/>
                <w:szCs w:val="18"/>
                <w:lang w:eastAsia="fr-FR" w:bidi="ar-SA"/>
              </w:rPr>
              <w:t>définition</w:t>
            </w:r>
          </w:p>
        </w:tc>
      </w:tr>
      <w:tr w:rsidR="00220378" w:rsidRPr="009E6545" w:rsidTr="00F34813">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220378" w:rsidRPr="009E6545" w:rsidRDefault="00220378" w:rsidP="001F37E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 xml:space="preserve">CODE </w:t>
            </w:r>
            <w:r>
              <w:rPr>
                <w:rFonts w:eastAsia="Times New Roman" w:cs="Calibri"/>
                <w:sz w:val="16"/>
                <w:szCs w:val="16"/>
                <w:lang w:eastAsia="fr-FR" w:bidi="ar-SA"/>
              </w:rPr>
              <w:t>TYPE PRIX</w:t>
            </w:r>
          </w:p>
        </w:tc>
        <w:tc>
          <w:tcPr>
            <w:tcW w:w="754"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220378" w:rsidRPr="009E6545"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C0</w:t>
            </w:r>
            <w:r w:rsidR="00B30995">
              <w:rPr>
                <w:rFonts w:eastAsia="Times New Roman" w:cs="Calibri"/>
                <w:sz w:val="16"/>
                <w:szCs w:val="16"/>
                <w:lang w:eastAsia="fr-FR" w:bidi="ar-SA"/>
              </w:rPr>
              <w:t>TYPR</w:t>
            </w:r>
          </w:p>
        </w:tc>
        <w:tc>
          <w:tcPr>
            <w:tcW w:w="1387"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220378" w:rsidRPr="009E6545"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(20</w:t>
            </w:r>
            <w:r w:rsidRPr="009E6545">
              <w:rPr>
                <w:rFonts w:eastAsia="Times New Roman" w:cs="Calibri"/>
                <w:sz w:val="16"/>
                <w:szCs w:val="16"/>
                <w:lang w:eastAsia="fr-FR" w:bidi="ar-SA"/>
              </w:rPr>
              <w:t>)</w:t>
            </w:r>
          </w:p>
        </w:tc>
        <w:tc>
          <w:tcPr>
            <w:tcW w:w="552"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220378" w:rsidRPr="009E6545"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clé</w:t>
            </w:r>
          </w:p>
        </w:tc>
        <w:tc>
          <w:tcPr>
            <w:tcW w:w="992"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rsidR="00220378" w:rsidRPr="009E6545"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non</w:t>
            </w:r>
          </w:p>
        </w:tc>
        <w:tc>
          <w:tcPr>
            <w:tcW w:w="992"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220378" w:rsidRPr="009E6545"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saisi</w:t>
            </w:r>
          </w:p>
        </w:tc>
        <w:tc>
          <w:tcPr>
            <w:tcW w:w="993"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220378" w:rsidRPr="009E6545" w:rsidRDefault="00220378" w:rsidP="001F37E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92" w:type="dxa"/>
            <w:tcBorders>
              <w:top w:val="single" w:sz="4" w:space="0" w:color="auto"/>
              <w:left w:val="nil"/>
              <w:bottom w:val="single" w:sz="4" w:space="0" w:color="auto"/>
              <w:right w:val="single" w:sz="4" w:space="0" w:color="auto"/>
            </w:tcBorders>
            <w:shd w:val="clear" w:color="auto" w:fill="95B3D7" w:themeFill="accent1" w:themeFillTint="99"/>
            <w:vAlign w:val="center"/>
          </w:tcPr>
          <w:p w:rsidR="00220378" w:rsidRPr="009E6545" w:rsidRDefault="00F34813"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829" w:type="dxa"/>
            <w:tcBorders>
              <w:top w:val="single" w:sz="4" w:space="0" w:color="auto"/>
              <w:left w:val="nil"/>
              <w:bottom w:val="single" w:sz="4" w:space="0" w:color="auto"/>
              <w:right w:val="single" w:sz="4" w:space="0" w:color="auto"/>
            </w:tcBorders>
            <w:shd w:val="clear" w:color="auto" w:fill="95B3D7" w:themeFill="accent1" w:themeFillTint="99"/>
            <w:vAlign w:val="center"/>
            <w:hideMark/>
          </w:tcPr>
          <w:p w:rsidR="00220378" w:rsidRPr="009E6545"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Identifiant du Type de prix</w:t>
            </w:r>
          </w:p>
        </w:tc>
      </w:tr>
      <w:tr w:rsidR="00220378" w:rsidRPr="009E6545" w:rsidTr="00F34813">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220378" w:rsidRPr="009E6545"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LiBELLE TYPE PRIX</w:t>
            </w:r>
          </w:p>
        </w:tc>
        <w:tc>
          <w:tcPr>
            <w:tcW w:w="754" w:type="dxa"/>
            <w:tcBorders>
              <w:top w:val="nil"/>
              <w:left w:val="nil"/>
              <w:bottom w:val="single" w:sz="4" w:space="0" w:color="auto"/>
              <w:right w:val="single" w:sz="4" w:space="0" w:color="auto"/>
            </w:tcBorders>
            <w:shd w:val="clear" w:color="auto" w:fill="auto"/>
            <w:vAlign w:val="center"/>
          </w:tcPr>
          <w:p w:rsidR="00220378" w:rsidRPr="009E6545" w:rsidRDefault="00B30995"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LBTYPR</w:t>
            </w:r>
          </w:p>
        </w:tc>
        <w:tc>
          <w:tcPr>
            <w:tcW w:w="1387" w:type="dxa"/>
            <w:tcBorders>
              <w:top w:val="nil"/>
              <w:left w:val="nil"/>
              <w:bottom w:val="single" w:sz="4" w:space="0" w:color="auto"/>
              <w:right w:val="single" w:sz="4" w:space="0" w:color="auto"/>
            </w:tcBorders>
            <w:shd w:val="clear" w:color="auto" w:fill="auto"/>
            <w:vAlign w:val="center"/>
            <w:hideMark/>
          </w:tcPr>
          <w:p w:rsidR="00220378" w:rsidRPr="009E6545"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alphanumérique (30</w:t>
            </w:r>
            <w:r w:rsidRPr="009E6545">
              <w:rPr>
                <w:rFonts w:eastAsia="Times New Roman" w:cs="Calibri"/>
                <w:sz w:val="16"/>
                <w:szCs w:val="16"/>
                <w:lang w:eastAsia="fr-FR" w:bidi="ar-SA"/>
              </w:rPr>
              <w:t>)</w:t>
            </w:r>
          </w:p>
        </w:tc>
        <w:tc>
          <w:tcPr>
            <w:tcW w:w="552" w:type="dxa"/>
            <w:tcBorders>
              <w:top w:val="single" w:sz="4" w:space="0" w:color="auto"/>
              <w:left w:val="nil"/>
              <w:bottom w:val="single" w:sz="4" w:space="0" w:color="auto"/>
              <w:right w:val="single" w:sz="4" w:space="0" w:color="auto"/>
            </w:tcBorders>
            <w:shd w:val="clear" w:color="auto" w:fill="auto"/>
            <w:vAlign w:val="center"/>
          </w:tcPr>
          <w:p w:rsidR="00220378" w:rsidRPr="009E6545" w:rsidRDefault="00220378" w:rsidP="001F37E6">
            <w:pPr>
              <w:ind w:left="214" w:hanging="142"/>
              <w:jc w:val="center"/>
              <w:rPr>
                <w:rFonts w:eastAsia="Times New Roman" w:cs="Calibri"/>
                <w:sz w:val="16"/>
                <w:szCs w:val="16"/>
                <w:lang w:eastAsia="fr-FR" w:bidi="ar-SA"/>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20378" w:rsidRPr="009E6545"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oui</w:t>
            </w:r>
          </w:p>
        </w:tc>
        <w:tc>
          <w:tcPr>
            <w:tcW w:w="992" w:type="dxa"/>
            <w:tcBorders>
              <w:top w:val="nil"/>
              <w:left w:val="single" w:sz="4" w:space="0" w:color="auto"/>
              <w:bottom w:val="single" w:sz="4" w:space="0" w:color="auto"/>
              <w:right w:val="single" w:sz="4" w:space="0" w:color="auto"/>
            </w:tcBorders>
            <w:shd w:val="clear" w:color="auto" w:fill="auto"/>
            <w:vAlign w:val="center"/>
            <w:hideMark/>
          </w:tcPr>
          <w:p w:rsidR="00220378" w:rsidRPr="009E6545" w:rsidRDefault="00220378" w:rsidP="001F37E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saisi</w:t>
            </w:r>
          </w:p>
        </w:tc>
        <w:tc>
          <w:tcPr>
            <w:tcW w:w="993" w:type="dxa"/>
            <w:tcBorders>
              <w:top w:val="nil"/>
              <w:left w:val="nil"/>
              <w:bottom w:val="single" w:sz="4" w:space="0" w:color="auto"/>
              <w:right w:val="single" w:sz="4" w:space="0" w:color="auto"/>
            </w:tcBorders>
            <w:shd w:val="clear" w:color="auto" w:fill="auto"/>
            <w:vAlign w:val="center"/>
            <w:hideMark/>
          </w:tcPr>
          <w:p w:rsidR="00220378" w:rsidRPr="009E6545" w:rsidRDefault="00220378" w:rsidP="001F37E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tcPr>
          <w:p w:rsidR="00220378" w:rsidRPr="009E6545"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Saisie libre</w:t>
            </w:r>
          </w:p>
        </w:tc>
        <w:tc>
          <w:tcPr>
            <w:tcW w:w="1829" w:type="dxa"/>
            <w:tcBorders>
              <w:top w:val="nil"/>
              <w:left w:val="nil"/>
              <w:bottom w:val="single" w:sz="4" w:space="0" w:color="auto"/>
              <w:right w:val="single" w:sz="4" w:space="0" w:color="auto"/>
            </w:tcBorders>
            <w:shd w:val="clear" w:color="auto" w:fill="auto"/>
            <w:vAlign w:val="center"/>
            <w:hideMark/>
          </w:tcPr>
          <w:p w:rsidR="00220378"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Valeur de type PRIX</w:t>
            </w:r>
          </w:p>
          <w:p w:rsidR="00220378" w:rsidRPr="009E6545" w:rsidRDefault="00220378" w:rsidP="001F37E6">
            <w:pPr>
              <w:ind w:left="214" w:hanging="142"/>
              <w:jc w:val="center"/>
              <w:rPr>
                <w:rFonts w:eastAsia="Times New Roman" w:cs="Calibri"/>
                <w:sz w:val="16"/>
                <w:szCs w:val="16"/>
                <w:lang w:eastAsia="fr-FR" w:bidi="ar-SA"/>
              </w:rPr>
            </w:pPr>
            <w:r>
              <w:rPr>
                <w:rFonts w:eastAsia="Times New Roman" w:cs="Calibri"/>
                <w:sz w:val="16"/>
                <w:szCs w:val="16"/>
                <w:lang w:eastAsia="fr-FR" w:bidi="ar-SA"/>
              </w:rPr>
              <w:t>(Budget, Forecast, …)</w:t>
            </w:r>
          </w:p>
        </w:tc>
      </w:tr>
      <w:tr w:rsidR="00220378" w:rsidRPr="009E6545" w:rsidTr="00F34813">
        <w:trPr>
          <w:trHeight w:val="72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220378" w:rsidRPr="009E6545" w:rsidRDefault="00220378" w:rsidP="001F37E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CREATION</w:t>
            </w:r>
          </w:p>
        </w:tc>
        <w:tc>
          <w:tcPr>
            <w:tcW w:w="754" w:type="dxa"/>
            <w:tcBorders>
              <w:top w:val="nil"/>
              <w:left w:val="nil"/>
              <w:bottom w:val="single" w:sz="4" w:space="0" w:color="auto"/>
              <w:right w:val="single" w:sz="4" w:space="0" w:color="auto"/>
            </w:tcBorders>
            <w:shd w:val="clear" w:color="auto" w:fill="auto"/>
            <w:vAlign w:val="center"/>
            <w:hideMark/>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YDC000</w:t>
            </w:r>
          </w:p>
        </w:tc>
        <w:tc>
          <w:tcPr>
            <w:tcW w:w="1387" w:type="dxa"/>
            <w:tcBorders>
              <w:top w:val="nil"/>
              <w:left w:val="nil"/>
              <w:bottom w:val="single" w:sz="4" w:space="0" w:color="auto"/>
              <w:right w:val="single" w:sz="4" w:space="0" w:color="auto"/>
            </w:tcBorders>
            <w:shd w:val="clear" w:color="auto" w:fill="auto"/>
            <w:vAlign w:val="center"/>
            <w:hideMark/>
          </w:tcPr>
          <w:p w:rsidR="00220378" w:rsidRPr="005C381A" w:rsidRDefault="00220378" w:rsidP="001F37E6">
            <w:pPr>
              <w:jc w:val="center"/>
              <w:rPr>
                <w:rFonts w:eastAsia="Times New Roman" w:cs="Calibri"/>
                <w:sz w:val="16"/>
                <w:szCs w:val="16"/>
                <w:lang w:eastAsia="fr-FR" w:bidi="ar-SA"/>
              </w:rPr>
            </w:pPr>
            <w:r w:rsidRPr="005C381A">
              <w:rPr>
                <w:rFonts w:eastAsia="Times New Roman" w:cs="Calibri"/>
                <w:sz w:val="16"/>
                <w:szCs w:val="16"/>
                <w:lang w:eastAsia="fr-FR" w:bidi="ar-SA"/>
              </w:rPr>
              <w:t>date (AAAAJJMM)</w:t>
            </w:r>
          </w:p>
        </w:tc>
        <w:tc>
          <w:tcPr>
            <w:tcW w:w="552" w:type="dxa"/>
            <w:tcBorders>
              <w:top w:val="single" w:sz="4" w:space="0" w:color="auto"/>
              <w:left w:val="nil"/>
              <w:bottom w:val="single" w:sz="4" w:space="0" w:color="auto"/>
              <w:right w:val="single" w:sz="4" w:space="0" w:color="auto"/>
            </w:tcBorders>
            <w:shd w:val="clear" w:color="auto" w:fill="auto"/>
            <w:vAlign w:val="center"/>
          </w:tcPr>
          <w:p w:rsidR="00220378" w:rsidRPr="005C381A" w:rsidRDefault="00220378" w:rsidP="001F37E6">
            <w:pPr>
              <w:jc w:val="center"/>
              <w:rPr>
                <w:rFonts w:eastAsia="Times New Roman" w:cs="Calibri"/>
                <w:sz w:val="16"/>
                <w:szCs w:val="16"/>
                <w:lang w:eastAsia="fr-FR" w:bidi="ar-SA"/>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20378" w:rsidRPr="005C381A" w:rsidRDefault="00220378" w:rsidP="001F37E6">
            <w:pPr>
              <w:jc w:val="center"/>
              <w:rPr>
                <w:rFonts w:eastAsia="Times New Roman" w:cs="Calibri"/>
                <w:sz w:val="16"/>
                <w:szCs w:val="16"/>
                <w:lang w:eastAsia="fr-FR" w:bidi="ar-SA"/>
              </w:rPr>
            </w:pPr>
            <w:r w:rsidRPr="005C381A">
              <w:rPr>
                <w:rFonts w:eastAsia="Times New Roman" w:cs="Calibri"/>
                <w:sz w:val="16"/>
                <w:szCs w:val="16"/>
                <w:lang w:eastAsia="fr-FR" w:bidi="ar-SA"/>
              </w:rPr>
              <w:t>non</w:t>
            </w:r>
          </w:p>
        </w:tc>
        <w:tc>
          <w:tcPr>
            <w:tcW w:w="992" w:type="dxa"/>
            <w:tcBorders>
              <w:top w:val="nil"/>
              <w:left w:val="single" w:sz="4" w:space="0" w:color="auto"/>
              <w:bottom w:val="single" w:sz="4" w:space="0" w:color="auto"/>
              <w:right w:val="single" w:sz="4" w:space="0" w:color="auto"/>
            </w:tcBorders>
            <w:shd w:val="clear" w:color="auto" w:fill="auto"/>
            <w:vAlign w:val="center"/>
            <w:hideMark/>
          </w:tcPr>
          <w:p w:rsidR="00220378" w:rsidRPr="005C381A" w:rsidRDefault="00220378" w:rsidP="001F37E6">
            <w:pPr>
              <w:jc w:val="center"/>
              <w:rPr>
                <w:rFonts w:eastAsia="Times New Roman" w:cs="Calibri"/>
                <w:sz w:val="16"/>
                <w:szCs w:val="16"/>
                <w:lang w:eastAsia="fr-FR" w:bidi="ar-SA"/>
              </w:rPr>
            </w:pPr>
            <w:r w:rsidRPr="005C381A">
              <w:rPr>
                <w:rFonts w:eastAsia="Times New Roman" w:cs="Calibri"/>
                <w:sz w:val="16"/>
                <w:szCs w:val="16"/>
                <w:lang w:eastAsia="fr-FR" w:bidi="ar-SA"/>
              </w:rPr>
              <w:t>calculé</w:t>
            </w:r>
          </w:p>
        </w:tc>
        <w:tc>
          <w:tcPr>
            <w:tcW w:w="993" w:type="dxa"/>
            <w:tcBorders>
              <w:top w:val="nil"/>
              <w:left w:val="nil"/>
              <w:bottom w:val="single" w:sz="4" w:space="0" w:color="auto"/>
              <w:right w:val="single" w:sz="4" w:space="0" w:color="auto"/>
            </w:tcBorders>
            <w:shd w:val="clear" w:color="auto" w:fill="auto"/>
            <w:vAlign w:val="center"/>
            <w:hideMark/>
          </w:tcPr>
          <w:p w:rsidR="00220378" w:rsidRPr="005C381A" w:rsidRDefault="00220378" w:rsidP="001F37E6">
            <w:pPr>
              <w:jc w:val="center"/>
              <w:rPr>
                <w:rFonts w:eastAsia="Times New Roman" w:cs="Calibri"/>
                <w:sz w:val="16"/>
                <w:szCs w:val="16"/>
                <w:lang w:eastAsia="fr-FR" w:bidi="ar-SA"/>
              </w:rPr>
            </w:pPr>
            <w:r w:rsidRPr="005C381A">
              <w:rPr>
                <w:rFonts w:eastAsia="Times New Roman" w:cs="Calibri"/>
                <w:sz w:val="16"/>
                <w:szCs w:val="16"/>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220378" w:rsidRPr="005C381A" w:rsidRDefault="00220378" w:rsidP="001F37E6">
            <w:pPr>
              <w:jc w:val="center"/>
              <w:rPr>
                <w:rFonts w:eastAsia="Times New Roman" w:cs="Calibri"/>
                <w:sz w:val="16"/>
                <w:szCs w:val="16"/>
                <w:lang w:eastAsia="fr-FR" w:bidi="ar-SA"/>
              </w:rPr>
            </w:pPr>
          </w:p>
        </w:tc>
        <w:tc>
          <w:tcPr>
            <w:tcW w:w="1829" w:type="dxa"/>
            <w:tcBorders>
              <w:top w:val="nil"/>
              <w:left w:val="nil"/>
              <w:bottom w:val="single" w:sz="4" w:space="0" w:color="auto"/>
              <w:right w:val="single" w:sz="4" w:space="0" w:color="auto"/>
            </w:tcBorders>
            <w:shd w:val="clear" w:color="auto" w:fill="auto"/>
            <w:vAlign w:val="center"/>
            <w:hideMark/>
          </w:tcPr>
          <w:p w:rsidR="00220378" w:rsidRPr="005C381A" w:rsidRDefault="00220378" w:rsidP="001F37E6">
            <w:pPr>
              <w:jc w:val="center"/>
              <w:rPr>
                <w:rFonts w:eastAsia="Times New Roman" w:cs="Calibri"/>
                <w:sz w:val="16"/>
                <w:szCs w:val="16"/>
                <w:lang w:eastAsia="fr-FR" w:bidi="ar-SA"/>
              </w:rPr>
            </w:pPr>
            <w:r w:rsidRPr="005C381A">
              <w:rPr>
                <w:rFonts w:eastAsia="Times New Roman" w:cs="Calibri"/>
                <w:sz w:val="16"/>
                <w:szCs w:val="16"/>
                <w:lang w:eastAsia="fr-FR" w:bidi="ar-SA"/>
              </w:rPr>
              <w:t>date de création de l'enregistrement. Alimenté par le systEme A la date du jour de création.</w:t>
            </w:r>
          </w:p>
        </w:tc>
      </w:tr>
      <w:tr w:rsidR="00220378" w:rsidRPr="009E6545" w:rsidTr="00F34813">
        <w:trPr>
          <w:trHeight w:val="96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220378" w:rsidRPr="009E6545" w:rsidRDefault="00220378" w:rsidP="001F37E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DERNIERE MAJ</w:t>
            </w:r>
          </w:p>
        </w:tc>
        <w:tc>
          <w:tcPr>
            <w:tcW w:w="754" w:type="dxa"/>
            <w:tcBorders>
              <w:top w:val="nil"/>
              <w:left w:val="nil"/>
              <w:bottom w:val="single" w:sz="4" w:space="0" w:color="auto"/>
              <w:right w:val="single" w:sz="4" w:space="0" w:color="auto"/>
            </w:tcBorders>
            <w:shd w:val="clear" w:color="auto" w:fill="auto"/>
            <w:noWrap/>
            <w:vAlign w:val="center"/>
            <w:hideMark/>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YDDMAJ</w:t>
            </w:r>
          </w:p>
        </w:tc>
        <w:tc>
          <w:tcPr>
            <w:tcW w:w="1387" w:type="dxa"/>
            <w:tcBorders>
              <w:top w:val="nil"/>
              <w:left w:val="nil"/>
              <w:bottom w:val="single" w:sz="4" w:space="0" w:color="auto"/>
              <w:right w:val="single" w:sz="4" w:space="0" w:color="auto"/>
            </w:tcBorders>
            <w:shd w:val="clear" w:color="auto" w:fill="auto"/>
            <w:noWrap/>
            <w:vAlign w:val="center"/>
            <w:hideMark/>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552" w:type="dxa"/>
            <w:tcBorders>
              <w:top w:val="single" w:sz="4" w:space="0" w:color="auto"/>
              <w:left w:val="nil"/>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20378" w:rsidRPr="009E6545" w:rsidRDefault="005C381A" w:rsidP="001F37E6">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calculé</w:t>
            </w:r>
          </w:p>
        </w:tc>
        <w:tc>
          <w:tcPr>
            <w:tcW w:w="993" w:type="dxa"/>
            <w:tcBorders>
              <w:top w:val="nil"/>
              <w:left w:val="nil"/>
              <w:bottom w:val="single" w:sz="4" w:space="0" w:color="auto"/>
              <w:right w:val="single" w:sz="4" w:space="0" w:color="auto"/>
            </w:tcBorders>
            <w:shd w:val="clear" w:color="auto" w:fill="auto"/>
            <w:noWrap/>
            <w:vAlign w:val="center"/>
            <w:hideMark/>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92" w:type="dxa"/>
            <w:tcBorders>
              <w:top w:val="nil"/>
              <w:left w:val="nil"/>
              <w:bottom w:val="single" w:sz="4" w:space="0" w:color="auto"/>
              <w:right w:val="single" w:sz="4" w:space="0" w:color="auto"/>
            </w:tcBorders>
            <w:shd w:val="clear" w:color="auto" w:fill="auto"/>
            <w:vAlign w:val="center"/>
            <w:hideMark/>
          </w:tcPr>
          <w:p w:rsidR="00220378" w:rsidRPr="009E6545" w:rsidRDefault="00220378" w:rsidP="001F37E6">
            <w:pPr>
              <w:jc w:val="center"/>
              <w:rPr>
                <w:rFonts w:eastAsia="Times New Roman" w:cs="Calibri"/>
                <w:sz w:val="16"/>
                <w:szCs w:val="16"/>
                <w:lang w:eastAsia="fr-FR" w:bidi="ar-SA"/>
              </w:rPr>
            </w:pPr>
          </w:p>
        </w:tc>
        <w:tc>
          <w:tcPr>
            <w:tcW w:w="1829" w:type="dxa"/>
            <w:tcBorders>
              <w:top w:val="nil"/>
              <w:left w:val="nil"/>
              <w:bottom w:val="single" w:sz="4" w:space="0" w:color="auto"/>
              <w:right w:val="single" w:sz="4" w:space="0" w:color="auto"/>
            </w:tcBorders>
            <w:shd w:val="clear" w:color="auto" w:fill="auto"/>
            <w:vAlign w:val="center"/>
            <w:hideMark/>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date de la dernière mise A jour de l'enregistrement. Date alimentée par le système</w:t>
            </w:r>
          </w:p>
        </w:tc>
      </w:tr>
      <w:tr w:rsidR="00220378" w:rsidRPr="009E6545" w:rsidTr="00F34813">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220378" w:rsidRPr="009E6545" w:rsidRDefault="00220378" w:rsidP="001F37E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DATE CLOTURE</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YDCLOT</w:t>
            </w:r>
          </w:p>
        </w:tc>
        <w:tc>
          <w:tcPr>
            <w:tcW w:w="1387" w:type="dxa"/>
            <w:tcBorders>
              <w:top w:val="single" w:sz="4" w:space="0" w:color="auto"/>
              <w:left w:val="nil"/>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date (AAAAJJMM)</w:t>
            </w:r>
          </w:p>
        </w:tc>
        <w:tc>
          <w:tcPr>
            <w:tcW w:w="552" w:type="dxa"/>
            <w:tcBorders>
              <w:top w:val="single" w:sz="4" w:space="0" w:color="auto"/>
              <w:left w:val="nil"/>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r>
              <w:rPr>
                <w:rFonts w:eastAsia="Times New Roman" w:cs="Calibri"/>
                <w:sz w:val="16"/>
                <w:szCs w:val="16"/>
                <w:lang w:eastAsia="fr-FR" w:bidi="ar-SA"/>
              </w:rPr>
              <w:t>oui</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20378" w:rsidRPr="009E6545" w:rsidRDefault="005C381A" w:rsidP="001F37E6">
            <w:pPr>
              <w:jc w:val="center"/>
              <w:rPr>
                <w:rFonts w:eastAsia="Times New Roman" w:cs="Calibri"/>
                <w:sz w:val="16"/>
                <w:szCs w:val="16"/>
                <w:lang w:eastAsia="fr-FR" w:bidi="ar-SA"/>
              </w:rPr>
            </w:pPr>
            <w:r>
              <w:rPr>
                <w:rFonts w:eastAsia="Times New Roman" w:cs="Calibri"/>
                <w:sz w:val="16"/>
                <w:szCs w:val="16"/>
                <w:lang w:eastAsia="fr-FR" w:bidi="ar-SA"/>
              </w:rPr>
              <w:t>Calculé, modifiable</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obligatoire</w:t>
            </w:r>
          </w:p>
        </w:tc>
        <w:tc>
          <w:tcPr>
            <w:tcW w:w="992" w:type="dxa"/>
            <w:tcBorders>
              <w:top w:val="single" w:sz="4" w:space="0" w:color="auto"/>
              <w:left w:val="nil"/>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p>
        </w:tc>
        <w:tc>
          <w:tcPr>
            <w:tcW w:w="1829" w:type="dxa"/>
            <w:tcBorders>
              <w:top w:val="single" w:sz="4" w:space="0" w:color="auto"/>
              <w:left w:val="nil"/>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date de clôture de l'enregistrement alim</w:t>
            </w:r>
            <w:r w:rsidR="005C381A">
              <w:rPr>
                <w:rFonts w:eastAsia="Times New Roman" w:cs="Calibri"/>
                <w:sz w:val="16"/>
                <w:szCs w:val="16"/>
                <w:lang w:eastAsia="fr-FR" w:bidi="ar-SA"/>
              </w:rPr>
              <w:t>entée par défaut au 01/01/2076 et modifiable</w:t>
            </w:r>
          </w:p>
        </w:tc>
      </w:tr>
      <w:tr w:rsidR="00220378" w:rsidRPr="009E6545" w:rsidTr="00F34813">
        <w:trPr>
          <w:trHeight w:val="7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220378" w:rsidRPr="009E6545" w:rsidRDefault="00220378" w:rsidP="001F37E6">
            <w:pPr>
              <w:ind w:left="214" w:hanging="142"/>
              <w:jc w:val="center"/>
              <w:rPr>
                <w:rFonts w:eastAsia="Times New Roman" w:cs="Calibri"/>
                <w:sz w:val="16"/>
                <w:szCs w:val="16"/>
                <w:lang w:eastAsia="fr-FR" w:bidi="ar-SA"/>
              </w:rPr>
            </w:pPr>
            <w:r w:rsidRPr="009E6545">
              <w:rPr>
                <w:rFonts w:eastAsia="Times New Roman" w:cs="Calibri"/>
                <w:sz w:val="16"/>
                <w:szCs w:val="16"/>
                <w:lang w:eastAsia="fr-FR" w:bidi="ar-SA"/>
              </w:rPr>
              <w:t>CODE USER DE DERNIERE MISE A JOUR</w:t>
            </w:r>
          </w:p>
        </w:tc>
        <w:tc>
          <w:tcPr>
            <w:tcW w:w="754" w:type="dxa"/>
            <w:tcBorders>
              <w:top w:val="single" w:sz="4" w:space="0" w:color="auto"/>
              <w:left w:val="nil"/>
              <w:bottom w:val="single" w:sz="4" w:space="0" w:color="auto"/>
              <w:right w:val="single" w:sz="4" w:space="0" w:color="auto"/>
            </w:tcBorders>
            <w:shd w:val="clear" w:color="auto" w:fill="auto"/>
            <w:noWrap/>
            <w:vAlign w:val="center"/>
          </w:tcPr>
          <w:p w:rsidR="00220378" w:rsidRPr="00045326" w:rsidRDefault="00220378" w:rsidP="001F37E6">
            <w:pPr>
              <w:jc w:val="center"/>
              <w:rPr>
                <w:rFonts w:eastAsia="Times New Roman" w:cs="Calibri"/>
                <w:sz w:val="16"/>
                <w:szCs w:val="16"/>
                <w:lang w:eastAsia="fr-FR" w:bidi="ar-SA"/>
              </w:rPr>
            </w:pPr>
            <w:r w:rsidRPr="00045326">
              <w:rPr>
                <w:rFonts w:eastAsia="Times New Roman" w:cs="Calibri"/>
                <w:sz w:val="16"/>
                <w:szCs w:val="16"/>
                <w:lang w:eastAsia="fr-FR" w:bidi="ar-SA"/>
              </w:rPr>
              <w:t>CUSER</w:t>
            </w:r>
          </w:p>
        </w:tc>
        <w:tc>
          <w:tcPr>
            <w:tcW w:w="1387" w:type="dxa"/>
            <w:tcBorders>
              <w:top w:val="single" w:sz="4" w:space="0" w:color="auto"/>
              <w:left w:val="nil"/>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alphanumérique (varchar255)</w:t>
            </w:r>
          </w:p>
        </w:tc>
        <w:tc>
          <w:tcPr>
            <w:tcW w:w="552" w:type="dxa"/>
            <w:tcBorders>
              <w:top w:val="single" w:sz="4" w:space="0" w:color="auto"/>
              <w:left w:val="nil"/>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20378" w:rsidRPr="009E6545" w:rsidRDefault="005C381A" w:rsidP="001F37E6">
            <w:pPr>
              <w:jc w:val="center"/>
              <w:rPr>
                <w:rFonts w:eastAsia="Times New Roman" w:cs="Calibri"/>
                <w:sz w:val="16"/>
                <w:szCs w:val="16"/>
                <w:lang w:eastAsia="fr-FR" w:bidi="ar-SA"/>
              </w:rPr>
            </w:pPr>
            <w:r>
              <w:rPr>
                <w:rFonts w:eastAsia="Times New Roman" w:cs="Calibri"/>
                <w:sz w:val="16"/>
                <w:szCs w:val="16"/>
                <w:lang w:eastAsia="fr-FR" w:bidi="ar-SA"/>
              </w:rPr>
              <w:t>Non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r>
              <w:rPr>
                <w:rFonts w:eastAsia="Times New Roman" w:cs="Calibri"/>
                <w:sz w:val="16"/>
                <w:szCs w:val="16"/>
                <w:lang w:eastAsia="fr-FR" w:bidi="ar-SA"/>
              </w:rPr>
              <w:t>calculé</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220378" w:rsidRPr="00045326" w:rsidRDefault="00220378" w:rsidP="001F37E6">
            <w:pPr>
              <w:jc w:val="center"/>
              <w:rPr>
                <w:rFonts w:eastAsia="Times New Roman" w:cs="Calibri"/>
                <w:sz w:val="16"/>
                <w:szCs w:val="16"/>
                <w:lang w:eastAsia="fr-FR" w:bidi="ar-SA"/>
              </w:rPr>
            </w:pPr>
            <w:r w:rsidRPr="00045326">
              <w:rPr>
                <w:rFonts w:eastAsia="Times New Roman" w:cs="Calibri"/>
                <w:sz w:val="16"/>
                <w:szCs w:val="16"/>
                <w:lang w:eastAsia="fr-FR" w:bidi="ar-SA"/>
              </w:rPr>
              <w:t>obligatoire</w:t>
            </w:r>
          </w:p>
        </w:tc>
        <w:tc>
          <w:tcPr>
            <w:tcW w:w="992" w:type="dxa"/>
            <w:tcBorders>
              <w:top w:val="single" w:sz="4" w:space="0" w:color="auto"/>
              <w:left w:val="nil"/>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p>
        </w:tc>
        <w:tc>
          <w:tcPr>
            <w:tcW w:w="1829" w:type="dxa"/>
            <w:tcBorders>
              <w:top w:val="single" w:sz="4" w:space="0" w:color="auto"/>
              <w:left w:val="nil"/>
              <w:bottom w:val="single" w:sz="4" w:space="0" w:color="auto"/>
              <w:right w:val="single" w:sz="4" w:space="0" w:color="auto"/>
            </w:tcBorders>
            <w:shd w:val="clear" w:color="auto" w:fill="auto"/>
            <w:vAlign w:val="center"/>
          </w:tcPr>
          <w:p w:rsidR="00220378" w:rsidRPr="009E6545" w:rsidRDefault="00220378" w:rsidP="001F37E6">
            <w:pPr>
              <w:jc w:val="center"/>
              <w:rPr>
                <w:rFonts w:eastAsia="Times New Roman" w:cs="Calibri"/>
                <w:sz w:val="16"/>
                <w:szCs w:val="16"/>
                <w:lang w:eastAsia="fr-FR" w:bidi="ar-SA"/>
              </w:rPr>
            </w:pPr>
            <w:r w:rsidRPr="009E6545">
              <w:rPr>
                <w:rFonts w:eastAsia="Times New Roman" w:cs="Calibri"/>
                <w:sz w:val="16"/>
                <w:szCs w:val="16"/>
                <w:lang w:eastAsia="fr-FR" w:bidi="ar-SA"/>
              </w:rPr>
              <w:t>User ayant effectué la dernière mise à jour  de l'enregistrement</w:t>
            </w:r>
          </w:p>
        </w:tc>
      </w:tr>
    </w:tbl>
    <w:p w:rsidR="00D27D14" w:rsidRDefault="00D27D14" w:rsidP="00D27D14">
      <w:pPr>
        <w:pStyle w:val="Titre4"/>
      </w:pPr>
      <w:r w:rsidRPr="004E2387">
        <w:rPr>
          <w:rFonts w:asciiTheme="minorHAnsi" w:hAnsiTheme="minorHAnsi" w:cstheme="minorHAnsi"/>
          <w:lang w:eastAsia="fr-FR" w:bidi="ar-SA"/>
        </w:rPr>
        <w:t xml:space="preserve">Création : renseignement des données de </w:t>
      </w:r>
      <w:r w:rsidR="002B3215">
        <w:rPr>
          <w:rFonts w:asciiTheme="minorHAnsi" w:hAnsiTheme="minorHAnsi" w:cstheme="minorHAnsi"/>
          <w:lang w:eastAsia="fr-FR" w:bidi="ar-SA"/>
        </w:rPr>
        <w:t>ta_g3p_</w:t>
      </w:r>
      <w:r w:rsidR="00F34813">
        <w:rPr>
          <w:lang w:eastAsia="fr-FR" w:bidi="ar-SA"/>
        </w:rPr>
        <w:t>version_prix</w:t>
      </w:r>
    </w:p>
    <w:p w:rsidR="00D27D14" w:rsidRDefault="00D27D14" w:rsidP="00D27D14">
      <w:pPr>
        <w:autoSpaceDE w:val="0"/>
        <w:autoSpaceDN w:val="0"/>
        <w:adjustRightInd w:val="0"/>
        <w:rPr>
          <w:rFonts w:asciiTheme="minorHAnsi" w:hAnsiTheme="minorHAnsi" w:cstheme="minorHAnsi"/>
          <w:szCs w:val="24"/>
          <w:lang w:eastAsia="fr-FR" w:bidi="ar-SA"/>
        </w:rPr>
      </w:pPr>
    </w:p>
    <w:p w:rsidR="00D27D14" w:rsidRPr="007E57B2" w:rsidRDefault="00D27D14" w:rsidP="00D27D14">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en saisie libre : </w:t>
      </w:r>
    </w:p>
    <w:p w:rsidR="00F34813" w:rsidRDefault="00F34813" w:rsidP="00D27D14">
      <w:pPr>
        <w:numPr>
          <w:ilvl w:val="0"/>
          <w:numId w:val="675"/>
        </w:numPr>
        <w:autoSpaceDE w:val="0"/>
        <w:autoSpaceDN w:val="0"/>
        <w:adjustRightInd w:val="0"/>
        <w:rPr>
          <w:rFonts w:asciiTheme="minorHAnsi" w:hAnsiTheme="minorHAnsi" w:cstheme="minorHAnsi"/>
          <w:szCs w:val="24"/>
          <w:lang w:eastAsia="fr-FR" w:bidi="ar-SA"/>
        </w:rPr>
      </w:pPr>
      <w:r w:rsidRPr="00E3707B">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TYPE PRIX</w:t>
      </w:r>
      <w:r w:rsidRPr="00E3707B">
        <w:rPr>
          <w:rFonts w:asciiTheme="minorHAnsi" w:hAnsiTheme="minorHAnsi" w:cstheme="minorHAnsi"/>
          <w:szCs w:val="24"/>
          <w:lang w:eastAsia="fr-FR" w:bidi="ar-SA"/>
        </w:rPr>
        <w:t xml:space="preserve"> (C0</w:t>
      </w:r>
      <w:r>
        <w:rPr>
          <w:rFonts w:asciiTheme="minorHAnsi" w:hAnsiTheme="minorHAnsi" w:cstheme="minorHAnsi"/>
          <w:szCs w:val="24"/>
          <w:lang w:eastAsia="fr-FR" w:bidi="ar-SA"/>
        </w:rPr>
        <w:t>TYPR</w:t>
      </w:r>
      <w:r w:rsidRPr="00E3707B">
        <w:rPr>
          <w:rFonts w:asciiTheme="minorHAnsi" w:hAnsiTheme="minorHAnsi" w:cstheme="minorHAnsi"/>
          <w:szCs w:val="24"/>
          <w:lang w:eastAsia="fr-FR" w:bidi="ar-SA"/>
        </w:rPr>
        <w:t>)</w:t>
      </w:r>
    </w:p>
    <w:p w:rsidR="00D27D14" w:rsidRDefault="00B30995" w:rsidP="00D27D14">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PRIX (</w:t>
      </w:r>
      <w:r w:rsidR="006524BB">
        <w:rPr>
          <w:rFonts w:asciiTheme="minorHAnsi" w:hAnsiTheme="minorHAnsi" w:cstheme="minorHAnsi"/>
          <w:szCs w:val="24"/>
          <w:lang w:eastAsia="fr-FR" w:bidi="ar-SA"/>
        </w:rPr>
        <w:t>LBTYPR</w:t>
      </w:r>
      <w:r>
        <w:rPr>
          <w:rFonts w:asciiTheme="minorHAnsi" w:hAnsiTheme="minorHAnsi" w:cstheme="minorHAnsi"/>
          <w:szCs w:val="24"/>
          <w:lang w:eastAsia="fr-FR" w:bidi="ar-SA"/>
        </w:rPr>
        <w:t>)</w:t>
      </w:r>
    </w:p>
    <w:p w:rsidR="00D27D14" w:rsidRPr="00B819AD" w:rsidRDefault="00D27D14" w:rsidP="00D27D14">
      <w:pPr>
        <w:autoSpaceDE w:val="0"/>
        <w:autoSpaceDN w:val="0"/>
        <w:adjustRightInd w:val="0"/>
        <w:rPr>
          <w:rFonts w:asciiTheme="minorHAnsi" w:hAnsiTheme="minorHAnsi" w:cstheme="minorHAnsi"/>
          <w:szCs w:val="24"/>
          <w:lang w:eastAsia="fr-FR" w:bidi="ar-SA"/>
        </w:rPr>
      </w:pPr>
    </w:p>
    <w:p w:rsidR="00D27D14" w:rsidRDefault="00D27D14" w:rsidP="00D27D14">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D27D14" w:rsidRDefault="00D27D14" w:rsidP="00D27D14">
      <w:pPr>
        <w:numPr>
          <w:ilvl w:val="0"/>
          <w:numId w:val="675"/>
        </w:numPr>
        <w:autoSpaceDE w:val="0"/>
        <w:autoSpaceDN w:val="0"/>
        <w:adjustRightInd w:val="0"/>
        <w:rPr>
          <w:rFonts w:asciiTheme="minorHAnsi" w:hAnsiTheme="minorHAnsi" w:cstheme="minorHAnsi"/>
          <w:szCs w:val="24"/>
          <w:lang w:eastAsia="fr-FR" w:bidi="ar-SA"/>
        </w:rPr>
      </w:pPr>
      <w:r w:rsidRPr="00991012">
        <w:rPr>
          <w:rFonts w:asciiTheme="minorHAnsi" w:hAnsiTheme="minorHAnsi" w:cstheme="minorHAnsi"/>
          <w:szCs w:val="24"/>
          <w:lang w:eastAsia="fr-FR" w:bidi="ar-SA"/>
        </w:rPr>
        <w:t>DATE DE CLOTURE (YDCLOT)</w:t>
      </w:r>
    </w:p>
    <w:p w:rsidR="00D27D14" w:rsidRDefault="00D27D14" w:rsidP="00D27D14">
      <w:pPr>
        <w:pStyle w:val="Titre4"/>
        <w:rPr>
          <w:rFonts w:asciiTheme="minorHAnsi" w:hAnsiTheme="minorHAnsi" w:cstheme="minorHAnsi"/>
          <w:lang w:eastAsia="fr-FR" w:bidi="ar-SA"/>
        </w:rPr>
      </w:pPr>
      <w:r w:rsidRPr="004C6180">
        <w:rPr>
          <w:rFonts w:asciiTheme="minorHAnsi" w:hAnsiTheme="minorHAnsi" w:cstheme="minorHAnsi"/>
        </w:rPr>
        <w:t xml:space="preserve">Création : contrôle des données de </w:t>
      </w:r>
      <w:r w:rsidR="002B3215">
        <w:rPr>
          <w:rFonts w:asciiTheme="minorHAnsi" w:hAnsiTheme="minorHAnsi" w:cstheme="minorHAnsi"/>
          <w:lang w:eastAsia="fr-FR" w:bidi="ar-SA"/>
        </w:rPr>
        <w:t>ta_g3p_</w:t>
      </w:r>
      <w:r w:rsidR="00F34813">
        <w:rPr>
          <w:lang w:eastAsia="fr-FR" w:bidi="ar-SA"/>
        </w:rPr>
        <w:t>version_prix</w:t>
      </w:r>
    </w:p>
    <w:p w:rsidR="00514AA5" w:rsidRPr="00514AA5" w:rsidRDefault="00514AA5" w:rsidP="00514AA5">
      <w:pPr>
        <w:rPr>
          <w:lang w:eastAsia="fr-FR" w:bidi="ar-SA"/>
        </w:rPr>
      </w:pPr>
    </w:p>
    <w:p w:rsidR="00D27D14" w:rsidRPr="00150123" w:rsidRDefault="00D27D14" w:rsidP="00D27D1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Données obligatoires : </w:t>
      </w:r>
    </w:p>
    <w:p w:rsidR="006524BB" w:rsidRDefault="006524BB" w:rsidP="006524B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PRIX (LBTYPR)</w:t>
      </w:r>
    </w:p>
    <w:p w:rsidR="00D27D14" w:rsidRPr="00150123" w:rsidRDefault="00D27D14" w:rsidP="00D27D14">
      <w:pPr>
        <w:autoSpaceDE w:val="0"/>
        <w:autoSpaceDN w:val="0"/>
        <w:adjustRightInd w:val="0"/>
        <w:rPr>
          <w:rFonts w:asciiTheme="minorHAnsi" w:hAnsiTheme="minorHAnsi" w:cstheme="minorHAnsi"/>
          <w:szCs w:val="24"/>
          <w:lang w:eastAsia="fr-FR" w:bidi="ar-SA"/>
        </w:rPr>
      </w:pPr>
    </w:p>
    <w:p w:rsidR="00D27D14" w:rsidRPr="00150123" w:rsidRDefault="00D27D14" w:rsidP="00D27D1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F34813" w:rsidRDefault="00F34813" w:rsidP="006524BB">
      <w:pPr>
        <w:numPr>
          <w:ilvl w:val="0"/>
          <w:numId w:val="675"/>
        </w:numPr>
        <w:autoSpaceDE w:val="0"/>
        <w:autoSpaceDN w:val="0"/>
        <w:adjustRightInd w:val="0"/>
        <w:rPr>
          <w:rFonts w:asciiTheme="minorHAnsi" w:hAnsiTheme="minorHAnsi" w:cstheme="minorHAnsi"/>
          <w:szCs w:val="24"/>
          <w:lang w:eastAsia="fr-FR" w:bidi="ar-SA"/>
        </w:rPr>
      </w:pPr>
      <w:r w:rsidRPr="00E3707B">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TYPE PRIX</w:t>
      </w:r>
      <w:r w:rsidRPr="00E3707B">
        <w:rPr>
          <w:rFonts w:asciiTheme="minorHAnsi" w:hAnsiTheme="minorHAnsi" w:cstheme="minorHAnsi"/>
          <w:szCs w:val="24"/>
          <w:lang w:eastAsia="fr-FR" w:bidi="ar-SA"/>
        </w:rPr>
        <w:t xml:space="preserve"> (C0</w:t>
      </w:r>
      <w:r>
        <w:rPr>
          <w:rFonts w:asciiTheme="minorHAnsi" w:hAnsiTheme="minorHAnsi" w:cstheme="minorHAnsi"/>
          <w:szCs w:val="24"/>
          <w:lang w:eastAsia="fr-FR" w:bidi="ar-SA"/>
        </w:rPr>
        <w:t>TYPR</w:t>
      </w:r>
      <w:r w:rsidRPr="00E3707B">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6524BB" w:rsidRDefault="006524BB" w:rsidP="006524B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PRIX (LBTYPR) : 30 caractères</w:t>
      </w:r>
    </w:p>
    <w:p w:rsidR="00D075EC" w:rsidRDefault="00D075EC" w:rsidP="00D27D14">
      <w:pPr>
        <w:autoSpaceDE w:val="0"/>
        <w:autoSpaceDN w:val="0"/>
        <w:adjustRightInd w:val="0"/>
        <w:rPr>
          <w:rFonts w:asciiTheme="minorHAnsi" w:hAnsiTheme="minorHAnsi" w:cstheme="minorHAnsi"/>
          <w:szCs w:val="24"/>
          <w:lang w:eastAsia="fr-FR" w:bidi="ar-SA"/>
        </w:rPr>
      </w:pPr>
    </w:p>
    <w:p w:rsidR="00D075EC" w:rsidRDefault="00D075EC" w:rsidP="00D27D14">
      <w:pPr>
        <w:autoSpaceDE w:val="0"/>
        <w:autoSpaceDN w:val="0"/>
        <w:adjustRightInd w:val="0"/>
        <w:rPr>
          <w:rFonts w:asciiTheme="minorHAnsi" w:hAnsiTheme="minorHAnsi" w:cstheme="minorHAnsi"/>
          <w:szCs w:val="24"/>
          <w:lang w:eastAsia="fr-FR" w:bidi="ar-SA"/>
        </w:rPr>
      </w:pPr>
    </w:p>
    <w:p w:rsidR="00D27D14" w:rsidRDefault="00D27D14" w:rsidP="00D27D1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 d'unicité : </w:t>
      </w:r>
    </w:p>
    <w:p w:rsidR="00D27D14" w:rsidRDefault="00D27D14" w:rsidP="00D27D14">
      <w:pPr>
        <w:numPr>
          <w:ilvl w:val="0"/>
          <w:numId w:val="166"/>
        </w:numPr>
        <w:autoSpaceDE w:val="0"/>
        <w:autoSpaceDN w:val="0"/>
        <w:adjustRightInd w:val="0"/>
        <w:spacing w:after="1"/>
        <w:rPr>
          <w:rFonts w:asciiTheme="minorHAnsi" w:hAnsiTheme="minorHAnsi" w:cstheme="minorHAnsi"/>
          <w:szCs w:val="24"/>
          <w:lang w:eastAsia="fr-FR" w:bidi="ar-SA"/>
        </w:rPr>
      </w:pPr>
      <w:r w:rsidRPr="00E3707B">
        <w:rPr>
          <w:rFonts w:asciiTheme="minorHAnsi" w:hAnsiTheme="minorHAnsi" w:cstheme="minorHAnsi"/>
          <w:szCs w:val="24"/>
          <w:lang w:eastAsia="fr-FR" w:bidi="ar-SA"/>
        </w:rPr>
        <w:t xml:space="preserve">CODE </w:t>
      </w:r>
      <w:r w:rsidR="008F3F0B">
        <w:rPr>
          <w:rFonts w:asciiTheme="minorHAnsi" w:hAnsiTheme="minorHAnsi" w:cstheme="minorHAnsi"/>
          <w:szCs w:val="24"/>
          <w:lang w:eastAsia="fr-FR" w:bidi="ar-SA"/>
        </w:rPr>
        <w:t>TYPE PRIX</w:t>
      </w:r>
      <w:r w:rsidRPr="00E3707B">
        <w:rPr>
          <w:rFonts w:asciiTheme="minorHAnsi" w:hAnsiTheme="minorHAnsi" w:cstheme="minorHAnsi"/>
          <w:szCs w:val="24"/>
          <w:lang w:eastAsia="fr-FR" w:bidi="ar-SA"/>
        </w:rPr>
        <w:t xml:space="preserve"> (C0</w:t>
      </w:r>
      <w:r w:rsidR="008F3F0B">
        <w:rPr>
          <w:rFonts w:asciiTheme="minorHAnsi" w:hAnsiTheme="minorHAnsi" w:cstheme="minorHAnsi"/>
          <w:szCs w:val="24"/>
          <w:lang w:eastAsia="fr-FR" w:bidi="ar-SA"/>
        </w:rPr>
        <w:t>TYPR</w:t>
      </w:r>
      <w:r w:rsidRPr="00E3707B">
        <w:rPr>
          <w:rFonts w:asciiTheme="minorHAnsi" w:hAnsiTheme="minorHAnsi" w:cstheme="minorHAnsi"/>
          <w:szCs w:val="24"/>
          <w:lang w:eastAsia="fr-FR" w:bidi="ar-SA"/>
        </w:rPr>
        <w:t>)</w:t>
      </w:r>
    </w:p>
    <w:p w:rsidR="006A26D3" w:rsidRDefault="006A26D3" w:rsidP="006A26D3">
      <w:pPr>
        <w:autoSpaceDE w:val="0"/>
        <w:autoSpaceDN w:val="0"/>
        <w:adjustRightInd w:val="0"/>
        <w:spacing w:after="1"/>
        <w:rPr>
          <w:rFonts w:asciiTheme="minorHAnsi" w:hAnsiTheme="minorHAnsi" w:cstheme="minorHAnsi"/>
          <w:szCs w:val="24"/>
          <w:lang w:eastAsia="fr-FR" w:bidi="ar-SA"/>
        </w:rPr>
      </w:pPr>
    </w:p>
    <w:p w:rsidR="006A26D3" w:rsidRPr="00150123" w:rsidRDefault="006A26D3" w:rsidP="006A26D3">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6A26D3" w:rsidRPr="00DA6661" w:rsidRDefault="006A26D3" w:rsidP="006A26D3">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D27D14" w:rsidRPr="00150123" w:rsidRDefault="00D27D14" w:rsidP="00D27D14">
      <w:pPr>
        <w:autoSpaceDE w:val="0"/>
        <w:autoSpaceDN w:val="0"/>
        <w:adjustRightInd w:val="0"/>
        <w:rPr>
          <w:rFonts w:asciiTheme="minorHAnsi" w:hAnsiTheme="minorHAnsi" w:cstheme="minorHAnsi"/>
          <w:szCs w:val="24"/>
          <w:lang w:eastAsia="fr-FR" w:bidi="ar-SA"/>
        </w:rPr>
      </w:pPr>
    </w:p>
    <w:p w:rsidR="00D27D14" w:rsidRPr="009E5826" w:rsidRDefault="00D27D14" w:rsidP="00D27D14">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D27D14" w:rsidRDefault="00D27D14" w:rsidP="00D27D14">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514AA5" w:rsidRPr="00980652" w:rsidRDefault="00514AA5" w:rsidP="00514AA5">
      <w:pPr>
        <w:pStyle w:val="Titre4"/>
        <w:rPr>
          <w:rFonts w:asciiTheme="minorHAnsi" w:hAnsiTheme="minorHAnsi" w:cstheme="minorHAnsi"/>
        </w:rPr>
      </w:pPr>
      <w:r w:rsidRPr="00980652">
        <w:rPr>
          <w:rFonts w:asciiTheme="minorHAnsi" w:hAnsiTheme="minorHAnsi" w:cstheme="minorHAnsi"/>
        </w:rPr>
        <w:t xml:space="preserve">Modification : renseignement des données de </w:t>
      </w:r>
      <w:r w:rsidR="002B3215">
        <w:rPr>
          <w:rFonts w:asciiTheme="minorHAnsi" w:hAnsiTheme="minorHAnsi" w:cstheme="minorHAnsi"/>
          <w:lang w:eastAsia="fr-FR" w:bidi="ar-SA"/>
        </w:rPr>
        <w:t>ta_g3p_</w:t>
      </w:r>
      <w:r w:rsidR="00F34813">
        <w:rPr>
          <w:lang w:eastAsia="fr-FR" w:bidi="ar-SA"/>
        </w:rPr>
        <w:t>version_prix</w:t>
      </w:r>
    </w:p>
    <w:p w:rsidR="00514AA5" w:rsidRDefault="00514AA5" w:rsidP="00514AA5">
      <w:pPr>
        <w:autoSpaceDE w:val="0"/>
        <w:autoSpaceDN w:val="0"/>
        <w:adjustRightInd w:val="0"/>
        <w:ind w:left="360"/>
        <w:rPr>
          <w:rFonts w:asciiTheme="minorHAnsi" w:hAnsiTheme="minorHAnsi" w:cstheme="minorHAnsi"/>
          <w:szCs w:val="24"/>
        </w:rPr>
      </w:pPr>
    </w:p>
    <w:p w:rsidR="00514AA5" w:rsidRPr="009E5826" w:rsidRDefault="00514AA5" w:rsidP="00514AA5">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en saisie libre :</w:t>
      </w:r>
    </w:p>
    <w:p w:rsidR="00514AA5" w:rsidRDefault="00514AA5" w:rsidP="00514AA5">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PRIX (LBTYPR) </w:t>
      </w:r>
    </w:p>
    <w:p w:rsidR="00514AA5" w:rsidRPr="000E2103" w:rsidRDefault="00514AA5" w:rsidP="00514AA5">
      <w:pPr>
        <w:autoSpaceDE w:val="0"/>
        <w:autoSpaceDN w:val="0"/>
        <w:adjustRightInd w:val="0"/>
        <w:rPr>
          <w:rFonts w:asciiTheme="minorHAnsi" w:hAnsiTheme="minorHAnsi" w:cstheme="minorHAnsi"/>
          <w:szCs w:val="24"/>
          <w:lang w:eastAsia="fr-FR" w:bidi="ar-SA"/>
        </w:rPr>
      </w:pPr>
      <w:r w:rsidRPr="000E2103">
        <w:rPr>
          <w:rFonts w:asciiTheme="minorHAnsi" w:hAnsiTheme="minorHAnsi" w:cstheme="minorHAnsi"/>
          <w:szCs w:val="24"/>
          <w:lang w:eastAsia="fr-FR" w:bidi="ar-SA"/>
        </w:rPr>
        <w:t xml:space="preserve"> </w:t>
      </w:r>
    </w:p>
    <w:p w:rsidR="00514AA5" w:rsidRPr="007E57B2" w:rsidRDefault="00514AA5" w:rsidP="00514AA5">
      <w:pPr>
        <w:autoSpaceDE w:val="0"/>
        <w:autoSpaceDN w:val="0"/>
        <w:adjustRightInd w:val="0"/>
        <w:rPr>
          <w:rFonts w:asciiTheme="minorHAnsi" w:hAnsiTheme="minorHAnsi" w:cstheme="minorHAnsi"/>
          <w:szCs w:val="24"/>
          <w:lang w:eastAsia="fr-FR" w:bidi="ar-SA"/>
        </w:rPr>
      </w:pPr>
      <w:r w:rsidRPr="007E57B2">
        <w:rPr>
          <w:rFonts w:asciiTheme="minorHAnsi" w:hAnsiTheme="minorHAnsi" w:cstheme="minorHAnsi"/>
          <w:szCs w:val="24"/>
          <w:lang w:eastAsia="fr-FR" w:bidi="ar-SA"/>
        </w:rPr>
        <w:t xml:space="preserve">- par sélection dans un calendrier : </w:t>
      </w:r>
    </w:p>
    <w:p w:rsidR="00514AA5" w:rsidRDefault="00514AA5" w:rsidP="00514AA5">
      <w:pPr>
        <w:numPr>
          <w:ilvl w:val="0"/>
          <w:numId w:val="166"/>
        </w:num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DATE DE CLOTURE (YDCLOT)</w:t>
      </w:r>
    </w:p>
    <w:p w:rsidR="00D27D14" w:rsidRPr="00F34813" w:rsidRDefault="00D27D14" w:rsidP="00F34813">
      <w:pPr>
        <w:pStyle w:val="Titre4"/>
        <w:rPr>
          <w:rFonts w:asciiTheme="minorHAnsi" w:hAnsiTheme="minorHAnsi" w:cstheme="minorHAnsi"/>
        </w:rPr>
      </w:pPr>
      <w:r w:rsidRPr="004E2387">
        <w:rPr>
          <w:rFonts w:asciiTheme="minorHAnsi" w:hAnsiTheme="minorHAnsi" w:cstheme="minorHAnsi"/>
        </w:rPr>
        <w:t xml:space="preserve">Modification : contrôle des données de </w:t>
      </w:r>
      <w:r w:rsidR="002B3215">
        <w:rPr>
          <w:rFonts w:asciiTheme="minorHAnsi" w:hAnsiTheme="minorHAnsi" w:cstheme="minorHAnsi"/>
          <w:lang w:eastAsia="fr-FR" w:bidi="ar-SA"/>
        </w:rPr>
        <w:t>ta_g3p_</w:t>
      </w:r>
      <w:r w:rsidR="00F34813">
        <w:rPr>
          <w:lang w:eastAsia="fr-FR" w:bidi="ar-SA"/>
        </w:rPr>
        <w:t>version_prix</w:t>
      </w:r>
    </w:p>
    <w:p w:rsidR="00D27D14" w:rsidRDefault="00D27D14" w:rsidP="00D27D14"/>
    <w:p w:rsidR="00D27D14" w:rsidRPr="00150123" w:rsidRDefault="00D27D14" w:rsidP="00D27D14">
      <w:pPr>
        <w:autoSpaceDE w:val="0"/>
        <w:autoSpaceDN w:val="0"/>
        <w:adjustRightInd w:val="0"/>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 Contrôles de longueur maximale : </w:t>
      </w:r>
    </w:p>
    <w:p w:rsidR="00F34813" w:rsidRDefault="00F34813" w:rsidP="008F3F0B">
      <w:pPr>
        <w:numPr>
          <w:ilvl w:val="0"/>
          <w:numId w:val="675"/>
        </w:numPr>
        <w:autoSpaceDE w:val="0"/>
        <w:autoSpaceDN w:val="0"/>
        <w:adjustRightInd w:val="0"/>
        <w:rPr>
          <w:rFonts w:asciiTheme="minorHAnsi" w:hAnsiTheme="minorHAnsi" w:cstheme="minorHAnsi"/>
          <w:szCs w:val="24"/>
          <w:lang w:eastAsia="fr-FR" w:bidi="ar-SA"/>
        </w:rPr>
      </w:pPr>
      <w:r w:rsidRPr="00E3707B">
        <w:rPr>
          <w:rFonts w:asciiTheme="minorHAnsi" w:hAnsiTheme="minorHAnsi" w:cstheme="minorHAnsi"/>
          <w:szCs w:val="24"/>
          <w:lang w:eastAsia="fr-FR" w:bidi="ar-SA"/>
        </w:rPr>
        <w:t xml:space="preserve">CODE </w:t>
      </w:r>
      <w:r>
        <w:rPr>
          <w:rFonts w:asciiTheme="minorHAnsi" w:hAnsiTheme="minorHAnsi" w:cstheme="minorHAnsi"/>
          <w:szCs w:val="24"/>
          <w:lang w:eastAsia="fr-FR" w:bidi="ar-SA"/>
        </w:rPr>
        <w:t>TYPE PRIX</w:t>
      </w:r>
      <w:r w:rsidRPr="00E3707B">
        <w:rPr>
          <w:rFonts w:asciiTheme="minorHAnsi" w:hAnsiTheme="minorHAnsi" w:cstheme="minorHAnsi"/>
          <w:szCs w:val="24"/>
          <w:lang w:eastAsia="fr-FR" w:bidi="ar-SA"/>
        </w:rPr>
        <w:t xml:space="preserve"> (C0</w:t>
      </w:r>
      <w:r>
        <w:rPr>
          <w:rFonts w:asciiTheme="minorHAnsi" w:hAnsiTheme="minorHAnsi" w:cstheme="minorHAnsi"/>
          <w:szCs w:val="24"/>
          <w:lang w:eastAsia="fr-FR" w:bidi="ar-SA"/>
        </w:rPr>
        <w:t>TYPR</w:t>
      </w:r>
      <w:r w:rsidRPr="00E3707B">
        <w:rPr>
          <w:rFonts w:asciiTheme="minorHAnsi" w:hAnsiTheme="minorHAnsi" w:cstheme="minorHAnsi"/>
          <w:szCs w:val="24"/>
          <w:lang w:eastAsia="fr-FR" w:bidi="ar-SA"/>
        </w:rPr>
        <w:t>)</w:t>
      </w:r>
      <w:r>
        <w:rPr>
          <w:rFonts w:asciiTheme="minorHAnsi" w:hAnsiTheme="minorHAnsi" w:cstheme="minorHAnsi"/>
          <w:szCs w:val="24"/>
          <w:lang w:eastAsia="fr-FR" w:bidi="ar-SA"/>
        </w:rPr>
        <w:t> : 20 caractères</w:t>
      </w:r>
    </w:p>
    <w:p w:rsidR="008F3F0B" w:rsidRDefault="008F3F0B" w:rsidP="008F3F0B">
      <w:pPr>
        <w:numPr>
          <w:ilvl w:val="0"/>
          <w:numId w:val="675"/>
        </w:num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LIBELLE TYPE PRIX (LBTYPR) : 30 caractères</w:t>
      </w:r>
    </w:p>
    <w:p w:rsidR="006A26D3" w:rsidRDefault="006A26D3" w:rsidP="006A26D3">
      <w:pPr>
        <w:autoSpaceDE w:val="0"/>
        <w:autoSpaceDN w:val="0"/>
        <w:adjustRightInd w:val="0"/>
        <w:rPr>
          <w:rFonts w:asciiTheme="minorHAnsi" w:hAnsiTheme="minorHAnsi" w:cstheme="minorHAnsi"/>
          <w:szCs w:val="24"/>
          <w:lang w:eastAsia="fr-FR" w:bidi="ar-SA"/>
        </w:rPr>
      </w:pPr>
    </w:p>
    <w:p w:rsidR="006A26D3" w:rsidRPr="00150123" w:rsidRDefault="006A26D3" w:rsidP="006A26D3">
      <w:pPr>
        <w:autoSpaceDE w:val="0"/>
        <w:autoSpaceDN w:val="0"/>
        <w:adjustRightInd w:val="0"/>
        <w:rPr>
          <w:rFonts w:asciiTheme="minorHAnsi" w:hAnsiTheme="minorHAnsi" w:cstheme="minorHAnsi"/>
          <w:szCs w:val="24"/>
          <w:lang w:eastAsia="fr-FR" w:bidi="ar-SA"/>
        </w:rPr>
      </w:pPr>
      <w:r>
        <w:rPr>
          <w:rFonts w:asciiTheme="minorHAnsi" w:hAnsiTheme="minorHAnsi" w:cstheme="minorHAnsi"/>
          <w:szCs w:val="24"/>
          <w:lang w:eastAsia="fr-FR" w:bidi="ar-SA"/>
        </w:rPr>
        <w:t>- Contrôle date</w:t>
      </w:r>
      <w:r w:rsidRPr="00150123">
        <w:rPr>
          <w:rFonts w:asciiTheme="minorHAnsi" w:hAnsiTheme="minorHAnsi" w:cstheme="minorHAnsi"/>
          <w:szCs w:val="24"/>
          <w:lang w:eastAsia="fr-FR" w:bidi="ar-SA"/>
        </w:rPr>
        <w:t xml:space="preserve"> </w:t>
      </w:r>
      <w:r>
        <w:rPr>
          <w:rFonts w:asciiTheme="minorHAnsi" w:hAnsiTheme="minorHAnsi" w:cstheme="minorHAnsi"/>
          <w:szCs w:val="24"/>
          <w:lang w:eastAsia="fr-FR" w:bidi="ar-SA"/>
        </w:rPr>
        <w:t>clôture</w:t>
      </w:r>
      <w:r w:rsidRPr="00150123">
        <w:rPr>
          <w:rFonts w:asciiTheme="minorHAnsi" w:hAnsiTheme="minorHAnsi" w:cstheme="minorHAnsi"/>
          <w:szCs w:val="24"/>
          <w:lang w:eastAsia="fr-FR" w:bidi="ar-SA"/>
        </w:rPr>
        <w:t xml:space="preserve"> : </w:t>
      </w:r>
    </w:p>
    <w:p w:rsidR="006A26D3" w:rsidRPr="00DA6661" w:rsidRDefault="006A26D3" w:rsidP="006A26D3">
      <w:pPr>
        <w:autoSpaceDE w:val="0"/>
        <w:autoSpaceDN w:val="0"/>
        <w:adjustRightInd w:val="0"/>
        <w:spacing w:after="1"/>
        <w:rPr>
          <w:rFonts w:asciiTheme="minorHAnsi" w:hAnsiTheme="minorHAnsi" w:cstheme="minorHAnsi"/>
          <w:szCs w:val="24"/>
          <w:lang w:eastAsia="fr-FR" w:bidi="ar-SA"/>
        </w:rPr>
      </w:pPr>
      <w:r w:rsidRPr="00150123">
        <w:rPr>
          <w:rFonts w:asciiTheme="minorHAnsi" w:hAnsiTheme="minorHAnsi" w:cstheme="minorHAnsi"/>
          <w:szCs w:val="24"/>
          <w:lang w:eastAsia="fr-FR" w:bidi="ar-SA"/>
        </w:rPr>
        <w:t xml:space="preserve">La DATE </w:t>
      </w:r>
      <w:r>
        <w:rPr>
          <w:rFonts w:asciiTheme="minorHAnsi" w:hAnsiTheme="minorHAnsi" w:cstheme="minorHAnsi"/>
          <w:szCs w:val="24"/>
          <w:lang w:eastAsia="fr-FR" w:bidi="ar-SA"/>
        </w:rPr>
        <w:t>CLOTURE</w:t>
      </w:r>
      <w:r w:rsidRPr="00150123">
        <w:rPr>
          <w:rFonts w:asciiTheme="minorHAnsi" w:hAnsiTheme="minorHAnsi" w:cstheme="minorHAnsi"/>
          <w:szCs w:val="24"/>
          <w:lang w:eastAsia="fr-FR" w:bidi="ar-SA"/>
        </w:rPr>
        <w:t xml:space="preserve"> (YDFEFF) doit être supérieure ou égale à la DATE </w:t>
      </w:r>
      <w:r w:rsidRPr="002758B4">
        <w:rPr>
          <w:rFonts w:asciiTheme="minorHAnsi" w:hAnsiTheme="minorHAnsi" w:cstheme="minorHAnsi"/>
          <w:szCs w:val="24"/>
          <w:lang w:eastAsia="fr-FR" w:bidi="ar-SA"/>
        </w:rPr>
        <w:t>CREATION</w:t>
      </w:r>
      <w:r w:rsidRPr="009E6545">
        <w:rPr>
          <w:rFonts w:eastAsia="Times New Roman" w:cs="Calibri"/>
          <w:sz w:val="16"/>
          <w:szCs w:val="16"/>
          <w:lang w:eastAsia="fr-FR" w:bidi="ar-SA"/>
        </w:rPr>
        <w:t xml:space="preserve"> </w:t>
      </w:r>
      <w:r w:rsidRPr="00150123">
        <w:rPr>
          <w:rFonts w:asciiTheme="minorHAnsi" w:hAnsiTheme="minorHAnsi" w:cstheme="minorHAnsi"/>
          <w:szCs w:val="24"/>
          <w:lang w:eastAsia="fr-FR" w:bidi="ar-SA"/>
        </w:rPr>
        <w:t>(</w:t>
      </w:r>
      <w:r w:rsidRPr="002758B4">
        <w:rPr>
          <w:rFonts w:asciiTheme="minorHAnsi" w:hAnsiTheme="minorHAnsi" w:cstheme="minorHAnsi"/>
          <w:szCs w:val="24"/>
          <w:lang w:eastAsia="fr-FR" w:bidi="ar-SA"/>
        </w:rPr>
        <w:t>YDC000</w:t>
      </w:r>
      <w:r w:rsidRPr="00150123">
        <w:rPr>
          <w:rFonts w:asciiTheme="minorHAnsi" w:hAnsiTheme="minorHAnsi" w:cstheme="minorHAnsi"/>
          <w:szCs w:val="24"/>
          <w:lang w:eastAsia="fr-FR" w:bidi="ar-SA"/>
        </w:rPr>
        <w:t>)</w:t>
      </w:r>
      <w:r>
        <w:rPr>
          <w:rFonts w:asciiTheme="minorHAnsi" w:hAnsiTheme="minorHAnsi" w:cstheme="minorHAnsi"/>
          <w:szCs w:val="24"/>
          <w:lang w:eastAsia="fr-FR" w:bidi="ar-SA"/>
        </w:rPr>
        <w:t>.</w:t>
      </w:r>
    </w:p>
    <w:p w:rsidR="00D27D14" w:rsidRPr="00150123" w:rsidRDefault="00D27D14" w:rsidP="00D27D14">
      <w:pPr>
        <w:autoSpaceDE w:val="0"/>
        <w:autoSpaceDN w:val="0"/>
        <w:adjustRightInd w:val="0"/>
        <w:rPr>
          <w:rFonts w:asciiTheme="minorHAnsi" w:hAnsiTheme="minorHAnsi" w:cstheme="minorHAnsi"/>
          <w:szCs w:val="24"/>
          <w:lang w:eastAsia="fr-FR" w:bidi="ar-SA"/>
        </w:rPr>
      </w:pPr>
    </w:p>
    <w:p w:rsidR="00D27D14" w:rsidRPr="009E5826" w:rsidRDefault="00D27D14" w:rsidP="00D27D14">
      <w:pPr>
        <w:rPr>
          <w:rFonts w:asciiTheme="minorHAnsi" w:hAnsiTheme="minorHAnsi" w:cstheme="minorHAnsi"/>
          <w:szCs w:val="24"/>
        </w:rPr>
      </w:pPr>
      <w:r w:rsidRPr="009E5826">
        <w:rPr>
          <w:rFonts w:asciiTheme="minorHAnsi" w:hAnsiTheme="minorHAnsi" w:cstheme="minorHAnsi"/>
          <w:szCs w:val="24"/>
        </w:rPr>
        <w:t>- Caractères autorisés (ne concerne que les champs de saisie. Les dates et les listes déroulantes sont exclues de ces contrôles) :</w:t>
      </w:r>
    </w:p>
    <w:p w:rsidR="00D27D14" w:rsidRDefault="00D27D14" w:rsidP="00D27D14">
      <w:pPr>
        <w:numPr>
          <w:ilvl w:val="0"/>
          <w:numId w:val="563"/>
        </w:numPr>
        <w:autoSpaceDE w:val="0"/>
        <w:autoSpaceDN w:val="0"/>
        <w:adjustRightInd w:val="0"/>
        <w:ind w:left="360" w:hanging="360"/>
        <w:rPr>
          <w:rFonts w:asciiTheme="minorHAnsi" w:hAnsiTheme="minorHAnsi" w:cstheme="minorHAnsi"/>
          <w:szCs w:val="24"/>
        </w:rPr>
      </w:pPr>
      <w:r>
        <w:rPr>
          <w:rFonts w:asciiTheme="minorHAnsi" w:hAnsiTheme="minorHAnsi" w:cstheme="minorHAnsi"/>
          <w:szCs w:val="24"/>
        </w:rPr>
        <w:t>Tous les caractères sont autorisés sauf le saut de ligne.</w:t>
      </w:r>
    </w:p>
    <w:p w:rsidR="00D27D14" w:rsidRPr="000E2103" w:rsidRDefault="00D27D14" w:rsidP="00D27D14">
      <w:pPr>
        <w:autoSpaceDE w:val="0"/>
        <w:autoSpaceDN w:val="0"/>
        <w:adjustRightInd w:val="0"/>
        <w:ind w:left="360"/>
        <w:rPr>
          <w:rFonts w:asciiTheme="minorHAnsi" w:hAnsiTheme="minorHAnsi" w:cstheme="minorHAnsi"/>
          <w:szCs w:val="24"/>
        </w:rPr>
      </w:pPr>
    </w:p>
    <w:p w:rsidR="00D27D14" w:rsidRPr="00220378" w:rsidRDefault="00D27D14" w:rsidP="00220378">
      <w:pPr>
        <w:rPr>
          <w:lang w:eastAsia="fr-FR" w:bidi="ar-SA"/>
        </w:rPr>
      </w:pPr>
    </w:p>
    <w:sectPr w:rsidR="00D27D14" w:rsidRPr="00220378" w:rsidSect="00A612AB">
      <w:type w:val="continuous"/>
      <w:pgSz w:w="11906" w:h="16838"/>
      <w:pgMar w:top="568" w:right="70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4F18" w:rsidRDefault="00484F18" w:rsidP="00022A66">
      <w:r>
        <w:separator/>
      </w:r>
    </w:p>
  </w:endnote>
  <w:endnote w:type="continuationSeparator" w:id="0">
    <w:p w:rsidR="00484F18" w:rsidRDefault="00484F18" w:rsidP="00022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F18" w:rsidRPr="00B75D46" w:rsidRDefault="00484F18" w:rsidP="007E038C">
    <w:pPr>
      <w:tabs>
        <w:tab w:val="center" w:pos="4678"/>
        <w:tab w:val="right" w:pos="9356"/>
      </w:tabs>
      <w:ind w:right="141"/>
      <w:jc w:val="right"/>
      <w:rPr>
        <w:rFonts w:ascii="Arial" w:eastAsia="Times New Roman" w:hAnsi="Arial" w:cs="Times New Roman"/>
        <w:color w:val="000000"/>
        <w:sz w:val="20"/>
        <w:szCs w:val="20"/>
        <w:lang w:eastAsia="fr-FR" w:bidi="ar-SA"/>
      </w:rPr>
    </w:pPr>
    <w:r w:rsidRPr="00B75D46">
      <w:rPr>
        <w:rFonts w:ascii="Arial" w:eastAsia="Times New Roman" w:hAnsi="Arial" w:cs="Times New Roman"/>
        <w:color w:val="000000"/>
        <w:sz w:val="20"/>
        <w:szCs w:val="20"/>
        <w:lang w:eastAsia="fr-FR" w:bidi="ar-SA"/>
      </w:rPr>
      <w:fldChar w:fldCharType="begin"/>
    </w:r>
    <w:r w:rsidRPr="00B75D46">
      <w:rPr>
        <w:rFonts w:ascii="Arial" w:eastAsia="Times New Roman" w:hAnsi="Arial" w:cs="Times New Roman"/>
        <w:color w:val="000000"/>
        <w:sz w:val="20"/>
        <w:szCs w:val="20"/>
        <w:lang w:eastAsia="fr-FR" w:bidi="ar-SA"/>
      </w:rPr>
      <w:instrText xml:space="preserve"> PAGE </w:instrText>
    </w:r>
    <w:r w:rsidRPr="00B75D46">
      <w:rPr>
        <w:rFonts w:ascii="Arial" w:eastAsia="Times New Roman" w:hAnsi="Arial" w:cs="Times New Roman"/>
        <w:color w:val="000000"/>
        <w:sz w:val="20"/>
        <w:szCs w:val="20"/>
        <w:lang w:eastAsia="fr-FR" w:bidi="ar-SA"/>
      </w:rPr>
      <w:fldChar w:fldCharType="separate"/>
    </w:r>
    <w:r w:rsidR="001E36CF">
      <w:rPr>
        <w:rFonts w:ascii="Arial" w:eastAsia="Times New Roman" w:hAnsi="Arial" w:cs="Times New Roman"/>
        <w:noProof/>
        <w:color w:val="000000"/>
        <w:sz w:val="20"/>
        <w:szCs w:val="20"/>
        <w:lang w:eastAsia="fr-FR" w:bidi="ar-SA"/>
      </w:rPr>
      <w:t>268</w:t>
    </w:r>
    <w:r w:rsidRPr="00B75D46">
      <w:rPr>
        <w:rFonts w:ascii="Arial" w:eastAsia="Times New Roman" w:hAnsi="Arial" w:cs="Times New Roman"/>
        <w:color w:val="000000"/>
        <w:sz w:val="20"/>
        <w:szCs w:val="20"/>
        <w:lang w:eastAsia="fr-FR" w:bidi="ar-SA"/>
      </w:rPr>
      <w:fldChar w:fldCharType="end"/>
    </w:r>
    <w:r w:rsidRPr="00B75D46">
      <w:rPr>
        <w:rFonts w:ascii="Arial" w:eastAsia="Times New Roman" w:hAnsi="Arial" w:cs="Times New Roman"/>
        <w:color w:val="000000"/>
        <w:sz w:val="20"/>
        <w:szCs w:val="20"/>
        <w:lang w:eastAsia="fr-FR" w:bidi="ar-SA"/>
      </w:rPr>
      <w:t>/</w:t>
    </w:r>
    <w:r w:rsidRPr="00B75D46">
      <w:rPr>
        <w:rFonts w:ascii="Arial" w:eastAsia="Times New Roman" w:hAnsi="Arial" w:cs="Times New Roman"/>
        <w:color w:val="000000"/>
        <w:sz w:val="20"/>
        <w:szCs w:val="20"/>
        <w:lang w:eastAsia="fr-FR" w:bidi="ar-SA"/>
      </w:rPr>
      <w:fldChar w:fldCharType="begin"/>
    </w:r>
    <w:r w:rsidRPr="00B75D46">
      <w:rPr>
        <w:rFonts w:ascii="Arial" w:eastAsia="Times New Roman" w:hAnsi="Arial" w:cs="Times New Roman"/>
        <w:color w:val="000000"/>
        <w:sz w:val="20"/>
        <w:szCs w:val="20"/>
        <w:lang w:eastAsia="fr-FR" w:bidi="ar-SA"/>
      </w:rPr>
      <w:instrText xml:space="preserve"> NUMPAGES </w:instrText>
    </w:r>
    <w:r w:rsidRPr="00B75D46">
      <w:rPr>
        <w:rFonts w:ascii="Arial" w:eastAsia="Times New Roman" w:hAnsi="Arial" w:cs="Times New Roman"/>
        <w:color w:val="000000"/>
        <w:sz w:val="20"/>
        <w:szCs w:val="20"/>
        <w:lang w:eastAsia="fr-FR" w:bidi="ar-SA"/>
      </w:rPr>
      <w:fldChar w:fldCharType="separate"/>
    </w:r>
    <w:r w:rsidR="001E36CF">
      <w:rPr>
        <w:rFonts w:ascii="Arial" w:eastAsia="Times New Roman" w:hAnsi="Arial" w:cs="Times New Roman"/>
        <w:noProof/>
        <w:color w:val="000000"/>
        <w:sz w:val="20"/>
        <w:szCs w:val="20"/>
        <w:lang w:eastAsia="fr-FR" w:bidi="ar-SA"/>
      </w:rPr>
      <w:t>281</w:t>
    </w:r>
    <w:r w:rsidRPr="00B75D46">
      <w:rPr>
        <w:rFonts w:ascii="Arial" w:eastAsia="Times New Roman" w:hAnsi="Arial" w:cs="Times New Roman"/>
        <w:color w:val="000000"/>
        <w:sz w:val="20"/>
        <w:szCs w:val="20"/>
        <w:lang w:eastAsia="fr-FR" w:bidi="ar-SA"/>
      </w:rPr>
      <w:fldChar w:fldCharType="end"/>
    </w:r>
  </w:p>
  <w:p w:rsidR="00484F18" w:rsidRDefault="00484F18">
    <w:pPr>
      <w:pStyle w:val="Pieddepage"/>
    </w:pPr>
    <w:r>
      <w:rPr>
        <w:noProof/>
      </w:rPr>
      <mc:AlternateContent>
        <mc:Choice Requires="wps">
          <w:drawing>
            <wp:anchor distT="0" distB="0" distL="114300" distR="114300" simplePos="0" relativeHeight="251658240" behindDoc="0" locked="0" layoutInCell="0" allowOverlap="1">
              <wp:simplePos x="0" y="0"/>
              <wp:positionH relativeFrom="page">
                <wp:posOffset>0</wp:posOffset>
              </wp:positionH>
              <wp:positionV relativeFrom="page">
                <wp:posOffset>10228580</wp:posOffset>
              </wp:positionV>
              <wp:extent cx="7560310" cy="273050"/>
              <wp:effectExtent l="0" t="0" r="0" b="12700"/>
              <wp:wrapNone/>
              <wp:docPr id="2" name="MSIPCM6a644680a99e9f96a3b592cf" descr="{&quot;HashCode&quot;:967973103,&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484F18" w:rsidRPr="001E36CF" w:rsidRDefault="001E36CF" w:rsidP="001E36CF">
                          <w:pPr>
                            <w:rPr>
                              <w:rFonts w:cs="Calibri"/>
                              <w:color w:val="A80000"/>
                              <w:sz w:val="20"/>
                            </w:rPr>
                          </w:pPr>
                          <w:r w:rsidRPr="001E36CF">
                            <w:rPr>
                              <w:rFonts w:cs="Calibri"/>
                              <w:color w:val="A80000"/>
                              <w:sz w:val="20"/>
                            </w:rPr>
                            <w:t>Interne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6a644680a99e9f96a3b592cf" o:spid="_x0000_s1026" type="#_x0000_t202" alt="{&quot;HashCode&quot;:967973103,&quot;Height&quot;:841.0,&quot;Width&quot;:595.0,&quot;Placement&quot;:&quot;Footer&quot;,&quot;Index&quot;:&quot;Primary&quot;,&quot;Section&quot;:1,&quot;Top&quot;:0.0,&quot;Left&quot;:0.0}" style="position:absolute;margin-left:0;margin-top:805.4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" o:allowincell="f" filled="f" stroked="f" strokeweight=".5pt">
              <v:textbox inset="20pt,0,,0">
                <w:txbxContent>
                  <w:p w:rsidR="00484F18" w:rsidRPr="001E36CF" w:rsidRDefault="001E36CF" w:rsidP="001E36CF">
                    <w:pPr>
                      <w:rPr>
                        <w:rFonts w:cs="Calibri"/>
                        <w:color w:val="A80000"/>
                        <w:sz w:val="20"/>
                      </w:rPr>
                    </w:pPr>
                    <w:r w:rsidRPr="001E36CF">
                      <w:rPr>
                        <w:rFonts w:cs="Calibri"/>
                        <w:color w:val="A80000"/>
                        <w:sz w:val="20"/>
                      </w:rPr>
                      <w:t>Interne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4F18" w:rsidRDefault="00484F18" w:rsidP="00022A66">
      <w:r>
        <w:separator/>
      </w:r>
    </w:p>
  </w:footnote>
  <w:footnote w:type="continuationSeparator" w:id="0">
    <w:p w:rsidR="00484F18" w:rsidRDefault="00484F18" w:rsidP="00022A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68" w:type="dxa"/>
      <w:tblInd w:w="21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7"/>
      <w:gridCol w:w="5103"/>
      <w:gridCol w:w="2268"/>
    </w:tblGrid>
    <w:tr w:rsidR="00484F18" w:rsidRPr="00022A66" w:rsidTr="00022A66">
      <w:trPr>
        <w:cantSplit/>
        <w:trHeight w:val="1474"/>
      </w:trPr>
      <w:tc>
        <w:tcPr>
          <w:tcW w:w="2197" w:type="dxa"/>
          <w:tcBorders>
            <w:top w:val="single" w:sz="4" w:space="0" w:color="auto"/>
            <w:left w:val="single" w:sz="6" w:space="0" w:color="auto"/>
            <w:bottom w:val="single" w:sz="6" w:space="0" w:color="auto"/>
            <w:right w:val="single" w:sz="4" w:space="0" w:color="auto"/>
          </w:tcBorders>
          <w:vAlign w:val="center"/>
        </w:tcPr>
        <w:p w:rsidR="00484F18" w:rsidRPr="00022A66" w:rsidRDefault="00484F18" w:rsidP="00022A66">
          <w:pPr>
            <w:spacing w:before="360"/>
            <w:ind w:right="-68"/>
            <w:jc w:val="center"/>
            <w:rPr>
              <w:rFonts w:ascii="Arial" w:eastAsia="Times New Roman" w:hAnsi="Arial" w:cs="Times New Roman"/>
              <w:b/>
              <w:noProof/>
              <w:color w:val="000000"/>
              <w:sz w:val="32"/>
              <w:szCs w:val="20"/>
              <w:lang w:eastAsia="fr-FR" w:bidi="ar-SA"/>
            </w:rPr>
          </w:pPr>
          <w:r w:rsidRPr="00022A66">
            <w:rPr>
              <w:rFonts w:ascii="Arial" w:eastAsia="Times New Roman" w:hAnsi="Arial" w:cs="Times New Roman"/>
              <w:b/>
              <w:noProof/>
              <w:color w:val="000000"/>
              <w:sz w:val="32"/>
              <w:szCs w:val="20"/>
              <w:lang w:eastAsia="fr-FR" w:bidi="ar-SA"/>
            </w:rPr>
            <w:drawing>
              <wp:anchor distT="0" distB="0" distL="114300" distR="114300" simplePos="0" relativeHeight="251656192" behindDoc="0" locked="0" layoutInCell="1" allowOverlap="1" wp14:anchorId="1ACB6BD1" wp14:editId="08F3E8AD">
                <wp:simplePos x="0" y="0"/>
                <wp:positionH relativeFrom="column">
                  <wp:posOffset>234315</wp:posOffset>
                </wp:positionH>
                <wp:positionV relativeFrom="paragraph">
                  <wp:posOffset>-10160</wp:posOffset>
                </wp:positionV>
                <wp:extent cx="838200" cy="942975"/>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942975"/>
                        </a:xfrm>
                        <a:prstGeom prst="rect">
                          <a:avLst/>
                        </a:prstGeom>
                        <a:noFill/>
                      </pic:spPr>
                    </pic:pic>
                  </a:graphicData>
                </a:graphic>
              </wp:anchor>
            </w:drawing>
          </w:r>
        </w:p>
      </w:tc>
      <w:tc>
        <w:tcPr>
          <w:tcW w:w="5103" w:type="dxa"/>
          <w:tcBorders>
            <w:top w:val="single" w:sz="4" w:space="0" w:color="auto"/>
            <w:left w:val="single" w:sz="4" w:space="0" w:color="auto"/>
            <w:bottom w:val="single" w:sz="6" w:space="0" w:color="auto"/>
            <w:right w:val="single" w:sz="4" w:space="0" w:color="auto"/>
          </w:tcBorders>
          <w:vAlign w:val="center"/>
        </w:tcPr>
        <w:p w:rsidR="00484F18" w:rsidRPr="00022A66" w:rsidRDefault="00484F18" w:rsidP="00022A66">
          <w:pPr>
            <w:spacing w:before="240" w:after="240"/>
            <w:ind w:right="-68"/>
            <w:jc w:val="center"/>
            <w:rPr>
              <w:rFonts w:ascii="Arial" w:eastAsia="Times New Roman" w:hAnsi="Arial" w:cs="Times New Roman"/>
              <w:b/>
              <w:color w:val="000000"/>
              <w:szCs w:val="20"/>
              <w:lang w:eastAsia="fr-FR" w:bidi="ar-SA"/>
            </w:rPr>
          </w:pPr>
          <w:r>
            <w:rPr>
              <w:rFonts w:ascii="Arial" w:eastAsia="Times New Roman" w:hAnsi="Arial" w:cs="Times New Roman"/>
              <w:b/>
              <w:color w:val="000000"/>
              <w:szCs w:val="20"/>
              <w:lang w:eastAsia="fr-FR" w:bidi="ar-SA"/>
            </w:rPr>
            <w:t>PARANEO</w:t>
          </w:r>
        </w:p>
      </w:tc>
      <w:tc>
        <w:tcPr>
          <w:tcW w:w="2268" w:type="dxa"/>
          <w:tcBorders>
            <w:top w:val="single" w:sz="4" w:space="0" w:color="auto"/>
            <w:left w:val="single" w:sz="4" w:space="0" w:color="auto"/>
            <w:bottom w:val="single" w:sz="6" w:space="0" w:color="auto"/>
            <w:right w:val="single" w:sz="6" w:space="0" w:color="auto"/>
          </w:tcBorders>
          <w:vAlign w:val="center"/>
        </w:tcPr>
        <w:p w:rsidR="00484F18" w:rsidRPr="00022A66" w:rsidRDefault="00484F18" w:rsidP="00022A66">
          <w:pPr>
            <w:spacing w:before="240" w:after="240"/>
            <w:ind w:right="-68"/>
            <w:jc w:val="center"/>
            <w:rPr>
              <w:rFonts w:ascii="Arial" w:eastAsia="Times New Roman" w:hAnsi="Arial" w:cs="Times New Roman"/>
              <w:b/>
              <w:color w:val="000000"/>
              <w:szCs w:val="24"/>
              <w:lang w:eastAsia="fr-FR" w:bidi="ar-SA"/>
            </w:rPr>
          </w:pPr>
          <w:r w:rsidRPr="00022A66">
            <w:rPr>
              <w:rFonts w:ascii="Arial" w:eastAsia="Times New Roman" w:hAnsi="Arial" w:cs="Times New Roman"/>
              <w:b/>
              <w:color w:val="000000"/>
              <w:szCs w:val="20"/>
              <w:lang w:eastAsia="fr-FR" w:bidi="ar-SA"/>
            </w:rPr>
            <w:t>V</w:t>
          </w:r>
          <w:r>
            <w:rPr>
              <w:rFonts w:ascii="Arial" w:eastAsia="Times New Roman" w:hAnsi="Arial" w:cs="Times New Roman"/>
              <w:b/>
              <w:color w:val="000000"/>
              <w:szCs w:val="20"/>
              <w:lang w:eastAsia="fr-FR" w:bidi="ar-SA"/>
            </w:rPr>
            <w:t>5</w:t>
          </w:r>
          <w:r w:rsidRPr="00022A66">
            <w:rPr>
              <w:rFonts w:ascii="Arial" w:eastAsia="Times New Roman" w:hAnsi="Arial" w:cs="Times New Roman"/>
              <w:b/>
              <w:color w:val="000000"/>
              <w:szCs w:val="20"/>
              <w:lang w:eastAsia="fr-FR" w:bidi="ar-SA"/>
            </w:rPr>
            <w:t>.</w:t>
          </w:r>
          <w:r w:rsidR="001E36CF">
            <w:rPr>
              <w:rFonts w:ascii="Arial" w:eastAsia="Times New Roman" w:hAnsi="Arial" w:cs="Times New Roman"/>
              <w:b/>
              <w:color w:val="000000"/>
              <w:szCs w:val="20"/>
              <w:lang w:eastAsia="fr-FR" w:bidi="ar-SA"/>
            </w:rPr>
            <w:t>4</w:t>
          </w:r>
        </w:p>
      </w:tc>
    </w:tr>
  </w:tbl>
  <w:p w:rsidR="00484F18" w:rsidRPr="007E038C" w:rsidRDefault="00484F18" w:rsidP="009A1ADD">
    <w:pPr>
      <w:pStyle w:val="En-tte"/>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3F9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 w15:restartNumberingAfterBreak="0">
    <w:nsid w:val="011C1C4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 w15:restartNumberingAfterBreak="0">
    <w:nsid w:val="011C1C4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 w15:restartNumberingAfterBreak="0">
    <w:nsid w:val="011D17B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 w15:restartNumberingAfterBreak="0">
    <w:nsid w:val="011DDDA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 w15:restartNumberingAfterBreak="0">
    <w:nsid w:val="011DDDA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 w15:restartNumberingAfterBreak="0">
    <w:nsid w:val="011DDDA9"/>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 w15:restartNumberingAfterBreak="0">
    <w:nsid w:val="011DDDAA"/>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8" w15:restartNumberingAfterBreak="0">
    <w:nsid w:val="011EAFC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9" w15:restartNumberingAfterBreak="0">
    <w:nsid w:val="011EAFC5"/>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0" w15:restartNumberingAfterBreak="0">
    <w:nsid w:val="011EAFC6"/>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1" w15:restartNumberingAfterBreak="0">
    <w:nsid w:val="011FA96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2" w15:restartNumberingAfterBreak="0">
    <w:nsid w:val="011FA96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3" w15:restartNumberingAfterBreak="0">
    <w:nsid w:val="0120898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4" w15:restartNumberingAfterBreak="0">
    <w:nsid w:val="0120899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5" w15:restartNumberingAfterBreak="0">
    <w:nsid w:val="0120899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6" w15:restartNumberingAfterBreak="0">
    <w:nsid w:val="01208992"/>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7" w15:restartNumberingAfterBreak="0">
    <w:nsid w:val="012160F9"/>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8" w15:restartNumberingAfterBreak="0">
    <w:nsid w:val="012160FA"/>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9" w15:restartNumberingAfterBreak="0">
    <w:nsid w:val="01220D9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0" w15:restartNumberingAfterBreak="0">
    <w:nsid w:val="01220D9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1" w15:restartNumberingAfterBreak="0">
    <w:nsid w:val="0122BE9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2" w15:restartNumberingAfterBreak="0">
    <w:nsid w:val="0122BEA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3" w15:restartNumberingAfterBreak="0">
    <w:nsid w:val="0122BEA3"/>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4" w15:restartNumberingAfterBreak="0">
    <w:nsid w:val="0123A76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 w15:restartNumberingAfterBreak="0">
    <w:nsid w:val="0123A76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6" w15:restartNumberingAfterBreak="0">
    <w:nsid w:val="01243B9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7" w15:restartNumberingAfterBreak="0">
    <w:nsid w:val="01243B9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8" w15:restartNumberingAfterBreak="0">
    <w:nsid w:val="0124E8C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9" w15:restartNumberingAfterBreak="0">
    <w:nsid w:val="0124E8D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0" w15:restartNumberingAfterBreak="0">
    <w:nsid w:val="0124E8D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1" w15:restartNumberingAfterBreak="0">
    <w:nsid w:val="0124E8DF"/>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2" w15:restartNumberingAfterBreak="0">
    <w:nsid w:val="0129CF0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3" w15:restartNumberingAfterBreak="0">
    <w:nsid w:val="0129CF0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4" w15:restartNumberingAfterBreak="0">
    <w:nsid w:val="0129CF09"/>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5" w15:restartNumberingAfterBreak="0">
    <w:nsid w:val="0129CF0A"/>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6" w15:restartNumberingAfterBreak="0">
    <w:nsid w:val="0129CF0B"/>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7" w15:restartNumberingAfterBreak="0">
    <w:nsid w:val="012ADC1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8" w15:restartNumberingAfterBreak="0">
    <w:nsid w:val="012ADC1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9" w15:restartNumberingAfterBreak="0">
    <w:nsid w:val="012B9B5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0" w15:restartNumberingAfterBreak="0">
    <w:nsid w:val="012C6CC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1" w15:restartNumberingAfterBreak="0">
    <w:nsid w:val="012C6CC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2" w15:restartNumberingAfterBreak="0">
    <w:nsid w:val="012F145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3" w15:restartNumberingAfterBreak="0">
    <w:nsid w:val="012F14A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4" w15:restartNumberingAfterBreak="0">
    <w:nsid w:val="012F14B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5" w15:restartNumberingAfterBreak="0">
    <w:nsid w:val="012F14BF"/>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6" w15:restartNumberingAfterBreak="0">
    <w:nsid w:val="012F14C0"/>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7" w15:restartNumberingAfterBreak="0">
    <w:nsid w:val="013033A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8" w15:restartNumberingAfterBreak="0">
    <w:nsid w:val="013033B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9" w15:restartNumberingAfterBreak="0">
    <w:nsid w:val="013033B3"/>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0" w15:restartNumberingAfterBreak="0">
    <w:nsid w:val="013033B4"/>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1" w15:restartNumberingAfterBreak="0">
    <w:nsid w:val="0130E43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2" w15:restartNumberingAfterBreak="0">
    <w:nsid w:val="0130E43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3" w15:restartNumberingAfterBreak="0">
    <w:nsid w:val="0131900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4" w15:restartNumberingAfterBreak="0">
    <w:nsid w:val="0131901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5" w15:restartNumberingAfterBreak="0">
    <w:nsid w:val="01323F5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6" w15:restartNumberingAfterBreak="0">
    <w:nsid w:val="01323F5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7" w15:restartNumberingAfterBreak="0">
    <w:nsid w:val="01333C79"/>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8" w15:restartNumberingAfterBreak="0">
    <w:nsid w:val="01333C7A"/>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9" w15:restartNumberingAfterBreak="0">
    <w:nsid w:val="0133C5C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0" w15:restartNumberingAfterBreak="0">
    <w:nsid w:val="0134C34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1" w15:restartNumberingAfterBreak="0">
    <w:nsid w:val="0135653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2" w15:restartNumberingAfterBreak="0">
    <w:nsid w:val="0135654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3" w15:restartNumberingAfterBreak="0">
    <w:nsid w:val="0135E68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4" w15:restartNumberingAfterBreak="0">
    <w:nsid w:val="0135E68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5" w15:restartNumberingAfterBreak="0">
    <w:nsid w:val="01368E9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6" w15:restartNumberingAfterBreak="0">
    <w:nsid w:val="01368E9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7" w15:restartNumberingAfterBreak="0">
    <w:nsid w:val="0139C45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8" w15:restartNumberingAfterBreak="0">
    <w:nsid w:val="0139C45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9" w15:restartNumberingAfterBreak="0">
    <w:nsid w:val="013A431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0" w15:restartNumberingAfterBreak="0">
    <w:nsid w:val="013A431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1" w15:restartNumberingAfterBreak="0">
    <w:nsid w:val="013AF8B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2" w15:restartNumberingAfterBreak="0">
    <w:nsid w:val="013AF8B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3" w15:restartNumberingAfterBreak="0">
    <w:nsid w:val="013AF8B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4" w15:restartNumberingAfterBreak="0">
    <w:nsid w:val="013C20C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5" w15:restartNumberingAfterBreak="0">
    <w:nsid w:val="013C20D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6" w15:restartNumberingAfterBreak="0">
    <w:nsid w:val="013C20D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7" w15:restartNumberingAfterBreak="0">
    <w:nsid w:val="013CB51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8" w15:restartNumberingAfterBreak="0">
    <w:nsid w:val="013D628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9" w15:restartNumberingAfterBreak="0">
    <w:nsid w:val="013D628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80" w15:restartNumberingAfterBreak="0">
    <w:nsid w:val="013DF64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81" w15:restartNumberingAfterBreak="0">
    <w:nsid w:val="013F6EB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82" w15:restartNumberingAfterBreak="0">
    <w:nsid w:val="013F6EC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83" w15:restartNumberingAfterBreak="0">
    <w:nsid w:val="01401D1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84" w15:restartNumberingAfterBreak="0">
    <w:nsid w:val="01401D1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85" w15:restartNumberingAfterBreak="0">
    <w:nsid w:val="0140C12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86" w15:restartNumberingAfterBreak="0">
    <w:nsid w:val="0140C12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87" w15:restartNumberingAfterBreak="0">
    <w:nsid w:val="0141461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88" w15:restartNumberingAfterBreak="0">
    <w:nsid w:val="0141461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89" w15:restartNumberingAfterBreak="0">
    <w:nsid w:val="0142E9B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90" w15:restartNumberingAfterBreak="0">
    <w:nsid w:val="0142E9B9"/>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91" w15:restartNumberingAfterBreak="0">
    <w:nsid w:val="0142E9BA"/>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92" w15:restartNumberingAfterBreak="0">
    <w:nsid w:val="014356C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93" w15:restartNumberingAfterBreak="0">
    <w:nsid w:val="014356C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94" w15:restartNumberingAfterBreak="0">
    <w:nsid w:val="0143EB0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95" w15:restartNumberingAfterBreak="0">
    <w:nsid w:val="0143EB0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96" w15:restartNumberingAfterBreak="0">
    <w:nsid w:val="01460B3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97" w15:restartNumberingAfterBreak="0">
    <w:nsid w:val="01460B3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98" w15:restartNumberingAfterBreak="0">
    <w:nsid w:val="0146822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99" w15:restartNumberingAfterBreak="0">
    <w:nsid w:val="0147317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00" w15:restartNumberingAfterBreak="0">
    <w:nsid w:val="01473173"/>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01" w15:restartNumberingAfterBreak="0">
    <w:nsid w:val="0147B7E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02" w15:restartNumberingAfterBreak="0">
    <w:nsid w:val="0147B7E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03" w15:restartNumberingAfterBreak="0">
    <w:nsid w:val="0147B7EF"/>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04" w15:restartNumberingAfterBreak="0">
    <w:nsid w:val="01484C6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05" w15:restartNumberingAfterBreak="0">
    <w:nsid w:val="01484C6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06" w15:restartNumberingAfterBreak="0">
    <w:nsid w:val="01484C7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07" w15:restartNumberingAfterBreak="0">
    <w:nsid w:val="01484C72"/>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08" w15:restartNumberingAfterBreak="0">
    <w:nsid w:val="0148CE6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09" w15:restartNumberingAfterBreak="0">
    <w:nsid w:val="0148CE6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10" w15:restartNumberingAfterBreak="0">
    <w:nsid w:val="0148E8B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11" w15:restartNumberingAfterBreak="0">
    <w:nsid w:val="01495BB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12" w15:restartNumberingAfterBreak="0">
    <w:nsid w:val="01495BB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13" w15:restartNumberingAfterBreak="0">
    <w:nsid w:val="0149F6F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14" w15:restartNumberingAfterBreak="0">
    <w:nsid w:val="0149F6F3"/>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15" w15:restartNumberingAfterBreak="0">
    <w:nsid w:val="014A8B1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16" w15:restartNumberingAfterBreak="0">
    <w:nsid w:val="014A8B1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17" w15:restartNumberingAfterBreak="0">
    <w:nsid w:val="014B384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18" w15:restartNumberingAfterBreak="0">
    <w:nsid w:val="014B384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19" w15:restartNumberingAfterBreak="0">
    <w:nsid w:val="014BAF3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20" w15:restartNumberingAfterBreak="0">
    <w:nsid w:val="014BAF39"/>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21" w15:restartNumberingAfterBreak="0">
    <w:nsid w:val="014C696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22" w15:restartNumberingAfterBreak="0">
    <w:nsid w:val="014C696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23" w15:restartNumberingAfterBreak="0">
    <w:nsid w:val="014C796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24" w15:restartNumberingAfterBreak="0">
    <w:nsid w:val="014C796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25" w15:restartNumberingAfterBreak="0">
    <w:nsid w:val="014D123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26" w15:restartNumberingAfterBreak="0">
    <w:nsid w:val="014D124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27" w15:restartNumberingAfterBreak="0">
    <w:nsid w:val="014DA6D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28" w15:restartNumberingAfterBreak="0">
    <w:nsid w:val="014DA6D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29" w15:restartNumberingAfterBreak="0">
    <w:nsid w:val="014E73A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30" w15:restartNumberingAfterBreak="0">
    <w:nsid w:val="014E73A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31" w15:restartNumberingAfterBreak="0">
    <w:nsid w:val="0170D2DF"/>
    <w:multiLevelType w:val="multilevel"/>
    <w:tmpl w:val="00000001"/>
    <w:name w:val="HTML-List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32" w15:restartNumberingAfterBreak="0">
    <w:nsid w:val="0172175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33" w15:restartNumberingAfterBreak="0">
    <w:nsid w:val="0172175F"/>
    <w:multiLevelType w:val="multilevel"/>
    <w:tmpl w:val="00000002"/>
    <w:name w:val="HTML-List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34" w15:restartNumberingAfterBreak="0">
    <w:nsid w:val="01721760"/>
    <w:multiLevelType w:val="multilevel"/>
    <w:tmpl w:val="00000003"/>
    <w:name w:val="HTML-List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35" w15:restartNumberingAfterBreak="0">
    <w:nsid w:val="01721761"/>
    <w:multiLevelType w:val="multilevel"/>
    <w:tmpl w:val="00000004"/>
    <w:name w:val="HTML-List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36" w15:restartNumberingAfterBreak="0">
    <w:nsid w:val="01BBE49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37" w15:restartNumberingAfterBreak="0">
    <w:nsid w:val="01BBE49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38" w15:restartNumberingAfterBreak="0">
    <w:nsid w:val="01BBE49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39" w15:restartNumberingAfterBreak="0">
    <w:nsid w:val="01BBE49F"/>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40" w15:restartNumberingAfterBreak="0">
    <w:nsid w:val="01BBE4A0"/>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41" w15:restartNumberingAfterBreak="0">
    <w:nsid w:val="01BF3FD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42" w15:restartNumberingAfterBreak="0">
    <w:nsid w:val="01BF3FD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43" w15:restartNumberingAfterBreak="0">
    <w:nsid w:val="01BF3FD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44" w15:restartNumberingAfterBreak="0">
    <w:nsid w:val="01BF3FD9"/>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45" w15:restartNumberingAfterBreak="0">
    <w:nsid w:val="01BF3FDA"/>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46" w15:restartNumberingAfterBreak="0">
    <w:nsid w:val="01BF3FE5"/>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47" w15:restartNumberingAfterBreak="0">
    <w:nsid w:val="01BF3FE6"/>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48" w15:restartNumberingAfterBreak="0">
    <w:nsid w:val="01BF3FE7"/>
    <w:multiLevelType w:val="multilevel"/>
    <w:tmpl w:val="00000008"/>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49" w15:restartNumberingAfterBreak="0">
    <w:nsid w:val="01BF3FE8"/>
    <w:multiLevelType w:val="multilevel"/>
    <w:tmpl w:val="00000009"/>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50" w15:restartNumberingAfterBreak="0">
    <w:nsid w:val="01BFDCE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51" w15:restartNumberingAfterBreak="0">
    <w:nsid w:val="01BFDCF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52" w15:restartNumberingAfterBreak="0">
    <w:nsid w:val="01BFDCF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53" w15:restartNumberingAfterBreak="0">
    <w:nsid w:val="01BFDCFF"/>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54" w15:restartNumberingAfterBreak="0">
    <w:nsid w:val="01BFDD00"/>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55" w15:restartNumberingAfterBreak="0">
    <w:nsid w:val="01BFDD0E"/>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56" w15:restartNumberingAfterBreak="0">
    <w:nsid w:val="01BFDD0F"/>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57" w15:restartNumberingAfterBreak="0">
    <w:nsid w:val="01C1093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58" w15:restartNumberingAfterBreak="0">
    <w:nsid w:val="01C1093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59" w15:restartNumberingAfterBreak="0">
    <w:nsid w:val="01C1093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60" w15:restartNumberingAfterBreak="0">
    <w:nsid w:val="01C2D21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61" w15:restartNumberingAfterBreak="0">
    <w:nsid w:val="01C2D21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62" w15:restartNumberingAfterBreak="0">
    <w:nsid w:val="01C2D21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63" w15:restartNumberingAfterBreak="0">
    <w:nsid w:val="01C2D226"/>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64" w15:restartNumberingAfterBreak="0">
    <w:nsid w:val="01C2D227"/>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65" w15:restartNumberingAfterBreak="0">
    <w:nsid w:val="01C2D228"/>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66" w15:restartNumberingAfterBreak="0">
    <w:nsid w:val="01C2D229"/>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67" w15:restartNumberingAfterBreak="0">
    <w:nsid w:val="01C2D22A"/>
    <w:multiLevelType w:val="multilevel"/>
    <w:tmpl w:val="00000008"/>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68" w15:restartNumberingAfterBreak="0">
    <w:nsid w:val="01C2D22B"/>
    <w:multiLevelType w:val="multilevel"/>
    <w:tmpl w:val="00000009"/>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69" w15:restartNumberingAfterBreak="0">
    <w:nsid w:val="01C2D22C"/>
    <w:multiLevelType w:val="multilevel"/>
    <w:tmpl w:val="0000000A"/>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70" w15:restartNumberingAfterBreak="0">
    <w:nsid w:val="01CE036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71" w15:restartNumberingAfterBreak="0">
    <w:nsid w:val="01D05FC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72" w15:restartNumberingAfterBreak="0">
    <w:nsid w:val="01D05FC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73" w15:restartNumberingAfterBreak="0">
    <w:nsid w:val="01D05FC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74" w15:restartNumberingAfterBreak="0">
    <w:nsid w:val="01D05FC8"/>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75" w15:restartNumberingAfterBreak="0">
    <w:nsid w:val="01D05FD4"/>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76" w15:restartNumberingAfterBreak="0">
    <w:nsid w:val="01D05FD5"/>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77" w15:restartNumberingAfterBreak="0">
    <w:nsid w:val="01D565F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78" w15:restartNumberingAfterBreak="0">
    <w:nsid w:val="01D565F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79" w15:restartNumberingAfterBreak="0">
    <w:nsid w:val="01D565F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80" w15:restartNumberingAfterBreak="0">
    <w:nsid w:val="01D565FF"/>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81" w15:restartNumberingAfterBreak="0">
    <w:nsid w:val="01D5660B"/>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82" w15:restartNumberingAfterBreak="0">
    <w:nsid w:val="01D5660C"/>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83" w15:restartNumberingAfterBreak="0">
    <w:nsid w:val="01D5660D"/>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84" w15:restartNumberingAfterBreak="0">
    <w:nsid w:val="01D5660E"/>
    <w:multiLevelType w:val="multilevel"/>
    <w:tmpl w:val="00000008"/>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85" w15:restartNumberingAfterBreak="0">
    <w:nsid w:val="01D6078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86" w15:restartNumberingAfterBreak="0">
    <w:nsid w:val="01D60789"/>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87" w15:restartNumberingAfterBreak="0">
    <w:nsid w:val="01D6078A"/>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88" w15:restartNumberingAfterBreak="0">
    <w:nsid w:val="01D60797"/>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89" w15:restartNumberingAfterBreak="0">
    <w:nsid w:val="01D8011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90" w15:restartNumberingAfterBreak="0">
    <w:nsid w:val="01D80113"/>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91" w15:restartNumberingAfterBreak="0">
    <w:nsid w:val="01D80114"/>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92" w15:restartNumberingAfterBreak="0">
    <w:nsid w:val="01D9373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93" w15:restartNumberingAfterBreak="0">
    <w:nsid w:val="01D9374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94" w15:restartNumberingAfterBreak="0">
    <w:nsid w:val="01D9374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95" w15:restartNumberingAfterBreak="0">
    <w:nsid w:val="01E0056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96" w15:restartNumberingAfterBreak="0">
    <w:nsid w:val="01E0056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97" w15:restartNumberingAfterBreak="0">
    <w:nsid w:val="01E0056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98" w15:restartNumberingAfterBreak="0">
    <w:nsid w:val="01F00E5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99" w15:restartNumberingAfterBreak="0">
    <w:nsid w:val="01F00E5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00" w15:restartNumberingAfterBreak="0">
    <w:nsid w:val="01F00E6B"/>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01" w15:restartNumberingAfterBreak="0">
    <w:nsid w:val="01F00E6C"/>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02" w15:restartNumberingAfterBreak="0">
    <w:nsid w:val="01F00E6D"/>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03" w15:restartNumberingAfterBreak="0">
    <w:nsid w:val="01F13E9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04" w15:restartNumberingAfterBreak="0">
    <w:nsid w:val="01F13EA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05" w15:restartNumberingAfterBreak="0">
    <w:nsid w:val="01F2B64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06" w15:restartNumberingAfterBreak="0">
    <w:nsid w:val="01F2B64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07" w15:restartNumberingAfterBreak="0">
    <w:nsid w:val="01F2B64F"/>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08" w15:restartNumberingAfterBreak="0">
    <w:nsid w:val="01F38A8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09" w15:restartNumberingAfterBreak="0">
    <w:nsid w:val="01F38A8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10" w15:restartNumberingAfterBreak="0">
    <w:nsid w:val="01F3AD1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11" w15:restartNumberingAfterBreak="0">
    <w:nsid w:val="01F3AD1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12" w15:restartNumberingAfterBreak="0">
    <w:nsid w:val="01F3AD1C"/>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13" w15:restartNumberingAfterBreak="0">
    <w:nsid w:val="01F3AD1D"/>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14" w15:restartNumberingAfterBreak="0">
    <w:nsid w:val="01F3AD29"/>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15" w15:restartNumberingAfterBreak="0">
    <w:nsid w:val="01F3AD2A"/>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16" w15:restartNumberingAfterBreak="0">
    <w:nsid w:val="01F3AD2B"/>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17" w15:restartNumberingAfterBreak="0">
    <w:nsid w:val="01F3AD2C"/>
    <w:multiLevelType w:val="multilevel"/>
    <w:tmpl w:val="00000008"/>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18" w15:restartNumberingAfterBreak="0">
    <w:nsid w:val="01F3AD2D"/>
    <w:multiLevelType w:val="multilevel"/>
    <w:tmpl w:val="00000009"/>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19" w15:restartNumberingAfterBreak="0">
    <w:nsid w:val="01F3E49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20" w15:restartNumberingAfterBreak="0">
    <w:nsid w:val="01F4423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21" w15:restartNumberingAfterBreak="0">
    <w:nsid w:val="01F4424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22" w15:restartNumberingAfterBreak="0">
    <w:nsid w:val="01F4424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23" w15:restartNumberingAfterBreak="0">
    <w:nsid w:val="01F48F5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24" w15:restartNumberingAfterBreak="0">
    <w:nsid w:val="01F48F5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25" w15:restartNumberingAfterBreak="0">
    <w:nsid w:val="01F4D6A9"/>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26" w15:restartNumberingAfterBreak="0">
    <w:nsid w:val="01F4D6AA"/>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27" w15:restartNumberingAfterBreak="0">
    <w:nsid w:val="01F4FB39"/>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28" w15:restartNumberingAfterBreak="0">
    <w:nsid w:val="01F4FB3A"/>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29" w15:restartNumberingAfterBreak="0">
    <w:nsid w:val="01F4FB3B"/>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30" w15:restartNumberingAfterBreak="0">
    <w:nsid w:val="01F4FB3C"/>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31" w15:restartNumberingAfterBreak="0">
    <w:nsid w:val="01F4FB49"/>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32" w15:restartNumberingAfterBreak="0">
    <w:nsid w:val="01F4FB4A"/>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33" w15:restartNumberingAfterBreak="0">
    <w:nsid w:val="01F527E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34" w15:restartNumberingAfterBreak="0">
    <w:nsid w:val="01F527F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35" w15:restartNumberingAfterBreak="0">
    <w:nsid w:val="01F5852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36" w15:restartNumberingAfterBreak="0">
    <w:nsid w:val="01F5852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37" w15:restartNumberingAfterBreak="0">
    <w:nsid w:val="01F58530"/>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38" w15:restartNumberingAfterBreak="0">
    <w:nsid w:val="01F5D3B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39" w15:restartNumberingAfterBreak="0">
    <w:nsid w:val="01F5D3C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40" w15:restartNumberingAfterBreak="0">
    <w:nsid w:val="01F61CC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41" w15:restartNumberingAfterBreak="0">
    <w:nsid w:val="01F61CC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42" w15:restartNumberingAfterBreak="0">
    <w:nsid w:val="01F682A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43" w15:restartNumberingAfterBreak="0">
    <w:nsid w:val="01F6831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44" w15:restartNumberingAfterBreak="0">
    <w:nsid w:val="01F6832D"/>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45" w15:restartNumberingAfterBreak="0">
    <w:nsid w:val="01F6832E"/>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46" w15:restartNumberingAfterBreak="0">
    <w:nsid w:val="01F75FA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47" w15:restartNumberingAfterBreak="0">
    <w:nsid w:val="01F75FA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48" w15:restartNumberingAfterBreak="0">
    <w:nsid w:val="01F75FA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49" w15:restartNumberingAfterBreak="0">
    <w:nsid w:val="01F75FA9"/>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0" w15:restartNumberingAfterBreak="0">
    <w:nsid w:val="01F75FB6"/>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1" w15:restartNumberingAfterBreak="0">
    <w:nsid w:val="01F75FB7"/>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2" w15:restartNumberingAfterBreak="0">
    <w:nsid w:val="01F85B9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3" w15:restartNumberingAfterBreak="0">
    <w:nsid w:val="01F85B9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4" w15:restartNumberingAfterBreak="0">
    <w:nsid w:val="01F85BA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5" w15:restartNumberingAfterBreak="0">
    <w:nsid w:val="01F85BA2"/>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6" w15:restartNumberingAfterBreak="0">
    <w:nsid w:val="01F85BA3"/>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7" w15:restartNumberingAfterBreak="0">
    <w:nsid w:val="01F85BA4"/>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8" w15:restartNumberingAfterBreak="0">
    <w:nsid w:val="01F85BA5"/>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9" w15:restartNumberingAfterBreak="0">
    <w:nsid w:val="01F85BA6"/>
    <w:multiLevelType w:val="multilevel"/>
    <w:tmpl w:val="00000008"/>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60" w15:restartNumberingAfterBreak="0">
    <w:nsid w:val="01F85BA7"/>
    <w:multiLevelType w:val="multilevel"/>
    <w:tmpl w:val="00000009"/>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61" w15:restartNumberingAfterBreak="0">
    <w:nsid w:val="01FA3FF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62" w15:restartNumberingAfterBreak="0">
    <w:nsid w:val="01FA3FF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63" w15:restartNumberingAfterBreak="0">
    <w:nsid w:val="01FA3FF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64" w15:restartNumberingAfterBreak="0">
    <w:nsid w:val="01FABB2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65" w15:restartNumberingAfterBreak="0">
    <w:nsid w:val="01FABB2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66" w15:restartNumberingAfterBreak="0">
    <w:nsid w:val="01FB0E9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67" w15:restartNumberingAfterBreak="0">
    <w:nsid w:val="01FB0E9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68" w15:restartNumberingAfterBreak="0">
    <w:nsid w:val="01FB5B5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69" w15:restartNumberingAfterBreak="0">
    <w:nsid w:val="01FB5B5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70" w15:restartNumberingAfterBreak="0">
    <w:nsid w:val="01FB971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71" w15:restartNumberingAfterBreak="0">
    <w:nsid w:val="01FBEAE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72" w15:restartNumberingAfterBreak="0">
    <w:nsid w:val="01FC2FD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73" w15:restartNumberingAfterBreak="0">
    <w:nsid w:val="01FC2FD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74" w15:restartNumberingAfterBreak="0">
    <w:nsid w:val="01FCC5D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75" w15:restartNumberingAfterBreak="0">
    <w:nsid w:val="01FCC5D9"/>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76" w15:restartNumberingAfterBreak="0">
    <w:nsid w:val="01FD096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77" w15:restartNumberingAfterBreak="0">
    <w:nsid w:val="01FE1AB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78" w15:restartNumberingAfterBreak="0">
    <w:nsid w:val="01FE1AB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79" w15:restartNumberingAfterBreak="0">
    <w:nsid w:val="01FE1ABD"/>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80" w15:restartNumberingAfterBreak="0">
    <w:nsid w:val="01FEA94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81" w15:restartNumberingAfterBreak="0">
    <w:nsid w:val="01FEA94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82" w15:restartNumberingAfterBreak="0">
    <w:nsid w:val="01FF071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83" w15:restartNumberingAfterBreak="0">
    <w:nsid w:val="01FF071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84" w15:restartNumberingAfterBreak="0">
    <w:nsid w:val="01FF4DD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85" w15:restartNumberingAfterBreak="0">
    <w:nsid w:val="01FF4DD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86" w15:restartNumberingAfterBreak="0">
    <w:nsid w:val="01FFAB1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87" w15:restartNumberingAfterBreak="0">
    <w:nsid w:val="01FFE59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88" w15:restartNumberingAfterBreak="0">
    <w:nsid w:val="01FFE59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89" w15:restartNumberingAfterBreak="0">
    <w:nsid w:val="01FFE5A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90" w15:restartNumberingAfterBreak="0">
    <w:nsid w:val="0200318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91" w15:restartNumberingAfterBreak="0">
    <w:nsid w:val="02006FD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92" w15:restartNumberingAfterBreak="0">
    <w:nsid w:val="02006FD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93" w15:restartNumberingAfterBreak="0">
    <w:nsid w:val="0200C7B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94" w15:restartNumberingAfterBreak="0">
    <w:nsid w:val="0200C7B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95" w15:restartNumberingAfterBreak="0">
    <w:nsid w:val="0200C7BD"/>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96" w15:restartNumberingAfterBreak="0">
    <w:nsid w:val="0201728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97" w15:restartNumberingAfterBreak="0">
    <w:nsid w:val="0201728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98" w15:restartNumberingAfterBreak="0">
    <w:nsid w:val="0201C03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99" w15:restartNumberingAfterBreak="0">
    <w:nsid w:val="0201C03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00" w15:restartNumberingAfterBreak="0">
    <w:nsid w:val="0202024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01" w15:restartNumberingAfterBreak="0">
    <w:nsid w:val="0202476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02" w15:restartNumberingAfterBreak="0">
    <w:nsid w:val="0203AFE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03" w15:restartNumberingAfterBreak="0">
    <w:nsid w:val="0203CA2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04" w15:restartNumberingAfterBreak="0">
    <w:nsid w:val="0203CA2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05" w15:restartNumberingAfterBreak="0">
    <w:nsid w:val="02046DA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06" w15:restartNumberingAfterBreak="0">
    <w:nsid w:val="0204A69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07" w15:restartNumberingAfterBreak="0">
    <w:nsid w:val="020513F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08" w15:restartNumberingAfterBreak="0">
    <w:nsid w:val="020513F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09" w15:restartNumberingAfterBreak="0">
    <w:nsid w:val="020513F9"/>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10" w15:restartNumberingAfterBreak="0">
    <w:nsid w:val="020513FA"/>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11" w15:restartNumberingAfterBreak="0">
    <w:nsid w:val="020513FB"/>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12" w15:restartNumberingAfterBreak="0">
    <w:nsid w:val="020513FC"/>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13" w15:restartNumberingAfterBreak="0">
    <w:nsid w:val="020513FD"/>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14" w15:restartNumberingAfterBreak="0">
    <w:nsid w:val="020529F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15" w15:restartNumberingAfterBreak="0">
    <w:nsid w:val="0205703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16" w15:restartNumberingAfterBreak="0">
    <w:nsid w:val="0205703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17" w15:restartNumberingAfterBreak="0">
    <w:nsid w:val="0205BB9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18" w15:restartNumberingAfterBreak="0">
    <w:nsid w:val="0205BB9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19" w15:restartNumberingAfterBreak="0">
    <w:nsid w:val="0205BB9D"/>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20" w15:restartNumberingAfterBreak="0">
    <w:nsid w:val="0205BBAB"/>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21" w15:restartNumberingAfterBreak="0">
    <w:nsid w:val="0205FCE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22" w15:restartNumberingAfterBreak="0">
    <w:nsid w:val="0205FCE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23" w15:restartNumberingAfterBreak="0">
    <w:nsid w:val="02063E4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24" w15:restartNumberingAfterBreak="0">
    <w:nsid w:val="020687B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25" w15:restartNumberingAfterBreak="0">
    <w:nsid w:val="0206C99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26" w15:restartNumberingAfterBreak="0">
    <w:nsid w:val="0207046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27" w15:restartNumberingAfterBreak="0">
    <w:nsid w:val="0207046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28" w15:restartNumberingAfterBreak="0">
    <w:nsid w:val="0207E30C"/>
    <w:multiLevelType w:val="multilevel"/>
    <w:tmpl w:val="00000005"/>
    <w:name w:val="HTML-List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29" w15:restartNumberingAfterBreak="0">
    <w:nsid w:val="0207F4A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30" w15:restartNumberingAfterBreak="0">
    <w:nsid w:val="0207F4A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31" w15:restartNumberingAfterBreak="0">
    <w:nsid w:val="0207F4A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32" w15:restartNumberingAfterBreak="0">
    <w:nsid w:val="020823D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33" w15:restartNumberingAfterBreak="0">
    <w:nsid w:val="020878C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34" w15:restartNumberingAfterBreak="0">
    <w:nsid w:val="020878D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35" w15:restartNumberingAfterBreak="0">
    <w:nsid w:val="0218C60A"/>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36" w15:restartNumberingAfterBreak="0">
    <w:nsid w:val="0219FA9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37" w15:restartNumberingAfterBreak="0">
    <w:nsid w:val="0219FA9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38" w15:restartNumberingAfterBreak="0">
    <w:nsid w:val="0219FAA0"/>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39" w15:restartNumberingAfterBreak="0">
    <w:nsid w:val="021AD25B"/>
    <w:multiLevelType w:val="multilevel"/>
    <w:tmpl w:val="00000006"/>
    <w:name w:val="HTML-List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40" w15:restartNumberingAfterBreak="0">
    <w:nsid w:val="021AD25C"/>
    <w:multiLevelType w:val="multilevel"/>
    <w:tmpl w:val="00000007"/>
    <w:name w:val="HTML-List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41" w15:restartNumberingAfterBreak="0">
    <w:nsid w:val="021B98A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42" w15:restartNumberingAfterBreak="0">
    <w:nsid w:val="021B98B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43" w15:restartNumberingAfterBreak="0">
    <w:nsid w:val="021B98B2"/>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44" w15:restartNumberingAfterBreak="0">
    <w:nsid w:val="021B98B3"/>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45" w15:restartNumberingAfterBreak="0">
    <w:nsid w:val="021B98B4"/>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46" w15:restartNumberingAfterBreak="0">
    <w:nsid w:val="021B98B5"/>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47" w15:restartNumberingAfterBreak="0">
    <w:nsid w:val="021B98B6"/>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48" w15:restartNumberingAfterBreak="0">
    <w:nsid w:val="021BF764"/>
    <w:multiLevelType w:val="multilevel"/>
    <w:tmpl w:val="00000008"/>
    <w:name w:val="HTML-List8"/>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49" w15:restartNumberingAfterBreak="0">
    <w:nsid w:val="021C3E1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50" w15:restartNumberingAfterBreak="0">
    <w:nsid w:val="021C3E1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51" w15:restartNumberingAfterBreak="0">
    <w:nsid w:val="021C3E23"/>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52" w15:restartNumberingAfterBreak="0">
    <w:nsid w:val="021C3E24"/>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53" w15:restartNumberingAfterBreak="0">
    <w:nsid w:val="021C3E25"/>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54" w15:restartNumberingAfterBreak="0">
    <w:nsid w:val="021C3E26"/>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55" w15:restartNumberingAfterBreak="0">
    <w:nsid w:val="021C3E27"/>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56" w15:restartNumberingAfterBreak="0">
    <w:nsid w:val="021D3D7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57" w15:restartNumberingAfterBreak="0">
    <w:nsid w:val="021D3D7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58" w15:restartNumberingAfterBreak="0">
    <w:nsid w:val="021D3D79"/>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59" w15:restartNumberingAfterBreak="0">
    <w:nsid w:val="021D3D87"/>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60" w15:restartNumberingAfterBreak="0">
    <w:nsid w:val="021D8A3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61" w15:restartNumberingAfterBreak="0">
    <w:nsid w:val="021D8A4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62" w15:restartNumberingAfterBreak="0">
    <w:nsid w:val="021D8A4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63" w15:restartNumberingAfterBreak="0">
    <w:nsid w:val="021D8A42"/>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64" w15:restartNumberingAfterBreak="0">
    <w:nsid w:val="021D8A43"/>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65" w15:restartNumberingAfterBreak="0">
    <w:nsid w:val="021DE43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66" w15:restartNumberingAfterBreak="0">
    <w:nsid w:val="021DE43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67" w15:restartNumberingAfterBreak="0">
    <w:nsid w:val="021DE433"/>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68" w15:restartNumberingAfterBreak="0">
    <w:nsid w:val="021DE441"/>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69" w15:restartNumberingAfterBreak="0">
    <w:nsid w:val="021E483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70" w15:restartNumberingAfterBreak="0">
    <w:nsid w:val="021E483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71" w15:restartNumberingAfterBreak="0">
    <w:nsid w:val="021E4833"/>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72" w15:restartNumberingAfterBreak="0">
    <w:nsid w:val="021E4834"/>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73" w15:restartNumberingAfterBreak="0">
    <w:nsid w:val="021E4835"/>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74" w15:restartNumberingAfterBreak="0">
    <w:nsid w:val="021E4836"/>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75" w15:restartNumberingAfterBreak="0">
    <w:nsid w:val="021F3E6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76" w15:restartNumberingAfterBreak="0">
    <w:nsid w:val="021F3E6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77" w15:restartNumberingAfterBreak="0">
    <w:nsid w:val="021F3E63"/>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78" w15:restartNumberingAfterBreak="0">
    <w:nsid w:val="0220196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79" w15:restartNumberingAfterBreak="0">
    <w:nsid w:val="02201965"/>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80" w15:restartNumberingAfterBreak="0">
    <w:nsid w:val="022069D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81" w15:restartNumberingAfterBreak="0">
    <w:nsid w:val="0220A71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82" w15:restartNumberingAfterBreak="0">
    <w:nsid w:val="0220A713"/>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83" w15:restartNumberingAfterBreak="0">
    <w:nsid w:val="0220F05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84" w15:restartNumberingAfterBreak="0">
    <w:nsid w:val="0221254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85" w15:restartNumberingAfterBreak="0">
    <w:nsid w:val="0221255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86" w15:restartNumberingAfterBreak="0">
    <w:nsid w:val="02216D0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87" w15:restartNumberingAfterBreak="0">
    <w:nsid w:val="0221E2C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88" w15:restartNumberingAfterBreak="0">
    <w:nsid w:val="0222EB9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89" w15:restartNumberingAfterBreak="0">
    <w:nsid w:val="0222EB9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90" w15:restartNumberingAfterBreak="0">
    <w:nsid w:val="0222EB93"/>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91" w15:restartNumberingAfterBreak="0">
    <w:nsid w:val="0222EB94"/>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92" w15:restartNumberingAfterBreak="0">
    <w:nsid w:val="0222EB95"/>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93" w15:restartNumberingAfterBreak="0">
    <w:nsid w:val="0222EB96"/>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94" w15:restartNumberingAfterBreak="0">
    <w:nsid w:val="0222EB97"/>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95" w15:restartNumberingAfterBreak="0">
    <w:nsid w:val="0223433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96" w15:restartNumberingAfterBreak="0">
    <w:nsid w:val="02234333"/>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97" w15:restartNumberingAfterBreak="0">
    <w:nsid w:val="02234334"/>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98" w15:restartNumberingAfterBreak="0">
    <w:nsid w:val="02234341"/>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99" w15:restartNumberingAfterBreak="0">
    <w:nsid w:val="02234342"/>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00" w15:restartNumberingAfterBreak="0">
    <w:nsid w:val="02237E5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01" w15:restartNumberingAfterBreak="0">
    <w:nsid w:val="02237E5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02" w15:restartNumberingAfterBreak="0">
    <w:nsid w:val="02237E5F"/>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03" w15:restartNumberingAfterBreak="0">
    <w:nsid w:val="02237E6D"/>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04" w15:restartNumberingAfterBreak="0">
    <w:nsid w:val="0223D35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05" w15:restartNumberingAfterBreak="0">
    <w:nsid w:val="0223D35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06" w15:restartNumberingAfterBreak="0">
    <w:nsid w:val="0223D352"/>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07" w15:restartNumberingAfterBreak="0">
    <w:nsid w:val="0223D360"/>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08" w15:restartNumberingAfterBreak="0">
    <w:nsid w:val="02245FA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09" w15:restartNumberingAfterBreak="0">
    <w:nsid w:val="02245FA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10" w15:restartNumberingAfterBreak="0">
    <w:nsid w:val="02245FA9"/>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11" w15:restartNumberingAfterBreak="0">
    <w:nsid w:val="02245FAA"/>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12" w15:restartNumberingAfterBreak="0">
    <w:nsid w:val="0224AFE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13" w15:restartNumberingAfterBreak="0">
    <w:nsid w:val="0224AFE9"/>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14" w15:restartNumberingAfterBreak="0">
    <w:nsid w:val="0224AFEA"/>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15" w15:restartNumberingAfterBreak="0">
    <w:nsid w:val="0224AFF8"/>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16" w15:restartNumberingAfterBreak="0">
    <w:nsid w:val="0224AFF9"/>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17" w15:restartNumberingAfterBreak="0">
    <w:nsid w:val="0224AFFA"/>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18" w15:restartNumberingAfterBreak="0">
    <w:nsid w:val="0224AFFB"/>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19" w15:restartNumberingAfterBreak="0">
    <w:nsid w:val="022511E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20" w15:restartNumberingAfterBreak="0">
    <w:nsid w:val="022511E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21" w15:restartNumberingAfterBreak="0">
    <w:nsid w:val="022511E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22" w15:restartNumberingAfterBreak="0">
    <w:nsid w:val="022511E8"/>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23" w15:restartNumberingAfterBreak="0">
    <w:nsid w:val="022511E9"/>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24" w15:restartNumberingAfterBreak="0">
    <w:nsid w:val="022511EA"/>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25" w15:restartNumberingAfterBreak="0">
    <w:nsid w:val="022511EB"/>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26" w15:restartNumberingAfterBreak="0">
    <w:nsid w:val="0225A58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27" w15:restartNumberingAfterBreak="0">
    <w:nsid w:val="0225A59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28" w15:restartNumberingAfterBreak="0">
    <w:nsid w:val="0225A59D"/>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29" w15:restartNumberingAfterBreak="0">
    <w:nsid w:val="022600C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30" w15:restartNumberingAfterBreak="0">
    <w:nsid w:val="022600C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31" w15:restartNumberingAfterBreak="0">
    <w:nsid w:val="022600C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32" w15:restartNumberingAfterBreak="0">
    <w:nsid w:val="02263B2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33" w15:restartNumberingAfterBreak="0">
    <w:nsid w:val="02263B2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34" w15:restartNumberingAfterBreak="0">
    <w:nsid w:val="02263B29"/>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35" w15:restartNumberingAfterBreak="0">
    <w:nsid w:val="02263B2A"/>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36" w15:restartNumberingAfterBreak="0">
    <w:nsid w:val="02263B2B"/>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37" w15:restartNumberingAfterBreak="0">
    <w:nsid w:val="0226ACA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38" w15:restartNumberingAfterBreak="0">
    <w:nsid w:val="0226ACA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39" w15:restartNumberingAfterBreak="0">
    <w:nsid w:val="0226ACB0"/>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40" w15:restartNumberingAfterBreak="0">
    <w:nsid w:val="022702D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41" w15:restartNumberingAfterBreak="0">
    <w:nsid w:val="022702D9"/>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42" w15:restartNumberingAfterBreak="0">
    <w:nsid w:val="022702E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43" w15:restartNumberingAfterBreak="0">
    <w:nsid w:val="022702E9"/>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44" w15:restartNumberingAfterBreak="0">
    <w:nsid w:val="022702EA"/>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45" w15:restartNumberingAfterBreak="0">
    <w:nsid w:val="0227B1B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46" w15:restartNumberingAfterBreak="0">
    <w:nsid w:val="0227B1B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47" w15:restartNumberingAfterBreak="0">
    <w:nsid w:val="0227B1B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48" w15:restartNumberingAfterBreak="0">
    <w:nsid w:val="0227B1CC"/>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49" w15:restartNumberingAfterBreak="0">
    <w:nsid w:val="0227B1CD"/>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50" w15:restartNumberingAfterBreak="0">
    <w:nsid w:val="0227F9F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51" w15:restartNumberingAfterBreak="0">
    <w:nsid w:val="0227F9F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52" w15:restartNumberingAfterBreak="0">
    <w:nsid w:val="0227FA02"/>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53" w15:restartNumberingAfterBreak="0">
    <w:nsid w:val="0227FA03"/>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54" w15:restartNumberingAfterBreak="0">
    <w:nsid w:val="02284229"/>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55" w15:restartNumberingAfterBreak="0">
    <w:nsid w:val="0228422A"/>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56" w15:restartNumberingAfterBreak="0">
    <w:nsid w:val="0228422B"/>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57" w15:restartNumberingAfterBreak="0">
    <w:nsid w:val="02284238"/>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58" w15:restartNumberingAfterBreak="0">
    <w:nsid w:val="02284239"/>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59" w15:restartNumberingAfterBreak="0">
    <w:nsid w:val="0228910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60" w15:restartNumberingAfterBreak="0">
    <w:nsid w:val="0228910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61" w15:restartNumberingAfterBreak="0">
    <w:nsid w:val="02289105"/>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62" w15:restartNumberingAfterBreak="0">
    <w:nsid w:val="02289106"/>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63" w15:restartNumberingAfterBreak="0">
    <w:nsid w:val="02289107"/>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64" w15:restartNumberingAfterBreak="0">
    <w:nsid w:val="0228F9C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65" w15:restartNumberingAfterBreak="0">
    <w:nsid w:val="0228F9D3"/>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66" w15:restartNumberingAfterBreak="0">
    <w:nsid w:val="0228F9D4"/>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67" w15:restartNumberingAfterBreak="0">
    <w:nsid w:val="0228F9D5"/>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68" w15:restartNumberingAfterBreak="0">
    <w:nsid w:val="02293B6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69" w15:restartNumberingAfterBreak="0">
    <w:nsid w:val="02293B6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70" w15:restartNumberingAfterBreak="0">
    <w:nsid w:val="02293B75"/>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71" w15:restartNumberingAfterBreak="0">
    <w:nsid w:val="02293B76"/>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72" w15:restartNumberingAfterBreak="0">
    <w:nsid w:val="02293B77"/>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73" w15:restartNumberingAfterBreak="0">
    <w:nsid w:val="022986B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74" w15:restartNumberingAfterBreak="0">
    <w:nsid w:val="022986B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75" w15:restartNumberingAfterBreak="0">
    <w:nsid w:val="022986C6"/>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76" w15:restartNumberingAfterBreak="0">
    <w:nsid w:val="022986C7"/>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77" w15:restartNumberingAfterBreak="0">
    <w:nsid w:val="022A037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78" w15:restartNumberingAfterBreak="0">
    <w:nsid w:val="022A0375"/>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79" w15:restartNumberingAfterBreak="0">
    <w:nsid w:val="022A0376"/>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80" w15:restartNumberingAfterBreak="0">
    <w:nsid w:val="022A0377"/>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81" w15:restartNumberingAfterBreak="0">
    <w:nsid w:val="022A0378"/>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82" w15:restartNumberingAfterBreak="0">
    <w:nsid w:val="022A0379"/>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83" w15:restartNumberingAfterBreak="0">
    <w:nsid w:val="022A0384"/>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84" w15:restartNumberingAfterBreak="0">
    <w:nsid w:val="022A487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85" w15:restartNumberingAfterBreak="0">
    <w:nsid w:val="022A488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86" w15:restartNumberingAfterBreak="0">
    <w:nsid w:val="022A488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87" w15:restartNumberingAfterBreak="0">
    <w:nsid w:val="022A4882"/>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88" w15:restartNumberingAfterBreak="0">
    <w:nsid w:val="022A488F"/>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89" w15:restartNumberingAfterBreak="0">
    <w:nsid w:val="022A4890"/>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90" w15:restartNumberingAfterBreak="0">
    <w:nsid w:val="022AAC8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91" w15:restartNumberingAfterBreak="0">
    <w:nsid w:val="022AAC8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92" w15:restartNumberingAfterBreak="0">
    <w:nsid w:val="022AAC90"/>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93" w15:restartNumberingAfterBreak="0">
    <w:nsid w:val="022AAC91"/>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94" w15:restartNumberingAfterBreak="0">
    <w:nsid w:val="022AAC92"/>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95" w15:restartNumberingAfterBreak="0">
    <w:nsid w:val="022AAC93"/>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96" w15:restartNumberingAfterBreak="0">
    <w:nsid w:val="022AFED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97" w15:restartNumberingAfterBreak="0">
    <w:nsid w:val="022AFED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98" w15:restartNumberingAfterBreak="0">
    <w:nsid w:val="022AFED5"/>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99" w15:restartNumberingAfterBreak="0">
    <w:nsid w:val="022AFED6"/>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00" w15:restartNumberingAfterBreak="0">
    <w:nsid w:val="022B40D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01" w15:restartNumberingAfterBreak="0">
    <w:nsid w:val="022B40D3"/>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02" w15:restartNumberingAfterBreak="0">
    <w:nsid w:val="022B40D4"/>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03" w15:restartNumberingAfterBreak="0">
    <w:nsid w:val="022B40D5"/>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04" w15:restartNumberingAfterBreak="0">
    <w:nsid w:val="022BEBC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05" w15:restartNumberingAfterBreak="0">
    <w:nsid w:val="022BEBC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06" w15:restartNumberingAfterBreak="0">
    <w:nsid w:val="022BEBC2"/>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07" w15:restartNumberingAfterBreak="0">
    <w:nsid w:val="022C29F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08" w15:restartNumberingAfterBreak="0">
    <w:nsid w:val="022C29F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09" w15:restartNumberingAfterBreak="0">
    <w:nsid w:val="022C29F9"/>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10" w15:restartNumberingAfterBreak="0">
    <w:nsid w:val="022C943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11" w15:restartNumberingAfterBreak="0">
    <w:nsid w:val="022C943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12" w15:restartNumberingAfterBreak="0">
    <w:nsid w:val="022C9440"/>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13" w15:restartNumberingAfterBreak="0">
    <w:nsid w:val="022C9441"/>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14" w15:restartNumberingAfterBreak="0">
    <w:nsid w:val="022CE75D"/>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15" w15:restartNumberingAfterBreak="0">
    <w:nsid w:val="022CE75E"/>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16" w15:restartNumberingAfterBreak="0">
    <w:nsid w:val="022CE75F"/>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17" w15:restartNumberingAfterBreak="0">
    <w:nsid w:val="022D30B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18" w15:restartNumberingAfterBreak="0">
    <w:nsid w:val="022D30B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19" w15:restartNumberingAfterBreak="0">
    <w:nsid w:val="022D30CB"/>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20" w15:restartNumberingAfterBreak="0">
    <w:nsid w:val="022D8EF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21" w15:restartNumberingAfterBreak="0">
    <w:nsid w:val="022D8EF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22" w15:restartNumberingAfterBreak="0">
    <w:nsid w:val="022D8EF3"/>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23" w15:restartNumberingAfterBreak="0">
    <w:nsid w:val="0234F6A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24" w15:restartNumberingAfterBreak="0">
    <w:nsid w:val="0234F6A9"/>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25" w15:restartNumberingAfterBreak="0">
    <w:nsid w:val="0234F6AA"/>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26" w15:restartNumberingAfterBreak="0">
    <w:nsid w:val="0234F6AB"/>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27" w15:restartNumberingAfterBreak="0">
    <w:nsid w:val="0234F6AC"/>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28" w15:restartNumberingAfterBreak="0">
    <w:nsid w:val="02355F3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29" w15:restartNumberingAfterBreak="0">
    <w:nsid w:val="02355F3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30" w15:restartNumberingAfterBreak="0">
    <w:nsid w:val="02355F3C"/>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31" w15:restartNumberingAfterBreak="0">
    <w:nsid w:val="02355F3D"/>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32" w15:restartNumberingAfterBreak="0">
    <w:nsid w:val="02355F3E"/>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33" w15:restartNumberingAfterBreak="0">
    <w:nsid w:val="0235AEE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34" w15:restartNumberingAfterBreak="0">
    <w:nsid w:val="0235AEF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35" w15:restartNumberingAfterBreak="0">
    <w:nsid w:val="0235AEF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36" w15:restartNumberingAfterBreak="0">
    <w:nsid w:val="0235AEF2"/>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37" w15:restartNumberingAfterBreak="0">
    <w:nsid w:val="0235AEF3"/>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38" w15:restartNumberingAfterBreak="0">
    <w:nsid w:val="0235EF0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39" w15:restartNumberingAfterBreak="0">
    <w:nsid w:val="0235EF0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40" w15:restartNumberingAfterBreak="0">
    <w:nsid w:val="0235EF0C"/>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41" w15:restartNumberingAfterBreak="0">
    <w:nsid w:val="0235EF0D"/>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42" w15:restartNumberingAfterBreak="0">
    <w:nsid w:val="0235EF0E"/>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43" w15:restartNumberingAfterBreak="0">
    <w:nsid w:val="023632C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44" w15:restartNumberingAfterBreak="0">
    <w:nsid w:val="023632C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45" w15:restartNumberingAfterBreak="0">
    <w:nsid w:val="023632D0"/>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46" w15:restartNumberingAfterBreak="0">
    <w:nsid w:val="023632D1"/>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47" w15:restartNumberingAfterBreak="0">
    <w:nsid w:val="023632D2"/>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48" w15:restartNumberingAfterBreak="0">
    <w:nsid w:val="023632D3"/>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49" w15:restartNumberingAfterBreak="0">
    <w:nsid w:val="02367069"/>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50" w15:restartNumberingAfterBreak="0">
    <w:nsid w:val="0236706A"/>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51" w15:restartNumberingAfterBreak="0">
    <w:nsid w:val="0236F279"/>
    <w:multiLevelType w:val="multilevel"/>
    <w:tmpl w:val="00000009"/>
    <w:name w:val="HTML-List9"/>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52" w15:restartNumberingAfterBreak="0">
    <w:nsid w:val="02373F8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53" w15:restartNumberingAfterBreak="0">
    <w:nsid w:val="02373F8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54" w15:restartNumberingAfterBreak="0">
    <w:nsid w:val="02373F8C"/>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55" w15:restartNumberingAfterBreak="0">
    <w:nsid w:val="0237DD1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56" w15:restartNumberingAfterBreak="0">
    <w:nsid w:val="0237DD2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57" w15:restartNumberingAfterBreak="0">
    <w:nsid w:val="0237DD2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58" w15:restartNumberingAfterBreak="0">
    <w:nsid w:val="02383E0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59" w15:restartNumberingAfterBreak="0">
    <w:nsid w:val="02383E05"/>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60" w15:restartNumberingAfterBreak="0">
    <w:nsid w:val="02383E06"/>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61" w15:restartNumberingAfterBreak="0">
    <w:nsid w:val="0239351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62" w15:restartNumberingAfterBreak="0">
    <w:nsid w:val="0239352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63" w15:restartNumberingAfterBreak="0">
    <w:nsid w:val="0239352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64" w15:restartNumberingAfterBreak="0">
    <w:nsid w:val="02398F2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65" w15:restartNumberingAfterBreak="0">
    <w:nsid w:val="02398F2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66" w15:restartNumberingAfterBreak="0">
    <w:nsid w:val="02398F22"/>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67" w15:restartNumberingAfterBreak="0">
    <w:nsid w:val="023A4A2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68" w15:restartNumberingAfterBreak="0">
    <w:nsid w:val="023A4A2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69" w15:restartNumberingAfterBreak="0">
    <w:nsid w:val="023A4A2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70" w15:restartNumberingAfterBreak="0">
    <w:nsid w:val="023A4A28"/>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71" w15:restartNumberingAfterBreak="0">
    <w:nsid w:val="023A4A34"/>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72" w15:restartNumberingAfterBreak="0">
    <w:nsid w:val="023AFE5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73" w15:restartNumberingAfterBreak="0">
    <w:nsid w:val="023AFE5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74" w15:restartNumberingAfterBreak="0">
    <w:nsid w:val="023AFE5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75" w15:restartNumberingAfterBreak="0">
    <w:nsid w:val="023B413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76" w15:restartNumberingAfterBreak="0">
    <w:nsid w:val="023B414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77" w15:restartNumberingAfterBreak="0">
    <w:nsid w:val="023B414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78" w15:restartNumberingAfterBreak="0">
    <w:nsid w:val="023B834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79" w15:restartNumberingAfterBreak="0">
    <w:nsid w:val="023B834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80" w15:restartNumberingAfterBreak="0">
    <w:nsid w:val="023B8350"/>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81" w15:restartNumberingAfterBreak="0">
    <w:nsid w:val="023B8351"/>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82" w15:restartNumberingAfterBreak="0">
    <w:nsid w:val="023B835D"/>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83" w15:restartNumberingAfterBreak="0">
    <w:nsid w:val="023BBF2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84" w15:restartNumberingAfterBreak="0">
    <w:nsid w:val="023BBF2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85" w15:restartNumberingAfterBreak="0">
    <w:nsid w:val="023BBF2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86" w15:restartNumberingAfterBreak="0">
    <w:nsid w:val="023C030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87" w15:restartNumberingAfterBreak="0">
    <w:nsid w:val="023C0308"/>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88" w15:restartNumberingAfterBreak="0">
    <w:nsid w:val="023C0309"/>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89" w15:restartNumberingAfterBreak="0">
    <w:nsid w:val="023C030A"/>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90" w15:restartNumberingAfterBreak="0">
    <w:nsid w:val="023C0317"/>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91" w15:restartNumberingAfterBreak="0">
    <w:nsid w:val="023C0318"/>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92" w15:restartNumberingAfterBreak="0">
    <w:nsid w:val="023C441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93" w15:restartNumberingAfterBreak="0">
    <w:nsid w:val="023C441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94" w15:restartNumberingAfterBreak="0">
    <w:nsid w:val="023C442C"/>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95" w15:restartNumberingAfterBreak="0">
    <w:nsid w:val="023C442D"/>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96" w15:restartNumberingAfterBreak="0">
    <w:nsid w:val="023C442E"/>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97" w15:restartNumberingAfterBreak="0">
    <w:nsid w:val="023F0F2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98" w15:restartNumberingAfterBreak="0">
    <w:nsid w:val="023F9B9E"/>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99" w15:restartNumberingAfterBreak="0">
    <w:nsid w:val="023F9B9F"/>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00" w15:restartNumberingAfterBreak="0">
    <w:nsid w:val="023F9BA0"/>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01" w15:restartNumberingAfterBreak="0">
    <w:nsid w:val="023FF7B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02" w15:restartNumberingAfterBreak="0">
    <w:nsid w:val="023FF7B3"/>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03" w15:restartNumberingAfterBreak="0">
    <w:nsid w:val="023FF7B4"/>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04" w15:restartNumberingAfterBreak="0">
    <w:nsid w:val="024069B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05" w15:restartNumberingAfterBreak="0">
    <w:nsid w:val="024069C5"/>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06" w15:restartNumberingAfterBreak="0">
    <w:nsid w:val="024069C6"/>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07" w15:restartNumberingAfterBreak="0">
    <w:nsid w:val="0240DC5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08" w15:restartNumberingAfterBreak="0">
    <w:nsid w:val="0240DC5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09" w15:restartNumberingAfterBreak="0">
    <w:nsid w:val="0240DEB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10" w15:restartNumberingAfterBreak="0">
    <w:nsid w:val="0240DEB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11" w15:restartNumberingAfterBreak="0">
    <w:nsid w:val="0240DEB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12" w15:restartNumberingAfterBreak="0">
    <w:nsid w:val="02414709"/>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13" w15:restartNumberingAfterBreak="0">
    <w:nsid w:val="0241470A"/>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14" w15:restartNumberingAfterBreak="0">
    <w:nsid w:val="0241470B"/>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15" w15:restartNumberingAfterBreak="0">
    <w:nsid w:val="0241968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16" w15:restartNumberingAfterBreak="0">
    <w:nsid w:val="0241AF8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17" w15:restartNumberingAfterBreak="0">
    <w:nsid w:val="0241AF8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18" w15:restartNumberingAfterBreak="0">
    <w:nsid w:val="02421E7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19" w15:restartNumberingAfterBreak="0">
    <w:nsid w:val="02421E75"/>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20" w15:restartNumberingAfterBreak="0">
    <w:nsid w:val="02421E83"/>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21" w15:restartNumberingAfterBreak="0">
    <w:nsid w:val="024283C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22" w15:restartNumberingAfterBreak="0">
    <w:nsid w:val="024283C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23" w15:restartNumberingAfterBreak="0">
    <w:nsid w:val="024283CC"/>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24" w15:restartNumberingAfterBreak="0">
    <w:nsid w:val="0242ECF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25" w15:restartNumberingAfterBreak="0">
    <w:nsid w:val="0242ECF9"/>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26" w15:restartNumberingAfterBreak="0">
    <w:nsid w:val="0242ECFA"/>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27" w15:restartNumberingAfterBreak="0">
    <w:nsid w:val="0242ECFB"/>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28" w15:restartNumberingAfterBreak="0">
    <w:nsid w:val="02434A6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29" w15:restartNumberingAfterBreak="0">
    <w:nsid w:val="02434A6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30" w15:restartNumberingAfterBreak="0">
    <w:nsid w:val="02434A65"/>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31" w15:restartNumberingAfterBreak="0">
    <w:nsid w:val="0243A94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32" w15:restartNumberingAfterBreak="0">
    <w:nsid w:val="0243A94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33" w15:restartNumberingAfterBreak="0">
    <w:nsid w:val="0243A94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34" w15:restartNumberingAfterBreak="0">
    <w:nsid w:val="0244166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35" w15:restartNumberingAfterBreak="0">
    <w:nsid w:val="02441669"/>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36" w15:restartNumberingAfterBreak="0">
    <w:nsid w:val="0244166A"/>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37" w15:restartNumberingAfterBreak="0">
    <w:nsid w:val="024480B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38" w15:restartNumberingAfterBreak="0">
    <w:nsid w:val="024480C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39" w15:restartNumberingAfterBreak="0">
    <w:nsid w:val="024480C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40" w15:restartNumberingAfterBreak="0">
    <w:nsid w:val="0244F65B"/>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41" w15:restartNumberingAfterBreak="0">
    <w:nsid w:val="0244F65C"/>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42" w15:restartNumberingAfterBreak="0">
    <w:nsid w:val="0244F65D"/>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43" w15:restartNumberingAfterBreak="0">
    <w:nsid w:val="0244F65E"/>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44" w15:restartNumberingAfterBreak="0">
    <w:nsid w:val="0244F65F"/>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45" w15:restartNumberingAfterBreak="0">
    <w:nsid w:val="02454ED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46" w15:restartNumberingAfterBreak="0">
    <w:nsid w:val="02454ED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47" w15:restartNumberingAfterBreak="0">
    <w:nsid w:val="02454ED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48" w15:restartNumberingAfterBreak="0">
    <w:nsid w:val="02454EE6"/>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49" w15:restartNumberingAfterBreak="0">
    <w:nsid w:val="0245B3B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50" w15:restartNumberingAfterBreak="0">
    <w:nsid w:val="0245B3B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51" w15:restartNumberingAfterBreak="0">
    <w:nsid w:val="0245B3B2"/>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52" w15:restartNumberingAfterBreak="0">
    <w:nsid w:val="0245B3B3"/>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53" w15:restartNumberingAfterBreak="0">
    <w:nsid w:val="02461D6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54" w15:restartNumberingAfterBreak="0">
    <w:nsid w:val="02461D6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55" w15:restartNumberingAfterBreak="0">
    <w:nsid w:val="02461D6C"/>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56" w15:restartNumberingAfterBreak="0">
    <w:nsid w:val="0246896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57" w15:restartNumberingAfterBreak="0">
    <w:nsid w:val="0246896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58" w15:restartNumberingAfterBreak="0">
    <w:nsid w:val="024BEAB7"/>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59" w15:restartNumberingAfterBreak="0">
    <w:nsid w:val="024C7AE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60" w15:restartNumberingAfterBreak="0">
    <w:nsid w:val="024C7AE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61" w15:restartNumberingAfterBreak="0">
    <w:nsid w:val="024C7AE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62" w15:restartNumberingAfterBreak="0">
    <w:nsid w:val="024C7AF5"/>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63" w15:restartNumberingAfterBreak="0">
    <w:nsid w:val="024C7AF6"/>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64" w15:restartNumberingAfterBreak="0">
    <w:nsid w:val="024C7AF7"/>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65" w15:restartNumberingAfterBreak="0">
    <w:nsid w:val="024C7AF8"/>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66" w15:restartNumberingAfterBreak="0">
    <w:nsid w:val="024C7AF9"/>
    <w:multiLevelType w:val="multilevel"/>
    <w:tmpl w:val="00000008"/>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67" w15:restartNumberingAfterBreak="0">
    <w:nsid w:val="024C7AFA"/>
    <w:multiLevelType w:val="multilevel"/>
    <w:tmpl w:val="00000009"/>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68" w15:restartNumberingAfterBreak="0">
    <w:nsid w:val="024C7B04"/>
    <w:multiLevelType w:val="multilevel"/>
    <w:tmpl w:val="0000000A"/>
    <w:name w:val="HTML-List10"/>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69" w15:restartNumberingAfterBreak="0">
    <w:nsid w:val="024C7B05"/>
    <w:multiLevelType w:val="multilevel"/>
    <w:tmpl w:val="0000000B"/>
    <w:name w:val="HTML-List1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70" w15:restartNumberingAfterBreak="0">
    <w:nsid w:val="024C7B06"/>
    <w:multiLevelType w:val="multilevel"/>
    <w:tmpl w:val="0000000C"/>
    <w:name w:val="HTML-List1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71" w15:restartNumberingAfterBreak="0">
    <w:nsid w:val="024C7B07"/>
    <w:multiLevelType w:val="multilevel"/>
    <w:tmpl w:val="0000000D"/>
    <w:name w:val="HTML-List1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72" w15:restartNumberingAfterBreak="0">
    <w:nsid w:val="024C7B08"/>
    <w:multiLevelType w:val="multilevel"/>
    <w:tmpl w:val="0000000E"/>
    <w:name w:val="HTML-List1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73" w15:restartNumberingAfterBreak="0">
    <w:nsid w:val="024C7B09"/>
    <w:multiLevelType w:val="multilevel"/>
    <w:tmpl w:val="0000000F"/>
    <w:name w:val="HTML-List1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74" w15:restartNumberingAfterBreak="0">
    <w:nsid w:val="024C7B0A"/>
    <w:multiLevelType w:val="multilevel"/>
    <w:tmpl w:val="00000010"/>
    <w:name w:val="HTML-List1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75" w15:restartNumberingAfterBreak="0">
    <w:nsid w:val="024CCDA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76" w15:restartNumberingAfterBreak="0">
    <w:nsid w:val="024CCDA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77" w15:restartNumberingAfterBreak="0">
    <w:nsid w:val="024CCDA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78" w15:restartNumberingAfterBreak="0">
    <w:nsid w:val="024CCDA9"/>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79" w15:restartNumberingAfterBreak="0">
    <w:nsid w:val="024DB57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80" w15:restartNumberingAfterBreak="0">
    <w:nsid w:val="0250BF3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81" w15:restartNumberingAfterBreak="0">
    <w:nsid w:val="0250BF3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82" w15:restartNumberingAfterBreak="0">
    <w:nsid w:val="0250BF3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83" w15:restartNumberingAfterBreak="0">
    <w:nsid w:val="0250BF38"/>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84" w15:restartNumberingAfterBreak="0">
    <w:nsid w:val="02520D93"/>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85" w15:restartNumberingAfterBreak="0">
    <w:nsid w:val="02520D94"/>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86" w15:restartNumberingAfterBreak="0">
    <w:nsid w:val="02520DA2"/>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87" w15:restartNumberingAfterBreak="0">
    <w:nsid w:val="02520DA3"/>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88" w15:restartNumberingAfterBreak="0">
    <w:nsid w:val="0252C23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89" w15:restartNumberingAfterBreak="0">
    <w:nsid w:val="0252C23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90" w15:restartNumberingAfterBreak="0">
    <w:nsid w:val="0252C233"/>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91" w15:restartNumberingAfterBreak="0">
    <w:nsid w:val="0254F24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92" w15:restartNumberingAfterBreak="0">
    <w:nsid w:val="0254F24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93" w15:restartNumberingAfterBreak="0">
    <w:nsid w:val="0254F24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94" w15:restartNumberingAfterBreak="0">
    <w:nsid w:val="025D0A5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95" w15:restartNumberingAfterBreak="0">
    <w:nsid w:val="025D0A59"/>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96" w15:restartNumberingAfterBreak="0">
    <w:nsid w:val="025FA533"/>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97" w15:restartNumberingAfterBreak="0">
    <w:nsid w:val="0260827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98" w15:restartNumberingAfterBreak="0">
    <w:nsid w:val="02608275"/>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99" w15:restartNumberingAfterBreak="0">
    <w:nsid w:val="02608283"/>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00" w15:restartNumberingAfterBreak="0">
    <w:nsid w:val="02608284"/>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01" w15:restartNumberingAfterBreak="0">
    <w:nsid w:val="026314A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02" w15:restartNumberingAfterBreak="0">
    <w:nsid w:val="026314A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03" w15:restartNumberingAfterBreak="0">
    <w:nsid w:val="026314A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04" w15:restartNumberingAfterBreak="0">
    <w:nsid w:val="026314A8"/>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05" w15:restartNumberingAfterBreak="0">
    <w:nsid w:val="0263DE1A"/>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06" w15:restartNumberingAfterBreak="0">
    <w:nsid w:val="0263DE1B"/>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07" w15:restartNumberingAfterBreak="0">
    <w:nsid w:val="0263DE1C"/>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08" w15:restartNumberingAfterBreak="0">
    <w:nsid w:val="02653B09"/>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09" w15:restartNumberingAfterBreak="0">
    <w:nsid w:val="02653B0A"/>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10" w15:restartNumberingAfterBreak="0">
    <w:nsid w:val="02660F9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11" w15:restartNumberingAfterBreak="0">
    <w:nsid w:val="02660F9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12" w15:restartNumberingAfterBreak="0">
    <w:nsid w:val="02692F56"/>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13" w15:restartNumberingAfterBreak="0">
    <w:nsid w:val="02692F57"/>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14" w15:restartNumberingAfterBreak="0">
    <w:nsid w:val="02692F58"/>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15" w15:restartNumberingAfterBreak="0">
    <w:nsid w:val="026A859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16" w15:restartNumberingAfterBreak="0">
    <w:nsid w:val="026A85A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17" w15:restartNumberingAfterBreak="0">
    <w:nsid w:val="026A85A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18" w15:restartNumberingAfterBreak="0">
    <w:nsid w:val="026A85A2"/>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19" w15:restartNumberingAfterBreak="0">
    <w:nsid w:val="026A85A3"/>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20" w15:restartNumberingAfterBreak="0">
    <w:nsid w:val="026A85A4"/>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21" w15:restartNumberingAfterBreak="0">
    <w:nsid w:val="02719DB1"/>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22" w15:restartNumberingAfterBreak="0">
    <w:nsid w:val="02719DB2"/>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23" w15:restartNumberingAfterBreak="0">
    <w:nsid w:val="02719DC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24" w15:restartNumberingAfterBreak="0">
    <w:nsid w:val="02719DC2"/>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25" w15:restartNumberingAfterBreak="0">
    <w:nsid w:val="0272A282"/>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26" w15:restartNumberingAfterBreak="0">
    <w:nsid w:val="0272A283"/>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27" w15:restartNumberingAfterBreak="0">
    <w:nsid w:val="0272A29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28" w15:restartNumberingAfterBreak="0">
    <w:nsid w:val="0272A292"/>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29" w15:restartNumberingAfterBreak="0">
    <w:nsid w:val="0272A293"/>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30" w15:restartNumberingAfterBreak="0">
    <w:nsid w:val="027332DF"/>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31" w15:restartNumberingAfterBreak="0">
    <w:nsid w:val="027332E0"/>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32" w15:restartNumberingAfterBreak="0">
    <w:nsid w:val="027332E1"/>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33" w15:restartNumberingAfterBreak="0">
    <w:nsid w:val="027332E2"/>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34" w15:restartNumberingAfterBreak="0">
    <w:nsid w:val="0273F8C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35" w15:restartNumberingAfterBreak="0">
    <w:nsid w:val="0273F8C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36" w15:restartNumberingAfterBreak="0">
    <w:nsid w:val="0273F8C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37" w15:restartNumberingAfterBreak="0">
    <w:nsid w:val="0273F8CF"/>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38" w15:restartNumberingAfterBreak="0">
    <w:nsid w:val="0273F8D0"/>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39" w15:restartNumberingAfterBreak="0">
    <w:nsid w:val="02749DE0"/>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40" w15:restartNumberingAfterBreak="0">
    <w:nsid w:val="02749DE1"/>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41" w15:restartNumberingAfterBreak="0">
    <w:nsid w:val="02749DE2"/>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42" w15:restartNumberingAfterBreak="0">
    <w:nsid w:val="02749DE3"/>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43" w15:restartNumberingAfterBreak="0">
    <w:nsid w:val="02759E8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44" w15:restartNumberingAfterBreak="0">
    <w:nsid w:val="02759E8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45" w15:restartNumberingAfterBreak="0">
    <w:nsid w:val="02759E8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46" w15:restartNumberingAfterBreak="0">
    <w:nsid w:val="02767EEC"/>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47" w15:restartNumberingAfterBreak="0">
    <w:nsid w:val="02777809"/>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48" w15:restartNumberingAfterBreak="0">
    <w:nsid w:val="0277780A"/>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49" w15:restartNumberingAfterBreak="0">
    <w:nsid w:val="0277780B"/>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50" w15:restartNumberingAfterBreak="0">
    <w:nsid w:val="0277780C"/>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51" w15:restartNumberingAfterBreak="0">
    <w:nsid w:val="02777818"/>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52" w15:restartNumberingAfterBreak="0">
    <w:nsid w:val="02777819"/>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53" w15:restartNumberingAfterBreak="0">
    <w:nsid w:val="0277781A"/>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54" w15:restartNumberingAfterBreak="0">
    <w:nsid w:val="027825C5"/>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55" w15:restartNumberingAfterBreak="0">
    <w:nsid w:val="027825C6"/>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56" w15:restartNumberingAfterBreak="0">
    <w:nsid w:val="027825C7"/>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57" w15:restartNumberingAfterBreak="0">
    <w:nsid w:val="027825C8"/>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58" w15:restartNumberingAfterBreak="0">
    <w:nsid w:val="027825C9"/>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59" w15:restartNumberingAfterBreak="0">
    <w:nsid w:val="027825CA"/>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60" w15:restartNumberingAfterBreak="0">
    <w:nsid w:val="027825CB"/>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61" w15:restartNumberingAfterBreak="0">
    <w:nsid w:val="029B0174"/>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62" w15:restartNumberingAfterBreak="0">
    <w:nsid w:val="029B0183"/>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63" w15:restartNumberingAfterBreak="0">
    <w:nsid w:val="029B0184"/>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64" w15:restartNumberingAfterBreak="0">
    <w:nsid w:val="029B0185"/>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65" w15:restartNumberingAfterBreak="0">
    <w:nsid w:val="029B0186"/>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66" w15:restartNumberingAfterBreak="0">
    <w:nsid w:val="029B0187"/>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67" w15:restartNumberingAfterBreak="0">
    <w:nsid w:val="029B0188"/>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68" w15:restartNumberingAfterBreak="0">
    <w:nsid w:val="029B0189"/>
    <w:multiLevelType w:val="multilevel"/>
    <w:tmpl w:val="00000008"/>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69" w15:restartNumberingAfterBreak="0">
    <w:nsid w:val="02A0B97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70" w15:restartNumberingAfterBreak="0">
    <w:nsid w:val="02A0B97D"/>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71" w15:restartNumberingAfterBreak="0">
    <w:nsid w:val="02A0B97E"/>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72" w15:restartNumberingAfterBreak="0">
    <w:nsid w:val="02A0B97F"/>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73" w15:restartNumberingAfterBreak="0">
    <w:nsid w:val="02A0B980"/>
    <w:multiLevelType w:val="multilevel"/>
    <w:tmpl w:val="0000000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74" w15:restartNumberingAfterBreak="0">
    <w:nsid w:val="02A0B98C"/>
    <w:multiLevelType w:val="multilevel"/>
    <w:tmpl w:val="00000006"/>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75" w15:restartNumberingAfterBreak="0">
    <w:nsid w:val="02A0B98D"/>
    <w:multiLevelType w:val="multilevel"/>
    <w:tmpl w:val="00000007"/>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76" w15:restartNumberingAfterBreak="0">
    <w:nsid w:val="02A0B98E"/>
    <w:multiLevelType w:val="multilevel"/>
    <w:tmpl w:val="00000008"/>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77" w15:restartNumberingAfterBreak="0">
    <w:nsid w:val="02A81FEC"/>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78" w15:restartNumberingAfterBreak="0">
    <w:nsid w:val="02A95119"/>
    <w:multiLevelType w:val="multilevel"/>
    <w:tmpl w:val="0000000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79" w15:restartNumberingAfterBreak="0">
    <w:nsid w:val="02A9511A"/>
    <w:multiLevelType w:val="multilevel"/>
    <w:tmpl w:val="0000000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80" w15:restartNumberingAfterBreak="0">
    <w:nsid w:val="02A9511B"/>
    <w:multiLevelType w:val="multilevel"/>
    <w:tmpl w:val="0000000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781" w15:restartNumberingAfterBreak="0">
    <w:nsid w:val="071D09D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82" w15:restartNumberingAfterBreak="0">
    <w:nsid w:val="0C525F1F"/>
    <w:multiLevelType w:val="hybridMultilevel"/>
    <w:tmpl w:val="055C1B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83" w15:restartNumberingAfterBreak="0">
    <w:nsid w:val="18C31C3C"/>
    <w:multiLevelType w:val="multilevel"/>
    <w:tmpl w:val="9C641D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4" w15:restartNumberingAfterBreak="0">
    <w:nsid w:val="54A62963"/>
    <w:multiLevelType w:val="hybridMultilevel"/>
    <w:tmpl w:val="0C1E2876"/>
    <w:lvl w:ilvl="0" w:tplc="D7902C20">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5" w15:restartNumberingAfterBreak="0">
    <w:nsid w:val="6B585AFE"/>
    <w:multiLevelType w:val="hybridMultilevel"/>
    <w:tmpl w:val="0B9A960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86" w15:restartNumberingAfterBreak="0">
    <w:nsid w:val="7664228E"/>
    <w:multiLevelType w:val="hybridMultilevel"/>
    <w:tmpl w:val="75362280"/>
    <w:lvl w:ilvl="0" w:tplc="EA320D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1"/>
  </w:num>
  <w:num w:numId="2">
    <w:abstractNumId w:val="132"/>
  </w:num>
  <w:num w:numId="3">
    <w:abstractNumId w:val="133"/>
  </w:num>
  <w:num w:numId="4">
    <w:abstractNumId w:val="134"/>
  </w:num>
  <w:num w:numId="5">
    <w:abstractNumId w:val="135"/>
  </w:num>
  <w:num w:numId="6">
    <w:abstractNumId w:val="203"/>
  </w:num>
  <w:num w:numId="7">
    <w:abstractNumId w:val="204"/>
  </w:num>
  <w:num w:numId="8">
    <w:abstractNumId w:val="205"/>
  </w:num>
  <w:num w:numId="9">
    <w:abstractNumId w:val="206"/>
  </w:num>
  <w:num w:numId="10">
    <w:abstractNumId w:val="207"/>
  </w:num>
  <w:num w:numId="11">
    <w:abstractNumId w:val="208"/>
  </w:num>
  <w:num w:numId="12">
    <w:abstractNumId w:val="209"/>
  </w:num>
  <w:num w:numId="13">
    <w:abstractNumId w:val="219"/>
  </w:num>
  <w:num w:numId="14">
    <w:abstractNumId w:val="220"/>
  </w:num>
  <w:num w:numId="15">
    <w:abstractNumId w:val="221"/>
  </w:num>
  <w:num w:numId="16">
    <w:abstractNumId w:val="222"/>
  </w:num>
  <w:num w:numId="17">
    <w:abstractNumId w:val="223"/>
  </w:num>
  <w:num w:numId="18">
    <w:abstractNumId w:val="224"/>
  </w:num>
  <w:num w:numId="19">
    <w:abstractNumId w:val="225"/>
  </w:num>
  <w:num w:numId="20">
    <w:abstractNumId w:val="226"/>
  </w:num>
  <w:num w:numId="21">
    <w:abstractNumId w:val="233"/>
  </w:num>
  <w:num w:numId="22">
    <w:abstractNumId w:val="234"/>
  </w:num>
  <w:num w:numId="23">
    <w:abstractNumId w:val="235"/>
  </w:num>
  <w:num w:numId="24">
    <w:abstractNumId w:val="236"/>
  </w:num>
  <w:num w:numId="25">
    <w:abstractNumId w:val="237"/>
  </w:num>
  <w:num w:numId="26">
    <w:abstractNumId w:val="238"/>
  </w:num>
  <w:num w:numId="27">
    <w:abstractNumId w:val="239"/>
  </w:num>
  <w:num w:numId="28">
    <w:abstractNumId w:val="240"/>
  </w:num>
  <w:num w:numId="29">
    <w:abstractNumId w:val="241"/>
  </w:num>
  <w:num w:numId="30">
    <w:abstractNumId w:val="242"/>
  </w:num>
  <w:num w:numId="31">
    <w:abstractNumId w:val="243"/>
  </w:num>
  <w:num w:numId="32">
    <w:abstractNumId w:val="244"/>
  </w:num>
  <w:num w:numId="33">
    <w:abstractNumId w:val="245"/>
  </w:num>
  <w:num w:numId="34">
    <w:abstractNumId w:val="261"/>
  </w:num>
  <w:num w:numId="35">
    <w:abstractNumId w:val="262"/>
  </w:num>
  <w:num w:numId="36">
    <w:abstractNumId w:val="263"/>
  </w:num>
  <w:num w:numId="37">
    <w:abstractNumId w:val="264"/>
  </w:num>
  <w:num w:numId="38">
    <w:abstractNumId w:val="265"/>
  </w:num>
  <w:num w:numId="39">
    <w:abstractNumId w:val="266"/>
  </w:num>
  <w:num w:numId="40">
    <w:abstractNumId w:val="267"/>
  </w:num>
  <w:num w:numId="41">
    <w:abstractNumId w:val="268"/>
  </w:num>
  <w:num w:numId="42">
    <w:abstractNumId w:val="269"/>
  </w:num>
  <w:num w:numId="43">
    <w:abstractNumId w:val="270"/>
  </w:num>
  <w:num w:numId="44">
    <w:abstractNumId w:val="271"/>
  </w:num>
  <w:num w:numId="45">
    <w:abstractNumId w:val="272"/>
  </w:num>
  <w:num w:numId="46">
    <w:abstractNumId w:val="273"/>
  </w:num>
  <w:num w:numId="47">
    <w:abstractNumId w:val="276"/>
  </w:num>
  <w:num w:numId="48">
    <w:abstractNumId w:val="280"/>
  </w:num>
  <w:num w:numId="49">
    <w:abstractNumId w:val="281"/>
  </w:num>
  <w:num w:numId="50">
    <w:abstractNumId w:val="282"/>
  </w:num>
  <w:num w:numId="51">
    <w:abstractNumId w:val="283"/>
  </w:num>
  <w:num w:numId="52">
    <w:abstractNumId w:val="284"/>
  </w:num>
  <w:num w:numId="53">
    <w:abstractNumId w:val="285"/>
  </w:num>
  <w:num w:numId="54">
    <w:abstractNumId w:val="286"/>
  </w:num>
  <w:num w:numId="55">
    <w:abstractNumId w:val="287"/>
  </w:num>
  <w:num w:numId="56">
    <w:abstractNumId w:val="288"/>
  </w:num>
  <w:num w:numId="57">
    <w:abstractNumId w:val="289"/>
  </w:num>
  <w:num w:numId="58">
    <w:abstractNumId w:val="290"/>
  </w:num>
  <w:num w:numId="59">
    <w:abstractNumId w:val="291"/>
  </w:num>
  <w:num w:numId="60">
    <w:abstractNumId w:val="292"/>
  </w:num>
  <w:num w:numId="61">
    <w:abstractNumId w:val="293"/>
  </w:num>
  <w:num w:numId="62">
    <w:abstractNumId w:val="294"/>
  </w:num>
  <w:num w:numId="63">
    <w:abstractNumId w:val="295"/>
  </w:num>
  <w:num w:numId="64">
    <w:abstractNumId w:val="296"/>
  </w:num>
  <w:num w:numId="65">
    <w:abstractNumId w:val="297"/>
  </w:num>
  <w:num w:numId="66">
    <w:abstractNumId w:val="298"/>
  </w:num>
  <w:num w:numId="67">
    <w:abstractNumId w:val="299"/>
  </w:num>
  <w:num w:numId="68">
    <w:abstractNumId w:val="300"/>
  </w:num>
  <w:num w:numId="69">
    <w:abstractNumId w:val="301"/>
  </w:num>
  <w:num w:numId="70">
    <w:abstractNumId w:val="303"/>
  </w:num>
  <w:num w:numId="71">
    <w:abstractNumId w:val="304"/>
  </w:num>
  <w:num w:numId="72">
    <w:abstractNumId w:val="305"/>
  </w:num>
  <w:num w:numId="73">
    <w:abstractNumId w:val="306"/>
  </w:num>
  <w:num w:numId="74">
    <w:abstractNumId w:val="314"/>
  </w:num>
  <w:num w:numId="75">
    <w:abstractNumId w:val="315"/>
  </w:num>
  <w:num w:numId="76">
    <w:abstractNumId w:val="316"/>
  </w:num>
  <w:num w:numId="77">
    <w:abstractNumId w:val="317"/>
  </w:num>
  <w:num w:numId="78">
    <w:abstractNumId w:val="318"/>
  </w:num>
  <w:num w:numId="79">
    <w:abstractNumId w:val="319"/>
  </w:num>
  <w:num w:numId="80">
    <w:abstractNumId w:val="320"/>
  </w:num>
  <w:num w:numId="81">
    <w:abstractNumId w:val="321"/>
  </w:num>
  <w:num w:numId="82">
    <w:abstractNumId w:val="322"/>
  </w:num>
  <w:num w:numId="83">
    <w:abstractNumId w:val="323"/>
  </w:num>
  <w:num w:numId="84">
    <w:abstractNumId w:val="324"/>
  </w:num>
  <w:num w:numId="85">
    <w:abstractNumId w:val="325"/>
  </w:num>
  <w:num w:numId="86">
    <w:abstractNumId w:val="326"/>
  </w:num>
  <w:num w:numId="87">
    <w:abstractNumId w:val="327"/>
  </w:num>
  <w:num w:numId="88">
    <w:abstractNumId w:val="332"/>
  </w:num>
  <w:num w:numId="89">
    <w:abstractNumId w:val="333"/>
  </w:num>
  <w:num w:numId="90">
    <w:abstractNumId w:val="334"/>
  </w:num>
  <w:num w:numId="91">
    <w:abstractNumId w:val="335"/>
  </w:num>
  <w:num w:numId="92">
    <w:abstractNumId w:val="336"/>
  </w:num>
  <w:num w:numId="93">
    <w:abstractNumId w:val="337"/>
  </w:num>
  <w:num w:numId="94">
    <w:abstractNumId w:val="338"/>
  </w:num>
  <w:num w:numId="95">
    <w:abstractNumId w:val="341"/>
  </w:num>
  <w:num w:numId="96">
    <w:abstractNumId w:val="342"/>
  </w:num>
  <w:num w:numId="97">
    <w:abstractNumId w:val="343"/>
  </w:num>
  <w:num w:numId="98">
    <w:abstractNumId w:val="344"/>
  </w:num>
  <w:num w:numId="99">
    <w:abstractNumId w:val="345"/>
  </w:num>
  <w:num w:numId="100">
    <w:abstractNumId w:val="346"/>
  </w:num>
  <w:num w:numId="101">
    <w:abstractNumId w:val="347"/>
  </w:num>
  <w:num w:numId="102">
    <w:abstractNumId w:val="349"/>
  </w:num>
  <w:num w:numId="103">
    <w:abstractNumId w:val="350"/>
  </w:num>
  <w:num w:numId="104">
    <w:abstractNumId w:val="351"/>
  </w:num>
  <w:num w:numId="105">
    <w:abstractNumId w:val="352"/>
  </w:num>
  <w:num w:numId="106">
    <w:abstractNumId w:val="353"/>
  </w:num>
  <w:num w:numId="107">
    <w:abstractNumId w:val="354"/>
  </w:num>
  <w:num w:numId="108">
    <w:abstractNumId w:val="355"/>
  </w:num>
  <w:num w:numId="109">
    <w:abstractNumId w:val="356"/>
  </w:num>
  <w:num w:numId="110">
    <w:abstractNumId w:val="357"/>
  </w:num>
  <w:num w:numId="111">
    <w:abstractNumId w:val="358"/>
  </w:num>
  <w:num w:numId="112">
    <w:abstractNumId w:val="359"/>
  </w:num>
  <w:num w:numId="113">
    <w:abstractNumId w:val="360"/>
  </w:num>
  <w:num w:numId="114">
    <w:abstractNumId w:val="361"/>
  </w:num>
  <w:num w:numId="115">
    <w:abstractNumId w:val="362"/>
  </w:num>
  <w:num w:numId="116">
    <w:abstractNumId w:val="363"/>
  </w:num>
  <w:num w:numId="117">
    <w:abstractNumId w:val="364"/>
  </w:num>
  <w:num w:numId="118">
    <w:abstractNumId w:val="365"/>
  </w:num>
  <w:num w:numId="119">
    <w:abstractNumId w:val="366"/>
  </w:num>
  <w:num w:numId="120">
    <w:abstractNumId w:val="367"/>
  </w:num>
  <w:num w:numId="121">
    <w:abstractNumId w:val="368"/>
  </w:num>
  <w:num w:numId="122">
    <w:abstractNumId w:val="369"/>
  </w:num>
  <w:num w:numId="123">
    <w:abstractNumId w:val="370"/>
  </w:num>
  <w:num w:numId="124">
    <w:abstractNumId w:val="371"/>
  </w:num>
  <w:num w:numId="125">
    <w:abstractNumId w:val="372"/>
  </w:num>
  <w:num w:numId="126">
    <w:abstractNumId w:val="373"/>
  </w:num>
  <w:num w:numId="127">
    <w:abstractNumId w:val="374"/>
  </w:num>
  <w:num w:numId="128">
    <w:abstractNumId w:val="375"/>
  </w:num>
  <w:num w:numId="129">
    <w:abstractNumId w:val="376"/>
  </w:num>
  <w:num w:numId="130">
    <w:abstractNumId w:val="377"/>
  </w:num>
  <w:num w:numId="131">
    <w:abstractNumId w:val="378"/>
  </w:num>
  <w:num w:numId="132">
    <w:abstractNumId w:val="379"/>
  </w:num>
  <w:num w:numId="133">
    <w:abstractNumId w:val="380"/>
  </w:num>
  <w:num w:numId="134">
    <w:abstractNumId w:val="381"/>
  </w:num>
  <w:num w:numId="135">
    <w:abstractNumId w:val="382"/>
  </w:num>
  <w:num w:numId="136">
    <w:abstractNumId w:val="383"/>
  </w:num>
  <w:num w:numId="137">
    <w:abstractNumId w:val="384"/>
  </w:num>
  <w:num w:numId="138">
    <w:abstractNumId w:val="385"/>
  </w:num>
  <w:num w:numId="139">
    <w:abstractNumId w:val="386"/>
  </w:num>
  <w:num w:numId="140">
    <w:abstractNumId w:val="387"/>
  </w:num>
  <w:num w:numId="141">
    <w:abstractNumId w:val="388"/>
  </w:num>
  <w:num w:numId="142">
    <w:abstractNumId w:val="389"/>
  </w:num>
  <w:num w:numId="143">
    <w:abstractNumId w:val="390"/>
  </w:num>
  <w:num w:numId="144">
    <w:abstractNumId w:val="391"/>
  </w:num>
  <w:num w:numId="145">
    <w:abstractNumId w:val="392"/>
  </w:num>
  <w:num w:numId="146">
    <w:abstractNumId w:val="393"/>
  </w:num>
  <w:num w:numId="147">
    <w:abstractNumId w:val="394"/>
  </w:num>
  <w:num w:numId="148">
    <w:abstractNumId w:val="395"/>
  </w:num>
  <w:num w:numId="149">
    <w:abstractNumId w:val="396"/>
  </w:num>
  <w:num w:numId="150">
    <w:abstractNumId w:val="397"/>
  </w:num>
  <w:num w:numId="151">
    <w:abstractNumId w:val="398"/>
  </w:num>
  <w:num w:numId="152">
    <w:abstractNumId w:val="399"/>
  </w:num>
  <w:num w:numId="153">
    <w:abstractNumId w:val="400"/>
  </w:num>
  <w:num w:numId="154">
    <w:abstractNumId w:val="401"/>
  </w:num>
  <w:num w:numId="155">
    <w:abstractNumId w:val="402"/>
  </w:num>
  <w:num w:numId="156">
    <w:abstractNumId w:val="403"/>
  </w:num>
  <w:num w:numId="157">
    <w:abstractNumId w:val="404"/>
  </w:num>
  <w:num w:numId="158">
    <w:abstractNumId w:val="405"/>
  </w:num>
  <w:num w:numId="159">
    <w:abstractNumId w:val="406"/>
  </w:num>
  <w:num w:numId="160">
    <w:abstractNumId w:val="407"/>
  </w:num>
  <w:num w:numId="161">
    <w:abstractNumId w:val="408"/>
  </w:num>
  <w:num w:numId="162">
    <w:abstractNumId w:val="409"/>
  </w:num>
  <w:num w:numId="163">
    <w:abstractNumId w:val="410"/>
  </w:num>
  <w:num w:numId="164">
    <w:abstractNumId w:val="411"/>
  </w:num>
  <w:num w:numId="165">
    <w:abstractNumId w:val="412"/>
  </w:num>
  <w:num w:numId="166">
    <w:abstractNumId w:val="413"/>
  </w:num>
  <w:num w:numId="167">
    <w:abstractNumId w:val="414"/>
  </w:num>
  <w:num w:numId="168">
    <w:abstractNumId w:val="415"/>
  </w:num>
  <w:num w:numId="169">
    <w:abstractNumId w:val="416"/>
  </w:num>
  <w:num w:numId="170">
    <w:abstractNumId w:val="417"/>
  </w:num>
  <w:num w:numId="171">
    <w:abstractNumId w:val="418"/>
  </w:num>
  <w:num w:numId="172">
    <w:abstractNumId w:val="419"/>
  </w:num>
  <w:num w:numId="173">
    <w:abstractNumId w:val="420"/>
  </w:num>
  <w:num w:numId="174">
    <w:abstractNumId w:val="421"/>
  </w:num>
  <w:num w:numId="175">
    <w:abstractNumId w:val="422"/>
  </w:num>
  <w:num w:numId="176">
    <w:abstractNumId w:val="423"/>
  </w:num>
  <w:num w:numId="177">
    <w:abstractNumId w:val="424"/>
  </w:num>
  <w:num w:numId="178">
    <w:abstractNumId w:val="425"/>
  </w:num>
  <w:num w:numId="179">
    <w:abstractNumId w:val="426"/>
  </w:num>
  <w:num w:numId="180">
    <w:abstractNumId w:val="427"/>
  </w:num>
  <w:num w:numId="181">
    <w:abstractNumId w:val="428"/>
  </w:num>
  <w:num w:numId="182">
    <w:abstractNumId w:val="429"/>
  </w:num>
  <w:num w:numId="183">
    <w:abstractNumId w:val="430"/>
  </w:num>
  <w:num w:numId="184">
    <w:abstractNumId w:val="431"/>
  </w:num>
  <w:num w:numId="185">
    <w:abstractNumId w:val="432"/>
  </w:num>
  <w:num w:numId="186">
    <w:abstractNumId w:val="433"/>
  </w:num>
  <w:num w:numId="187">
    <w:abstractNumId w:val="434"/>
  </w:num>
  <w:num w:numId="188">
    <w:abstractNumId w:val="435"/>
  </w:num>
  <w:num w:numId="189">
    <w:abstractNumId w:val="436"/>
  </w:num>
  <w:num w:numId="190">
    <w:abstractNumId w:val="437"/>
  </w:num>
  <w:num w:numId="191">
    <w:abstractNumId w:val="438"/>
  </w:num>
  <w:num w:numId="192">
    <w:abstractNumId w:val="439"/>
  </w:num>
  <w:num w:numId="193">
    <w:abstractNumId w:val="440"/>
  </w:num>
  <w:num w:numId="194">
    <w:abstractNumId w:val="441"/>
  </w:num>
  <w:num w:numId="195">
    <w:abstractNumId w:val="442"/>
  </w:num>
  <w:num w:numId="196">
    <w:abstractNumId w:val="443"/>
  </w:num>
  <w:num w:numId="197">
    <w:abstractNumId w:val="444"/>
  </w:num>
  <w:num w:numId="198">
    <w:abstractNumId w:val="445"/>
  </w:num>
  <w:num w:numId="199">
    <w:abstractNumId w:val="446"/>
  </w:num>
  <w:num w:numId="200">
    <w:abstractNumId w:val="447"/>
  </w:num>
  <w:num w:numId="201">
    <w:abstractNumId w:val="448"/>
  </w:num>
  <w:num w:numId="202">
    <w:abstractNumId w:val="449"/>
  </w:num>
  <w:num w:numId="203">
    <w:abstractNumId w:val="450"/>
  </w:num>
  <w:num w:numId="204">
    <w:abstractNumId w:val="451"/>
  </w:num>
  <w:num w:numId="205">
    <w:abstractNumId w:val="452"/>
  </w:num>
  <w:num w:numId="206">
    <w:abstractNumId w:val="453"/>
  </w:num>
  <w:num w:numId="207">
    <w:abstractNumId w:val="454"/>
  </w:num>
  <w:num w:numId="208">
    <w:abstractNumId w:val="455"/>
  </w:num>
  <w:num w:numId="209">
    <w:abstractNumId w:val="456"/>
  </w:num>
  <w:num w:numId="210">
    <w:abstractNumId w:val="457"/>
  </w:num>
  <w:num w:numId="211">
    <w:abstractNumId w:val="458"/>
  </w:num>
  <w:num w:numId="212">
    <w:abstractNumId w:val="459"/>
  </w:num>
  <w:num w:numId="213">
    <w:abstractNumId w:val="460"/>
  </w:num>
  <w:num w:numId="214">
    <w:abstractNumId w:val="461"/>
  </w:num>
  <w:num w:numId="215">
    <w:abstractNumId w:val="462"/>
  </w:num>
  <w:num w:numId="216">
    <w:abstractNumId w:val="463"/>
  </w:num>
  <w:num w:numId="217">
    <w:abstractNumId w:val="464"/>
  </w:num>
  <w:num w:numId="218">
    <w:abstractNumId w:val="465"/>
  </w:num>
  <w:num w:numId="219">
    <w:abstractNumId w:val="466"/>
  </w:num>
  <w:num w:numId="220">
    <w:abstractNumId w:val="467"/>
  </w:num>
  <w:num w:numId="221">
    <w:abstractNumId w:val="468"/>
  </w:num>
  <w:num w:numId="222">
    <w:abstractNumId w:val="469"/>
  </w:num>
  <w:num w:numId="223">
    <w:abstractNumId w:val="470"/>
  </w:num>
  <w:num w:numId="224">
    <w:abstractNumId w:val="471"/>
  </w:num>
  <w:num w:numId="225">
    <w:abstractNumId w:val="472"/>
  </w:num>
  <w:num w:numId="226">
    <w:abstractNumId w:val="473"/>
  </w:num>
  <w:num w:numId="227">
    <w:abstractNumId w:val="474"/>
  </w:num>
  <w:num w:numId="228">
    <w:abstractNumId w:val="475"/>
  </w:num>
  <w:num w:numId="229">
    <w:abstractNumId w:val="476"/>
  </w:num>
  <w:num w:numId="230">
    <w:abstractNumId w:val="477"/>
  </w:num>
  <w:num w:numId="231">
    <w:abstractNumId w:val="478"/>
  </w:num>
  <w:num w:numId="232">
    <w:abstractNumId w:val="479"/>
  </w:num>
  <w:num w:numId="233">
    <w:abstractNumId w:val="480"/>
  </w:num>
  <w:num w:numId="234">
    <w:abstractNumId w:val="481"/>
  </w:num>
  <w:num w:numId="235">
    <w:abstractNumId w:val="482"/>
  </w:num>
  <w:num w:numId="236">
    <w:abstractNumId w:val="483"/>
  </w:num>
  <w:num w:numId="237">
    <w:abstractNumId w:val="484"/>
  </w:num>
  <w:num w:numId="238">
    <w:abstractNumId w:val="485"/>
  </w:num>
  <w:num w:numId="239">
    <w:abstractNumId w:val="486"/>
  </w:num>
  <w:num w:numId="240">
    <w:abstractNumId w:val="487"/>
  </w:num>
  <w:num w:numId="241">
    <w:abstractNumId w:val="488"/>
  </w:num>
  <w:num w:numId="242">
    <w:abstractNumId w:val="489"/>
  </w:num>
  <w:num w:numId="243">
    <w:abstractNumId w:val="490"/>
  </w:num>
  <w:num w:numId="244">
    <w:abstractNumId w:val="491"/>
  </w:num>
  <w:num w:numId="245">
    <w:abstractNumId w:val="492"/>
  </w:num>
  <w:num w:numId="246">
    <w:abstractNumId w:val="493"/>
  </w:num>
  <w:num w:numId="247">
    <w:abstractNumId w:val="494"/>
  </w:num>
  <w:num w:numId="248">
    <w:abstractNumId w:val="495"/>
  </w:num>
  <w:num w:numId="249">
    <w:abstractNumId w:val="496"/>
  </w:num>
  <w:num w:numId="250">
    <w:abstractNumId w:val="497"/>
  </w:num>
  <w:num w:numId="251">
    <w:abstractNumId w:val="498"/>
  </w:num>
  <w:num w:numId="252">
    <w:abstractNumId w:val="499"/>
  </w:num>
  <w:num w:numId="253">
    <w:abstractNumId w:val="500"/>
  </w:num>
  <w:num w:numId="254">
    <w:abstractNumId w:val="501"/>
  </w:num>
  <w:num w:numId="255">
    <w:abstractNumId w:val="502"/>
  </w:num>
  <w:num w:numId="256">
    <w:abstractNumId w:val="503"/>
  </w:num>
  <w:num w:numId="257">
    <w:abstractNumId w:val="504"/>
  </w:num>
  <w:num w:numId="258">
    <w:abstractNumId w:val="505"/>
  </w:num>
  <w:num w:numId="259">
    <w:abstractNumId w:val="506"/>
  </w:num>
  <w:num w:numId="260">
    <w:abstractNumId w:val="507"/>
  </w:num>
  <w:num w:numId="261">
    <w:abstractNumId w:val="508"/>
  </w:num>
  <w:num w:numId="262">
    <w:abstractNumId w:val="509"/>
  </w:num>
  <w:num w:numId="263">
    <w:abstractNumId w:val="510"/>
  </w:num>
  <w:num w:numId="264">
    <w:abstractNumId w:val="511"/>
  </w:num>
  <w:num w:numId="265">
    <w:abstractNumId w:val="512"/>
  </w:num>
  <w:num w:numId="266">
    <w:abstractNumId w:val="513"/>
  </w:num>
  <w:num w:numId="267">
    <w:abstractNumId w:val="514"/>
  </w:num>
  <w:num w:numId="268">
    <w:abstractNumId w:val="515"/>
  </w:num>
  <w:num w:numId="269">
    <w:abstractNumId w:val="516"/>
  </w:num>
  <w:num w:numId="270">
    <w:abstractNumId w:val="517"/>
  </w:num>
  <w:num w:numId="271">
    <w:abstractNumId w:val="518"/>
  </w:num>
  <w:num w:numId="272">
    <w:abstractNumId w:val="519"/>
  </w:num>
  <w:num w:numId="273">
    <w:abstractNumId w:val="520"/>
  </w:num>
  <w:num w:numId="274">
    <w:abstractNumId w:val="521"/>
  </w:num>
  <w:num w:numId="275">
    <w:abstractNumId w:val="522"/>
  </w:num>
  <w:num w:numId="276">
    <w:abstractNumId w:val="523"/>
  </w:num>
  <w:num w:numId="277">
    <w:abstractNumId w:val="524"/>
  </w:num>
  <w:num w:numId="278">
    <w:abstractNumId w:val="525"/>
  </w:num>
  <w:num w:numId="279">
    <w:abstractNumId w:val="526"/>
  </w:num>
  <w:num w:numId="280">
    <w:abstractNumId w:val="527"/>
  </w:num>
  <w:num w:numId="281">
    <w:abstractNumId w:val="528"/>
  </w:num>
  <w:num w:numId="282">
    <w:abstractNumId w:val="529"/>
  </w:num>
  <w:num w:numId="283">
    <w:abstractNumId w:val="530"/>
  </w:num>
  <w:num w:numId="284">
    <w:abstractNumId w:val="531"/>
  </w:num>
  <w:num w:numId="285">
    <w:abstractNumId w:val="532"/>
  </w:num>
  <w:num w:numId="286">
    <w:abstractNumId w:val="533"/>
  </w:num>
  <w:num w:numId="287">
    <w:abstractNumId w:val="534"/>
  </w:num>
  <w:num w:numId="288">
    <w:abstractNumId w:val="535"/>
  </w:num>
  <w:num w:numId="289">
    <w:abstractNumId w:val="536"/>
  </w:num>
  <w:num w:numId="290">
    <w:abstractNumId w:val="537"/>
  </w:num>
  <w:num w:numId="291">
    <w:abstractNumId w:val="538"/>
  </w:num>
  <w:num w:numId="292">
    <w:abstractNumId w:val="539"/>
  </w:num>
  <w:num w:numId="293">
    <w:abstractNumId w:val="540"/>
  </w:num>
  <w:num w:numId="294">
    <w:abstractNumId w:val="541"/>
  </w:num>
  <w:num w:numId="295">
    <w:abstractNumId w:val="542"/>
  </w:num>
  <w:num w:numId="296">
    <w:abstractNumId w:val="543"/>
  </w:num>
  <w:num w:numId="297">
    <w:abstractNumId w:val="544"/>
  </w:num>
  <w:num w:numId="298">
    <w:abstractNumId w:val="545"/>
  </w:num>
  <w:num w:numId="299">
    <w:abstractNumId w:val="546"/>
  </w:num>
  <w:num w:numId="300">
    <w:abstractNumId w:val="547"/>
  </w:num>
  <w:num w:numId="301">
    <w:abstractNumId w:val="548"/>
  </w:num>
  <w:num w:numId="302">
    <w:abstractNumId w:val="549"/>
  </w:num>
  <w:num w:numId="303">
    <w:abstractNumId w:val="550"/>
  </w:num>
  <w:num w:numId="304">
    <w:abstractNumId w:val="552"/>
  </w:num>
  <w:num w:numId="305">
    <w:abstractNumId w:val="553"/>
  </w:num>
  <w:num w:numId="306">
    <w:abstractNumId w:val="554"/>
  </w:num>
  <w:num w:numId="307">
    <w:abstractNumId w:val="555"/>
  </w:num>
  <w:num w:numId="308">
    <w:abstractNumId w:val="556"/>
  </w:num>
  <w:num w:numId="309">
    <w:abstractNumId w:val="557"/>
  </w:num>
  <w:num w:numId="310">
    <w:abstractNumId w:val="558"/>
  </w:num>
  <w:num w:numId="311">
    <w:abstractNumId w:val="559"/>
  </w:num>
  <w:num w:numId="312">
    <w:abstractNumId w:val="560"/>
  </w:num>
  <w:num w:numId="313">
    <w:abstractNumId w:val="561"/>
  </w:num>
  <w:num w:numId="314">
    <w:abstractNumId w:val="562"/>
  </w:num>
  <w:num w:numId="315">
    <w:abstractNumId w:val="563"/>
  </w:num>
  <w:num w:numId="316">
    <w:abstractNumId w:val="564"/>
  </w:num>
  <w:num w:numId="317">
    <w:abstractNumId w:val="565"/>
  </w:num>
  <w:num w:numId="318">
    <w:abstractNumId w:val="566"/>
  </w:num>
  <w:num w:numId="319">
    <w:abstractNumId w:val="567"/>
  </w:num>
  <w:num w:numId="320">
    <w:abstractNumId w:val="568"/>
  </w:num>
  <w:num w:numId="321">
    <w:abstractNumId w:val="569"/>
  </w:num>
  <w:num w:numId="322">
    <w:abstractNumId w:val="570"/>
  </w:num>
  <w:num w:numId="323">
    <w:abstractNumId w:val="571"/>
  </w:num>
  <w:num w:numId="324">
    <w:abstractNumId w:val="572"/>
  </w:num>
  <w:num w:numId="325">
    <w:abstractNumId w:val="573"/>
  </w:num>
  <w:num w:numId="326">
    <w:abstractNumId w:val="574"/>
  </w:num>
  <w:num w:numId="327">
    <w:abstractNumId w:val="575"/>
  </w:num>
  <w:num w:numId="328">
    <w:abstractNumId w:val="576"/>
  </w:num>
  <w:num w:numId="329">
    <w:abstractNumId w:val="577"/>
  </w:num>
  <w:num w:numId="330">
    <w:abstractNumId w:val="578"/>
  </w:num>
  <w:num w:numId="331">
    <w:abstractNumId w:val="579"/>
  </w:num>
  <w:num w:numId="332">
    <w:abstractNumId w:val="580"/>
  </w:num>
  <w:num w:numId="333">
    <w:abstractNumId w:val="581"/>
  </w:num>
  <w:num w:numId="334">
    <w:abstractNumId w:val="582"/>
  </w:num>
  <w:num w:numId="335">
    <w:abstractNumId w:val="583"/>
  </w:num>
  <w:num w:numId="336">
    <w:abstractNumId w:val="584"/>
  </w:num>
  <w:num w:numId="337">
    <w:abstractNumId w:val="585"/>
  </w:num>
  <w:num w:numId="338">
    <w:abstractNumId w:val="586"/>
  </w:num>
  <w:num w:numId="339">
    <w:abstractNumId w:val="587"/>
  </w:num>
  <w:num w:numId="340">
    <w:abstractNumId w:val="588"/>
  </w:num>
  <w:num w:numId="341">
    <w:abstractNumId w:val="589"/>
  </w:num>
  <w:num w:numId="342">
    <w:abstractNumId w:val="590"/>
  </w:num>
  <w:num w:numId="343">
    <w:abstractNumId w:val="591"/>
  </w:num>
  <w:num w:numId="344">
    <w:abstractNumId w:val="592"/>
  </w:num>
  <w:num w:numId="345">
    <w:abstractNumId w:val="593"/>
  </w:num>
  <w:num w:numId="346">
    <w:abstractNumId w:val="594"/>
  </w:num>
  <w:num w:numId="347">
    <w:abstractNumId w:val="595"/>
  </w:num>
  <w:num w:numId="348">
    <w:abstractNumId w:val="596"/>
  </w:num>
  <w:num w:numId="349">
    <w:abstractNumId w:val="598"/>
  </w:num>
  <w:num w:numId="350">
    <w:abstractNumId w:val="599"/>
  </w:num>
  <w:num w:numId="351">
    <w:abstractNumId w:val="600"/>
  </w:num>
  <w:num w:numId="352">
    <w:abstractNumId w:val="601"/>
  </w:num>
  <w:num w:numId="353">
    <w:abstractNumId w:val="602"/>
  </w:num>
  <w:num w:numId="354">
    <w:abstractNumId w:val="603"/>
  </w:num>
  <w:num w:numId="355">
    <w:abstractNumId w:val="604"/>
  </w:num>
  <w:num w:numId="356">
    <w:abstractNumId w:val="605"/>
  </w:num>
  <w:num w:numId="357">
    <w:abstractNumId w:val="606"/>
  </w:num>
  <w:num w:numId="358">
    <w:abstractNumId w:val="609"/>
  </w:num>
  <w:num w:numId="359">
    <w:abstractNumId w:val="610"/>
  </w:num>
  <w:num w:numId="360">
    <w:abstractNumId w:val="611"/>
  </w:num>
  <w:num w:numId="361">
    <w:abstractNumId w:val="612"/>
  </w:num>
  <w:num w:numId="362">
    <w:abstractNumId w:val="613"/>
  </w:num>
  <w:num w:numId="363">
    <w:abstractNumId w:val="614"/>
  </w:num>
  <w:num w:numId="364">
    <w:abstractNumId w:val="616"/>
  </w:num>
  <w:num w:numId="365">
    <w:abstractNumId w:val="617"/>
  </w:num>
  <w:num w:numId="366">
    <w:abstractNumId w:val="618"/>
  </w:num>
  <w:num w:numId="367">
    <w:abstractNumId w:val="619"/>
  </w:num>
  <w:num w:numId="368">
    <w:abstractNumId w:val="620"/>
  </w:num>
  <w:num w:numId="369">
    <w:abstractNumId w:val="621"/>
  </w:num>
  <w:num w:numId="370">
    <w:abstractNumId w:val="622"/>
  </w:num>
  <w:num w:numId="371">
    <w:abstractNumId w:val="623"/>
  </w:num>
  <w:num w:numId="372">
    <w:abstractNumId w:val="624"/>
  </w:num>
  <w:num w:numId="373">
    <w:abstractNumId w:val="625"/>
  </w:num>
  <w:num w:numId="374">
    <w:abstractNumId w:val="626"/>
  </w:num>
  <w:num w:numId="375">
    <w:abstractNumId w:val="627"/>
  </w:num>
  <w:num w:numId="376">
    <w:abstractNumId w:val="628"/>
  </w:num>
  <w:num w:numId="377">
    <w:abstractNumId w:val="629"/>
  </w:num>
  <w:num w:numId="378">
    <w:abstractNumId w:val="630"/>
  </w:num>
  <w:num w:numId="379">
    <w:abstractNumId w:val="631"/>
  </w:num>
  <w:num w:numId="380">
    <w:abstractNumId w:val="632"/>
  </w:num>
  <w:num w:numId="381">
    <w:abstractNumId w:val="633"/>
  </w:num>
  <w:num w:numId="382">
    <w:abstractNumId w:val="634"/>
  </w:num>
  <w:num w:numId="383">
    <w:abstractNumId w:val="635"/>
  </w:num>
  <w:num w:numId="384">
    <w:abstractNumId w:val="636"/>
  </w:num>
  <w:num w:numId="385">
    <w:abstractNumId w:val="637"/>
  </w:num>
  <w:num w:numId="386">
    <w:abstractNumId w:val="638"/>
  </w:num>
  <w:num w:numId="387">
    <w:abstractNumId w:val="639"/>
  </w:num>
  <w:num w:numId="388">
    <w:abstractNumId w:val="640"/>
  </w:num>
  <w:num w:numId="389">
    <w:abstractNumId w:val="641"/>
  </w:num>
  <w:num w:numId="390">
    <w:abstractNumId w:val="642"/>
  </w:num>
  <w:num w:numId="391">
    <w:abstractNumId w:val="643"/>
  </w:num>
  <w:num w:numId="392">
    <w:abstractNumId w:val="644"/>
  </w:num>
  <w:num w:numId="393">
    <w:abstractNumId w:val="645"/>
  </w:num>
  <w:num w:numId="394">
    <w:abstractNumId w:val="646"/>
  </w:num>
  <w:num w:numId="395">
    <w:abstractNumId w:val="647"/>
  </w:num>
  <w:num w:numId="396">
    <w:abstractNumId w:val="648"/>
  </w:num>
  <w:num w:numId="397">
    <w:abstractNumId w:val="649"/>
  </w:num>
  <w:num w:numId="398">
    <w:abstractNumId w:val="650"/>
  </w:num>
  <w:num w:numId="399">
    <w:abstractNumId w:val="651"/>
  </w:num>
  <w:num w:numId="400">
    <w:abstractNumId w:val="652"/>
  </w:num>
  <w:num w:numId="401">
    <w:abstractNumId w:val="653"/>
  </w:num>
  <w:num w:numId="402">
    <w:abstractNumId w:val="654"/>
  </w:num>
  <w:num w:numId="403">
    <w:abstractNumId w:val="655"/>
  </w:num>
  <w:num w:numId="404">
    <w:abstractNumId w:val="656"/>
  </w:num>
  <w:num w:numId="405">
    <w:abstractNumId w:val="657"/>
  </w:num>
  <w:num w:numId="406">
    <w:abstractNumId w:val="784"/>
  </w:num>
  <w:num w:numId="407">
    <w:abstractNumId w:val="786"/>
  </w:num>
  <w:num w:numId="408">
    <w:abstractNumId w:val="110"/>
  </w:num>
  <w:num w:numId="409">
    <w:abstractNumId w:val="123"/>
  </w:num>
  <w:num w:numId="410">
    <w:abstractNumId w:val="124"/>
  </w:num>
  <w:num w:numId="411">
    <w:abstractNumId w:val="782"/>
  </w:num>
  <w:num w:numId="412">
    <w:abstractNumId w:val="785"/>
  </w:num>
  <w:num w:numId="413">
    <w:abstractNumId w:val="302"/>
  </w:num>
  <w:num w:numId="414">
    <w:abstractNumId w:val="615"/>
  </w:num>
  <w:num w:numId="415">
    <w:abstractNumId w:val="658"/>
  </w:num>
  <w:num w:numId="416">
    <w:abstractNumId w:val="659"/>
  </w:num>
  <w:num w:numId="417">
    <w:abstractNumId w:val="660"/>
  </w:num>
  <w:num w:numId="418">
    <w:abstractNumId w:val="661"/>
  </w:num>
  <w:num w:numId="419">
    <w:abstractNumId w:val="662"/>
  </w:num>
  <w:num w:numId="420">
    <w:abstractNumId w:val="663"/>
  </w:num>
  <w:num w:numId="421">
    <w:abstractNumId w:val="664"/>
  </w:num>
  <w:num w:numId="422">
    <w:abstractNumId w:val="665"/>
  </w:num>
  <w:num w:numId="423">
    <w:abstractNumId w:val="666"/>
  </w:num>
  <w:num w:numId="424">
    <w:abstractNumId w:val="667"/>
  </w:num>
  <w:num w:numId="425">
    <w:abstractNumId w:val="668"/>
  </w:num>
  <w:num w:numId="426">
    <w:abstractNumId w:val="669"/>
  </w:num>
  <w:num w:numId="427">
    <w:abstractNumId w:val="670"/>
  </w:num>
  <w:num w:numId="428">
    <w:abstractNumId w:val="671"/>
  </w:num>
  <w:num w:numId="429">
    <w:abstractNumId w:val="672"/>
  </w:num>
  <w:num w:numId="430">
    <w:abstractNumId w:val="673"/>
  </w:num>
  <w:num w:numId="431">
    <w:abstractNumId w:val="674"/>
  </w:num>
  <w:num w:numId="432">
    <w:abstractNumId w:val="0"/>
  </w:num>
  <w:num w:numId="433">
    <w:abstractNumId w:val="1"/>
  </w:num>
  <w:num w:numId="434">
    <w:abstractNumId w:val="2"/>
  </w:num>
  <w:num w:numId="435">
    <w:abstractNumId w:val="3"/>
  </w:num>
  <w:num w:numId="436">
    <w:abstractNumId w:val="4"/>
  </w:num>
  <w:num w:numId="437">
    <w:abstractNumId w:val="5"/>
  </w:num>
  <w:num w:numId="438">
    <w:abstractNumId w:val="6"/>
  </w:num>
  <w:num w:numId="439">
    <w:abstractNumId w:val="7"/>
  </w:num>
  <w:num w:numId="440">
    <w:abstractNumId w:val="8"/>
  </w:num>
  <w:num w:numId="441">
    <w:abstractNumId w:val="9"/>
  </w:num>
  <w:num w:numId="442">
    <w:abstractNumId w:val="10"/>
  </w:num>
  <w:num w:numId="443">
    <w:abstractNumId w:val="11"/>
  </w:num>
  <w:num w:numId="444">
    <w:abstractNumId w:val="12"/>
  </w:num>
  <w:num w:numId="445">
    <w:abstractNumId w:val="13"/>
  </w:num>
  <w:num w:numId="446">
    <w:abstractNumId w:val="14"/>
  </w:num>
  <w:num w:numId="447">
    <w:abstractNumId w:val="15"/>
  </w:num>
  <w:num w:numId="448">
    <w:abstractNumId w:val="16"/>
  </w:num>
  <w:num w:numId="449">
    <w:abstractNumId w:val="17"/>
  </w:num>
  <w:num w:numId="450">
    <w:abstractNumId w:val="18"/>
  </w:num>
  <w:num w:numId="451">
    <w:abstractNumId w:val="19"/>
  </w:num>
  <w:num w:numId="452">
    <w:abstractNumId w:val="20"/>
  </w:num>
  <w:num w:numId="453">
    <w:abstractNumId w:val="21"/>
  </w:num>
  <w:num w:numId="454">
    <w:abstractNumId w:val="22"/>
  </w:num>
  <w:num w:numId="455">
    <w:abstractNumId w:val="23"/>
  </w:num>
  <w:num w:numId="456">
    <w:abstractNumId w:val="24"/>
  </w:num>
  <w:num w:numId="457">
    <w:abstractNumId w:val="25"/>
  </w:num>
  <w:num w:numId="458">
    <w:abstractNumId w:val="26"/>
  </w:num>
  <w:num w:numId="459">
    <w:abstractNumId w:val="27"/>
  </w:num>
  <w:num w:numId="460">
    <w:abstractNumId w:val="28"/>
  </w:num>
  <w:num w:numId="461">
    <w:abstractNumId w:val="29"/>
  </w:num>
  <w:num w:numId="462">
    <w:abstractNumId w:val="30"/>
  </w:num>
  <w:num w:numId="463">
    <w:abstractNumId w:val="31"/>
  </w:num>
  <w:num w:numId="464">
    <w:abstractNumId w:val="32"/>
  </w:num>
  <w:num w:numId="465">
    <w:abstractNumId w:val="33"/>
  </w:num>
  <w:num w:numId="466">
    <w:abstractNumId w:val="34"/>
  </w:num>
  <w:num w:numId="467">
    <w:abstractNumId w:val="35"/>
  </w:num>
  <w:num w:numId="468">
    <w:abstractNumId w:val="36"/>
  </w:num>
  <w:num w:numId="469">
    <w:abstractNumId w:val="37"/>
  </w:num>
  <w:num w:numId="470">
    <w:abstractNumId w:val="38"/>
  </w:num>
  <w:num w:numId="471">
    <w:abstractNumId w:val="39"/>
  </w:num>
  <w:num w:numId="472">
    <w:abstractNumId w:val="40"/>
  </w:num>
  <w:num w:numId="473">
    <w:abstractNumId w:val="41"/>
  </w:num>
  <w:num w:numId="474">
    <w:abstractNumId w:val="42"/>
  </w:num>
  <w:num w:numId="475">
    <w:abstractNumId w:val="43"/>
  </w:num>
  <w:num w:numId="476">
    <w:abstractNumId w:val="44"/>
  </w:num>
  <w:num w:numId="477">
    <w:abstractNumId w:val="45"/>
  </w:num>
  <w:num w:numId="478">
    <w:abstractNumId w:val="46"/>
  </w:num>
  <w:num w:numId="479">
    <w:abstractNumId w:val="47"/>
  </w:num>
  <w:num w:numId="480">
    <w:abstractNumId w:val="48"/>
  </w:num>
  <w:num w:numId="481">
    <w:abstractNumId w:val="49"/>
  </w:num>
  <w:num w:numId="482">
    <w:abstractNumId w:val="50"/>
  </w:num>
  <w:num w:numId="483">
    <w:abstractNumId w:val="51"/>
  </w:num>
  <w:num w:numId="484">
    <w:abstractNumId w:val="52"/>
  </w:num>
  <w:num w:numId="485">
    <w:abstractNumId w:val="53"/>
  </w:num>
  <w:num w:numId="486">
    <w:abstractNumId w:val="54"/>
  </w:num>
  <w:num w:numId="487">
    <w:abstractNumId w:val="55"/>
  </w:num>
  <w:num w:numId="488">
    <w:abstractNumId w:val="56"/>
  </w:num>
  <w:num w:numId="489">
    <w:abstractNumId w:val="57"/>
  </w:num>
  <w:num w:numId="490">
    <w:abstractNumId w:val="58"/>
  </w:num>
  <w:num w:numId="491">
    <w:abstractNumId w:val="59"/>
  </w:num>
  <w:num w:numId="492">
    <w:abstractNumId w:val="60"/>
  </w:num>
  <w:num w:numId="493">
    <w:abstractNumId w:val="61"/>
  </w:num>
  <w:num w:numId="494">
    <w:abstractNumId w:val="62"/>
  </w:num>
  <w:num w:numId="495">
    <w:abstractNumId w:val="63"/>
  </w:num>
  <w:num w:numId="496">
    <w:abstractNumId w:val="64"/>
  </w:num>
  <w:num w:numId="497">
    <w:abstractNumId w:val="65"/>
  </w:num>
  <w:num w:numId="498">
    <w:abstractNumId w:val="66"/>
  </w:num>
  <w:num w:numId="499">
    <w:abstractNumId w:val="67"/>
  </w:num>
  <w:num w:numId="500">
    <w:abstractNumId w:val="68"/>
  </w:num>
  <w:num w:numId="501">
    <w:abstractNumId w:val="69"/>
  </w:num>
  <w:num w:numId="502">
    <w:abstractNumId w:val="70"/>
  </w:num>
  <w:num w:numId="503">
    <w:abstractNumId w:val="71"/>
  </w:num>
  <w:num w:numId="504">
    <w:abstractNumId w:val="72"/>
  </w:num>
  <w:num w:numId="505">
    <w:abstractNumId w:val="73"/>
  </w:num>
  <w:num w:numId="506">
    <w:abstractNumId w:val="74"/>
  </w:num>
  <w:num w:numId="507">
    <w:abstractNumId w:val="75"/>
  </w:num>
  <w:num w:numId="508">
    <w:abstractNumId w:val="76"/>
  </w:num>
  <w:num w:numId="509">
    <w:abstractNumId w:val="77"/>
  </w:num>
  <w:num w:numId="510">
    <w:abstractNumId w:val="78"/>
  </w:num>
  <w:num w:numId="511">
    <w:abstractNumId w:val="79"/>
  </w:num>
  <w:num w:numId="512">
    <w:abstractNumId w:val="80"/>
  </w:num>
  <w:num w:numId="513">
    <w:abstractNumId w:val="81"/>
  </w:num>
  <w:num w:numId="514">
    <w:abstractNumId w:val="82"/>
  </w:num>
  <w:num w:numId="515">
    <w:abstractNumId w:val="83"/>
  </w:num>
  <w:num w:numId="516">
    <w:abstractNumId w:val="84"/>
  </w:num>
  <w:num w:numId="517">
    <w:abstractNumId w:val="85"/>
  </w:num>
  <w:num w:numId="518">
    <w:abstractNumId w:val="86"/>
  </w:num>
  <w:num w:numId="519">
    <w:abstractNumId w:val="87"/>
  </w:num>
  <w:num w:numId="520">
    <w:abstractNumId w:val="88"/>
  </w:num>
  <w:num w:numId="521">
    <w:abstractNumId w:val="89"/>
  </w:num>
  <w:num w:numId="522">
    <w:abstractNumId w:val="90"/>
  </w:num>
  <w:num w:numId="523">
    <w:abstractNumId w:val="91"/>
  </w:num>
  <w:num w:numId="524">
    <w:abstractNumId w:val="92"/>
  </w:num>
  <w:num w:numId="525">
    <w:abstractNumId w:val="93"/>
  </w:num>
  <w:num w:numId="526">
    <w:abstractNumId w:val="94"/>
  </w:num>
  <w:num w:numId="527">
    <w:abstractNumId w:val="95"/>
  </w:num>
  <w:num w:numId="528">
    <w:abstractNumId w:val="96"/>
  </w:num>
  <w:num w:numId="529">
    <w:abstractNumId w:val="97"/>
  </w:num>
  <w:num w:numId="530">
    <w:abstractNumId w:val="98"/>
  </w:num>
  <w:num w:numId="531">
    <w:abstractNumId w:val="99"/>
  </w:num>
  <w:num w:numId="532">
    <w:abstractNumId w:val="100"/>
  </w:num>
  <w:num w:numId="533">
    <w:abstractNumId w:val="101"/>
  </w:num>
  <w:num w:numId="534">
    <w:abstractNumId w:val="102"/>
  </w:num>
  <w:num w:numId="535">
    <w:abstractNumId w:val="103"/>
  </w:num>
  <w:num w:numId="536">
    <w:abstractNumId w:val="104"/>
  </w:num>
  <w:num w:numId="537">
    <w:abstractNumId w:val="105"/>
  </w:num>
  <w:num w:numId="538">
    <w:abstractNumId w:val="106"/>
  </w:num>
  <w:num w:numId="539">
    <w:abstractNumId w:val="107"/>
  </w:num>
  <w:num w:numId="540">
    <w:abstractNumId w:val="108"/>
  </w:num>
  <w:num w:numId="541">
    <w:abstractNumId w:val="109"/>
  </w:num>
  <w:num w:numId="542">
    <w:abstractNumId w:val="111"/>
  </w:num>
  <w:num w:numId="543">
    <w:abstractNumId w:val="112"/>
  </w:num>
  <w:num w:numId="544">
    <w:abstractNumId w:val="113"/>
  </w:num>
  <w:num w:numId="545">
    <w:abstractNumId w:val="114"/>
  </w:num>
  <w:num w:numId="546">
    <w:abstractNumId w:val="115"/>
  </w:num>
  <w:num w:numId="547">
    <w:abstractNumId w:val="116"/>
  </w:num>
  <w:num w:numId="548">
    <w:abstractNumId w:val="117"/>
  </w:num>
  <w:num w:numId="549">
    <w:abstractNumId w:val="118"/>
  </w:num>
  <w:num w:numId="550">
    <w:abstractNumId w:val="119"/>
  </w:num>
  <w:num w:numId="551">
    <w:abstractNumId w:val="120"/>
  </w:num>
  <w:num w:numId="552">
    <w:abstractNumId w:val="121"/>
  </w:num>
  <w:num w:numId="553">
    <w:abstractNumId w:val="122"/>
  </w:num>
  <w:num w:numId="554">
    <w:abstractNumId w:val="125"/>
  </w:num>
  <w:num w:numId="555">
    <w:abstractNumId w:val="126"/>
  </w:num>
  <w:num w:numId="556">
    <w:abstractNumId w:val="127"/>
  </w:num>
  <w:num w:numId="557">
    <w:abstractNumId w:val="128"/>
  </w:num>
  <w:num w:numId="558">
    <w:abstractNumId w:val="129"/>
  </w:num>
  <w:num w:numId="559">
    <w:abstractNumId w:val="130"/>
  </w:num>
  <w:num w:numId="560">
    <w:abstractNumId w:val="136"/>
  </w:num>
  <w:num w:numId="561">
    <w:abstractNumId w:val="137"/>
  </w:num>
  <w:num w:numId="562">
    <w:abstractNumId w:val="138"/>
  </w:num>
  <w:num w:numId="563">
    <w:abstractNumId w:val="139"/>
  </w:num>
  <w:num w:numId="564">
    <w:abstractNumId w:val="140"/>
  </w:num>
  <w:num w:numId="565">
    <w:abstractNumId w:val="141"/>
  </w:num>
  <w:num w:numId="566">
    <w:abstractNumId w:val="142"/>
  </w:num>
  <w:num w:numId="567">
    <w:abstractNumId w:val="143"/>
  </w:num>
  <w:num w:numId="568">
    <w:abstractNumId w:val="144"/>
  </w:num>
  <w:num w:numId="569">
    <w:abstractNumId w:val="145"/>
  </w:num>
  <w:num w:numId="570">
    <w:abstractNumId w:val="146"/>
  </w:num>
  <w:num w:numId="571">
    <w:abstractNumId w:val="147"/>
  </w:num>
  <w:num w:numId="572">
    <w:abstractNumId w:val="148"/>
  </w:num>
  <w:num w:numId="573">
    <w:abstractNumId w:val="149"/>
  </w:num>
  <w:num w:numId="574">
    <w:abstractNumId w:val="150"/>
  </w:num>
  <w:num w:numId="575">
    <w:abstractNumId w:val="151"/>
  </w:num>
  <w:num w:numId="576">
    <w:abstractNumId w:val="152"/>
  </w:num>
  <w:num w:numId="577">
    <w:abstractNumId w:val="153"/>
  </w:num>
  <w:num w:numId="578">
    <w:abstractNumId w:val="154"/>
  </w:num>
  <w:num w:numId="579">
    <w:abstractNumId w:val="155"/>
  </w:num>
  <w:num w:numId="580">
    <w:abstractNumId w:val="156"/>
  </w:num>
  <w:num w:numId="581">
    <w:abstractNumId w:val="157"/>
  </w:num>
  <w:num w:numId="582">
    <w:abstractNumId w:val="158"/>
  </w:num>
  <w:num w:numId="583">
    <w:abstractNumId w:val="159"/>
  </w:num>
  <w:num w:numId="584">
    <w:abstractNumId w:val="160"/>
  </w:num>
  <w:num w:numId="585">
    <w:abstractNumId w:val="161"/>
  </w:num>
  <w:num w:numId="586">
    <w:abstractNumId w:val="162"/>
  </w:num>
  <w:num w:numId="587">
    <w:abstractNumId w:val="163"/>
  </w:num>
  <w:num w:numId="588">
    <w:abstractNumId w:val="164"/>
  </w:num>
  <w:num w:numId="589">
    <w:abstractNumId w:val="165"/>
  </w:num>
  <w:num w:numId="590">
    <w:abstractNumId w:val="166"/>
  </w:num>
  <w:num w:numId="591">
    <w:abstractNumId w:val="167"/>
  </w:num>
  <w:num w:numId="592">
    <w:abstractNumId w:val="168"/>
  </w:num>
  <w:num w:numId="593">
    <w:abstractNumId w:val="169"/>
  </w:num>
  <w:num w:numId="594">
    <w:abstractNumId w:val="170"/>
  </w:num>
  <w:num w:numId="595">
    <w:abstractNumId w:val="171"/>
  </w:num>
  <w:num w:numId="596">
    <w:abstractNumId w:val="172"/>
  </w:num>
  <w:num w:numId="597">
    <w:abstractNumId w:val="173"/>
  </w:num>
  <w:num w:numId="598">
    <w:abstractNumId w:val="174"/>
  </w:num>
  <w:num w:numId="599">
    <w:abstractNumId w:val="175"/>
  </w:num>
  <w:num w:numId="600">
    <w:abstractNumId w:val="176"/>
  </w:num>
  <w:num w:numId="601">
    <w:abstractNumId w:val="177"/>
  </w:num>
  <w:num w:numId="602">
    <w:abstractNumId w:val="178"/>
  </w:num>
  <w:num w:numId="603">
    <w:abstractNumId w:val="179"/>
  </w:num>
  <w:num w:numId="604">
    <w:abstractNumId w:val="180"/>
  </w:num>
  <w:num w:numId="605">
    <w:abstractNumId w:val="181"/>
  </w:num>
  <w:num w:numId="606">
    <w:abstractNumId w:val="182"/>
  </w:num>
  <w:num w:numId="607">
    <w:abstractNumId w:val="183"/>
  </w:num>
  <w:num w:numId="608">
    <w:abstractNumId w:val="184"/>
  </w:num>
  <w:num w:numId="609">
    <w:abstractNumId w:val="185"/>
  </w:num>
  <w:num w:numId="610">
    <w:abstractNumId w:val="186"/>
  </w:num>
  <w:num w:numId="611">
    <w:abstractNumId w:val="187"/>
  </w:num>
  <w:num w:numId="612">
    <w:abstractNumId w:val="188"/>
  </w:num>
  <w:num w:numId="613">
    <w:abstractNumId w:val="189"/>
  </w:num>
  <w:num w:numId="614">
    <w:abstractNumId w:val="190"/>
  </w:num>
  <w:num w:numId="615">
    <w:abstractNumId w:val="191"/>
  </w:num>
  <w:num w:numId="616">
    <w:abstractNumId w:val="192"/>
  </w:num>
  <w:num w:numId="617">
    <w:abstractNumId w:val="193"/>
  </w:num>
  <w:num w:numId="618">
    <w:abstractNumId w:val="194"/>
  </w:num>
  <w:num w:numId="619">
    <w:abstractNumId w:val="195"/>
  </w:num>
  <w:num w:numId="620">
    <w:abstractNumId w:val="196"/>
  </w:num>
  <w:num w:numId="621">
    <w:abstractNumId w:val="197"/>
  </w:num>
  <w:num w:numId="622">
    <w:abstractNumId w:val="198"/>
  </w:num>
  <w:num w:numId="623">
    <w:abstractNumId w:val="199"/>
  </w:num>
  <w:num w:numId="624">
    <w:abstractNumId w:val="200"/>
  </w:num>
  <w:num w:numId="625">
    <w:abstractNumId w:val="201"/>
  </w:num>
  <w:num w:numId="626">
    <w:abstractNumId w:val="202"/>
  </w:num>
  <w:num w:numId="627">
    <w:abstractNumId w:val="210"/>
  </w:num>
  <w:num w:numId="628">
    <w:abstractNumId w:val="211"/>
  </w:num>
  <w:num w:numId="629">
    <w:abstractNumId w:val="212"/>
  </w:num>
  <w:num w:numId="630">
    <w:abstractNumId w:val="213"/>
  </w:num>
  <w:num w:numId="631">
    <w:abstractNumId w:val="214"/>
  </w:num>
  <w:num w:numId="632">
    <w:abstractNumId w:val="215"/>
  </w:num>
  <w:num w:numId="633">
    <w:abstractNumId w:val="216"/>
  </w:num>
  <w:num w:numId="634">
    <w:abstractNumId w:val="217"/>
  </w:num>
  <w:num w:numId="635">
    <w:abstractNumId w:val="218"/>
  </w:num>
  <w:num w:numId="636">
    <w:abstractNumId w:val="227"/>
  </w:num>
  <w:num w:numId="637">
    <w:abstractNumId w:val="228"/>
  </w:num>
  <w:num w:numId="638">
    <w:abstractNumId w:val="229"/>
  </w:num>
  <w:num w:numId="639">
    <w:abstractNumId w:val="230"/>
  </w:num>
  <w:num w:numId="640">
    <w:abstractNumId w:val="231"/>
  </w:num>
  <w:num w:numId="641">
    <w:abstractNumId w:val="232"/>
  </w:num>
  <w:num w:numId="642">
    <w:abstractNumId w:val="246"/>
  </w:num>
  <w:num w:numId="643">
    <w:abstractNumId w:val="247"/>
  </w:num>
  <w:num w:numId="644">
    <w:abstractNumId w:val="248"/>
  </w:num>
  <w:num w:numId="645">
    <w:abstractNumId w:val="249"/>
  </w:num>
  <w:num w:numId="646">
    <w:abstractNumId w:val="250"/>
  </w:num>
  <w:num w:numId="647">
    <w:abstractNumId w:val="251"/>
  </w:num>
  <w:num w:numId="648">
    <w:abstractNumId w:val="252"/>
  </w:num>
  <w:num w:numId="649">
    <w:abstractNumId w:val="253"/>
  </w:num>
  <w:num w:numId="650">
    <w:abstractNumId w:val="254"/>
  </w:num>
  <w:num w:numId="651">
    <w:abstractNumId w:val="255"/>
  </w:num>
  <w:num w:numId="652">
    <w:abstractNumId w:val="256"/>
  </w:num>
  <w:num w:numId="653">
    <w:abstractNumId w:val="257"/>
  </w:num>
  <w:num w:numId="654">
    <w:abstractNumId w:val="258"/>
  </w:num>
  <w:num w:numId="655">
    <w:abstractNumId w:val="259"/>
  </w:num>
  <w:num w:numId="656">
    <w:abstractNumId w:val="260"/>
  </w:num>
  <w:num w:numId="657">
    <w:abstractNumId w:val="274"/>
  </w:num>
  <w:num w:numId="658">
    <w:abstractNumId w:val="275"/>
  </w:num>
  <w:num w:numId="659">
    <w:abstractNumId w:val="277"/>
  </w:num>
  <w:num w:numId="660">
    <w:abstractNumId w:val="278"/>
  </w:num>
  <w:num w:numId="661">
    <w:abstractNumId w:val="279"/>
  </w:num>
  <w:num w:numId="662">
    <w:abstractNumId w:val="307"/>
  </w:num>
  <w:num w:numId="663">
    <w:abstractNumId w:val="308"/>
  </w:num>
  <w:num w:numId="664">
    <w:abstractNumId w:val="309"/>
  </w:num>
  <w:num w:numId="665">
    <w:abstractNumId w:val="310"/>
  </w:num>
  <w:num w:numId="666">
    <w:abstractNumId w:val="311"/>
  </w:num>
  <w:num w:numId="667">
    <w:abstractNumId w:val="312"/>
  </w:num>
  <w:num w:numId="668">
    <w:abstractNumId w:val="313"/>
  </w:num>
  <w:num w:numId="669">
    <w:abstractNumId w:val="329"/>
  </w:num>
  <w:num w:numId="670">
    <w:abstractNumId w:val="330"/>
  </w:num>
  <w:num w:numId="671">
    <w:abstractNumId w:val="331"/>
  </w:num>
  <w:num w:numId="672">
    <w:abstractNumId w:val="597"/>
  </w:num>
  <w:num w:numId="673">
    <w:abstractNumId w:val="607"/>
  </w:num>
  <w:num w:numId="674">
    <w:abstractNumId w:val="608"/>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1"/>
  </w:num>
  <w:num w:numId="783">
    <w:abstractNumId w:val="783"/>
  </w:num>
  <w:num w:numId="784">
    <w:abstractNumId w:val="781"/>
  </w:num>
  <w:num w:numId="785">
    <w:abstractNumId w:val="781"/>
  </w:num>
  <w:num w:numId="786">
    <w:abstractNumId w:val="781"/>
  </w:num>
  <w:num w:numId="787">
    <w:abstractNumId w:val="7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8">
    <w:abstractNumId w:val="781"/>
  </w:num>
  <w:numIdMacAtCleanup w:val="7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iatisaa, Cds (Ext)">
    <w15:presenceInfo w15:providerId="AD" w15:userId="S-1-5-21-57989841-1770027372-682003330-212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8"/>
  <w:hyphenationZone w:val="425"/>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F7A"/>
    <w:rsid w:val="00000D12"/>
    <w:rsid w:val="0000138A"/>
    <w:rsid w:val="000020B8"/>
    <w:rsid w:val="000112D7"/>
    <w:rsid w:val="000148AA"/>
    <w:rsid w:val="000152D6"/>
    <w:rsid w:val="00022A66"/>
    <w:rsid w:val="0002561F"/>
    <w:rsid w:val="000261A9"/>
    <w:rsid w:val="00030D87"/>
    <w:rsid w:val="000327F6"/>
    <w:rsid w:val="00032DB1"/>
    <w:rsid w:val="00033E18"/>
    <w:rsid w:val="00042473"/>
    <w:rsid w:val="00042884"/>
    <w:rsid w:val="00044786"/>
    <w:rsid w:val="0004738E"/>
    <w:rsid w:val="00047813"/>
    <w:rsid w:val="000531F8"/>
    <w:rsid w:val="0005472D"/>
    <w:rsid w:val="00060CCD"/>
    <w:rsid w:val="000654E8"/>
    <w:rsid w:val="00065826"/>
    <w:rsid w:val="00070D7C"/>
    <w:rsid w:val="00071FCF"/>
    <w:rsid w:val="000724E7"/>
    <w:rsid w:val="00080D72"/>
    <w:rsid w:val="00081006"/>
    <w:rsid w:val="000816D0"/>
    <w:rsid w:val="0008681A"/>
    <w:rsid w:val="00086CB1"/>
    <w:rsid w:val="00087450"/>
    <w:rsid w:val="000875A1"/>
    <w:rsid w:val="00087D1E"/>
    <w:rsid w:val="0009144C"/>
    <w:rsid w:val="00094EB6"/>
    <w:rsid w:val="000955FC"/>
    <w:rsid w:val="00096A68"/>
    <w:rsid w:val="00096EB3"/>
    <w:rsid w:val="000972F1"/>
    <w:rsid w:val="000A1392"/>
    <w:rsid w:val="000A19EB"/>
    <w:rsid w:val="000A5DE6"/>
    <w:rsid w:val="000A6C3D"/>
    <w:rsid w:val="000A6DC2"/>
    <w:rsid w:val="000A6DD5"/>
    <w:rsid w:val="000A6DD7"/>
    <w:rsid w:val="000B0A6C"/>
    <w:rsid w:val="000B2B66"/>
    <w:rsid w:val="000B38CB"/>
    <w:rsid w:val="000B4B7F"/>
    <w:rsid w:val="000B6738"/>
    <w:rsid w:val="000B67F8"/>
    <w:rsid w:val="000B6D5A"/>
    <w:rsid w:val="000C3C47"/>
    <w:rsid w:val="000D23EA"/>
    <w:rsid w:val="000D258E"/>
    <w:rsid w:val="000E1E6E"/>
    <w:rsid w:val="000E2103"/>
    <w:rsid w:val="000E3005"/>
    <w:rsid w:val="000E3A0D"/>
    <w:rsid w:val="000E54A3"/>
    <w:rsid w:val="000E69B5"/>
    <w:rsid w:val="000E6F79"/>
    <w:rsid w:val="000F1885"/>
    <w:rsid w:val="000F38FD"/>
    <w:rsid w:val="000F54EE"/>
    <w:rsid w:val="000F6B03"/>
    <w:rsid w:val="00104FC9"/>
    <w:rsid w:val="0010533A"/>
    <w:rsid w:val="00107555"/>
    <w:rsid w:val="00110BB8"/>
    <w:rsid w:val="00111F92"/>
    <w:rsid w:val="00116463"/>
    <w:rsid w:val="00116DE0"/>
    <w:rsid w:val="0012059A"/>
    <w:rsid w:val="00121CB3"/>
    <w:rsid w:val="00122FBA"/>
    <w:rsid w:val="001237B3"/>
    <w:rsid w:val="001253A1"/>
    <w:rsid w:val="001265FF"/>
    <w:rsid w:val="00131292"/>
    <w:rsid w:val="001316C4"/>
    <w:rsid w:val="00133017"/>
    <w:rsid w:val="00135531"/>
    <w:rsid w:val="001356CC"/>
    <w:rsid w:val="00135F84"/>
    <w:rsid w:val="001372B9"/>
    <w:rsid w:val="00140FAA"/>
    <w:rsid w:val="00141092"/>
    <w:rsid w:val="00142B97"/>
    <w:rsid w:val="00147122"/>
    <w:rsid w:val="00150123"/>
    <w:rsid w:val="001513A8"/>
    <w:rsid w:val="00152B90"/>
    <w:rsid w:val="00157296"/>
    <w:rsid w:val="0015796D"/>
    <w:rsid w:val="001623ED"/>
    <w:rsid w:val="00163204"/>
    <w:rsid w:val="00164123"/>
    <w:rsid w:val="00166EAD"/>
    <w:rsid w:val="00167A74"/>
    <w:rsid w:val="00170E3B"/>
    <w:rsid w:val="00172EB9"/>
    <w:rsid w:val="00173673"/>
    <w:rsid w:val="0017449C"/>
    <w:rsid w:val="00177E18"/>
    <w:rsid w:val="001868E7"/>
    <w:rsid w:val="001917E9"/>
    <w:rsid w:val="001967FB"/>
    <w:rsid w:val="00196D20"/>
    <w:rsid w:val="001A4E1F"/>
    <w:rsid w:val="001A6026"/>
    <w:rsid w:val="001B2469"/>
    <w:rsid w:val="001B271F"/>
    <w:rsid w:val="001B4EE0"/>
    <w:rsid w:val="001C30D0"/>
    <w:rsid w:val="001C5385"/>
    <w:rsid w:val="001C576F"/>
    <w:rsid w:val="001C5AE9"/>
    <w:rsid w:val="001C67E1"/>
    <w:rsid w:val="001C6D64"/>
    <w:rsid w:val="001D337D"/>
    <w:rsid w:val="001D3C4E"/>
    <w:rsid w:val="001D66A4"/>
    <w:rsid w:val="001D6C87"/>
    <w:rsid w:val="001E08A8"/>
    <w:rsid w:val="001E1534"/>
    <w:rsid w:val="001E1568"/>
    <w:rsid w:val="001E1D66"/>
    <w:rsid w:val="001E36CF"/>
    <w:rsid w:val="001E3D89"/>
    <w:rsid w:val="001E52FD"/>
    <w:rsid w:val="001E5FCE"/>
    <w:rsid w:val="001E7743"/>
    <w:rsid w:val="001F12A1"/>
    <w:rsid w:val="001F185B"/>
    <w:rsid w:val="001F245F"/>
    <w:rsid w:val="001F37E6"/>
    <w:rsid w:val="001F4BD5"/>
    <w:rsid w:val="002007D4"/>
    <w:rsid w:val="00200813"/>
    <w:rsid w:val="00201F60"/>
    <w:rsid w:val="002036FB"/>
    <w:rsid w:val="00203F86"/>
    <w:rsid w:val="00207C2D"/>
    <w:rsid w:val="00214C43"/>
    <w:rsid w:val="00217A20"/>
    <w:rsid w:val="00220378"/>
    <w:rsid w:val="0022082D"/>
    <w:rsid w:val="00220CE8"/>
    <w:rsid w:val="0022162D"/>
    <w:rsid w:val="00224094"/>
    <w:rsid w:val="002310E4"/>
    <w:rsid w:val="002369DD"/>
    <w:rsid w:val="00236EFE"/>
    <w:rsid w:val="00237B99"/>
    <w:rsid w:val="00240077"/>
    <w:rsid w:val="00246623"/>
    <w:rsid w:val="00247CF0"/>
    <w:rsid w:val="00247FE4"/>
    <w:rsid w:val="00252F21"/>
    <w:rsid w:val="002535AB"/>
    <w:rsid w:val="00254248"/>
    <w:rsid w:val="002542AD"/>
    <w:rsid w:val="002578E3"/>
    <w:rsid w:val="002635D4"/>
    <w:rsid w:val="00263851"/>
    <w:rsid w:val="002655D6"/>
    <w:rsid w:val="00265E3C"/>
    <w:rsid w:val="00267929"/>
    <w:rsid w:val="002704D6"/>
    <w:rsid w:val="002758B4"/>
    <w:rsid w:val="002759F7"/>
    <w:rsid w:val="002830D6"/>
    <w:rsid w:val="00284B12"/>
    <w:rsid w:val="002872F8"/>
    <w:rsid w:val="00287379"/>
    <w:rsid w:val="00293223"/>
    <w:rsid w:val="00295FD7"/>
    <w:rsid w:val="00296660"/>
    <w:rsid w:val="00297CF4"/>
    <w:rsid w:val="002A151A"/>
    <w:rsid w:val="002A7571"/>
    <w:rsid w:val="002B07A8"/>
    <w:rsid w:val="002B1BBC"/>
    <w:rsid w:val="002B1DBC"/>
    <w:rsid w:val="002B3215"/>
    <w:rsid w:val="002B4F01"/>
    <w:rsid w:val="002B5321"/>
    <w:rsid w:val="002B5F4D"/>
    <w:rsid w:val="002B6D30"/>
    <w:rsid w:val="002C08C0"/>
    <w:rsid w:val="002C6B13"/>
    <w:rsid w:val="002D67A1"/>
    <w:rsid w:val="002D7905"/>
    <w:rsid w:val="002E0962"/>
    <w:rsid w:val="002E1FC6"/>
    <w:rsid w:val="002E2D33"/>
    <w:rsid w:val="002E3043"/>
    <w:rsid w:val="002E309D"/>
    <w:rsid w:val="002E37B6"/>
    <w:rsid w:val="002F5886"/>
    <w:rsid w:val="00301B43"/>
    <w:rsid w:val="00307AE2"/>
    <w:rsid w:val="00310AE2"/>
    <w:rsid w:val="00310BC9"/>
    <w:rsid w:val="003135B6"/>
    <w:rsid w:val="00313667"/>
    <w:rsid w:val="00314E10"/>
    <w:rsid w:val="00315C65"/>
    <w:rsid w:val="003169E2"/>
    <w:rsid w:val="00320858"/>
    <w:rsid w:val="003217FB"/>
    <w:rsid w:val="003234FF"/>
    <w:rsid w:val="00326DB6"/>
    <w:rsid w:val="00332957"/>
    <w:rsid w:val="00333984"/>
    <w:rsid w:val="003363E6"/>
    <w:rsid w:val="00341668"/>
    <w:rsid w:val="00351D9C"/>
    <w:rsid w:val="0035503E"/>
    <w:rsid w:val="0035622E"/>
    <w:rsid w:val="00357DCC"/>
    <w:rsid w:val="00360CA5"/>
    <w:rsid w:val="003625A0"/>
    <w:rsid w:val="0036471C"/>
    <w:rsid w:val="00364B28"/>
    <w:rsid w:val="00365408"/>
    <w:rsid w:val="003659A6"/>
    <w:rsid w:val="00375B89"/>
    <w:rsid w:val="00375EB6"/>
    <w:rsid w:val="00377369"/>
    <w:rsid w:val="00380130"/>
    <w:rsid w:val="00383F87"/>
    <w:rsid w:val="003908B2"/>
    <w:rsid w:val="003952D5"/>
    <w:rsid w:val="00396241"/>
    <w:rsid w:val="0039655B"/>
    <w:rsid w:val="003A144E"/>
    <w:rsid w:val="003A769E"/>
    <w:rsid w:val="003B34F1"/>
    <w:rsid w:val="003B467A"/>
    <w:rsid w:val="003C03D4"/>
    <w:rsid w:val="003C0F3B"/>
    <w:rsid w:val="003C2522"/>
    <w:rsid w:val="003C3ADC"/>
    <w:rsid w:val="003C3F10"/>
    <w:rsid w:val="003C4BAC"/>
    <w:rsid w:val="003C50C8"/>
    <w:rsid w:val="003D1B98"/>
    <w:rsid w:val="003D3093"/>
    <w:rsid w:val="003D3CFC"/>
    <w:rsid w:val="003D4B81"/>
    <w:rsid w:val="003E2344"/>
    <w:rsid w:val="003E380F"/>
    <w:rsid w:val="003E5A1F"/>
    <w:rsid w:val="003E5BD3"/>
    <w:rsid w:val="003F260A"/>
    <w:rsid w:val="003F3448"/>
    <w:rsid w:val="003F788B"/>
    <w:rsid w:val="004001CB"/>
    <w:rsid w:val="00400333"/>
    <w:rsid w:val="00406B76"/>
    <w:rsid w:val="00411374"/>
    <w:rsid w:val="004135C0"/>
    <w:rsid w:val="0041389C"/>
    <w:rsid w:val="004145FE"/>
    <w:rsid w:val="00422644"/>
    <w:rsid w:val="00425883"/>
    <w:rsid w:val="00427B69"/>
    <w:rsid w:val="00427C6B"/>
    <w:rsid w:val="0043461C"/>
    <w:rsid w:val="00437646"/>
    <w:rsid w:val="004379AD"/>
    <w:rsid w:val="00443028"/>
    <w:rsid w:val="00445C86"/>
    <w:rsid w:val="00445FED"/>
    <w:rsid w:val="004519E4"/>
    <w:rsid w:val="00455003"/>
    <w:rsid w:val="00456BAC"/>
    <w:rsid w:val="00457D64"/>
    <w:rsid w:val="004615FC"/>
    <w:rsid w:val="00462047"/>
    <w:rsid w:val="0046419C"/>
    <w:rsid w:val="00473EB7"/>
    <w:rsid w:val="00473F4D"/>
    <w:rsid w:val="00476F29"/>
    <w:rsid w:val="00477464"/>
    <w:rsid w:val="00480072"/>
    <w:rsid w:val="004811C5"/>
    <w:rsid w:val="0048256E"/>
    <w:rsid w:val="004839CB"/>
    <w:rsid w:val="00483F7A"/>
    <w:rsid w:val="00484BF0"/>
    <w:rsid w:val="00484F18"/>
    <w:rsid w:val="004857A1"/>
    <w:rsid w:val="004933E9"/>
    <w:rsid w:val="0049382B"/>
    <w:rsid w:val="0049660F"/>
    <w:rsid w:val="00497BBC"/>
    <w:rsid w:val="004A416C"/>
    <w:rsid w:val="004A4479"/>
    <w:rsid w:val="004B347B"/>
    <w:rsid w:val="004C0225"/>
    <w:rsid w:val="004C11C5"/>
    <w:rsid w:val="004C1CBF"/>
    <w:rsid w:val="004C3F2D"/>
    <w:rsid w:val="004C6180"/>
    <w:rsid w:val="004C7232"/>
    <w:rsid w:val="004D175F"/>
    <w:rsid w:val="004D39DC"/>
    <w:rsid w:val="004D6EC3"/>
    <w:rsid w:val="004D7B88"/>
    <w:rsid w:val="004E1420"/>
    <w:rsid w:val="004E1D7A"/>
    <w:rsid w:val="004E2387"/>
    <w:rsid w:val="004E6123"/>
    <w:rsid w:val="004F0B89"/>
    <w:rsid w:val="004F3152"/>
    <w:rsid w:val="004F3242"/>
    <w:rsid w:val="004F36B7"/>
    <w:rsid w:val="004F4845"/>
    <w:rsid w:val="00500025"/>
    <w:rsid w:val="00501A15"/>
    <w:rsid w:val="005031ED"/>
    <w:rsid w:val="00503910"/>
    <w:rsid w:val="00505B74"/>
    <w:rsid w:val="00506CA0"/>
    <w:rsid w:val="00507370"/>
    <w:rsid w:val="00507445"/>
    <w:rsid w:val="00507E0E"/>
    <w:rsid w:val="00510621"/>
    <w:rsid w:val="00512AB9"/>
    <w:rsid w:val="00514AA5"/>
    <w:rsid w:val="00516CDA"/>
    <w:rsid w:val="0052237D"/>
    <w:rsid w:val="005249DA"/>
    <w:rsid w:val="00524A55"/>
    <w:rsid w:val="00525AA7"/>
    <w:rsid w:val="00531C6D"/>
    <w:rsid w:val="00533757"/>
    <w:rsid w:val="00536A4A"/>
    <w:rsid w:val="0053702E"/>
    <w:rsid w:val="00541279"/>
    <w:rsid w:val="00544DCC"/>
    <w:rsid w:val="00545F54"/>
    <w:rsid w:val="005462E6"/>
    <w:rsid w:val="00547543"/>
    <w:rsid w:val="005504C6"/>
    <w:rsid w:val="00550E38"/>
    <w:rsid w:val="005525F0"/>
    <w:rsid w:val="00553A4E"/>
    <w:rsid w:val="00561523"/>
    <w:rsid w:val="00561CE4"/>
    <w:rsid w:val="005622A1"/>
    <w:rsid w:val="00562CB3"/>
    <w:rsid w:val="00565F2B"/>
    <w:rsid w:val="00570185"/>
    <w:rsid w:val="00572AAF"/>
    <w:rsid w:val="00573BF8"/>
    <w:rsid w:val="005749CA"/>
    <w:rsid w:val="00575E67"/>
    <w:rsid w:val="0058259C"/>
    <w:rsid w:val="00584DC5"/>
    <w:rsid w:val="00585E3D"/>
    <w:rsid w:val="00590258"/>
    <w:rsid w:val="005914DD"/>
    <w:rsid w:val="005947B3"/>
    <w:rsid w:val="005957F9"/>
    <w:rsid w:val="005A1ED4"/>
    <w:rsid w:val="005A4CB1"/>
    <w:rsid w:val="005A639E"/>
    <w:rsid w:val="005B01C3"/>
    <w:rsid w:val="005B090C"/>
    <w:rsid w:val="005B5530"/>
    <w:rsid w:val="005C381A"/>
    <w:rsid w:val="005C68BC"/>
    <w:rsid w:val="005C7027"/>
    <w:rsid w:val="005C70AE"/>
    <w:rsid w:val="005C737F"/>
    <w:rsid w:val="005D17D7"/>
    <w:rsid w:val="005D1B34"/>
    <w:rsid w:val="005D2900"/>
    <w:rsid w:val="005D4E08"/>
    <w:rsid w:val="005D596D"/>
    <w:rsid w:val="005D7A48"/>
    <w:rsid w:val="005E2BD0"/>
    <w:rsid w:val="005E2CAD"/>
    <w:rsid w:val="005E6DE2"/>
    <w:rsid w:val="005E7D1E"/>
    <w:rsid w:val="005F3783"/>
    <w:rsid w:val="005F3BA1"/>
    <w:rsid w:val="005F4A8F"/>
    <w:rsid w:val="005F59E1"/>
    <w:rsid w:val="006011A6"/>
    <w:rsid w:val="0061474A"/>
    <w:rsid w:val="00614E55"/>
    <w:rsid w:val="00615E8F"/>
    <w:rsid w:val="00616287"/>
    <w:rsid w:val="00616288"/>
    <w:rsid w:val="00616AA5"/>
    <w:rsid w:val="00616C76"/>
    <w:rsid w:val="006202B8"/>
    <w:rsid w:val="00622FEA"/>
    <w:rsid w:val="00623F60"/>
    <w:rsid w:val="00626ABE"/>
    <w:rsid w:val="006272B3"/>
    <w:rsid w:val="00643F19"/>
    <w:rsid w:val="00643FAB"/>
    <w:rsid w:val="00650305"/>
    <w:rsid w:val="00650753"/>
    <w:rsid w:val="00650801"/>
    <w:rsid w:val="00651248"/>
    <w:rsid w:val="006524BB"/>
    <w:rsid w:val="00657597"/>
    <w:rsid w:val="0066256B"/>
    <w:rsid w:val="0067166E"/>
    <w:rsid w:val="00681C33"/>
    <w:rsid w:val="00681D20"/>
    <w:rsid w:val="00683D6A"/>
    <w:rsid w:val="00687A27"/>
    <w:rsid w:val="006A110A"/>
    <w:rsid w:val="006A2651"/>
    <w:rsid w:val="006A26D3"/>
    <w:rsid w:val="006A337A"/>
    <w:rsid w:val="006A6313"/>
    <w:rsid w:val="006A6599"/>
    <w:rsid w:val="006A7004"/>
    <w:rsid w:val="006A77A4"/>
    <w:rsid w:val="006B0872"/>
    <w:rsid w:val="006B2A86"/>
    <w:rsid w:val="006B2B24"/>
    <w:rsid w:val="006C6847"/>
    <w:rsid w:val="006D08E3"/>
    <w:rsid w:val="006D6C91"/>
    <w:rsid w:val="006E789B"/>
    <w:rsid w:val="006F0120"/>
    <w:rsid w:val="006F1924"/>
    <w:rsid w:val="006F399B"/>
    <w:rsid w:val="006F43E0"/>
    <w:rsid w:val="006F5981"/>
    <w:rsid w:val="006F65ED"/>
    <w:rsid w:val="00701278"/>
    <w:rsid w:val="00701DF9"/>
    <w:rsid w:val="00702644"/>
    <w:rsid w:val="007050A0"/>
    <w:rsid w:val="00706294"/>
    <w:rsid w:val="0071003E"/>
    <w:rsid w:val="00711DF2"/>
    <w:rsid w:val="00713303"/>
    <w:rsid w:val="007138CA"/>
    <w:rsid w:val="00713987"/>
    <w:rsid w:val="00714091"/>
    <w:rsid w:val="00715C75"/>
    <w:rsid w:val="007218D5"/>
    <w:rsid w:val="007233B4"/>
    <w:rsid w:val="007234E1"/>
    <w:rsid w:val="0072356D"/>
    <w:rsid w:val="007238F4"/>
    <w:rsid w:val="00723995"/>
    <w:rsid w:val="00731266"/>
    <w:rsid w:val="007328AB"/>
    <w:rsid w:val="00732ED2"/>
    <w:rsid w:val="00733DD0"/>
    <w:rsid w:val="00742DFD"/>
    <w:rsid w:val="00742E31"/>
    <w:rsid w:val="00744B7E"/>
    <w:rsid w:val="00745074"/>
    <w:rsid w:val="0075170B"/>
    <w:rsid w:val="00752858"/>
    <w:rsid w:val="00761478"/>
    <w:rsid w:val="00761D29"/>
    <w:rsid w:val="00763A8B"/>
    <w:rsid w:val="00770005"/>
    <w:rsid w:val="007749A1"/>
    <w:rsid w:val="0078172D"/>
    <w:rsid w:val="007864D0"/>
    <w:rsid w:val="00787E78"/>
    <w:rsid w:val="0079218D"/>
    <w:rsid w:val="00794144"/>
    <w:rsid w:val="0079427B"/>
    <w:rsid w:val="00796CD3"/>
    <w:rsid w:val="00797A8E"/>
    <w:rsid w:val="007A19CC"/>
    <w:rsid w:val="007A6A46"/>
    <w:rsid w:val="007B01C0"/>
    <w:rsid w:val="007B0A85"/>
    <w:rsid w:val="007B3313"/>
    <w:rsid w:val="007B3876"/>
    <w:rsid w:val="007D5338"/>
    <w:rsid w:val="007E038C"/>
    <w:rsid w:val="007E1084"/>
    <w:rsid w:val="007E1744"/>
    <w:rsid w:val="007E503A"/>
    <w:rsid w:val="007E57B2"/>
    <w:rsid w:val="007E59CC"/>
    <w:rsid w:val="007E62BA"/>
    <w:rsid w:val="007E67E6"/>
    <w:rsid w:val="007E75E7"/>
    <w:rsid w:val="007F1348"/>
    <w:rsid w:val="007F2421"/>
    <w:rsid w:val="007F4972"/>
    <w:rsid w:val="007F66AC"/>
    <w:rsid w:val="007F6A50"/>
    <w:rsid w:val="007F736F"/>
    <w:rsid w:val="00800F2C"/>
    <w:rsid w:val="00801852"/>
    <w:rsid w:val="008020C5"/>
    <w:rsid w:val="008044B6"/>
    <w:rsid w:val="00805B2D"/>
    <w:rsid w:val="00806E42"/>
    <w:rsid w:val="00811F8B"/>
    <w:rsid w:val="00815692"/>
    <w:rsid w:val="00815C74"/>
    <w:rsid w:val="008343FD"/>
    <w:rsid w:val="008371E3"/>
    <w:rsid w:val="00845BBC"/>
    <w:rsid w:val="00845FA3"/>
    <w:rsid w:val="00847AFF"/>
    <w:rsid w:val="0085087B"/>
    <w:rsid w:val="008527ED"/>
    <w:rsid w:val="00853E81"/>
    <w:rsid w:val="00856B19"/>
    <w:rsid w:val="00866CB2"/>
    <w:rsid w:val="00866D5B"/>
    <w:rsid w:val="00870944"/>
    <w:rsid w:val="008747D8"/>
    <w:rsid w:val="00876D3B"/>
    <w:rsid w:val="00880A3B"/>
    <w:rsid w:val="00883052"/>
    <w:rsid w:val="00885121"/>
    <w:rsid w:val="00886A1A"/>
    <w:rsid w:val="00886B1B"/>
    <w:rsid w:val="00886BD7"/>
    <w:rsid w:val="00887FA6"/>
    <w:rsid w:val="00890FBD"/>
    <w:rsid w:val="008910BD"/>
    <w:rsid w:val="00893286"/>
    <w:rsid w:val="00894F99"/>
    <w:rsid w:val="00895D7E"/>
    <w:rsid w:val="00897579"/>
    <w:rsid w:val="00897ED0"/>
    <w:rsid w:val="008A44B9"/>
    <w:rsid w:val="008A69D1"/>
    <w:rsid w:val="008A6E6E"/>
    <w:rsid w:val="008B0C4E"/>
    <w:rsid w:val="008B17A6"/>
    <w:rsid w:val="008B567E"/>
    <w:rsid w:val="008B7386"/>
    <w:rsid w:val="008C48E0"/>
    <w:rsid w:val="008C5AD2"/>
    <w:rsid w:val="008C6F8C"/>
    <w:rsid w:val="008D04DD"/>
    <w:rsid w:val="008D4E70"/>
    <w:rsid w:val="008D53C1"/>
    <w:rsid w:val="008D56ED"/>
    <w:rsid w:val="008D7749"/>
    <w:rsid w:val="008E00FA"/>
    <w:rsid w:val="008E09D4"/>
    <w:rsid w:val="008E12B9"/>
    <w:rsid w:val="008F00C3"/>
    <w:rsid w:val="008F275D"/>
    <w:rsid w:val="008F2813"/>
    <w:rsid w:val="008F3E53"/>
    <w:rsid w:val="008F3F0B"/>
    <w:rsid w:val="008F7DFD"/>
    <w:rsid w:val="00900815"/>
    <w:rsid w:val="00901A28"/>
    <w:rsid w:val="00907360"/>
    <w:rsid w:val="00912B6D"/>
    <w:rsid w:val="00916601"/>
    <w:rsid w:val="00920F4E"/>
    <w:rsid w:val="00921DB3"/>
    <w:rsid w:val="009267BC"/>
    <w:rsid w:val="009271C1"/>
    <w:rsid w:val="0092794A"/>
    <w:rsid w:val="00934275"/>
    <w:rsid w:val="00934C38"/>
    <w:rsid w:val="00934CC1"/>
    <w:rsid w:val="0093567A"/>
    <w:rsid w:val="009356AB"/>
    <w:rsid w:val="00935F88"/>
    <w:rsid w:val="00937428"/>
    <w:rsid w:val="0094253B"/>
    <w:rsid w:val="0094744E"/>
    <w:rsid w:val="0095482E"/>
    <w:rsid w:val="00954C41"/>
    <w:rsid w:val="009570C0"/>
    <w:rsid w:val="00957717"/>
    <w:rsid w:val="00960B17"/>
    <w:rsid w:val="0096218E"/>
    <w:rsid w:val="00963104"/>
    <w:rsid w:val="009643A1"/>
    <w:rsid w:val="00964918"/>
    <w:rsid w:val="0096535C"/>
    <w:rsid w:val="0096656B"/>
    <w:rsid w:val="00967E96"/>
    <w:rsid w:val="009720F7"/>
    <w:rsid w:val="00973067"/>
    <w:rsid w:val="009773E8"/>
    <w:rsid w:val="00980652"/>
    <w:rsid w:val="009819BD"/>
    <w:rsid w:val="00981FF2"/>
    <w:rsid w:val="00983509"/>
    <w:rsid w:val="0098351B"/>
    <w:rsid w:val="00983ED4"/>
    <w:rsid w:val="00986DD2"/>
    <w:rsid w:val="00987BDB"/>
    <w:rsid w:val="00990725"/>
    <w:rsid w:val="00990E78"/>
    <w:rsid w:val="00991012"/>
    <w:rsid w:val="00991574"/>
    <w:rsid w:val="00993E64"/>
    <w:rsid w:val="00995D86"/>
    <w:rsid w:val="009979BC"/>
    <w:rsid w:val="009A1753"/>
    <w:rsid w:val="009A1ADD"/>
    <w:rsid w:val="009A5EF4"/>
    <w:rsid w:val="009A6460"/>
    <w:rsid w:val="009A6B97"/>
    <w:rsid w:val="009B001B"/>
    <w:rsid w:val="009B2A19"/>
    <w:rsid w:val="009B63C7"/>
    <w:rsid w:val="009C05C6"/>
    <w:rsid w:val="009C09EE"/>
    <w:rsid w:val="009C798F"/>
    <w:rsid w:val="009D6A7F"/>
    <w:rsid w:val="009D6F62"/>
    <w:rsid w:val="009E280B"/>
    <w:rsid w:val="009E2911"/>
    <w:rsid w:val="009E3B93"/>
    <w:rsid w:val="009E4714"/>
    <w:rsid w:val="009E5311"/>
    <w:rsid w:val="009E5826"/>
    <w:rsid w:val="009E5ADF"/>
    <w:rsid w:val="009E6545"/>
    <w:rsid w:val="009E72FB"/>
    <w:rsid w:val="009F2EA2"/>
    <w:rsid w:val="009F3701"/>
    <w:rsid w:val="009F44EE"/>
    <w:rsid w:val="009F5EBD"/>
    <w:rsid w:val="009F7089"/>
    <w:rsid w:val="00A001C6"/>
    <w:rsid w:val="00A02D84"/>
    <w:rsid w:val="00A03347"/>
    <w:rsid w:val="00A05368"/>
    <w:rsid w:val="00A06CD9"/>
    <w:rsid w:val="00A10F50"/>
    <w:rsid w:val="00A124A8"/>
    <w:rsid w:val="00A145E1"/>
    <w:rsid w:val="00A175D0"/>
    <w:rsid w:val="00A257C1"/>
    <w:rsid w:val="00A3018B"/>
    <w:rsid w:val="00A30D20"/>
    <w:rsid w:val="00A31E30"/>
    <w:rsid w:val="00A32CBC"/>
    <w:rsid w:val="00A361AE"/>
    <w:rsid w:val="00A4313E"/>
    <w:rsid w:val="00A46AA2"/>
    <w:rsid w:val="00A46DBB"/>
    <w:rsid w:val="00A51EF7"/>
    <w:rsid w:val="00A5304E"/>
    <w:rsid w:val="00A60B12"/>
    <w:rsid w:val="00A60B1E"/>
    <w:rsid w:val="00A612AB"/>
    <w:rsid w:val="00A61B29"/>
    <w:rsid w:val="00A62E41"/>
    <w:rsid w:val="00A637AD"/>
    <w:rsid w:val="00A67A35"/>
    <w:rsid w:val="00A71F12"/>
    <w:rsid w:val="00A72220"/>
    <w:rsid w:val="00A744AB"/>
    <w:rsid w:val="00A817E8"/>
    <w:rsid w:val="00A86958"/>
    <w:rsid w:val="00A92573"/>
    <w:rsid w:val="00A9295A"/>
    <w:rsid w:val="00AA0DCA"/>
    <w:rsid w:val="00AA37F9"/>
    <w:rsid w:val="00AB1BAE"/>
    <w:rsid w:val="00AB2113"/>
    <w:rsid w:val="00AB3928"/>
    <w:rsid w:val="00AB593C"/>
    <w:rsid w:val="00AB7CBC"/>
    <w:rsid w:val="00AC1A54"/>
    <w:rsid w:val="00AC294D"/>
    <w:rsid w:val="00AC453F"/>
    <w:rsid w:val="00AC5320"/>
    <w:rsid w:val="00AC62CD"/>
    <w:rsid w:val="00AC7CB8"/>
    <w:rsid w:val="00AD1058"/>
    <w:rsid w:val="00AD5B8A"/>
    <w:rsid w:val="00AD6D0E"/>
    <w:rsid w:val="00AE1228"/>
    <w:rsid w:val="00AE28A7"/>
    <w:rsid w:val="00AE60AD"/>
    <w:rsid w:val="00AE699C"/>
    <w:rsid w:val="00AE7BAA"/>
    <w:rsid w:val="00AF1B75"/>
    <w:rsid w:val="00AF4345"/>
    <w:rsid w:val="00AF5688"/>
    <w:rsid w:val="00AF7272"/>
    <w:rsid w:val="00B04E4A"/>
    <w:rsid w:val="00B11CD8"/>
    <w:rsid w:val="00B137B2"/>
    <w:rsid w:val="00B13DF7"/>
    <w:rsid w:val="00B1414F"/>
    <w:rsid w:val="00B165EA"/>
    <w:rsid w:val="00B176C2"/>
    <w:rsid w:val="00B17DC4"/>
    <w:rsid w:val="00B23720"/>
    <w:rsid w:val="00B24CFD"/>
    <w:rsid w:val="00B263F0"/>
    <w:rsid w:val="00B30840"/>
    <w:rsid w:val="00B30995"/>
    <w:rsid w:val="00B34C52"/>
    <w:rsid w:val="00B36451"/>
    <w:rsid w:val="00B36568"/>
    <w:rsid w:val="00B429C0"/>
    <w:rsid w:val="00B42C68"/>
    <w:rsid w:val="00B50906"/>
    <w:rsid w:val="00B52C75"/>
    <w:rsid w:val="00B53092"/>
    <w:rsid w:val="00B53448"/>
    <w:rsid w:val="00B54FC4"/>
    <w:rsid w:val="00B61557"/>
    <w:rsid w:val="00B61DB6"/>
    <w:rsid w:val="00B61EBA"/>
    <w:rsid w:val="00B6714B"/>
    <w:rsid w:val="00B67AB2"/>
    <w:rsid w:val="00B7001A"/>
    <w:rsid w:val="00B7139E"/>
    <w:rsid w:val="00B73889"/>
    <w:rsid w:val="00B7574E"/>
    <w:rsid w:val="00B75D46"/>
    <w:rsid w:val="00B819AD"/>
    <w:rsid w:val="00B8417B"/>
    <w:rsid w:val="00B86079"/>
    <w:rsid w:val="00B9213A"/>
    <w:rsid w:val="00B95810"/>
    <w:rsid w:val="00B97062"/>
    <w:rsid w:val="00B97328"/>
    <w:rsid w:val="00BA4C7F"/>
    <w:rsid w:val="00BA5EFA"/>
    <w:rsid w:val="00BB0899"/>
    <w:rsid w:val="00BB13E2"/>
    <w:rsid w:val="00BB1590"/>
    <w:rsid w:val="00BB6439"/>
    <w:rsid w:val="00BC0002"/>
    <w:rsid w:val="00BD4448"/>
    <w:rsid w:val="00BE48B1"/>
    <w:rsid w:val="00BE4D71"/>
    <w:rsid w:val="00BF16B6"/>
    <w:rsid w:val="00BF1A7D"/>
    <w:rsid w:val="00BF3B61"/>
    <w:rsid w:val="00BF7156"/>
    <w:rsid w:val="00C00894"/>
    <w:rsid w:val="00C02B06"/>
    <w:rsid w:val="00C02F58"/>
    <w:rsid w:val="00C02F93"/>
    <w:rsid w:val="00C0606A"/>
    <w:rsid w:val="00C127A6"/>
    <w:rsid w:val="00C14B4B"/>
    <w:rsid w:val="00C15254"/>
    <w:rsid w:val="00C169B9"/>
    <w:rsid w:val="00C20445"/>
    <w:rsid w:val="00C21351"/>
    <w:rsid w:val="00C216D8"/>
    <w:rsid w:val="00C25491"/>
    <w:rsid w:val="00C32942"/>
    <w:rsid w:val="00C362CD"/>
    <w:rsid w:val="00C370B2"/>
    <w:rsid w:val="00C40485"/>
    <w:rsid w:val="00C44A9C"/>
    <w:rsid w:val="00C4771E"/>
    <w:rsid w:val="00C51CFB"/>
    <w:rsid w:val="00C53530"/>
    <w:rsid w:val="00C5412C"/>
    <w:rsid w:val="00C5514B"/>
    <w:rsid w:val="00C56BE5"/>
    <w:rsid w:val="00C56FFC"/>
    <w:rsid w:val="00C61554"/>
    <w:rsid w:val="00C654B4"/>
    <w:rsid w:val="00C6586A"/>
    <w:rsid w:val="00C67108"/>
    <w:rsid w:val="00C735E4"/>
    <w:rsid w:val="00C765B7"/>
    <w:rsid w:val="00C77028"/>
    <w:rsid w:val="00C87973"/>
    <w:rsid w:val="00C87C00"/>
    <w:rsid w:val="00C947DD"/>
    <w:rsid w:val="00C97C28"/>
    <w:rsid w:val="00CA2A0C"/>
    <w:rsid w:val="00CA3B21"/>
    <w:rsid w:val="00CA7ACC"/>
    <w:rsid w:val="00CB2141"/>
    <w:rsid w:val="00CB5079"/>
    <w:rsid w:val="00CC08BD"/>
    <w:rsid w:val="00CD78C9"/>
    <w:rsid w:val="00CE43E6"/>
    <w:rsid w:val="00CE5B56"/>
    <w:rsid w:val="00CE6264"/>
    <w:rsid w:val="00CF2A9E"/>
    <w:rsid w:val="00CF2D9D"/>
    <w:rsid w:val="00CF3948"/>
    <w:rsid w:val="00CF4066"/>
    <w:rsid w:val="00CF4B54"/>
    <w:rsid w:val="00D0343C"/>
    <w:rsid w:val="00D03D17"/>
    <w:rsid w:val="00D045CD"/>
    <w:rsid w:val="00D04E9F"/>
    <w:rsid w:val="00D075EC"/>
    <w:rsid w:val="00D10281"/>
    <w:rsid w:val="00D1414C"/>
    <w:rsid w:val="00D1556D"/>
    <w:rsid w:val="00D15E46"/>
    <w:rsid w:val="00D164D7"/>
    <w:rsid w:val="00D165F0"/>
    <w:rsid w:val="00D2274A"/>
    <w:rsid w:val="00D260EE"/>
    <w:rsid w:val="00D27D14"/>
    <w:rsid w:val="00D338BB"/>
    <w:rsid w:val="00D41946"/>
    <w:rsid w:val="00D453A1"/>
    <w:rsid w:val="00D4696D"/>
    <w:rsid w:val="00D5050C"/>
    <w:rsid w:val="00D516C7"/>
    <w:rsid w:val="00D517CA"/>
    <w:rsid w:val="00D66B4E"/>
    <w:rsid w:val="00D7029A"/>
    <w:rsid w:val="00D71832"/>
    <w:rsid w:val="00D83B1F"/>
    <w:rsid w:val="00D865B6"/>
    <w:rsid w:val="00D929C2"/>
    <w:rsid w:val="00D932D4"/>
    <w:rsid w:val="00D93AF7"/>
    <w:rsid w:val="00D94463"/>
    <w:rsid w:val="00DA3195"/>
    <w:rsid w:val="00DA77A1"/>
    <w:rsid w:val="00DA7C85"/>
    <w:rsid w:val="00DB343B"/>
    <w:rsid w:val="00DB74EC"/>
    <w:rsid w:val="00DC7DB9"/>
    <w:rsid w:val="00DD1A7B"/>
    <w:rsid w:val="00DD6303"/>
    <w:rsid w:val="00DE0268"/>
    <w:rsid w:val="00DE15F1"/>
    <w:rsid w:val="00DE3E57"/>
    <w:rsid w:val="00DE45D2"/>
    <w:rsid w:val="00DE461B"/>
    <w:rsid w:val="00DF2DF5"/>
    <w:rsid w:val="00DF3A29"/>
    <w:rsid w:val="00DF45C7"/>
    <w:rsid w:val="00DF479D"/>
    <w:rsid w:val="00DF5D3C"/>
    <w:rsid w:val="00DF6267"/>
    <w:rsid w:val="00E018E2"/>
    <w:rsid w:val="00E10D3D"/>
    <w:rsid w:val="00E115CC"/>
    <w:rsid w:val="00E11730"/>
    <w:rsid w:val="00E138D8"/>
    <w:rsid w:val="00E15629"/>
    <w:rsid w:val="00E17A49"/>
    <w:rsid w:val="00E17E45"/>
    <w:rsid w:val="00E24DC2"/>
    <w:rsid w:val="00E24F4C"/>
    <w:rsid w:val="00E2502B"/>
    <w:rsid w:val="00E346E4"/>
    <w:rsid w:val="00E34A36"/>
    <w:rsid w:val="00E352D9"/>
    <w:rsid w:val="00E35895"/>
    <w:rsid w:val="00E3707B"/>
    <w:rsid w:val="00E42769"/>
    <w:rsid w:val="00E4281F"/>
    <w:rsid w:val="00E468CB"/>
    <w:rsid w:val="00E46C21"/>
    <w:rsid w:val="00E46CD8"/>
    <w:rsid w:val="00E5215E"/>
    <w:rsid w:val="00E5347C"/>
    <w:rsid w:val="00E56276"/>
    <w:rsid w:val="00E576D3"/>
    <w:rsid w:val="00E67D4B"/>
    <w:rsid w:val="00E72711"/>
    <w:rsid w:val="00E7442F"/>
    <w:rsid w:val="00E77508"/>
    <w:rsid w:val="00E7791B"/>
    <w:rsid w:val="00E80049"/>
    <w:rsid w:val="00E82080"/>
    <w:rsid w:val="00E837AD"/>
    <w:rsid w:val="00E84BCA"/>
    <w:rsid w:val="00E94017"/>
    <w:rsid w:val="00EA62C2"/>
    <w:rsid w:val="00EB1A2F"/>
    <w:rsid w:val="00EB2A80"/>
    <w:rsid w:val="00EB32A3"/>
    <w:rsid w:val="00EB4920"/>
    <w:rsid w:val="00EB691C"/>
    <w:rsid w:val="00EC1FC3"/>
    <w:rsid w:val="00ED284F"/>
    <w:rsid w:val="00ED3E72"/>
    <w:rsid w:val="00ED7176"/>
    <w:rsid w:val="00EF19DA"/>
    <w:rsid w:val="00EF2DFB"/>
    <w:rsid w:val="00F011B8"/>
    <w:rsid w:val="00F115F1"/>
    <w:rsid w:val="00F12891"/>
    <w:rsid w:val="00F139DA"/>
    <w:rsid w:val="00F144C2"/>
    <w:rsid w:val="00F1567C"/>
    <w:rsid w:val="00F22EC3"/>
    <w:rsid w:val="00F23E3F"/>
    <w:rsid w:val="00F27337"/>
    <w:rsid w:val="00F315C0"/>
    <w:rsid w:val="00F34813"/>
    <w:rsid w:val="00F35C89"/>
    <w:rsid w:val="00F364E7"/>
    <w:rsid w:val="00F37917"/>
    <w:rsid w:val="00F37D20"/>
    <w:rsid w:val="00F40043"/>
    <w:rsid w:val="00F44E20"/>
    <w:rsid w:val="00F45DC9"/>
    <w:rsid w:val="00F541D8"/>
    <w:rsid w:val="00F55F75"/>
    <w:rsid w:val="00F5652E"/>
    <w:rsid w:val="00F619EA"/>
    <w:rsid w:val="00F61DA5"/>
    <w:rsid w:val="00F65A66"/>
    <w:rsid w:val="00F67405"/>
    <w:rsid w:val="00F71BC0"/>
    <w:rsid w:val="00F73013"/>
    <w:rsid w:val="00F80E5F"/>
    <w:rsid w:val="00F85683"/>
    <w:rsid w:val="00F85781"/>
    <w:rsid w:val="00F85B2A"/>
    <w:rsid w:val="00F86611"/>
    <w:rsid w:val="00F86A7D"/>
    <w:rsid w:val="00F91AAD"/>
    <w:rsid w:val="00F96D04"/>
    <w:rsid w:val="00F96DFF"/>
    <w:rsid w:val="00FA0FD9"/>
    <w:rsid w:val="00FB0799"/>
    <w:rsid w:val="00FB0C38"/>
    <w:rsid w:val="00FB1218"/>
    <w:rsid w:val="00FB2CE2"/>
    <w:rsid w:val="00FC2A05"/>
    <w:rsid w:val="00FC2F42"/>
    <w:rsid w:val="00FC4E08"/>
    <w:rsid w:val="00FC730C"/>
    <w:rsid w:val="00FC7351"/>
    <w:rsid w:val="00FD23DF"/>
    <w:rsid w:val="00FE2058"/>
    <w:rsid w:val="00FE22BD"/>
    <w:rsid w:val="00FF19B1"/>
    <w:rsid w:val="00FF3C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7"/>
    <o:shapelayout v:ext="edit">
      <o:idmap v:ext="edit" data="1"/>
    </o:shapelayout>
  </w:shapeDefaults>
  <w:decimalSymbol w:val=","/>
  <w:listSeparator w:val=";"/>
  <w14:docId w14:val="49EA6400"/>
  <w15:docId w15:val="{87FF6918-0868-4C81-951A-FECDF5CF0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Arial"/>
        <w:sz w:val="24"/>
        <w:szCs w:val="32"/>
        <w:lang w:val="fr-FR" w:eastAsia="fr-FR"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eastAsia="en-US" w:bidi="en-US"/>
    </w:rPr>
  </w:style>
  <w:style w:type="paragraph" w:styleId="Titre1">
    <w:name w:val="heading 1"/>
    <w:basedOn w:val="Normal"/>
    <w:next w:val="Normal"/>
    <w:link w:val="Titre1Car"/>
    <w:uiPriority w:val="9"/>
    <w:qFormat/>
    <w:rsid w:val="000020B8"/>
    <w:pPr>
      <w:keepNext/>
      <w:numPr>
        <w:numId w:val="781"/>
      </w:numPr>
      <w:outlineLvl w:val="0"/>
    </w:pPr>
    <w:rPr>
      <w:rFonts w:eastAsiaTheme="majorEastAsia"/>
      <w:b/>
      <w:bCs/>
      <w:kern w:val="32"/>
      <w:sz w:val="32"/>
    </w:rPr>
  </w:style>
  <w:style w:type="paragraph" w:styleId="Titre2">
    <w:name w:val="heading 2"/>
    <w:basedOn w:val="Normal"/>
    <w:next w:val="Normal"/>
    <w:link w:val="Titre2Car"/>
    <w:unhideWhenUsed/>
    <w:qFormat/>
    <w:rsid w:val="00C169B9"/>
    <w:pPr>
      <w:keepNext/>
      <w:keepLines/>
      <w:numPr>
        <w:ilvl w:val="1"/>
        <w:numId w:val="781"/>
      </w:numPr>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C169B9"/>
    <w:pPr>
      <w:keepNext/>
      <w:keepLines/>
      <w:numPr>
        <w:ilvl w:val="2"/>
        <w:numId w:val="781"/>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1E08A8"/>
    <w:pPr>
      <w:keepNext/>
      <w:keepLines/>
      <w:numPr>
        <w:ilvl w:val="3"/>
        <w:numId w:val="78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qFormat/>
    <w:rsid w:val="00BB6439"/>
    <w:pPr>
      <w:numPr>
        <w:ilvl w:val="4"/>
        <w:numId w:val="781"/>
      </w:numPr>
      <w:spacing w:before="120" w:after="60"/>
      <w:outlineLvl w:val="4"/>
    </w:pPr>
    <w:rPr>
      <w:b/>
      <w:bCs/>
      <w:i/>
      <w:iCs/>
      <w:color w:val="4F81BD" w:themeColor="accent1"/>
      <w:sz w:val="20"/>
      <w:szCs w:val="26"/>
    </w:rPr>
  </w:style>
  <w:style w:type="paragraph" w:styleId="Titre6">
    <w:name w:val="heading 6"/>
    <w:basedOn w:val="Normal"/>
    <w:next w:val="Normal"/>
    <w:qFormat/>
    <w:rsid w:val="00224094"/>
    <w:pPr>
      <w:numPr>
        <w:ilvl w:val="5"/>
        <w:numId w:val="781"/>
      </w:numPr>
      <w:spacing w:before="240" w:after="60"/>
      <w:outlineLvl w:val="5"/>
    </w:pPr>
    <w:rPr>
      <w:b/>
      <w:bCs/>
      <w:sz w:val="22"/>
      <w:szCs w:val="22"/>
    </w:rPr>
  </w:style>
  <w:style w:type="paragraph" w:styleId="Titre7">
    <w:name w:val="heading 7"/>
    <w:basedOn w:val="Normal"/>
    <w:next w:val="Normal"/>
    <w:link w:val="Titre7Car"/>
    <w:unhideWhenUsed/>
    <w:qFormat/>
    <w:rsid w:val="00C169B9"/>
    <w:pPr>
      <w:keepNext/>
      <w:keepLines/>
      <w:numPr>
        <w:ilvl w:val="6"/>
        <w:numId w:val="78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rsid w:val="00C169B9"/>
    <w:pPr>
      <w:keepNext/>
      <w:keepLines/>
      <w:numPr>
        <w:ilvl w:val="7"/>
        <w:numId w:val="781"/>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rsid w:val="00C169B9"/>
    <w:pPr>
      <w:keepNext/>
      <w:keepLines/>
      <w:numPr>
        <w:ilvl w:val="8"/>
        <w:numId w:val="78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20B8"/>
    <w:rPr>
      <w:rFonts w:eastAsiaTheme="majorEastAsia"/>
      <w:b/>
      <w:bCs/>
      <w:kern w:val="32"/>
      <w:sz w:val="32"/>
      <w:lang w:eastAsia="en-US" w:bidi="en-US"/>
    </w:rPr>
  </w:style>
  <w:style w:type="character" w:customStyle="1" w:styleId="Titre2Car">
    <w:name w:val="Titre 2 Car"/>
    <w:basedOn w:val="Policepardfaut"/>
    <w:link w:val="Titre2"/>
    <w:rsid w:val="00C169B9"/>
    <w:rPr>
      <w:rFonts w:asciiTheme="majorHAnsi" w:eastAsiaTheme="majorEastAsia" w:hAnsiTheme="majorHAnsi" w:cstheme="majorBidi"/>
      <w:b/>
      <w:bCs/>
      <w:color w:val="4F81BD" w:themeColor="accent1"/>
      <w:sz w:val="26"/>
      <w:szCs w:val="26"/>
      <w:lang w:eastAsia="en-US" w:bidi="en-US"/>
    </w:rPr>
  </w:style>
  <w:style w:type="character" w:customStyle="1" w:styleId="Titre3Car">
    <w:name w:val="Titre 3 Car"/>
    <w:basedOn w:val="Policepardfaut"/>
    <w:link w:val="Titre3"/>
    <w:rsid w:val="00C169B9"/>
    <w:rPr>
      <w:rFonts w:asciiTheme="majorHAnsi" w:eastAsiaTheme="majorEastAsia" w:hAnsiTheme="majorHAnsi" w:cstheme="majorBidi"/>
      <w:b/>
      <w:bCs/>
      <w:color w:val="4F81BD" w:themeColor="accent1"/>
      <w:lang w:eastAsia="en-US" w:bidi="en-US"/>
    </w:rPr>
  </w:style>
  <w:style w:type="character" w:customStyle="1" w:styleId="Titre4Car">
    <w:name w:val="Titre 4 Car"/>
    <w:basedOn w:val="Policepardfaut"/>
    <w:link w:val="Titre4"/>
    <w:rsid w:val="001E08A8"/>
    <w:rPr>
      <w:rFonts w:asciiTheme="majorHAnsi" w:eastAsiaTheme="majorEastAsia" w:hAnsiTheme="majorHAnsi" w:cstheme="majorBidi"/>
      <w:b/>
      <w:bCs/>
      <w:i/>
      <w:iCs/>
      <w:color w:val="4F81BD" w:themeColor="accent1"/>
      <w:lang w:eastAsia="en-US" w:bidi="en-US"/>
    </w:rPr>
  </w:style>
  <w:style w:type="character" w:customStyle="1" w:styleId="Titre7Car">
    <w:name w:val="Titre 7 Car"/>
    <w:basedOn w:val="Policepardfaut"/>
    <w:link w:val="Titre7"/>
    <w:rsid w:val="00C169B9"/>
    <w:rPr>
      <w:rFonts w:asciiTheme="majorHAnsi" w:eastAsiaTheme="majorEastAsia" w:hAnsiTheme="majorHAnsi" w:cstheme="majorBidi"/>
      <w:i/>
      <w:iCs/>
      <w:color w:val="404040" w:themeColor="text1" w:themeTint="BF"/>
      <w:lang w:eastAsia="en-US" w:bidi="en-US"/>
    </w:rPr>
  </w:style>
  <w:style w:type="character" w:customStyle="1" w:styleId="Titre8Car">
    <w:name w:val="Titre 8 Car"/>
    <w:basedOn w:val="Policepardfaut"/>
    <w:link w:val="Titre8"/>
    <w:semiHidden/>
    <w:rsid w:val="00C169B9"/>
    <w:rPr>
      <w:rFonts w:asciiTheme="majorHAnsi" w:eastAsiaTheme="majorEastAsia" w:hAnsiTheme="majorHAnsi" w:cstheme="majorBidi"/>
      <w:color w:val="404040" w:themeColor="text1" w:themeTint="BF"/>
      <w:sz w:val="20"/>
      <w:szCs w:val="20"/>
      <w:lang w:eastAsia="en-US" w:bidi="en-US"/>
    </w:rPr>
  </w:style>
  <w:style w:type="character" w:customStyle="1" w:styleId="Titre9Car">
    <w:name w:val="Titre 9 Car"/>
    <w:basedOn w:val="Policepardfaut"/>
    <w:link w:val="Titre9"/>
    <w:semiHidden/>
    <w:rsid w:val="00C169B9"/>
    <w:rPr>
      <w:rFonts w:asciiTheme="majorHAnsi" w:eastAsiaTheme="majorEastAsia" w:hAnsiTheme="majorHAnsi" w:cstheme="majorBidi"/>
      <w:i/>
      <w:iCs/>
      <w:color w:val="404040" w:themeColor="text1" w:themeTint="BF"/>
      <w:sz w:val="20"/>
      <w:szCs w:val="20"/>
      <w:lang w:eastAsia="en-US" w:bidi="en-US"/>
    </w:rPr>
  </w:style>
  <w:style w:type="paragraph" w:styleId="TM2">
    <w:name w:val="toc 2"/>
    <w:basedOn w:val="Normal"/>
    <w:next w:val="Normal"/>
    <w:autoRedefine/>
    <w:uiPriority w:val="39"/>
    <w:rsid w:val="004F36B7"/>
    <w:pPr>
      <w:ind w:left="240"/>
    </w:pPr>
  </w:style>
  <w:style w:type="paragraph" w:styleId="Textedebulles">
    <w:name w:val="Balloon Text"/>
    <w:basedOn w:val="Normal"/>
    <w:link w:val="TextedebullesCar"/>
    <w:rsid w:val="00483F7A"/>
    <w:rPr>
      <w:rFonts w:ascii="Tahoma" w:hAnsi="Tahoma" w:cs="Tahoma"/>
      <w:sz w:val="16"/>
      <w:szCs w:val="16"/>
    </w:rPr>
  </w:style>
  <w:style w:type="character" w:customStyle="1" w:styleId="TextedebullesCar">
    <w:name w:val="Texte de bulles Car"/>
    <w:basedOn w:val="Policepardfaut"/>
    <w:link w:val="Textedebulles"/>
    <w:rsid w:val="00483F7A"/>
    <w:rPr>
      <w:rFonts w:ascii="Tahoma" w:hAnsi="Tahoma" w:cs="Tahoma"/>
      <w:sz w:val="16"/>
      <w:szCs w:val="16"/>
      <w:lang w:eastAsia="en-US" w:bidi="en-US"/>
    </w:rPr>
  </w:style>
  <w:style w:type="paragraph" w:styleId="Paragraphedeliste">
    <w:name w:val="List Paragraph"/>
    <w:basedOn w:val="Normal"/>
    <w:uiPriority w:val="34"/>
    <w:qFormat/>
    <w:rsid w:val="00C169B9"/>
    <w:pPr>
      <w:ind w:left="720"/>
      <w:contextualSpacing/>
    </w:pPr>
  </w:style>
  <w:style w:type="paragraph" w:styleId="En-ttedetabledesmatires">
    <w:name w:val="TOC Heading"/>
    <w:basedOn w:val="Titre1"/>
    <w:next w:val="Normal"/>
    <w:uiPriority w:val="39"/>
    <w:semiHidden/>
    <w:unhideWhenUsed/>
    <w:qFormat/>
    <w:rsid w:val="004145FE"/>
    <w:pPr>
      <w:keepLines/>
      <w:numPr>
        <w:numId w:val="0"/>
      </w:numPr>
      <w:spacing w:before="480" w:line="276" w:lineRule="auto"/>
      <w:outlineLvl w:val="9"/>
    </w:pPr>
    <w:rPr>
      <w:rFonts w:asciiTheme="majorHAnsi" w:hAnsiTheme="majorHAnsi" w:cstheme="majorBidi"/>
      <w:bCs w:val="0"/>
      <w:color w:val="365F91" w:themeColor="accent1" w:themeShade="BF"/>
      <w:kern w:val="0"/>
      <w:sz w:val="28"/>
      <w:szCs w:val="28"/>
      <w:lang w:eastAsia="fr-FR" w:bidi="ar-SA"/>
    </w:rPr>
  </w:style>
  <w:style w:type="paragraph" w:styleId="TM1">
    <w:name w:val="toc 1"/>
    <w:basedOn w:val="Normal"/>
    <w:next w:val="Normal"/>
    <w:autoRedefine/>
    <w:uiPriority w:val="39"/>
    <w:rsid w:val="004145FE"/>
    <w:pPr>
      <w:tabs>
        <w:tab w:val="left" w:pos="440"/>
        <w:tab w:val="right" w:leader="dot" w:pos="9062"/>
      </w:tabs>
      <w:spacing w:after="100"/>
    </w:pPr>
    <w:rPr>
      <w:noProof/>
      <w:sz w:val="18"/>
      <w:szCs w:val="18"/>
    </w:rPr>
  </w:style>
  <w:style w:type="paragraph" w:styleId="TM3">
    <w:name w:val="toc 3"/>
    <w:basedOn w:val="Normal"/>
    <w:next w:val="Normal"/>
    <w:autoRedefine/>
    <w:uiPriority w:val="39"/>
    <w:rsid w:val="00307AE2"/>
    <w:pPr>
      <w:tabs>
        <w:tab w:val="left" w:pos="1320"/>
        <w:tab w:val="right" w:leader="dot" w:pos="9913"/>
      </w:tabs>
      <w:ind w:left="482"/>
    </w:pPr>
  </w:style>
  <w:style w:type="character" w:styleId="Lienhypertexte">
    <w:name w:val="Hyperlink"/>
    <w:basedOn w:val="Policepardfaut"/>
    <w:uiPriority w:val="99"/>
    <w:unhideWhenUsed/>
    <w:rsid w:val="004145FE"/>
    <w:rPr>
      <w:color w:val="0000FF" w:themeColor="hyperlink"/>
      <w:u w:val="single"/>
    </w:rPr>
  </w:style>
  <w:style w:type="paragraph" w:styleId="TM4">
    <w:name w:val="toc 4"/>
    <w:basedOn w:val="Normal"/>
    <w:next w:val="Normal"/>
    <w:autoRedefine/>
    <w:uiPriority w:val="39"/>
    <w:unhideWhenUsed/>
    <w:rsid w:val="006F1924"/>
    <w:pPr>
      <w:spacing w:after="100" w:line="276" w:lineRule="auto"/>
      <w:ind w:left="660"/>
    </w:pPr>
    <w:rPr>
      <w:rFonts w:asciiTheme="minorHAnsi" w:eastAsiaTheme="minorEastAsia" w:hAnsiTheme="minorHAnsi" w:cstheme="minorBidi"/>
      <w:sz w:val="22"/>
      <w:szCs w:val="22"/>
      <w:lang w:eastAsia="fr-FR" w:bidi="ar-SA"/>
    </w:rPr>
  </w:style>
  <w:style w:type="paragraph" w:styleId="TM5">
    <w:name w:val="toc 5"/>
    <w:basedOn w:val="Normal"/>
    <w:next w:val="Normal"/>
    <w:autoRedefine/>
    <w:uiPriority w:val="39"/>
    <w:unhideWhenUsed/>
    <w:rsid w:val="006F1924"/>
    <w:pPr>
      <w:spacing w:after="100" w:line="276" w:lineRule="auto"/>
      <w:ind w:left="880"/>
    </w:pPr>
    <w:rPr>
      <w:rFonts w:asciiTheme="minorHAnsi" w:eastAsiaTheme="minorEastAsia" w:hAnsiTheme="minorHAnsi" w:cstheme="minorBidi"/>
      <w:sz w:val="22"/>
      <w:szCs w:val="22"/>
      <w:lang w:eastAsia="fr-FR" w:bidi="ar-SA"/>
    </w:rPr>
  </w:style>
  <w:style w:type="paragraph" w:styleId="TM6">
    <w:name w:val="toc 6"/>
    <w:basedOn w:val="Normal"/>
    <w:next w:val="Normal"/>
    <w:autoRedefine/>
    <w:uiPriority w:val="39"/>
    <w:unhideWhenUsed/>
    <w:rsid w:val="006F1924"/>
    <w:pPr>
      <w:spacing w:after="100" w:line="276" w:lineRule="auto"/>
      <w:ind w:left="1100"/>
    </w:pPr>
    <w:rPr>
      <w:rFonts w:asciiTheme="minorHAnsi" w:eastAsiaTheme="minorEastAsia" w:hAnsiTheme="minorHAnsi" w:cstheme="minorBidi"/>
      <w:sz w:val="22"/>
      <w:szCs w:val="22"/>
      <w:lang w:eastAsia="fr-FR" w:bidi="ar-SA"/>
    </w:rPr>
  </w:style>
  <w:style w:type="paragraph" w:styleId="TM7">
    <w:name w:val="toc 7"/>
    <w:basedOn w:val="Normal"/>
    <w:next w:val="Normal"/>
    <w:autoRedefine/>
    <w:uiPriority w:val="39"/>
    <w:unhideWhenUsed/>
    <w:rsid w:val="006F1924"/>
    <w:pPr>
      <w:spacing w:after="100" w:line="276" w:lineRule="auto"/>
      <w:ind w:left="1320"/>
    </w:pPr>
    <w:rPr>
      <w:rFonts w:asciiTheme="minorHAnsi" w:eastAsiaTheme="minorEastAsia" w:hAnsiTheme="minorHAnsi" w:cstheme="minorBidi"/>
      <w:sz w:val="22"/>
      <w:szCs w:val="22"/>
      <w:lang w:eastAsia="fr-FR" w:bidi="ar-SA"/>
    </w:rPr>
  </w:style>
  <w:style w:type="paragraph" w:styleId="TM8">
    <w:name w:val="toc 8"/>
    <w:basedOn w:val="Normal"/>
    <w:next w:val="Normal"/>
    <w:autoRedefine/>
    <w:uiPriority w:val="39"/>
    <w:unhideWhenUsed/>
    <w:rsid w:val="006F1924"/>
    <w:pPr>
      <w:spacing w:after="100" w:line="276" w:lineRule="auto"/>
      <w:ind w:left="1540"/>
    </w:pPr>
    <w:rPr>
      <w:rFonts w:asciiTheme="minorHAnsi" w:eastAsiaTheme="minorEastAsia" w:hAnsiTheme="minorHAnsi" w:cstheme="minorBidi"/>
      <w:sz w:val="22"/>
      <w:szCs w:val="22"/>
      <w:lang w:eastAsia="fr-FR" w:bidi="ar-SA"/>
    </w:rPr>
  </w:style>
  <w:style w:type="paragraph" w:styleId="TM9">
    <w:name w:val="toc 9"/>
    <w:basedOn w:val="Normal"/>
    <w:next w:val="Normal"/>
    <w:autoRedefine/>
    <w:uiPriority w:val="39"/>
    <w:unhideWhenUsed/>
    <w:rsid w:val="006F1924"/>
    <w:pPr>
      <w:spacing w:after="100" w:line="276" w:lineRule="auto"/>
      <w:ind w:left="1760"/>
    </w:pPr>
    <w:rPr>
      <w:rFonts w:asciiTheme="minorHAnsi" w:eastAsiaTheme="minorEastAsia" w:hAnsiTheme="minorHAnsi" w:cstheme="minorBidi"/>
      <w:sz w:val="22"/>
      <w:szCs w:val="22"/>
      <w:lang w:eastAsia="fr-FR" w:bidi="ar-SA"/>
    </w:rPr>
  </w:style>
  <w:style w:type="paragraph" w:customStyle="1" w:styleId="StyleTitre5LatinTitresCambria">
    <w:name w:val="Style Titre 5 + (Latin) +Titres (Cambria)"/>
    <w:basedOn w:val="Titre5"/>
    <w:rsid w:val="00681D20"/>
    <w:rPr>
      <w:rFonts w:asciiTheme="majorHAnsi" w:hAnsiTheme="majorHAnsi"/>
      <w:b w:val="0"/>
    </w:rPr>
  </w:style>
  <w:style w:type="paragraph" w:styleId="Index1">
    <w:name w:val="index 1"/>
    <w:basedOn w:val="Normal"/>
    <w:next w:val="Normal"/>
    <w:autoRedefine/>
    <w:uiPriority w:val="99"/>
    <w:rsid w:val="00E35895"/>
    <w:pPr>
      <w:ind w:left="240" w:hanging="240"/>
    </w:pPr>
    <w:rPr>
      <w:rFonts w:asciiTheme="minorHAnsi" w:hAnsiTheme="minorHAnsi" w:cstheme="minorHAnsi"/>
      <w:sz w:val="18"/>
      <w:szCs w:val="18"/>
    </w:rPr>
  </w:style>
  <w:style w:type="paragraph" w:styleId="En-tte">
    <w:name w:val="header"/>
    <w:basedOn w:val="Normal"/>
    <w:link w:val="En-tteCar"/>
    <w:rsid w:val="00022A66"/>
    <w:pPr>
      <w:tabs>
        <w:tab w:val="center" w:pos="4536"/>
        <w:tab w:val="right" w:pos="9072"/>
      </w:tabs>
    </w:pPr>
  </w:style>
  <w:style w:type="character" w:customStyle="1" w:styleId="En-tteCar">
    <w:name w:val="En-tête Car"/>
    <w:basedOn w:val="Policepardfaut"/>
    <w:link w:val="En-tte"/>
    <w:rsid w:val="00022A66"/>
    <w:rPr>
      <w:lang w:eastAsia="en-US" w:bidi="en-US"/>
    </w:rPr>
  </w:style>
  <w:style w:type="paragraph" w:styleId="Pieddepage">
    <w:name w:val="footer"/>
    <w:basedOn w:val="Normal"/>
    <w:link w:val="PieddepageCar"/>
    <w:rsid w:val="00022A66"/>
    <w:pPr>
      <w:tabs>
        <w:tab w:val="center" w:pos="4536"/>
        <w:tab w:val="right" w:pos="9072"/>
      </w:tabs>
    </w:pPr>
  </w:style>
  <w:style w:type="character" w:customStyle="1" w:styleId="PieddepageCar">
    <w:name w:val="Pied de page Car"/>
    <w:basedOn w:val="Policepardfaut"/>
    <w:link w:val="Pieddepage"/>
    <w:rsid w:val="00022A66"/>
    <w:rPr>
      <w:lang w:eastAsia="en-US" w:bidi="en-US"/>
    </w:rPr>
  </w:style>
  <w:style w:type="paragraph" w:styleId="Index2">
    <w:name w:val="index 2"/>
    <w:basedOn w:val="Normal"/>
    <w:next w:val="Normal"/>
    <w:autoRedefine/>
    <w:rsid w:val="00065826"/>
    <w:pPr>
      <w:ind w:left="480" w:hanging="240"/>
    </w:pPr>
    <w:rPr>
      <w:rFonts w:asciiTheme="minorHAnsi" w:hAnsiTheme="minorHAnsi" w:cstheme="minorHAnsi"/>
      <w:sz w:val="18"/>
      <w:szCs w:val="18"/>
    </w:rPr>
  </w:style>
  <w:style w:type="paragraph" w:styleId="Index3">
    <w:name w:val="index 3"/>
    <w:basedOn w:val="Normal"/>
    <w:next w:val="Normal"/>
    <w:autoRedefine/>
    <w:rsid w:val="00065826"/>
    <w:pPr>
      <w:ind w:left="720" w:hanging="240"/>
    </w:pPr>
    <w:rPr>
      <w:rFonts w:asciiTheme="minorHAnsi" w:hAnsiTheme="minorHAnsi" w:cstheme="minorHAnsi"/>
      <w:sz w:val="18"/>
      <w:szCs w:val="18"/>
    </w:rPr>
  </w:style>
  <w:style w:type="paragraph" w:styleId="Index4">
    <w:name w:val="index 4"/>
    <w:basedOn w:val="Normal"/>
    <w:next w:val="Normal"/>
    <w:autoRedefine/>
    <w:rsid w:val="00065826"/>
    <w:pPr>
      <w:ind w:left="960" w:hanging="240"/>
    </w:pPr>
    <w:rPr>
      <w:rFonts w:asciiTheme="minorHAnsi" w:hAnsiTheme="minorHAnsi" w:cstheme="minorHAnsi"/>
      <w:sz w:val="18"/>
      <w:szCs w:val="18"/>
    </w:rPr>
  </w:style>
  <w:style w:type="paragraph" w:styleId="Index5">
    <w:name w:val="index 5"/>
    <w:basedOn w:val="Normal"/>
    <w:next w:val="Normal"/>
    <w:autoRedefine/>
    <w:rsid w:val="00065826"/>
    <w:pPr>
      <w:ind w:left="1200" w:hanging="240"/>
    </w:pPr>
    <w:rPr>
      <w:rFonts w:asciiTheme="minorHAnsi" w:hAnsiTheme="minorHAnsi" w:cstheme="minorHAnsi"/>
      <w:sz w:val="18"/>
      <w:szCs w:val="18"/>
    </w:rPr>
  </w:style>
  <w:style w:type="paragraph" w:styleId="Index6">
    <w:name w:val="index 6"/>
    <w:basedOn w:val="Normal"/>
    <w:next w:val="Normal"/>
    <w:autoRedefine/>
    <w:rsid w:val="00065826"/>
    <w:pPr>
      <w:ind w:left="1440" w:hanging="240"/>
    </w:pPr>
    <w:rPr>
      <w:rFonts w:asciiTheme="minorHAnsi" w:hAnsiTheme="minorHAnsi" w:cstheme="minorHAnsi"/>
      <w:sz w:val="18"/>
      <w:szCs w:val="18"/>
    </w:rPr>
  </w:style>
  <w:style w:type="paragraph" w:styleId="Index7">
    <w:name w:val="index 7"/>
    <w:basedOn w:val="Normal"/>
    <w:next w:val="Normal"/>
    <w:autoRedefine/>
    <w:rsid w:val="00065826"/>
    <w:pPr>
      <w:ind w:left="1680" w:hanging="240"/>
    </w:pPr>
    <w:rPr>
      <w:rFonts w:asciiTheme="minorHAnsi" w:hAnsiTheme="minorHAnsi" w:cstheme="minorHAnsi"/>
      <w:sz w:val="18"/>
      <w:szCs w:val="18"/>
    </w:rPr>
  </w:style>
  <w:style w:type="paragraph" w:styleId="Index8">
    <w:name w:val="index 8"/>
    <w:basedOn w:val="Normal"/>
    <w:next w:val="Normal"/>
    <w:autoRedefine/>
    <w:rsid w:val="00065826"/>
    <w:pPr>
      <w:ind w:left="1920" w:hanging="240"/>
    </w:pPr>
    <w:rPr>
      <w:rFonts w:asciiTheme="minorHAnsi" w:hAnsiTheme="minorHAnsi" w:cstheme="minorHAnsi"/>
      <w:sz w:val="18"/>
      <w:szCs w:val="18"/>
    </w:rPr>
  </w:style>
  <w:style w:type="paragraph" w:styleId="Index9">
    <w:name w:val="index 9"/>
    <w:basedOn w:val="Normal"/>
    <w:next w:val="Normal"/>
    <w:autoRedefine/>
    <w:rsid w:val="00065826"/>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065826"/>
    <w:pPr>
      <w:spacing w:before="240" w:after="120"/>
      <w:jc w:val="center"/>
    </w:pPr>
    <w:rPr>
      <w:rFonts w:asciiTheme="minorHAnsi" w:hAnsiTheme="minorHAnsi" w:cstheme="minorHAnsi"/>
      <w:b/>
      <w:bCs/>
      <w:sz w:val="26"/>
      <w:szCs w:val="26"/>
    </w:rPr>
  </w:style>
  <w:style w:type="character" w:styleId="Mentionnonrsolue">
    <w:name w:val="Unresolved Mention"/>
    <w:basedOn w:val="Policepardfaut"/>
    <w:uiPriority w:val="99"/>
    <w:semiHidden/>
    <w:unhideWhenUsed/>
    <w:rsid w:val="00484F1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325">
      <w:bodyDiv w:val="1"/>
      <w:marLeft w:val="0"/>
      <w:marRight w:val="0"/>
      <w:marTop w:val="0"/>
      <w:marBottom w:val="0"/>
      <w:divBdr>
        <w:top w:val="none" w:sz="0" w:space="0" w:color="auto"/>
        <w:left w:val="none" w:sz="0" w:space="0" w:color="auto"/>
        <w:bottom w:val="none" w:sz="0" w:space="0" w:color="auto"/>
        <w:right w:val="none" w:sz="0" w:space="0" w:color="auto"/>
      </w:divBdr>
    </w:div>
    <w:div w:id="6715930">
      <w:bodyDiv w:val="1"/>
      <w:marLeft w:val="0"/>
      <w:marRight w:val="0"/>
      <w:marTop w:val="0"/>
      <w:marBottom w:val="0"/>
      <w:divBdr>
        <w:top w:val="none" w:sz="0" w:space="0" w:color="auto"/>
        <w:left w:val="none" w:sz="0" w:space="0" w:color="auto"/>
        <w:bottom w:val="none" w:sz="0" w:space="0" w:color="auto"/>
        <w:right w:val="none" w:sz="0" w:space="0" w:color="auto"/>
      </w:divBdr>
    </w:div>
    <w:div w:id="12734648">
      <w:bodyDiv w:val="1"/>
      <w:marLeft w:val="0"/>
      <w:marRight w:val="0"/>
      <w:marTop w:val="0"/>
      <w:marBottom w:val="0"/>
      <w:divBdr>
        <w:top w:val="none" w:sz="0" w:space="0" w:color="auto"/>
        <w:left w:val="none" w:sz="0" w:space="0" w:color="auto"/>
        <w:bottom w:val="none" w:sz="0" w:space="0" w:color="auto"/>
        <w:right w:val="none" w:sz="0" w:space="0" w:color="auto"/>
      </w:divBdr>
    </w:div>
    <w:div w:id="32965989">
      <w:bodyDiv w:val="1"/>
      <w:marLeft w:val="0"/>
      <w:marRight w:val="0"/>
      <w:marTop w:val="0"/>
      <w:marBottom w:val="0"/>
      <w:divBdr>
        <w:top w:val="none" w:sz="0" w:space="0" w:color="auto"/>
        <w:left w:val="none" w:sz="0" w:space="0" w:color="auto"/>
        <w:bottom w:val="none" w:sz="0" w:space="0" w:color="auto"/>
        <w:right w:val="none" w:sz="0" w:space="0" w:color="auto"/>
      </w:divBdr>
    </w:div>
    <w:div w:id="37357370">
      <w:bodyDiv w:val="1"/>
      <w:marLeft w:val="0"/>
      <w:marRight w:val="0"/>
      <w:marTop w:val="0"/>
      <w:marBottom w:val="0"/>
      <w:divBdr>
        <w:top w:val="none" w:sz="0" w:space="0" w:color="auto"/>
        <w:left w:val="none" w:sz="0" w:space="0" w:color="auto"/>
        <w:bottom w:val="none" w:sz="0" w:space="0" w:color="auto"/>
        <w:right w:val="none" w:sz="0" w:space="0" w:color="auto"/>
      </w:divBdr>
    </w:div>
    <w:div w:id="46995012">
      <w:bodyDiv w:val="1"/>
      <w:marLeft w:val="0"/>
      <w:marRight w:val="0"/>
      <w:marTop w:val="0"/>
      <w:marBottom w:val="0"/>
      <w:divBdr>
        <w:top w:val="none" w:sz="0" w:space="0" w:color="auto"/>
        <w:left w:val="none" w:sz="0" w:space="0" w:color="auto"/>
        <w:bottom w:val="none" w:sz="0" w:space="0" w:color="auto"/>
        <w:right w:val="none" w:sz="0" w:space="0" w:color="auto"/>
      </w:divBdr>
    </w:div>
    <w:div w:id="63072879">
      <w:bodyDiv w:val="1"/>
      <w:marLeft w:val="0"/>
      <w:marRight w:val="0"/>
      <w:marTop w:val="0"/>
      <w:marBottom w:val="0"/>
      <w:divBdr>
        <w:top w:val="none" w:sz="0" w:space="0" w:color="auto"/>
        <w:left w:val="none" w:sz="0" w:space="0" w:color="auto"/>
        <w:bottom w:val="none" w:sz="0" w:space="0" w:color="auto"/>
        <w:right w:val="none" w:sz="0" w:space="0" w:color="auto"/>
      </w:divBdr>
    </w:div>
    <w:div w:id="77097495">
      <w:bodyDiv w:val="1"/>
      <w:marLeft w:val="0"/>
      <w:marRight w:val="0"/>
      <w:marTop w:val="0"/>
      <w:marBottom w:val="0"/>
      <w:divBdr>
        <w:top w:val="none" w:sz="0" w:space="0" w:color="auto"/>
        <w:left w:val="none" w:sz="0" w:space="0" w:color="auto"/>
        <w:bottom w:val="none" w:sz="0" w:space="0" w:color="auto"/>
        <w:right w:val="none" w:sz="0" w:space="0" w:color="auto"/>
      </w:divBdr>
    </w:div>
    <w:div w:id="79758950">
      <w:bodyDiv w:val="1"/>
      <w:marLeft w:val="0"/>
      <w:marRight w:val="0"/>
      <w:marTop w:val="0"/>
      <w:marBottom w:val="0"/>
      <w:divBdr>
        <w:top w:val="none" w:sz="0" w:space="0" w:color="auto"/>
        <w:left w:val="none" w:sz="0" w:space="0" w:color="auto"/>
        <w:bottom w:val="none" w:sz="0" w:space="0" w:color="auto"/>
        <w:right w:val="none" w:sz="0" w:space="0" w:color="auto"/>
      </w:divBdr>
    </w:div>
    <w:div w:id="86314076">
      <w:bodyDiv w:val="1"/>
      <w:marLeft w:val="0"/>
      <w:marRight w:val="0"/>
      <w:marTop w:val="0"/>
      <w:marBottom w:val="0"/>
      <w:divBdr>
        <w:top w:val="none" w:sz="0" w:space="0" w:color="auto"/>
        <w:left w:val="none" w:sz="0" w:space="0" w:color="auto"/>
        <w:bottom w:val="none" w:sz="0" w:space="0" w:color="auto"/>
        <w:right w:val="none" w:sz="0" w:space="0" w:color="auto"/>
      </w:divBdr>
    </w:div>
    <w:div w:id="88159124">
      <w:bodyDiv w:val="1"/>
      <w:marLeft w:val="0"/>
      <w:marRight w:val="0"/>
      <w:marTop w:val="0"/>
      <w:marBottom w:val="0"/>
      <w:divBdr>
        <w:top w:val="none" w:sz="0" w:space="0" w:color="auto"/>
        <w:left w:val="none" w:sz="0" w:space="0" w:color="auto"/>
        <w:bottom w:val="none" w:sz="0" w:space="0" w:color="auto"/>
        <w:right w:val="none" w:sz="0" w:space="0" w:color="auto"/>
      </w:divBdr>
    </w:div>
    <w:div w:id="89737376">
      <w:bodyDiv w:val="1"/>
      <w:marLeft w:val="0"/>
      <w:marRight w:val="0"/>
      <w:marTop w:val="0"/>
      <w:marBottom w:val="0"/>
      <w:divBdr>
        <w:top w:val="none" w:sz="0" w:space="0" w:color="auto"/>
        <w:left w:val="none" w:sz="0" w:space="0" w:color="auto"/>
        <w:bottom w:val="none" w:sz="0" w:space="0" w:color="auto"/>
        <w:right w:val="none" w:sz="0" w:space="0" w:color="auto"/>
      </w:divBdr>
    </w:div>
    <w:div w:id="98332801">
      <w:bodyDiv w:val="1"/>
      <w:marLeft w:val="0"/>
      <w:marRight w:val="0"/>
      <w:marTop w:val="0"/>
      <w:marBottom w:val="0"/>
      <w:divBdr>
        <w:top w:val="none" w:sz="0" w:space="0" w:color="auto"/>
        <w:left w:val="none" w:sz="0" w:space="0" w:color="auto"/>
        <w:bottom w:val="none" w:sz="0" w:space="0" w:color="auto"/>
        <w:right w:val="none" w:sz="0" w:space="0" w:color="auto"/>
      </w:divBdr>
    </w:div>
    <w:div w:id="139082992">
      <w:bodyDiv w:val="1"/>
      <w:marLeft w:val="0"/>
      <w:marRight w:val="0"/>
      <w:marTop w:val="0"/>
      <w:marBottom w:val="0"/>
      <w:divBdr>
        <w:top w:val="none" w:sz="0" w:space="0" w:color="auto"/>
        <w:left w:val="none" w:sz="0" w:space="0" w:color="auto"/>
        <w:bottom w:val="none" w:sz="0" w:space="0" w:color="auto"/>
        <w:right w:val="none" w:sz="0" w:space="0" w:color="auto"/>
      </w:divBdr>
    </w:div>
    <w:div w:id="139462382">
      <w:bodyDiv w:val="1"/>
      <w:marLeft w:val="0"/>
      <w:marRight w:val="0"/>
      <w:marTop w:val="0"/>
      <w:marBottom w:val="0"/>
      <w:divBdr>
        <w:top w:val="none" w:sz="0" w:space="0" w:color="auto"/>
        <w:left w:val="none" w:sz="0" w:space="0" w:color="auto"/>
        <w:bottom w:val="none" w:sz="0" w:space="0" w:color="auto"/>
        <w:right w:val="none" w:sz="0" w:space="0" w:color="auto"/>
      </w:divBdr>
    </w:div>
    <w:div w:id="1395422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52725946">
      <w:bodyDiv w:val="1"/>
      <w:marLeft w:val="0"/>
      <w:marRight w:val="0"/>
      <w:marTop w:val="0"/>
      <w:marBottom w:val="0"/>
      <w:divBdr>
        <w:top w:val="none" w:sz="0" w:space="0" w:color="auto"/>
        <w:left w:val="none" w:sz="0" w:space="0" w:color="auto"/>
        <w:bottom w:val="none" w:sz="0" w:space="0" w:color="auto"/>
        <w:right w:val="none" w:sz="0" w:space="0" w:color="auto"/>
      </w:divBdr>
    </w:div>
    <w:div w:id="186647515">
      <w:bodyDiv w:val="1"/>
      <w:marLeft w:val="0"/>
      <w:marRight w:val="0"/>
      <w:marTop w:val="0"/>
      <w:marBottom w:val="0"/>
      <w:divBdr>
        <w:top w:val="none" w:sz="0" w:space="0" w:color="auto"/>
        <w:left w:val="none" w:sz="0" w:space="0" w:color="auto"/>
        <w:bottom w:val="none" w:sz="0" w:space="0" w:color="auto"/>
        <w:right w:val="none" w:sz="0" w:space="0" w:color="auto"/>
      </w:divBdr>
    </w:div>
    <w:div w:id="191190033">
      <w:bodyDiv w:val="1"/>
      <w:marLeft w:val="0"/>
      <w:marRight w:val="0"/>
      <w:marTop w:val="0"/>
      <w:marBottom w:val="0"/>
      <w:divBdr>
        <w:top w:val="none" w:sz="0" w:space="0" w:color="auto"/>
        <w:left w:val="none" w:sz="0" w:space="0" w:color="auto"/>
        <w:bottom w:val="none" w:sz="0" w:space="0" w:color="auto"/>
        <w:right w:val="none" w:sz="0" w:space="0" w:color="auto"/>
      </w:divBdr>
    </w:div>
    <w:div w:id="194193014">
      <w:bodyDiv w:val="1"/>
      <w:marLeft w:val="0"/>
      <w:marRight w:val="0"/>
      <w:marTop w:val="0"/>
      <w:marBottom w:val="0"/>
      <w:divBdr>
        <w:top w:val="none" w:sz="0" w:space="0" w:color="auto"/>
        <w:left w:val="none" w:sz="0" w:space="0" w:color="auto"/>
        <w:bottom w:val="none" w:sz="0" w:space="0" w:color="auto"/>
        <w:right w:val="none" w:sz="0" w:space="0" w:color="auto"/>
      </w:divBdr>
    </w:div>
    <w:div w:id="198319498">
      <w:bodyDiv w:val="1"/>
      <w:marLeft w:val="0"/>
      <w:marRight w:val="0"/>
      <w:marTop w:val="0"/>
      <w:marBottom w:val="0"/>
      <w:divBdr>
        <w:top w:val="none" w:sz="0" w:space="0" w:color="auto"/>
        <w:left w:val="none" w:sz="0" w:space="0" w:color="auto"/>
        <w:bottom w:val="none" w:sz="0" w:space="0" w:color="auto"/>
        <w:right w:val="none" w:sz="0" w:space="0" w:color="auto"/>
      </w:divBdr>
    </w:div>
    <w:div w:id="215357916">
      <w:bodyDiv w:val="1"/>
      <w:marLeft w:val="0"/>
      <w:marRight w:val="0"/>
      <w:marTop w:val="0"/>
      <w:marBottom w:val="0"/>
      <w:divBdr>
        <w:top w:val="none" w:sz="0" w:space="0" w:color="auto"/>
        <w:left w:val="none" w:sz="0" w:space="0" w:color="auto"/>
        <w:bottom w:val="none" w:sz="0" w:space="0" w:color="auto"/>
        <w:right w:val="none" w:sz="0" w:space="0" w:color="auto"/>
      </w:divBdr>
    </w:div>
    <w:div w:id="236474257">
      <w:bodyDiv w:val="1"/>
      <w:marLeft w:val="0"/>
      <w:marRight w:val="0"/>
      <w:marTop w:val="0"/>
      <w:marBottom w:val="0"/>
      <w:divBdr>
        <w:top w:val="none" w:sz="0" w:space="0" w:color="auto"/>
        <w:left w:val="none" w:sz="0" w:space="0" w:color="auto"/>
        <w:bottom w:val="none" w:sz="0" w:space="0" w:color="auto"/>
        <w:right w:val="none" w:sz="0" w:space="0" w:color="auto"/>
      </w:divBdr>
    </w:div>
    <w:div w:id="237709706">
      <w:bodyDiv w:val="1"/>
      <w:marLeft w:val="0"/>
      <w:marRight w:val="0"/>
      <w:marTop w:val="0"/>
      <w:marBottom w:val="0"/>
      <w:divBdr>
        <w:top w:val="none" w:sz="0" w:space="0" w:color="auto"/>
        <w:left w:val="none" w:sz="0" w:space="0" w:color="auto"/>
        <w:bottom w:val="none" w:sz="0" w:space="0" w:color="auto"/>
        <w:right w:val="none" w:sz="0" w:space="0" w:color="auto"/>
      </w:divBdr>
    </w:div>
    <w:div w:id="246693608">
      <w:bodyDiv w:val="1"/>
      <w:marLeft w:val="0"/>
      <w:marRight w:val="0"/>
      <w:marTop w:val="0"/>
      <w:marBottom w:val="0"/>
      <w:divBdr>
        <w:top w:val="none" w:sz="0" w:space="0" w:color="auto"/>
        <w:left w:val="none" w:sz="0" w:space="0" w:color="auto"/>
        <w:bottom w:val="none" w:sz="0" w:space="0" w:color="auto"/>
        <w:right w:val="none" w:sz="0" w:space="0" w:color="auto"/>
      </w:divBdr>
    </w:div>
    <w:div w:id="248925287">
      <w:bodyDiv w:val="1"/>
      <w:marLeft w:val="0"/>
      <w:marRight w:val="0"/>
      <w:marTop w:val="0"/>
      <w:marBottom w:val="0"/>
      <w:divBdr>
        <w:top w:val="none" w:sz="0" w:space="0" w:color="auto"/>
        <w:left w:val="none" w:sz="0" w:space="0" w:color="auto"/>
        <w:bottom w:val="none" w:sz="0" w:space="0" w:color="auto"/>
        <w:right w:val="none" w:sz="0" w:space="0" w:color="auto"/>
      </w:divBdr>
    </w:div>
    <w:div w:id="270818586">
      <w:bodyDiv w:val="1"/>
      <w:marLeft w:val="0"/>
      <w:marRight w:val="0"/>
      <w:marTop w:val="0"/>
      <w:marBottom w:val="0"/>
      <w:divBdr>
        <w:top w:val="none" w:sz="0" w:space="0" w:color="auto"/>
        <w:left w:val="none" w:sz="0" w:space="0" w:color="auto"/>
        <w:bottom w:val="none" w:sz="0" w:space="0" w:color="auto"/>
        <w:right w:val="none" w:sz="0" w:space="0" w:color="auto"/>
      </w:divBdr>
    </w:div>
    <w:div w:id="293028438">
      <w:bodyDiv w:val="1"/>
      <w:marLeft w:val="0"/>
      <w:marRight w:val="0"/>
      <w:marTop w:val="0"/>
      <w:marBottom w:val="0"/>
      <w:divBdr>
        <w:top w:val="none" w:sz="0" w:space="0" w:color="auto"/>
        <w:left w:val="none" w:sz="0" w:space="0" w:color="auto"/>
        <w:bottom w:val="none" w:sz="0" w:space="0" w:color="auto"/>
        <w:right w:val="none" w:sz="0" w:space="0" w:color="auto"/>
      </w:divBdr>
    </w:div>
    <w:div w:id="304314596">
      <w:bodyDiv w:val="1"/>
      <w:marLeft w:val="0"/>
      <w:marRight w:val="0"/>
      <w:marTop w:val="0"/>
      <w:marBottom w:val="0"/>
      <w:divBdr>
        <w:top w:val="none" w:sz="0" w:space="0" w:color="auto"/>
        <w:left w:val="none" w:sz="0" w:space="0" w:color="auto"/>
        <w:bottom w:val="none" w:sz="0" w:space="0" w:color="auto"/>
        <w:right w:val="none" w:sz="0" w:space="0" w:color="auto"/>
      </w:divBdr>
    </w:div>
    <w:div w:id="344869483">
      <w:bodyDiv w:val="1"/>
      <w:marLeft w:val="0"/>
      <w:marRight w:val="0"/>
      <w:marTop w:val="0"/>
      <w:marBottom w:val="0"/>
      <w:divBdr>
        <w:top w:val="none" w:sz="0" w:space="0" w:color="auto"/>
        <w:left w:val="none" w:sz="0" w:space="0" w:color="auto"/>
        <w:bottom w:val="none" w:sz="0" w:space="0" w:color="auto"/>
        <w:right w:val="none" w:sz="0" w:space="0" w:color="auto"/>
      </w:divBdr>
    </w:div>
    <w:div w:id="383457181">
      <w:bodyDiv w:val="1"/>
      <w:marLeft w:val="0"/>
      <w:marRight w:val="0"/>
      <w:marTop w:val="0"/>
      <w:marBottom w:val="0"/>
      <w:divBdr>
        <w:top w:val="none" w:sz="0" w:space="0" w:color="auto"/>
        <w:left w:val="none" w:sz="0" w:space="0" w:color="auto"/>
        <w:bottom w:val="none" w:sz="0" w:space="0" w:color="auto"/>
        <w:right w:val="none" w:sz="0" w:space="0" w:color="auto"/>
      </w:divBdr>
    </w:div>
    <w:div w:id="388039210">
      <w:bodyDiv w:val="1"/>
      <w:marLeft w:val="0"/>
      <w:marRight w:val="0"/>
      <w:marTop w:val="0"/>
      <w:marBottom w:val="0"/>
      <w:divBdr>
        <w:top w:val="none" w:sz="0" w:space="0" w:color="auto"/>
        <w:left w:val="none" w:sz="0" w:space="0" w:color="auto"/>
        <w:bottom w:val="none" w:sz="0" w:space="0" w:color="auto"/>
        <w:right w:val="none" w:sz="0" w:space="0" w:color="auto"/>
      </w:divBdr>
    </w:div>
    <w:div w:id="425226157">
      <w:bodyDiv w:val="1"/>
      <w:marLeft w:val="0"/>
      <w:marRight w:val="0"/>
      <w:marTop w:val="0"/>
      <w:marBottom w:val="0"/>
      <w:divBdr>
        <w:top w:val="none" w:sz="0" w:space="0" w:color="auto"/>
        <w:left w:val="none" w:sz="0" w:space="0" w:color="auto"/>
        <w:bottom w:val="none" w:sz="0" w:space="0" w:color="auto"/>
        <w:right w:val="none" w:sz="0" w:space="0" w:color="auto"/>
      </w:divBdr>
    </w:div>
    <w:div w:id="427578901">
      <w:bodyDiv w:val="1"/>
      <w:marLeft w:val="0"/>
      <w:marRight w:val="0"/>
      <w:marTop w:val="0"/>
      <w:marBottom w:val="0"/>
      <w:divBdr>
        <w:top w:val="none" w:sz="0" w:space="0" w:color="auto"/>
        <w:left w:val="none" w:sz="0" w:space="0" w:color="auto"/>
        <w:bottom w:val="none" w:sz="0" w:space="0" w:color="auto"/>
        <w:right w:val="none" w:sz="0" w:space="0" w:color="auto"/>
      </w:divBdr>
    </w:div>
    <w:div w:id="429198743">
      <w:bodyDiv w:val="1"/>
      <w:marLeft w:val="0"/>
      <w:marRight w:val="0"/>
      <w:marTop w:val="0"/>
      <w:marBottom w:val="0"/>
      <w:divBdr>
        <w:top w:val="none" w:sz="0" w:space="0" w:color="auto"/>
        <w:left w:val="none" w:sz="0" w:space="0" w:color="auto"/>
        <w:bottom w:val="none" w:sz="0" w:space="0" w:color="auto"/>
        <w:right w:val="none" w:sz="0" w:space="0" w:color="auto"/>
      </w:divBdr>
    </w:div>
    <w:div w:id="450713750">
      <w:bodyDiv w:val="1"/>
      <w:marLeft w:val="0"/>
      <w:marRight w:val="0"/>
      <w:marTop w:val="0"/>
      <w:marBottom w:val="0"/>
      <w:divBdr>
        <w:top w:val="none" w:sz="0" w:space="0" w:color="auto"/>
        <w:left w:val="none" w:sz="0" w:space="0" w:color="auto"/>
        <w:bottom w:val="none" w:sz="0" w:space="0" w:color="auto"/>
        <w:right w:val="none" w:sz="0" w:space="0" w:color="auto"/>
      </w:divBdr>
    </w:div>
    <w:div w:id="504705857">
      <w:bodyDiv w:val="1"/>
      <w:marLeft w:val="0"/>
      <w:marRight w:val="0"/>
      <w:marTop w:val="0"/>
      <w:marBottom w:val="0"/>
      <w:divBdr>
        <w:top w:val="none" w:sz="0" w:space="0" w:color="auto"/>
        <w:left w:val="none" w:sz="0" w:space="0" w:color="auto"/>
        <w:bottom w:val="none" w:sz="0" w:space="0" w:color="auto"/>
        <w:right w:val="none" w:sz="0" w:space="0" w:color="auto"/>
      </w:divBdr>
    </w:div>
    <w:div w:id="519928895">
      <w:bodyDiv w:val="1"/>
      <w:marLeft w:val="0"/>
      <w:marRight w:val="0"/>
      <w:marTop w:val="0"/>
      <w:marBottom w:val="0"/>
      <w:divBdr>
        <w:top w:val="none" w:sz="0" w:space="0" w:color="auto"/>
        <w:left w:val="none" w:sz="0" w:space="0" w:color="auto"/>
        <w:bottom w:val="none" w:sz="0" w:space="0" w:color="auto"/>
        <w:right w:val="none" w:sz="0" w:space="0" w:color="auto"/>
      </w:divBdr>
    </w:div>
    <w:div w:id="524950464">
      <w:bodyDiv w:val="1"/>
      <w:marLeft w:val="0"/>
      <w:marRight w:val="0"/>
      <w:marTop w:val="0"/>
      <w:marBottom w:val="0"/>
      <w:divBdr>
        <w:top w:val="none" w:sz="0" w:space="0" w:color="auto"/>
        <w:left w:val="none" w:sz="0" w:space="0" w:color="auto"/>
        <w:bottom w:val="none" w:sz="0" w:space="0" w:color="auto"/>
        <w:right w:val="none" w:sz="0" w:space="0" w:color="auto"/>
      </w:divBdr>
    </w:div>
    <w:div w:id="532959377">
      <w:bodyDiv w:val="1"/>
      <w:marLeft w:val="0"/>
      <w:marRight w:val="0"/>
      <w:marTop w:val="0"/>
      <w:marBottom w:val="0"/>
      <w:divBdr>
        <w:top w:val="none" w:sz="0" w:space="0" w:color="auto"/>
        <w:left w:val="none" w:sz="0" w:space="0" w:color="auto"/>
        <w:bottom w:val="none" w:sz="0" w:space="0" w:color="auto"/>
        <w:right w:val="none" w:sz="0" w:space="0" w:color="auto"/>
      </w:divBdr>
    </w:div>
    <w:div w:id="549996258">
      <w:bodyDiv w:val="1"/>
      <w:marLeft w:val="0"/>
      <w:marRight w:val="0"/>
      <w:marTop w:val="0"/>
      <w:marBottom w:val="0"/>
      <w:divBdr>
        <w:top w:val="none" w:sz="0" w:space="0" w:color="auto"/>
        <w:left w:val="none" w:sz="0" w:space="0" w:color="auto"/>
        <w:bottom w:val="none" w:sz="0" w:space="0" w:color="auto"/>
        <w:right w:val="none" w:sz="0" w:space="0" w:color="auto"/>
      </w:divBdr>
    </w:div>
    <w:div w:id="595984527">
      <w:bodyDiv w:val="1"/>
      <w:marLeft w:val="0"/>
      <w:marRight w:val="0"/>
      <w:marTop w:val="0"/>
      <w:marBottom w:val="0"/>
      <w:divBdr>
        <w:top w:val="none" w:sz="0" w:space="0" w:color="auto"/>
        <w:left w:val="none" w:sz="0" w:space="0" w:color="auto"/>
        <w:bottom w:val="none" w:sz="0" w:space="0" w:color="auto"/>
        <w:right w:val="none" w:sz="0" w:space="0" w:color="auto"/>
      </w:divBdr>
    </w:div>
    <w:div w:id="601576467">
      <w:bodyDiv w:val="1"/>
      <w:marLeft w:val="0"/>
      <w:marRight w:val="0"/>
      <w:marTop w:val="0"/>
      <w:marBottom w:val="0"/>
      <w:divBdr>
        <w:top w:val="none" w:sz="0" w:space="0" w:color="auto"/>
        <w:left w:val="none" w:sz="0" w:space="0" w:color="auto"/>
        <w:bottom w:val="none" w:sz="0" w:space="0" w:color="auto"/>
        <w:right w:val="none" w:sz="0" w:space="0" w:color="auto"/>
      </w:divBdr>
    </w:div>
    <w:div w:id="604188748">
      <w:bodyDiv w:val="1"/>
      <w:marLeft w:val="0"/>
      <w:marRight w:val="0"/>
      <w:marTop w:val="0"/>
      <w:marBottom w:val="0"/>
      <w:divBdr>
        <w:top w:val="none" w:sz="0" w:space="0" w:color="auto"/>
        <w:left w:val="none" w:sz="0" w:space="0" w:color="auto"/>
        <w:bottom w:val="none" w:sz="0" w:space="0" w:color="auto"/>
        <w:right w:val="none" w:sz="0" w:space="0" w:color="auto"/>
      </w:divBdr>
    </w:div>
    <w:div w:id="611129073">
      <w:bodyDiv w:val="1"/>
      <w:marLeft w:val="0"/>
      <w:marRight w:val="0"/>
      <w:marTop w:val="0"/>
      <w:marBottom w:val="0"/>
      <w:divBdr>
        <w:top w:val="none" w:sz="0" w:space="0" w:color="auto"/>
        <w:left w:val="none" w:sz="0" w:space="0" w:color="auto"/>
        <w:bottom w:val="none" w:sz="0" w:space="0" w:color="auto"/>
        <w:right w:val="none" w:sz="0" w:space="0" w:color="auto"/>
      </w:divBdr>
    </w:div>
    <w:div w:id="618881331">
      <w:bodyDiv w:val="1"/>
      <w:marLeft w:val="0"/>
      <w:marRight w:val="0"/>
      <w:marTop w:val="0"/>
      <w:marBottom w:val="0"/>
      <w:divBdr>
        <w:top w:val="none" w:sz="0" w:space="0" w:color="auto"/>
        <w:left w:val="none" w:sz="0" w:space="0" w:color="auto"/>
        <w:bottom w:val="none" w:sz="0" w:space="0" w:color="auto"/>
        <w:right w:val="none" w:sz="0" w:space="0" w:color="auto"/>
      </w:divBdr>
    </w:div>
    <w:div w:id="675116514">
      <w:bodyDiv w:val="1"/>
      <w:marLeft w:val="0"/>
      <w:marRight w:val="0"/>
      <w:marTop w:val="0"/>
      <w:marBottom w:val="0"/>
      <w:divBdr>
        <w:top w:val="none" w:sz="0" w:space="0" w:color="auto"/>
        <w:left w:val="none" w:sz="0" w:space="0" w:color="auto"/>
        <w:bottom w:val="none" w:sz="0" w:space="0" w:color="auto"/>
        <w:right w:val="none" w:sz="0" w:space="0" w:color="auto"/>
      </w:divBdr>
    </w:div>
    <w:div w:id="689452382">
      <w:bodyDiv w:val="1"/>
      <w:marLeft w:val="0"/>
      <w:marRight w:val="0"/>
      <w:marTop w:val="0"/>
      <w:marBottom w:val="0"/>
      <w:divBdr>
        <w:top w:val="none" w:sz="0" w:space="0" w:color="auto"/>
        <w:left w:val="none" w:sz="0" w:space="0" w:color="auto"/>
        <w:bottom w:val="none" w:sz="0" w:space="0" w:color="auto"/>
        <w:right w:val="none" w:sz="0" w:space="0" w:color="auto"/>
      </w:divBdr>
    </w:div>
    <w:div w:id="730540531">
      <w:bodyDiv w:val="1"/>
      <w:marLeft w:val="0"/>
      <w:marRight w:val="0"/>
      <w:marTop w:val="0"/>
      <w:marBottom w:val="0"/>
      <w:divBdr>
        <w:top w:val="none" w:sz="0" w:space="0" w:color="auto"/>
        <w:left w:val="none" w:sz="0" w:space="0" w:color="auto"/>
        <w:bottom w:val="none" w:sz="0" w:space="0" w:color="auto"/>
        <w:right w:val="none" w:sz="0" w:space="0" w:color="auto"/>
      </w:divBdr>
    </w:div>
    <w:div w:id="739518825">
      <w:bodyDiv w:val="1"/>
      <w:marLeft w:val="0"/>
      <w:marRight w:val="0"/>
      <w:marTop w:val="0"/>
      <w:marBottom w:val="0"/>
      <w:divBdr>
        <w:top w:val="none" w:sz="0" w:space="0" w:color="auto"/>
        <w:left w:val="none" w:sz="0" w:space="0" w:color="auto"/>
        <w:bottom w:val="none" w:sz="0" w:space="0" w:color="auto"/>
        <w:right w:val="none" w:sz="0" w:space="0" w:color="auto"/>
      </w:divBdr>
    </w:div>
    <w:div w:id="742335761">
      <w:bodyDiv w:val="1"/>
      <w:marLeft w:val="0"/>
      <w:marRight w:val="0"/>
      <w:marTop w:val="0"/>
      <w:marBottom w:val="0"/>
      <w:divBdr>
        <w:top w:val="none" w:sz="0" w:space="0" w:color="auto"/>
        <w:left w:val="none" w:sz="0" w:space="0" w:color="auto"/>
        <w:bottom w:val="none" w:sz="0" w:space="0" w:color="auto"/>
        <w:right w:val="none" w:sz="0" w:space="0" w:color="auto"/>
      </w:divBdr>
    </w:div>
    <w:div w:id="754284805">
      <w:bodyDiv w:val="1"/>
      <w:marLeft w:val="0"/>
      <w:marRight w:val="0"/>
      <w:marTop w:val="0"/>
      <w:marBottom w:val="0"/>
      <w:divBdr>
        <w:top w:val="none" w:sz="0" w:space="0" w:color="auto"/>
        <w:left w:val="none" w:sz="0" w:space="0" w:color="auto"/>
        <w:bottom w:val="none" w:sz="0" w:space="0" w:color="auto"/>
        <w:right w:val="none" w:sz="0" w:space="0" w:color="auto"/>
      </w:divBdr>
    </w:div>
    <w:div w:id="763065047">
      <w:bodyDiv w:val="1"/>
      <w:marLeft w:val="0"/>
      <w:marRight w:val="0"/>
      <w:marTop w:val="0"/>
      <w:marBottom w:val="0"/>
      <w:divBdr>
        <w:top w:val="none" w:sz="0" w:space="0" w:color="auto"/>
        <w:left w:val="none" w:sz="0" w:space="0" w:color="auto"/>
        <w:bottom w:val="none" w:sz="0" w:space="0" w:color="auto"/>
        <w:right w:val="none" w:sz="0" w:space="0" w:color="auto"/>
      </w:divBdr>
    </w:div>
    <w:div w:id="816343476">
      <w:bodyDiv w:val="1"/>
      <w:marLeft w:val="0"/>
      <w:marRight w:val="0"/>
      <w:marTop w:val="0"/>
      <w:marBottom w:val="0"/>
      <w:divBdr>
        <w:top w:val="none" w:sz="0" w:space="0" w:color="auto"/>
        <w:left w:val="none" w:sz="0" w:space="0" w:color="auto"/>
        <w:bottom w:val="none" w:sz="0" w:space="0" w:color="auto"/>
        <w:right w:val="none" w:sz="0" w:space="0" w:color="auto"/>
      </w:divBdr>
    </w:div>
    <w:div w:id="824974559">
      <w:bodyDiv w:val="1"/>
      <w:marLeft w:val="0"/>
      <w:marRight w:val="0"/>
      <w:marTop w:val="0"/>
      <w:marBottom w:val="0"/>
      <w:divBdr>
        <w:top w:val="none" w:sz="0" w:space="0" w:color="auto"/>
        <w:left w:val="none" w:sz="0" w:space="0" w:color="auto"/>
        <w:bottom w:val="none" w:sz="0" w:space="0" w:color="auto"/>
        <w:right w:val="none" w:sz="0" w:space="0" w:color="auto"/>
      </w:divBdr>
    </w:div>
    <w:div w:id="862982502">
      <w:bodyDiv w:val="1"/>
      <w:marLeft w:val="0"/>
      <w:marRight w:val="0"/>
      <w:marTop w:val="0"/>
      <w:marBottom w:val="0"/>
      <w:divBdr>
        <w:top w:val="none" w:sz="0" w:space="0" w:color="auto"/>
        <w:left w:val="none" w:sz="0" w:space="0" w:color="auto"/>
        <w:bottom w:val="none" w:sz="0" w:space="0" w:color="auto"/>
        <w:right w:val="none" w:sz="0" w:space="0" w:color="auto"/>
      </w:divBdr>
    </w:div>
    <w:div w:id="863593866">
      <w:bodyDiv w:val="1"/>
      <w:marLeft w:val="0"/>
      <w:marRight w:val="0"/>
      <w:marTop w:val="0"/>
      <w:marBottom w:val="0"/>
      <w:divBdr>
        <w:top w:val="none" w:sz="0" w:space="0" w:color="auto"/>
        <w:left w:val="none" w:sz="0" w:space="0" w:color="auto"/>
        <w:bottom w:val="none" w:sz="0" w:space="0" w:color="auto"/>
        <w:right w:val="none" w:sz="0" w:space="0" w:color="auto"/>
      </w:divBdr>
    </w:div>
    <w:div w:id="866796188">
      <w:bodyDiv w:val="1"/>
      <w:marLeft w:val="0"/>
      <w:marRight w:val="0"/>
      <w:marTop w:val="0"/>
      <w:marBottom w:val="0"/>
      <w:divBdr>
        <w:top w:val="none" w:sz="0" w:space="0" w:color="auto"/>
        <w:left w:val="none" w:sz="0" w:space="0" w:color="auto"/>
        <w:bottom w:val="none" w:sz="0" w:space="0" w:color="auto"/>
        <w:right w:val="none" w:sz="0" w:space="0" w:color="auto"/>
      </w:divBdr>
    </w:div>
    <w:div w:id="886835228">
      <w:bodyDiv w:val="1"/>
      <w:marLeft w:val="0"/>
      <w:marRight w:val="0"/>
      <w:marTop w:val="0"/>
      <w:marBottom w:val="0"/>
      <w:divBdr>
        <w:top w:val="none" w:sz="0" w:space="0" w:color="auto"/>
        <w:left w:val="none" w:sz="0" w:space="0" w:color="auto"/>
        <w:bottom w:val="none" w:sz="0" w:space="0" w:color="auto"/>
        <w:right w:val="none" w:sz="0" w:space="0" w:color="auto"/>
      </w:divBdr>
    </w:div>
    <w:div w:id="887566912">
      <w:bodyDiv w:val="1"/>
      <w:marLeft w:val="0"/>
      <w:marRight w:val="0"/>
      <w:marTop w:val="0"/>
      <w:marBottom w:val="0"/>
      <w:divBdr>
        <w:top w:val="none" w:sz="0" w:space="0" w:color="auto"/>
        <w:left w:val="none" w:sz="0" w:space="0" w:color="auto"/>
        <w:bottom w:val="none" w:sz="0" w:space="0" w:color="auto"/>
        <w:right w:val="none" w:sz="0" w:space="0" w:color="auto"/>
      </w:divBdr>
    </w:div>
    <w:div w:id="923492177">
      <w:bodyDiv w:val="1"/>
      <w:marLeft w:val="0"/>
      <w:marRight w:val="0"/>
      <w:marTop w:val="0"/>
      <w:marBottom w:val="0"/>
      <w:divBdr>
        <w:top w:val="none" w:sz="0" w:space="0" w:color="auto"/>
        <w:left w:val="none" w:sz="0" w:space="0" w:color="auto"/>
        <w:bottom w:val="none" w:sz="0" w:space="0" w:color="auto"/>
        <w:right w:val="none" w:sz="0" w:space="0" w:color="auto"/>
      </w:divBdr>
    </w:div>
    <w:div w:id="969169807">
      <w:bodyDiv w:val="1"/>
      <w:marLeft w:val="0"/>
      <w:marRight w:val="0"/>
      <w:marTop w:val="0"/>
      <w:marBottom w:val="0"/>
      <w:divBdr>
        <w:top w:val="none" w:sz="0" w:space="0" w:color="auto"/>
        <w:left w:val="none" w:sz="0" w:space="0" w:color="auto"/>
        <w:bottom w:val="none" w:sz="0" w:space="0" w:color="auto"/>
        <w:right w:val="none" w:sz="0" w:space="0" w:color="auto"/>
      </w:divBdr>
    </w:div>
    <w:div w:id="975986474">
      <w:bodyDiv w:val="1"/>
      <w:marLeft w:val="0"/>
      <w:marRight w:val="0"/>
      <w:marTop w:val="0"/>
      <w:marBottom w:val="0"/>
      <w:divBdr>
        <w:top w:val="none" w:sz="0" w:space="0" w:color="auto"/>
        <w:left w:val="none" w:sz="0" w:space="0" w:color="auto"/>
        <w:bottom w:val="none" w:sz="0" w:space="0" w:color="auto"/>
        <w:right w:val="none" w:sz="0" w:space="0" w:color="auto"/>
      </w:divBdr>
    </w:div>
    <w:div w:id="988825901">
      <w:bodyDiv w:val="1"/>
      <w:marLeft w:val="0"/>
      <w:marRight w:val="0"/>
      <w:marTop w:val="0"/>
      <w:marBottom w:val="0"/>
      <w:divBdr>
        <w:top w:val="none" w:sz="0" w:space="0" w:color="auto"/>
        <w:left w:val="none" w:sz="0" w:space="0" w:color="auto"/>
        <w:bottom w:val="none" w:sz="0" w:space="0" w:color="auto"/>
        <w:right w:val="none" w:sz="0" w:space="0" w:color="auto"/>
      </w:divBdr>
    </w:div>
    <w:div w:id="991176104">
      <w:bodyDiv w:val="1"/>
      <w:marLeft w:val="0"/>
      <w:marRight w:val="0"/>
      <w:marTop w:val="0"/>
      <w:marBottom w:val="0"/>
      <w:divBdr>
        <w:top w:val="none" w:sz="0" w:space="0" w:color="auto"/>
        <w:left w:val="none" w:sz="0" w:space="0" w:color="auto"/>
        <w:bottom w:val="none" w:sz="0" w:space="0" w:color="auto"/>
        <w:right w:val="none" w:sz="0" w:space="0" w:color="auto"/>
      </w:divBdr>
    </w:div>
    <w:div w:id="999892261">
      <w:bodyDiv w:val="1"/>
      <w:marLeft w:val="0"/>
      <w:marRight w:val="0"/>
      <w:marTop w:val="0"/>
      <w:marBottom w:val="0"/>
      <w:divBdr>
        <w:top w:val="none" w:sz="0" w:space="0" w:color="auto"/>
        <w:left w:val="none" w:sz="0" w:space="0" w:color="auto"/>
        <w:bottom w:val="none" w:sz="0" w:space="0" w:color="auto"/>
        <w:right w:val="none" w:sz="0" w:space="0" w:color="auto"/>
      </w:divBdr>
    </w:div>
    <w:div w:id="1016884980">
      <w:bodyDiv w:val="1"/>
      <w:marLeft w:val="0"/>
      <w:marRight w:val="0"/>
      <w:marTop w:val="0"/>
      <w:marBottom w:val="0"/>
      <w:divBdr>
        <w:top w:val="none" w:sz="0" w:space="0" w:color="auto"/>
        <w:left w:val="none" w:sz="0" w:space="0" w:color="auto"/>
        <w:bottom w:val="none" w:sz="0" w:space="0" w:color="auto"/>
        <w:right w:val="none" w:sz="0" w:space="0" w:color="auto"/>
      </w:divBdr>
    </w:div>
    <w:div w:id="1021200669">
      <w:bodyDiv w:val="1"/>
      <w:marLeft w:val="0"/>
      <w:marRight w:val="0"/>
      <w:marTop w:val="0"/>
      <w:marBottom w:val="0"/>
      <w:divBdr>
        <w:top w:val="none" w:sz="0" w:space="0" w:color="auto"/>
        <w:left w:val="none" w:sz="0" w:space="0" w:color="auto"/>
        <w:bottom w:val="none" w:sz="0" w:space="0" w:color="auto"/>
        <w:right w:val="none" w:sz="0" w:space="0" w:color="auto"/>
      </w:divBdr>
    </w:div>
    <w:div w:id="1024944392">
      <w:bodyDiv w:val="1"/>
      <w:marLeft w:val="0"/>
      <w:marRight w:val="0"/>
      <w:marTop w:val="0"/>
      <w:marBottom w:val="0"/>
      <w:divBdr>
        <w:top w:val="none" w:sz="0" w:space="0" w:color="auto"/>
        <w:left w:val="none" w:sz="0" w:space="0" w:color="auto"/>
        <w:bottom w:val="none" w:sz="0" w:space="0" w:color="auto"/>
        <w:right w:val="none" w:sz="0" w:space="0" w:color="auto"/>
      </w:divBdr>
    </w:div>
    <w:div w:id="1028533170">
      <w:bodyDiv w:val="1"/>
      <w:marLeft w:val="0"/>
      <w:marRight w:val="0"/>
      <w:marTop w:val="0"/>
      <w:marBottom w:val="0"/>
      <w:divBdr>
        <w:top w:val="none" w:sz="0" w:space="0" w:color="auto"/>
        <w:left w:val="none" w:sz="0" w:space="0" w:color="auto"/>
        <w:bottom w:val="none" w:sz="0" w:space="0" w:color="auto"/>
        <w:right w:val="none" w:sz="0" w:space="0" w:color="auto"/>
      </w:divBdr>
    </w:div>
    <w:div w:id="1093748204">
      <w:bodyDiv w:val="1"/>
      <w:marLeft w:val="0"/>
      <w:marRight w:val="0"/>
      <w:marTop w:val="0"/>
      <w:marBottom w:val="0"/>
      <w:divBdr>
        <w:top w:val="none" w:sz="0" w:space="0" w:color="auto"/>
        <w:left w:val="none" w:sz="0" w:space="0" w:color="auto"/>
        <w:bottom w:val="none" w:sz="0" w:space="0" w:color="auto"/>
        <w:right w:val="none" w:sz="0" w:space="0" w:color="auto"/>
      </w:divBdr>
    </w:div>
    <w:div w:id="1099330903">
      <w:bodyDiv w:val="1"/>
      <w:marLeft w:val="0"/>
      <w:marRight w:val="0"/>
      <w:marTop w:val="0"/>
      <w:marBottom w:val="0"/>
      <w:divBdr>
        <w:top w:val="none" w:sz="0" w:space="0" w:color="auto"/>
        <w:left w:val="none" w:sz="0" w:space="0" w:color="auto"/>
        <w:bottom w:val="none" w:sz="0" w:space="0" w:color="auto"/>
        <w:right w:val="none" w:sz="0" w:space="0" w:color="auto"/>
      </w:divBdr>
    </w:div>
    <w:div w:id="1100762577">
      <w:bodyDiv w:val="1"/>
      <w:marLeft w:val="0"/>
      <w:marRight w:val="0"/>
      <w:marTop w:val="0"/>
      <w:marBottom w:val="0"/>
      <w:divBdr>
        <w:top w:val="none" w:sz="0" w:space="0" w:color="auto"/>
        <w:left w:val="none" w:sz="0" w:space="0" w:color="auto"/>
        <w:bottom w:val="none" w:sz="0" w:space="0" w:color="auto"/>
        <w:right w:val="none" w:sz="0" w:space="0" w:color="auto"/>
      </w:divBdr>
    </w:div>
    <w:div w:id="1120105871">
      <w:bodyDiv w:val="1"/>
      <w:marLeft w:val="0"/>
      <w:marRight w:val="0"/>
      <w:marTop w:val="0"/>
      <w:marBottom w:val="0"/>
      <w:divBdr>
        <w:top w:val="none" w:sz="0" w:space="0" w:color="auto"/>
        <w:left w:val="none" w:sz="0" w:space="0" w:color="auto"/>
        <w:bottom w:val="none" w:sz="0" w:space="0" w:color="auto"/>
        <w:right w:val="none" w:sz="0" w:space="0" w:color="auto"/>
      </w:divBdr>
    </w:div>
    <w:div w:id="1165437892">
      <w:bodyDiv w:val="1"/>
      <w:marLeft w:val="0"/>
      <w:marRight w:val="0"/>
      <w:marTop w:val="0"/>
      <w:marBottom w:val="0"/>
      <w:divBdr>
        <w:top w:val="none" w:sz="0" w:space="0" w:color="auto"/>
        <w:left w:val="none" w:sz="0" w:space="0" w:color="auto"/>
        <w:bottom w:val="none" w:sz="0" w:space="0" w:color="auto"/>
        <w:right w:val="none" w:sz="0" w:space="0" w:color="auto"/>
      </w:divBdr>
    </w:div>
    <w:div w:id="1165785589">
      <w:bodyDiv w:val="1"/>
      <w:marLeft w:val="0"/>
      <w:marRight w:val="0"/>
      <w:marTop w:val="0"/>
      <w:marBottom w:val="0"/>
      <w:divBdr>
        <w:top w:val="none" w:sz="0" w:space="0" w:color="auto"/>
        <w:left w:val="none" w:sz="0" w:space="0" w:color="auto"/>
        <w:bottom w:val="none" w:sz="0" w:space="0" w:color="auto"/>
        <w:right w:val="none" w:sz="0" w:space="0" w:color="auto"/>
      </w:divBdr>
    </w:div>
    <w:div w:id="1170952531">
      <w:bodyDiv w:val="1"/>
      <w:marLeft w:val="0"/>
      <w:marRight w:val="0"/>
      <w:marTop w:val="0"/>
      <w:marBottom w:val="0"/>
      <w:divBdr>
        <w:top w:val="none" w:sz="0" w:space="0" w:color="auto"/>
        <w:left w:val="none" w:sz="0" w:space="0" w:color="auto"/>
        <w:bottom w:val="none" w:sz="0" w:space="0" w:color="auto"/>
        <w:right w:val="none" w:sz="0" w:space="0" w:color="auto"/>
      </w:divBdr>
    </w:div>
    <w:div w:id="1175613482">
      <w:bodyDiv w:val="1"/>
      <w:marLeft w:val="0"/>
      <w:marRight w:val="0"/>
      <w:marTop w:val="0"/>
      <w:marBottom w:val="0"/>
      <w:divBdr>
        <w:top w:val="none" w:sz="0" w:space="0" w:color="auto"/>
        <w:left w:val="none" w:sz="0" w:space="0" w:color="auto"/>
        <w:bottom w:val="none" w:sz="0" w:space="0" w:color="auto"/>
        <w:right w:val="none" w:sz="0" w:space="0" w:color="auto"/>
      </w:divBdr>
    </w:div>
    <w:div w:id="1190339495">
      <w:bodyDiv w:val="1"/>
      <w:marLeft w:val="0"/>
      <w:marRight w:val="0"/>
      <w:marTop w:val="0"/>
      <w:marBottom w:val="0"/>
      <w:divBdr>
        <w:top w:val="none" w:sz="0" w:space="0" w:color="auto"/>
        <w:left w:val="none" w:sz="0" w:space="0" w:color="auto"/>
        <w:bottom w:val="none" w:sz="0" w:space="0" w:color="auto"/>
        <w:right w:val="none" w:sz="0" w:space="0" w:color="auto"/>
      </w:divBdr>
    </w:div>
    <w:div w:id="1204054305">
      <w:bodyDiv w:val="1"/>
      <w:marLeft w:val="0"/>
      <w:marRight w:val="0"/>
      <w:marTop w:val="0"/>
      <w:marBottom w:val="0"/>
      <w:divBdr>
        <w:top w:val="none" w:sz="0" w:space="0" w:color="auto"/>
        <w:left w:val="none" w:sz="0" w:space="0" w:color="auto"/>
        <w:bottom w:val="none" w:sz="0" w:space="0" w:color="auto"/>
        <w:right w:val="none" w:sz="0" w:space="0" w:color="auto"/>
      </w:divBdr>
    </w:div>
    <w:div w:id="1262684972">
      <w:bodyDiv w:val="1"/>
      <w:marLeft w:val="0"/>
      <w:marRight w:val="0"/>
      <w:marTop w:val="0"/>
      <w:marBottom w:val="0"/>
      <w:divBdr>
        <w:top w:val="none" w:sz="0" w:space="0" w:color="auto"/>
        <w:left w:val="none" w:sz="0" w:space="0" w:color="auto"/>
        <w:bottom w:val="none" w:sz="0" w:space="0" w:color="auto"/>
        <w:right w:val="none" w:sz="0" w:space="0" w:color="auto"/>
      </w:divBdr>
    </w:div>
    <w:div w:id="1288781231">
      <w:bodyDiv w:val="1"/>
      <w:marLeft w:val="0"/>
      <w:marRight w:val="0"/>
      <w:marTop w:val="0"/>
      <w:marBottom w:val="0"/>
      <w:divBdr>
        <w:top w:val="none" w:sz="0" w:space="0" w:color="auto"/>
        <w:left w:val="none" w:sz="0" w:space="0" w:color="auto"/>
        <w:bottom w:val="none" w:sz="0" w:space="0" w:color="auto"/>
        <w:right w:val="none" w:sz="0" w:space="0" w:color="auto"/>
      </w:divBdr>
    </w:div>
    <w:div w:id="1293444978">
      <w:bodyDiv w:val="1"/>
      <w:marLeft w:val="0"/>
      <w:marRight w:val="0"/>
      <w:marTop w:val="0"/>
      <w:marBottom w:val="0"/>
      <w:divBdr>
        <w:top w:val="none" w:sz="0" w:space="0" w:color="auto"/>
        <w:left w:val="none" w:sz="0" w:space="0" w:color="auto"/>
        <w:bottom w:val="none" w:sz="0" w:space="0" w:color="auto"/>
        <w:right w:val="none" w:sz="0" w:space="0" w:color="auto"/>
      </w:divBdr>
    </w:div>
    <w:div w:id="1296831235">
      <w:bodyDiv w:val="1"/>
      <w:marLeft w:val="0"/>
      <w:marRight w:val="0"/>
      <w:marTop w:val="0"/>
      <w:marBottom w:val="0"/>
      <w:divBdr>
        <w:top w:val="none" w:sz="0" w:space="0" w:color="auto"/>
        <w:left w:val="none" w:sz="0" w:space="0" w:color="auto"/>
        <w:bottom w:val="none" w:sz="0" w:space="0" w:color="auto"/>
        <w:right w:val="none" w:sz="0" w:space="0" w:color="auto"/>
      </w:divBdr>
    </w:div>
    <w:div w:id="1318345497">
      <w:bodyDiv w:val="1"/>
      <w:marLeft w:val="0"/>
      <w:marRight w:val="0"/>
      <w:marTop w:val="0"/>
      <w:marBottom w:val="0"/>
      <w:divBdr>
        <w:top w:val="none" w:sz="0" w:space="0" w:color="auto"/>
        <w:left w:val="none" w:sz="0" w:space="0" w:color="auto"/>
        <w:bottom w:val="none" w:sz="0" w:space="0" w:color="auto"/>
        <w:right w:val="none" w:sz="0" w:space="0" w:color="auto"/>
      </w:divBdr>
    </w:div>
    <w:div w:id="1318727845">
      <w:bodyDiv w:val="1"/>
      <w:marLeft w:val="0"/>
      <w:marRight w:val="0"/>
      <w:marTop w:val="0"/>
      <w:marBottom w:val="0"/>
      <w:divBdr>
        <w:top w:val="none" w:sz="0" w:space="0" w:color="auto"/>
        <w:left w:val="none" w:sz="0" w:space="0" w:color="auto"/>
        <w:bottom w:val="none" w:sz="0" w:space="0" w:color="auto"/>
        <w:right w:val="none" w:sz="0" w:space="0" w:color="auto"/>
      </w:divBdr>
    </w:div>
    <w:div w:id="1343704288">
      <w:bodyDiv w:val="1"/>
      <w:marLeft w:val="0"/>
      <w:marRight w:val="0"/>
      <w:marTop w:val="0"/>
      <w:marBottom w:val="0"/>
      <w:divBdr>
        <w:top w:val="none" w:sz="0" w:space="0" w:color="auto"/>
        <w:left w:val="none" w:sz="0" w:space="0" w:color="auto"/>
        <w:bottom w:val="none" w:sz="0" w:space="0" w:color="auto"/>
        <w:right w:val="none" w:sz="0" w:space="0" w:color="auto"/>
      </w:divBdr>
    </w:div>
    <w:div w:id="1400709487">
      <w:bodyDiv w:val="1"/>
      <w:marLeft w:val="0"/>
      <w:marRight w:val="0"/>
      <w:marTop w:val="0"/>
      <w:marBottom w:val="0"/>
      <w:divBdr>
        <w:top w:val="none" w:sz="0" w:space="0" w:color="auto"/>
        <w:left w:val="none" w:sz="0" w:space="0" w:color="auto"/>
        <w:bottom w:val="none" w:sz="0" w:space="0" w:color="auto"/>
        <w:right w:val="none" w:sz="0" w:space="0" w:color="auto"/>
      </w:divBdr>
    </w:div>
    <w:div w:id="1403216729">
      <w:bodyDiv w:val="1"/>
      <w:marLeft w:val="0"/>
      <w:marRight w:val="0"/>
      <w:marTop w:val="0"/>
      <w:marBottom w:val="0"/>
      <w:divBdr>
        <w:top w:val="none" w:sz="0" w:space="0" w:color="auto"/>
        <w:left w:val="none" w:sz="0" w:space="0" w:color="auto"/>
        <w:bottom w:val="none" w:sz="0" w:space="0" w:color="auto"/>
        <w:right w:val="none" w:sz="0" w:space="0" w:color="auto"/>
      </w:divBdr>
    </w:div>
    <w:div w:id="1404795764">
      <w:bodyDiv w:val="1"/>
      <w:marLeft w:val="0"/>
      <w:marRight w:val="0"/>
      <w:marTop w:val="0"/>
      <w:marBottom w:val="0"/>
      <w:divBdr>
        <w:top w:val="none" w:sz="0" w:space="0" w:color="auto"/>
        <w:left w:val="none" w:sz="0" w:space="0" w:color="auto"/>
        <w:bottom w:val="none" w:sz="0" w:space="0" w:color="auto"/>
        <w:right w:val="none" w:sz="0" w:space="0" w:color="auto"/>
      </w:divBdr>
    </w:div>
    <w:div w:id="1407145656">
      <w:bodyDiv w:val="1"/>
      <w:marLeft w:val="0"/>
      <w:marRight w:val="0"/>
      <w:marTop w:val="0"/>
      <w:marBottom w:val="0"/>
      <w:divBdr>
        <w:top w:val="none" w:sz="0" w:space="0" w:color="auto"/>
        <w:left w:val="none" w:sz="0" w:space="0" w:color="auto"/>
        <w:bottom w:val="none" w:sz="0" w:space="0" w:color="auto"/>
        <w:right w:val="none" w:sz="0" w:space="0" w:color="auto"/>
      </w:divBdr>
    </w:div>
    <w:div w:id="1418945268">
      <w:bodyDiv w:val="1"/>
      <w:marLeft w:val="0"/>
      <w:marRight w:val="0"/>
      <w:marTop w:val="0"/>
      <w:marBottom w:val="0"/>
      <w:divBdr>
        <w:top w:val="none" w:sz="0" w:space="0" w:color="auto"/>
        <w:left w:val="none" w:sz="0" w:space="0" w:color="auto"/>
        <w:bottom w:val="none" w:sz="0" w:space="0" w:color="auto"/>
        <w:right w:val="none" w:sz="0" w:space="0" w:color="auto"/>
      </w:divBdr>
    </w:div>
    <w:div w:id="1457790969">
      <w:bodyDiv w:val="1"/>
      <w:marLeft w:val="0"/>
      <w:marRight w:val="0"/>
      <w:marTop w:val="0"/>
      <w:marBottom w:val="0"/>
      <w:divBdr>
        <w:top w:val="none" w:sz="0" w:space="0" w:color="auto"/>
        <w:left w:val="none" w:sz="0" w:space="0" w:color="auto"/>
        <w:bottom w:val="none" w:sz="0" w:space="0" w:color="auto"/>
        <w:right w:val="none" w:sz="0" w:space="0" w:color="auto"/>
      </w:divBdr>
    </w:div>
    <w:div w:id="1463377461">
      <w:bodyDiv w:val="1"/>
      <w:marLeft w:val="0"/>
      <w:marRight w:val="0"/>
      <w:marTop w:val="0"/>
      <w:marBottom w:val="0"/>
      <w:divBdr>
        <w:top w:val="none" w:sz="0" w:space="0" w:color="auto"/>
        <w:left w:val="none" w:sz="0" w:space="0" w:color="auto"/>
        <w:bottom w:val="none" w:sz="0" w:space="0" w:color="auto"/>
        <w:right w:val="none" w:sz="0" w:space="0" w:color="auto"/>
      </w:divBdr>
    </w:div>
    <w:div w:id="1532108886">
      <w:bodyDiv w:val="1"/>
      <w:marLeft w:val="0"/>
      <w:marRight w:val="0"/>
      <w:marTop w:val="0"/>
      <w:marBottom w:val="0"/>
      <w:divBdr>
        <w:top w:val="none" w:sz="0" w:space="0" w:color="auto"/>
        <w:left w:val="none" w:sz="0" w:space="0" w:color="auto"/>
        <w:bottom w:val="none" w:sz="0" w:space="0" w:color="auto"/>
        <w:right w:val="none" w:sz="0" w:space="0" w:color="auto"/>
      </w:divBdr>
    </w:div>
    <w:div w:id="1544291413">
      <w:bodyDiv w:val="1"/>
      <w:marLeft w:val="0"/>
      <w:marRight w:val="0"/>
      <w:marTop w:val="0"/>
      <w:marBottom w:val="0"/>
      <w:divBdr>
        <w:top w:val="none" w:sz="0" w:space="0" w:color="auto"/>
        <w:left w:val="none" w:sz="0" w:space="0" w:color="auto"/>
        <w:bottom w:val="none" w:sz="0" w:space="0" w:color="auto"/>
        <w:right w:val="none" w:sz="0" w:space="0" w:color="auto"/>
      </w:divBdr>
    </w:div>
    <w:div w:id="1563983503">
      <w:bodyDiv w:val="1"/>
      <w:marLeft w:val="0"/>
      <w:marRight w:val="0"/>
      <w:marTop w:val="0"/>
      <w:marBottom w:val="0"/>
      <w:divBdr>
        <w:top w:val="none" w:sz="0" w:space="0" w:color="auto"/>
        <w:left w:val="none" w:sz="0" w:space="0" w:color="auto"/>
        <w:bottom w:val="none" w:sz="0" w:space="0" w:color="auto"/>
        <w:right w:val="none" w:sz="0" w:space="0" w:color="auto"/>
      </w:divBdr>
    </w:div>
    <w:div w:id="1566259710">
      <w:bodyDiv w:val="1"/>
      <w:marLeft w:val="0"/>
      <w:marRight w:val="0"/>
      <w:marTop w:val="0"/>
      <w:marBottom w:val="0"/>
      <w:divBdr>
        <w:top w:val="none" w:sz="0" w:space="0" w:color="auto"/>
        <w:left w:val="none" w:sz="0" w:space="0" w:color="auto"/>
        <w:bottom w:val="none" w:sz="0" w:space="0" w:color="auto"/>
        <w:right w:val="none" w:sz="0" w:space="0" w:color="auto"/>
      </w:divBdr>
    </w:div>
    <w:div w:id="1569338347">
      <w:bodyDiv w:val="1"/>
      <w:marLeft w:val="0"/>
      <w:marRight w:val="0"/>
      <w:marTop w:val="0"/>
      <w:marBottom w:val="0"/>
      <w:divBdr>
        <w:top w:val="none" w:sz="0" w:space="0" w:color="auto"/>
        <w:left w:val="none" w:sz="0" w:space="0" w:color="auto"/>
        <w:bottom w:val="none" w:sz="0" w:space="0" w:color="auto"/>
        <w:right w:val="none" w:sz="0" w:space="0" w:color="auto"/>
      </w:divBdr>
    </w:div>
    <w:div w:id="1591159129">
      <w:bodyDiv w:val="1"/>
      <w:marLeft w:val="0"/>
      <w:marRight w:val="0"/>
      <w:marTop w:val="0"/>
      <w:marBottom w:val="0"/>
      <w:divBdr>
        <w:top w:val="none" w:sz="0" w:space="0" w:color="auto"/>
        <w:left w:val="none" w:sz="0" w:space="0" w:color="auto"/>
        <w:bottom w:val="none" w:sz="0" w:space="0" w:color="auto"/>
        <w:right w:val="none" w:sz="0" w:space="0" w:color="auto"/>
      </w:divBdr>
    </w:div>
    <w:div w:id="1594556662">
      <w:bodyDiv w:val="1"/>
      <w:marLeft w:val="0"/>
      <w:marRight w:val="0"/>
      <w:marTop w:val="0"/>
      <w:marBottom w:val="0"/>
      <w:divBdr>
        <w:top w:val="none" w:sz="0" w:space="0" w:color="auto"/>
        <w:left w:val="none" w:sz="0" w:space="0" w:color="auto"/>
        <w:bottom w:val="none" w:sz="0" w:space="0" w:color="auto"/>
        <w:right w:val="none" w:sz="0" w:space="0" w:color="auto"/>
      </w:divBdr>
    </w:div>
    <w:div w:id="1605645913">
      <w:bodyDiv w:val="1"/>
      <w:marLeft w:val="0"/>
      <w:marRight w:val="0"/>
      <w:marTop w:val="0"/>
      <w:marBottom w:val="0"/>
      <w:divBdr>
        <w:top w:val="none" w:sz="0" w:space="0" w:color="auto"/>
        <w:left w:val="none" w:sz="0" w:space="0" w:color="auto"/>
        <w:bottom w:val="none" w:sz="0" w:space="0" w:color="auto"/>
        <w:right w:val="none" w:sz="0" w:space="0" w:color="auto"/>
      </w:divBdr>
    </w:div>
    <w:div w:id="1610351494">
      <w:bodyDiv w:val="1"/>
      <w:marLeft w:val="0"/>
      <w:marRight w:val="0"/>
      <w:marTop w:val="0"/>
      <w:marBottom w:val="0"/>
      <w:divBdr>
        <w:top w:val="none" w:sz="0" w:space="0" w:color="auto"/>
        <w:left w:val="none" w:sz="0" w:space="0" w:color="auto"/>
        <w:bottom w:val="none" w:sz="0" w:space="0" w:color="auto"/>
        <w:right w:val="none" w:sz="0" w:space="0" w:color="auto"/>
      </w:divBdr>
    </w:div>
    <w:div w:id="1613854236">
      <w:bodyDiv w:val="1"/>
      <w:marLeft w:val="0"/>
      <w:marRight w:val="0"/>
      <w:marTop w:val="0"/>
      <w:marBottom w:val="0"/>
      <w:divBdr>
        <w:top w:val="none" w:sz="0" w:space="0" w:color="auto"/>
        <w:left w:val="none" w:sz="0" w:space="0" w:color="auto"/>
        <w:bottom w:val="none" w:sz="0" w:space="0" w:color="auto"/>
        <w:right w:val="none" w:sz="0" w:space="0" w:color="auto"/>
      </w:divBdr>
    </w:div>
    <w:div w:id="1619680193">
      <w:bodyDiv w:val="1"/>
      <w:marLeft w:val="0"/>
      <w:marRight w:val="0"/>
      <w:marTop w:val="0"/>
      <w:marBottom w:val="0"/>
      <w:divBdr>
        <w:top w:val="none" w:sz="0" w:space="0" w:color="auto"/>
        <w:left w:val="none" w:sz="0" w:space="0" w:color="auto"/>
        <w:bottom w:val="none" w:sz="0" w:space="0" w:color="auto"/>
        <w:right w:val="none" w:sz="0" w:space="0" w:color="auto"/>
      </w:divBdr>
    </w:div>
    <w:div w:id="1623267281">
      <w:bodyDiv w:val="1"/>
      <w:marLeft w:val="0"/>
      <w:marRight w:val="0"/>
      <w:marTop w:val="0"/>
      <w:marBottom w:val="0"/>
      <w:divBdr>
        <w:top w:val="none" w:sz="0" w:space="0" w:color="auto"/>
        <w:left w:val="none" w:sz="0" w:space="0" w:color="auto"/>
        <w:bottom w:val="none" w:sz="0" w:space="0" w:color="auto"/>
        <w:right w:val="none" w:sz="0" w:space="0" w:color="auto"/>
      </w:divBdr>
    </w:div>
    <w:div w:id="1626231185">
      <w:bodyDiv w:val="1"/>
      <w:marLeft w:val="0"/>
      <w:marRight w:val="0"/>
      <w:marTop w:val="0"/>
      <w:marBottom w:val="0"/>
      <w:divBdr>
        <w:top w:val="none" w:sz="0" w:space="0" w:color="auto"/>
        <w:left w:val="none" w:sz="0" w:space="0" w:color="auto"/>
        <w:bottom w:val="none" w:sz="0" w:space="0" w:color="auto"/>
        <w:right w:val="none" w:sz="0" w:space="0" w:color="auto"/>
      </w:divBdr>
    </w:div>
    <w:div w:id="1647394280">
      <w:bodyDiv w:val="1"/>
      <w:marLeft w:val="0"/>
      <w:marRight w:val="0"/>
      <w:marTop w:val="0"/>
      <w:marBottom w:val="0"/>
      <w:divBdr>
        <w:top w:val="none" w:sz="0" w:space="0" w:color="auto"/>
        <w:left w:val="none" w:sz="0" w:space="0" w:color="auto"/>
        <w:bottom w:val="none" w:sz="0" w:space="0" w:color="auto"/>
        <w:right w:val="none" w:sz="0" w:space="0" w:color="auto"/>
      </w:divBdr>
    </w:div>
    <w:div w:id="1668942109">
      <w:bodyDiv w:val="1"/>
      <w:marLeft w:val="0"/>
      <w:marRight w:val="0"/>
      <w:marTop w:val="0"/>
      <w:marBottom w:val="0"/>
      <w:divBdr>
        <w:top w:val="none" w:sz="0" w:space="0" w:color="auto"/>
        <w:left w:val="none" w:sz="0" w:space="0" w:color="auto"/>
        <w:bottom w:val="none" w:sz="0" w:space="0" w:color="auto"/>
        <w:right w:val="none" w:sz="0" w:space="0" w:color="auto"/>
      </w:divBdr>
    </w:div>
    <w:div w:id="1673147551">
      <w:bodyDiv w:val="1"/>
      <w:marLeft w:val="0"/>
      <w:marRight w:val="0"/>
      <w:marTop w:val="0"/>
      <w:marBottom w:val="0"/>
      <w:divBdr>
        <w:top w:val="none" w:sz="0" w:space="0" w:color="auto"/>
        <w:left w:val="none" w:sz="0" w:space="0" w:color="auto"/>
        <w:bottom w:val="none" w:sz="0" w:space="0" w:color="auto"/>
        <w:right w:val="none" w:sz="0" w:space="0" w:color="auto"/>
      </w:divBdr>
    </w:div>
    <w:div w:id="1674456198">
      <w:bodyDiv w:val="1"/>
      <w:marLeft w:val="0"/>
      <w:marRight w:val="0"/>
      <w:marTop w:val="0"/>
      <w:marBottom w:val="0"/>
      <w:divBdr>
        <w:top w:val="none" w:sz="0" w:space="0" w:color="auto"/>
        <w:left w:val="none" w:sz="0" w:space="0" w:color="auto"/>
        <w:bottom w:val="none" w:sz="0" w:space="0" w:color="auto"/>
        <w:right w:val="none" w:sz="0" w:space="0" w:color="auto"/>
      </w:divBdr>
    </w:div>
    <w:div w:id="1692875719">
      <w:bodyDiv w:val="1"/>
      <w:marLeft w:val="0"/>
      <w:marRight w:val="0"/>
      <w:marTop w:val="0"/>
      <w:marBottom w:val="0"/>
      <w:divBdr>
        <w:top w:val="none" w:sz="0" w:space="0" w:color="auto"/>
        <w:left w:val="none" w:sz="0" w:space="0" w:color="auto"/>
        <w:bottom w:val="none" w:sz="0" w:space="0" w:color="auto"/>
        <w:right w:val="none" w:sz="0" w:space="0" w:color="auto"/>
      </w:divBdr>
    </w:div>
    <w:div w:id="1706902976">
      <w:bodyDiv w:val="1"/>
      <w:marLeft w:val="0"/>
      <w:marRight w:val="0"/>
      <w:marTop w:val="0"/>
      <w:marBottom w:val="0"/>
      <w:divBdr>
        <w:top w:val="none" w:sz="0" w:space="0" w:color="auto"/>
        <w:left w:val="none" w:sz="0" w:space="0" w:color="auto"/>
        <w:bottom w:val="none" w:sz="0" w:space="0" w:color="auto"/>
        <w:right w:val="none" w:sz="0" w:space="0" w:color="auto"/>
      </w:divBdr>
    </w:div>
    <w:div w:id="1750926614">
      <w:bodyDiv w:val="1"/>
      <w:marLeft w:val="0"/>
      <w:marRight w:val="0"/>
      <w:marTop w:val="0"/>
      <w:marBottom w:val="0"/>
      <w:divBdr>
        <w:top w:val="none" w:sz="0" w:space="0" w:color="auto"/>
        <w:left w:val="none" w:sz="0" w:space="0" w:color="auto"/>
        <w:bottom w:val="none" w:sz="0" w:space="0" w:color="auto"/>
        <w:right w:val="none" w:sz="0" w:space="0" w:color="auto"/>
      </w:divBdr>
    </w:div>
    <w:div w:id="1779984480">
      <w:bodyDiv w:val="1"/>
      <w:marLeft w:val="0"/>
      <w:marRight w:val="0"/>
      <w:marTop w:val="0"/>
      <w:marBottom w:val="0"/>
      <w:divBdr>
        <w:top w:val="none" w:sz="0" w:space="0" w:color="auto"/>
        <w:left w:val="none" w:sz="0" w:space="0" w:color="auto"/>
        <w:bottom w:val="none" w:sz="0" w:space="0" w:color="auto"/>
        <w:right w:val="none" w:sz="0" w:space="0" w:color="auto"/>
      </w:divBdr>
    </w:div>
    <w:div w:id="1791624320">
      <w:bodyDiv w:val="1"/>
      <w:marLeft w:val="0"/>
      <w:marRight w:val="0"/>
      <w:marTop w:val="0"/>
      <w:marBottom w:val="0"/>
      <w:divBdr>
        <w:top w:val="none" w:sz="0" w:space="0" w:color="auto"/>
        <w:left w:val="none" w:sz="0" w:space="0" w:color="auto"/>
        <w:bottom w:val="none" w:sz="0" w:space="0" w:color="auto"/>
        <w:right w:val="none" w:sz="0" w:space="0" w:color="auto"/>
      </w:divBdr>
    </w:div>
    <w:div w:id="1838185112">
      <w:bodyDiv w:val="1"/>
      <w:marLeft w:val="0"/>
      <w:marRight w:val="0"/>
      <w:marTop w:val="0"/>
      <w:marBottom w:val="0"/>
      <w:divBdr>
        <w:top w:val="none" w:sz="0" w:space="0" w:color="auto"/>
        <w:left w:val="none" w:sz="0" w:space="0" w:color="auto"/>
        <w:bottom w:val="none" w:sz="0" w:space="0" w:color="auto"/>
        <w:right w:val="none" w:sz="0" w:space="0" w:color="auto"/>
      </w:divBdr>
    </w:div>
    <w:div w:id="1868635544">
      <w:bodyDiv w:val="1"/>
      <w:marLeft w:val="0"/>
      <w:marRight w:val="0"/>
      <w:marTop w:val="0"/>
      <w:marBottom w:val="0"/>
      <w:divBdr>
        <w:top w:val="none" w:sz="0" w:space="0" w:color="auto"/>
        <w:left w:val="none" w:sz="0" w:space="0" w:color="auto"/>
        <w:bottom w:val="none" w:sz="0" w:space="0" w:color="auto"/>
        <w:right w:val="none" w:sz="0" w:space="0" w:color="auto"/>
      </w:divBdr>
    </w:div>
    <w:div w:id="1893152871">
      <w:bodyDiv w:val="1"/>
      <w:marLeft w:val="0"/>
      <w:marRight w:val="0"/>
      <w:marTop w:val="0"/>
      <w:marBottom w:val="0"/>
      <w:divBdr>
        <w:top w:val="none" w:sz="0" w:space="0" w:color="auto"/>
        <w:left w:val="none" w:sz="0" w:space="0" w:color="auto"/>
        <w:bottom w:val="none" w:sz="0" w:space="0" w:color="auto"/>
        <w:right w:val="none" w:sz="0" w:space="0" w:color="auto"/>
      </w:divBdr>
    </w:div>
    <w:div w:id="1910772144">
      <w:bodyDiv w:val="1"/>
      <w:marLeft w:val="0"/>
      <w:marRight w:val="0"/>
      <w:marTop w:val="0"/>
      <w:marBottom w:val="0"/>
      <w:divBdr>
        <w:top w:val="none" w:sz="0" w:space="0" w:color="auto"/>
        <w:left w:val="none" w:sz="0" w:space="0" w:color="auto"/>
        <w:bottom w:val="none" w:sz="0" w:space="0" w:color="auto"/>
        <w:right w:val="none" w:sz="0" w:space="0" w:color="auto"/>
      </w:divBdr>
    </w:div>
    <w:div w:id="1916085544">
      <w:bodyDiv w:val="1"/>
      <w:marLeft w:val="0"/>
      <w:marRight w:val="0"/>
      <w:marTop w:val="0"/>
      <w:marBottom w:val="0"/>
      <w:divBdr>
        <w:top w:val="none" w:sz="0" w:space="0" w:color="auto"/>
        <w:left w:val="none" w:sz="0" w:space="0" w:color="auto"/>
        <w:bottom w:val="none" w:sz="0" w:space="0" w:color="auto"/>
        <w:right w:val="none" w:sz="0" w:space="0" w:color="auto"/>
      </w:divBdr>
    </w:div>
    <w:div w:id="1960140197">
      <w:bodyDiv w:val="1"/>
      <w:marLeft w:val="0"/>
      <w:marRight w:val="0"/>
      <w:marTop w:val="0"/>
      <w:marBottom w:val="0"/>
      <w:divBdr>
        <w:top w:val="none" w:sz="0" w:space="0" w:color="auto"/>
        <w:left w:val="none" w:sz="0" w:space="0" w:color="auto"/>
        <w:bottom w:val="none" w:sz="0" w:space="0" w:color="auto"/>
        <w:right w:val="none" w:sz="0" w:space="0" w:color="auto"/>
      </w:divBdr>
    </w:div>
    <w:div w:id="1975983778">
      <w:bodyDiv w:val="1"/>
      <w:marLeft w:val="0"/>
      <w:marRight w:val="0"/>
      <w:marTop w:val="0"/>
      <w:marBottom w:val="0"/>
      <w:divBdr>
        <w:top w:val="none" w:sz="0" w:space="0" w:color="auto"/>
        <w:left w:val="none" w:sz="0" w:space="0" w:color="auto"/>
        <w:bottom w:val="none" w:sz="0" w:space="0" w:color="auto"/>
        <w:right w:val="none" w:sz="0" w:space="0" w:color="auto"/>
      </w:divBdr>
    </w:div>
    <w:div w:id="2007438680">
      <w:bodyDiv w:val="1"/>
      <w:marLeft w:val="0"/>
      <w:marRight w:val="0"/>
      <w:marTop w:val="0"/>
      <w:marBottom w:val="0"/>
      <w:divBdr>
        <w:top w:val="none" w:sz="0" w:space="0" w:color="auto"/>
        <w:left w:val="none" w:sz="0" w:space="0" w:color="auto"/>
        <w:bottom w:val="none" w:sz="0" w:space="0" w:color="auto"/>
        <w:right w:val="none" w:sz="0" w:space="0" w:color="auto"/>
      </w:divBdr>
    </w:div>
    <w:div w:id="2012441291">
      <w:bodyDiv w:val="1"/>
      <w:marLeft w:val="0"/>
      <w:marRight w:val="0"/>
      <w:marTop w:val="0"/>
      <w:marBottom w:val="0"/>
      <w:divBdr>
        <w:top w:val="none" w:sz="0" w:space="0" w:color="auto"/>
        <w:left w:val="none" w:sz="0" w:space="0" w:color="auto"/>
        <w:bottom w:val="none" w:sz="0" w:space="0" w:color="auto"/>
        <w:right w:val="none" w:sz="0" w:space="0" w:color="auto"/>
      </w:divBdr>
    </w:div>
    <w:div w:id="2041857548">
      <w:bodyDiv w:val="1"/>
      <w:marLeft w:val="0"/>
      <w:marRight w:val="0"/>
      <w:marTop w:val="0"/>
      <w:marBottom w:val="0"/>
      <w:divBdr>
        <w:top w:val="none" w:sz="0" w:space="0" w:color="auto"/>
        <w:left w:val="none" w:sz="0" w:space="0" w:color="auto"/>
        <w:bottom w:val="none" w:sz="0" w:space="0" w:color="auto"/>
        <w:right w:val="none" w:sz="0" w:space="0" w:color="auto"/>
      </w:divBdr>
    </w:div>
    <w:div w:id="2046442046">
      <w:bodyDiv w:val="1"/>
      <w:marLeft w:val="0"/>
      <w:marRight w:val="0"/>
      <w:marTop w:val="0"/>
      <w:marBottom w:val="0"/>
      <w:divBdr>
        <w:top w:val="none" w:sz="0" w:space="0" w:color="auto"/>
        <w:left w:val="none" w:sz="0" w:space="0" w:color="auto"/>
        <w:bottom w:val="none" w:sz="0" w:space="0" w:color="auto"/>
        <w:right w:val="none" w:sz="0" w:space="0" w:color="auto"/>
      </w:divBdr>
    </w:div>
    <w:div w:id="2052001216">
      <w:bodyDiv w:val="1"/>
      <w:marLeft w:val="0"/>
      <w:marRight w:val="0"/>
      <w:marTop w:val="0"/>
      <w:marBottom w:val="0"/>
      <w:divBdr>
        <w:top w:val="none" w:sz="0" w:space="0" w:color="auto"/>
        <w:left w:val="none" w:sz="0" w:space="0" w:color="auto"/>
        <w:bottom w:val="none" w:sz="0" w:space="0" w:color="auto"/>
        <w:right w:val="none" w:sz="0" w:space="0" w:color="auto"/>
      </w:divBdr>
    </w:div>
    <w:div w:id="2054959895">
      <w:bodyDiv w:val="1"/>
      <w:marLeft w:val="0"/>
      <w:marRight w:val="0"/>
      <w:marTop w:val="0"/>
      <w:marBottom w:val="0"/>
      <w:divBdr>
        <w:top w:val="none" w:sz="0" w:space="0" w:color="auto"/>
        <w:left w:val="none" w:sz="0" w:space="0" w:color="auto"/>
        <w:bottom w:val="none" w:sz="0" w:space="0" w:color="auto"/>
        <w:right w:val="none" w:sz="0" w:space="0" w:color="auto"/>
      </w:divBdr>
    </w:div>
    <w:div w:id="2067027457">
      <w:bodyDiv w:val="1"/>
      <w:marLeft w:val="0"/>
      <w:marRight w:val="0"/>
      <w:marTop w:val="0"/>
      <w:marBottom w:val="0"/>
      <w:divBdr>
        <w:top w:val="none" w:sz="0" w:space="0" w:color="auto"/>
        <w:left w:val="none" w:sz="0" w:space="0" w:color="auto"/>
        <w:bottom w:val="none" w:sz="0" w:space="0" w:color="auto"/>
        <w:right w:val="none" w:sz="0" w:space="0" w:color="auto"/>
      </w:divBdr>
    </w:div>
    <w:div w:id="2098479291">
      <w:bodyDiv w:val="1"/>
      <w:marLeft w:val="0"/>
      <w:marRight w:val="0"/>
      <w:marTop w:val="0"/>
      <w:marBottom w:val="0"/>
      <w:divBdr>
        <w:top w:val="none" w:sz="0" w:space="0" w:color="auto"/>
        <w:left w:val="none" w:sz="0" w:space="0" w:color="auto"/>
        <w:bottom w:val="none" w:sz="0" w:space="0" w:color="auto"/>
        <w:right w:val="none" w:sz="0" w:space="0" w:color="auto"/>
      </w:divBdr>
    </w:div>
    <w:div w:id="2108039454">
      <w:bodyDiv w:val="1"/>
      <w:marLeft w:val="0"/>
      <w:marRight w:val="0"/>
      <w:marTop w:val="0"/>
      <w:marBottom w:val="0"/>
      <w:divBdr>
        <w:top w:val="none" w:sz="0" w:space="0" w:color="auto"/>
        <w:left w:val="none" w:sz="0" w:space="0" w:color="auto"/>
        <w:bottom w:val="none" w:sz="0" w:space="0" w:color="auto"/>
        <w:right w:val="none" w:sz="0" w:space="0" w:color="auto"/>
      </w:divBdr>
    </w:div>
    <w:div w:id="2114393251">
      <w:bodyDiv w:val="1"/>
      <w:marLeft w:val="0"/>
      <w:marRight w:val="0"/>
      <w:marTop w:val="0"/>
      <w:marBottom w:val="0"/>
      <w:divBdr>
        <w:top w:val="none" w:sz="0" w:space="0" w:color="auto"/>
        <w:left w:val="none" w:sz="0" w:space="0" w:color="auto"/>
        <w:bottom w:val="none" w:sz="0" w:space="0" w:color="auto"/>
        <w:right w:val="none" w:sz="0" w:space="0" w:color="auto"/>
      </w:divBdr>
    </w:div>
    <w:div w:id="2125610238">
      <w:bodyDiv w:val="1"/>
      <w:marLeft w:val="0"/>
      <w:marRight w:val="0"/>
      <w:marTop w:val="0"/>
      <w:marBottom w:val="0"/>
      <w:divBdr>
        <w:top w:val="none" w:sz="0" w:space="0" w:color="auto"/>
        <w:left w:val="none" w:sz="0" w:space="0" w:color="auto"/>
        <w:bottom w:val="none" w:sz="0" w:space="0" w:color="auto"/>
        <w:right w:val="none" w:sz="0" w:space="0" w:color="auto"/>
      </w:divBdr>
    </w:div>
    <w:div w:id="212691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AF93C-7F45-4F0B-9574-50561ED02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3418</TotalTime>
  <Pages>281</Pages>
  <Words>64843</Words>
  <Characters>356641</Characters>
  <Application>Microsoft Office Word</Application>
  <DocSecurity>0</DocSecurity>
  <Lines>2972</Lines>
  <Paragraphs>841</Paragraphs>
  <ScaleCrop>false</ScaleCrop>
  <HeadingPairs>
    <vt:vector size="2" baseType="variant">
      <vt:variant>
        <vt:lpstr>Titre</vt:lpstr>
      </vt:variant>
      <vt:variant>
        <vt:i4>1</vt:i4>
      </vt:variant>
    </vt:vector>
  </HeadingPairs>
  <TitlesOfParts>
    <vt:vector size="1" baseType="lpstr">
      <vt:lpstr/>
    </vt:vector>
  </TitlesOfParts>
  <Company>ICDC</Company>
  <LinksUpToDate>false</LinksUpToDate>
  <CharactersWithSpaces>420643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Helene (ICDC)</dc:creator>
  <cp:lastModifiedBy>Osiatisaa, Cds (Ext)</cp:lastModifiedBy>
  <cp:revision>224</cp:revision>
  <cp:lastPrinted>2018-05-31T12:37:00Z</cp:lastPrinted>
  <dcterms:created xsi:type="dcterms:W3CDTF">2016-09-27T09:00:00Z</dcterms:created>
  <dcterms:modified xsi:type="dcterms:W3CDTF">2018-05-31T12:47:00Z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d4d14c7-9b06-4ee8-85c1-7512d089eb18_Enabled">
    <vt:lpwstr>True</vt:lpwstr>
  </property>
  <property fmtid="{D5CDD505-2E9C-101B-9397-08002B2CF9AE}" pid="3" name="MSIP_Label_ed4d14c7-9b06-4ee8-85c1-7512d089eb18_SiteId">
    <vt:lpwstr>6eab6365-8194-49c6-a4d0-e2d1a0fbeb74</vt:lpwstr>
  </property>
  <property fmtid="{D5CDD505-2E9C-101B-9397-08002B2CF9AE}" pid="4" name="MSIP_Label_ed4d14c7-9b06-4ee8-85c1-7512d089eb18_Ref">
    <vt:lpwstr>https://api.informationprotection.azure.com/api/6eab6365-8194-49c6-a4d0-e2d1a0fbeb74</vt:lpwstr>
  </property>
  <property fmtid="{D5CDD505-2E9C-101B-9397-08002B2CF9AE}" pid="5" name="MSIP_Label_ed4d14c7-9b06-4ee8-85c1-7512d089eb18_Owner">
    <vt:lpwstr>Cds.Osiatisaa-e@caissedesdepots.fr</vt:lpwstr>
  </property>
  <property fmtid="{D5CDD505-2E9C-101B-9397-08002B2CF9AE}" pid="6" name="MSIP_Label_ed4d14c7-9b06-4ee8-85c1-7512d089eb18_SetDate">
    <vt:lpwstr>2018-05-31T14:45:54.5017067+02:00</vt:lpwstr>
  </property>
  <property fmtid="{D5CDD505-2E9C-101B-9397-08002B2CF9AE}" pid="7" name="MSIP_Label_ed4d14c7-9b06-4ee8-85c1-7512d089eb18_Name">
    <vt:lpwstr>ICDC-Interne</vt:lpwstr>
  </property>
  <property fmtid="{D5CDD505-2E9C-101B-9397-08002B2CF9AE}" pid="8" name="MSIP_Label_ed4d14c7-9b06-4ee8-85c1-7512d089eb18_Application">
    <vt:lpwstr>Microsoft Azure Information Protection</vt:lpwstr>
  </property>
  <property fmtid="{D5CDD505-2E9C-101B-9397-08002B2CF9AE}" pid="9" name="MSIP_Label_ed4d14c7-9b06-4ee8-85c1-7512d089eb18_Extended_MSFT_Method">
    <vt:lpwstr>Automatic</vt:lpwstr>
  </property>
  <property fmtid="{D5CDD505-2E9C-101B-9397-08002B2CF9AE}" pid="10" name="MSIP_Label_11e6c474-2a83-4997-b5fa-5fe28ed132da_Enabled">
    <vt:lpwstr>True</vt:lpwstr>
  </property>
  <property fmtid="{D5CDD505-2E9C-101B-9397-08002B2CF9AE}" pid="11" name="MSIP_Label_11e6c474-2a83-4997-b5fa-5fe28ed132da_SiteId">
    <vt:lpwstr>6eab6365-8194-49c6-a4d0-e2d1a0fbeb74</vt:lpwstr>
  </property>
  <property fmtid="{D5CDD505-2E9C-101B-9397-08002B2CF9AE}" pid="12" name="MSIP_Label_11e6c474-2a83-4997-b5fa-5fe28ed132da_Ref">
    <vt:lpwstr>https://api.informationprotection.azure.com/api/6eab6365-8194-49c6-a4d0-e2d1a0fbeb74</vt:lpwstr>
  </property>
  <property fmtid="{D5CDD505-2E9C-101B-9397-08002B2CF9AE}" pid="13" name="MSIP_Label_11e6c474-2a83-4997-b5fa-5fe28ed132da_Owner">
    <vt:lpwstr>Cds.Osiatisaa-e@caissedesdepots.fr</vt:lpwstr>
  </property>
  <property fmtid="{D5CDD505-2E9C-101B-9397-08002B2CF9AE}" pid="14" name="MSIP_Label_11e6c474-2a83-4997-b5fa-5fe28ed132da_SetDate">
    <vt:lpwstr>2018-05-31T14:45:54.5017067+02:00</vt:lpwstr>
  </property>
  <property fmtid="{D5CDD505-2E9C-101B-9397-08002B2CF9AE}" pid="15" name="MSIP_Label_11e6c474-2a83-4997-b5fa-5fe28ed132da_Name">
    <vt:lpwstr>Avec marquage</vt:lpwstr>
  </property>
  <property fmtid="{D5CDD505-2E9C-101B-9397-08002B2CF9AE}" pid="16" name="MSIP_Label_11e6c474-2a83-4997-b5fa-5fe28ed132da_Application">
    <vt:lpwstr>Microsoft Azure Information Protection</vt:lpwstr>
  </property>
  <property fmtid="{D5CDD505-2E9C-101B-9397-08002B2CF9AE}" pid="17" name="MSIP_Label_11e6c474-2a83-4997-b5fa-5fe28ed132da_Extended_MSFT_Method">
    <vt:lpwstr>Automatic</vt:lpwstr>
  </property>
  <property fmtid="{D5CDD505-2E9C-101B-9397-08002B2CF9AE}" pid="18" name="MSIP_Label_11e6c474-2a83-4997-b5fa-5fe28ed132da_Parent">
    <vt:lpwstr>ed4d14c7-9b06-4ee8-85c1-7512d089eb18</vt:lpwstr>
  </property>
  <property fmtid="{D5CDD505-2E9C-101B-9397-08002B2CF9AE}" pid="19" name="Sensitivity">
    <vt:lpwstr>ICDC-Interne Avec marquage</vt:lpwstr>
  </property>
</Properties>
</file>